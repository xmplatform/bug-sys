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25D86" w14:textId="2187E111" w:rsidR="004430E9" w:rsidRPr="00CB1DBB" w:rsidRDefault="008F4C82" w:rsidP="00D6328D">
      <w:pPr>
        <w:spacing w:line="240" w:lineRule="auto"/>
        <w:ind w:firstLineChars="0" w:firstLine="720"/>
        <w:jc w:val="center"/>
        <w:rPr>
          <w:rFonts w:ascii="Times New Roman" w:hAnsi="Times New Roman"/>
          <w:sz w:val="36"/>
          <w:lang w:eastAsia="zh-CN"/>
        </w:rPr>
      </w:pPr>
      <w:bookmarkStart w:id="0" w:name="OLE_LINK3"/>
      <w:bookmarkStart w:id="1" w:name="OLE_LINK4"/>
      <w:r w:rsidRPr="00CB1DBB">
        <w:rPr>
          <w:rFonts w:ascii="Times New Roman" w:hAnsi="Times New Roman"/>
          <w:sz w:val="36"/>
          <w:lang w:eastAsia="zh-CN"/>
        </w:rPr>
        <w:t>目录</w:t>
      </w:r>
    </w:p>
    <w:p w14:paraId="1EBAD618" w14:textId="77777777" w:rsidR="00CC44A5" w:rsidRPr="00CB1DBB" w:rsidRDefault="00CC44A5" w:rsidP="00831D86">
      <w:pPr>
        <w:pStyle w:val="21"/>
        <w:ind w:left="0" w:firstLineChars="0" w:firstLine="0"/>
        <w:rPr>
          <w:rFonts w:ascii="Times New Roman" w:hAnsi="Times New Roman"/>
          <w:lang w:eastAsia="zh-CN"/>
        </w:rPr>
      </w:pPr>
    </w:p>
    <w:p w14:paraId="565DD111" w14:textId="005E3F92" w:rsidR="00FE1BBD" w:rsidRDefault="00A95CCE">
      <w:pPr>
        <w:pStyle w:val="12"/>
        <w:rPr>
          <w:rFonts w:asciiTheme="minorHAnsi" w:eastAsiaTheme="minorEastAsia" w:hAnsiTheme="minorHAnsi" w:cstheme="minorBidi"/>
          <w:b w:val="0"/>
          <w:noProof/>
          <w:lang w:eastAsia="zh-CN"/>
        </w:rPr>
      </w:pPr>
      <w:r w:rsidRPr="00CB1DBB">
        <w:rPr>
          <w:rFonts w:ascii="Times New Roman" w:hAnsi="Times New Roman"/>
          <w:lang w:eastAsia="zh-CN"/>
        </w:rPr>
        <w:fldChar w:fldCharType="begin"/>
      </w:r>
      <w:r w:rsidRPr="00CB1DBB">
        <w:rPr>
          <w:rFonts w:ascii="Times New Roman" w:hAnsi="Times New Roman"/>
          <w:lang w:eastAsia="zh-CN"/>
        </w:rPr>
        <w:instrText xml:space="preserve"> </w:instrText>
      </w:r>
      <w:r w:rsidRPr="00CB1DBB">
        <w:rPr>
          <w:rFonts w:ascii="Times New Roman" w:hAnsi="Times New Roman" w:hint="eastAsia"/>
          <w:lang w:eastAsia="zh-CN"/>
        </w:rPr>
        <w:instrText>TOC \o</w:instrText>
      </w:r>
      <w:r w:rsidRPr="00CB1DBB">
        <w:rPr>
          <w:rFonts w:ascii="Times New Roman" w:hAnsi="Times New Roman"/>
          <w:lang w:eastAsia="zh-CN"/>
        </w:rPr>
        <w:instrText xml:space="preserve"> </w:instrText>
      </w:r>
      <w:r w:rsidRPr="00CB1DBB">
        <w:rPr>
          <w:rFonts w:ascii="Times New Roman" w:hAnsi="Times New Roman"/>
          <w:lang w:eastAsia="zh-CN"/>
        </w:rPr>
        <w:fldChar w:fldCharType="separate"/>
      </w:r>
      <w:r w:rsidR="00FE1BBD" w:rsidRPr="00E66F9C">
        <w:rPr>
          <w:rFonts w:ascii="Times New Roman" w:hAnsi="Times New Roman"/>
          <w:noProof/>
        </w:rPr>
        <w:t>1</w:t>
      </w:r>
      <w:r w:rsidR="00FE1BBD" w:rsidRPr="00E66F9C">
        <w:rPr>
          <w:rFonts w:ascii="Times New Roman" w:hAnsi="Times New Roman" w:hint="eastAsia"/>
          <w:noProof/>
        </w:rPr>
        <w:t>绪论</w:t>
      </w:r>
      <w:r w:rsidR="00FE1BBD">
        <w:rPr>
          <w:noProof/>
        </w:rPr>
        <w:tab/>
      </w:r>
      <w:r w:rsidR="00FE1BBD">
        <w:rPr>
          <w:noProof/>
        </w:rPr>
        <w:fldChar w:fldCharType="begin"/>
      </w:r>
      <w:r w:rsidR="00FE1BBD">
        <w:rPr>
          <w:noProof/>
        </w:rPr>
        <w:instrText xml:space="preserve"> PAGEREF _Toc451702716 \h </w:instrText>
      </w:r>
      <w:r w:rsidR="00FE1BBD">
        <w:rPr>
          <w:noProof/>
        </w:rPr>
      </w:r>
      <w:r w:rsidR="00FE1BBD">
        <w:rPr>
          <w:noProof/>
        </w:rPr>
        <w:fldChar w:fldCharType="separate"/>
      </w:r>
      <w:r w:rsidR="00FE1BBD">
        <w:rPr>
          <w:noProof/>
        </w:rPr>
        <w:t>1</w:t>
      </w:r>
      <w:r w:rsidR="00FE1BBD">
        <w:rPr>
          <w:noProof/>
        </w:rPr>
        <w:fldChar w:fldCharType="end"/>
      </w:r>
    </w:p>
    <w:p w14:paraId="682A4CA5" w14:textId="3AB97126"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1.1</w:t>
      </w:r>
      <w:r w:rsidRPr="00E66F9C">
        <w:rPr>
          <w:rFonts w:ascii="Times New Roman" w:hAnsi="Times New Roman" w:hint="eastAsia"/>
          <w:noProof/>
        </w:rPr>
        <w:t>课题研究目的及意义</w:t>
      </w:r>
      <w:r>
        <w:rPr>
          <w:noProof/>
        </w:rPr>
        <w:tab/>
      </w:r>
      <w:r>
        <w:rPr>
          <w:noProof/>
        </w:rPr>
        <w:fldChar w:fldCharType="begin"/>
      </w:r>
      <w:r>
        <w:rPr>
          <w:noProof/>
        </w:rPr>
        <w:instrText xml:space="preserve"> PAGEREF _Toc451702717 \h </w:instrText>
      </w:r>
      <w:r>
        <w:rPr>
          <w:noProof/>
        </w:rPr>
      </w:r>
      <w:r>
        <w:rPr>
          <w:noProof/>
        </w:rPr>
        <w:fldChar w:fldCharType="separate"/>
      </w:r>
      <w:r>
        <w:rPr>
          <w:noProof/>
        </w:rPr>
        <w:t>1</w:t>
      </w:r>
      <w:r>
        <w:rPr>
          <w:noProof/>
        </w:rPr>
        <w:fldChar w:fldCharType="end"/>
      </w:r>
    </w:p>
    <w:p w14:paraId="39CB3D1E" w14:textId="77367F9E"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1.2</w:t>
      </w:r>
      <w:r w:rsidRPr="00E66F9C">
        <w:rPr>
          <w:rFonts w:ascii="Times New Roman" w:hAnsi="Times New Roman" w:hint="eastAsia"/>
          <w:noProof/>
        </w:rPr>
        <w:t>课题研究的现状</w:t>
      </w:r>
      <w:r>
        <w:rPr>
          <w:noProof/>
        </w:rPr>
        <w:tab/>
      </w:r>
      <w:r>
        <w:rPr>
          <w:noProof/>
        </w:rPr>
        <w:fldChar w:fldCharType="begin"/>
      </w:r>
      <w:r>
        <w:rPr>
          <w:noProof/>
        </w:rPr>
        <w:instrText xml:space="preserve"> PAGEREF _Toc451702718 \h </w:instrText>
      </w:r>
      <w:r>
        <w:rPr>
          <w:noProof/>
        </w:rPr>
      </w:r>
      <w:r>
        <w:rPr>
          <w:noProof/>
        </w:rPr>
        <w:fldChar w:fldCharType="separate"/>
      </w:r>
      <w:r>
        <w:rPr>
          <w:noProof/>
        </w:rPr>
        <w:t>1</w:t>
      </w:r>
      <w:r>
        <w:rPr>
          <w:noProof/>
        </w:rPr>
        <w:fldChar w:fldCharType="end"/>
      </w:r>
    </w:p>
    <w:p w14:paraId="44F4864F" w14:textId="00CABD3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1.3</w:t>
      </w:r>
      <w:r w:rsidRPr="00E66F9C">
        <w:rPr>
          <w:rFonts w:ascii="Times New Roman" w:hAnsi="Times New Roman" w:hint="eastAsia"/>
          <w:noProof/>
        </w:rPr>
        <w:t>课题研究的主要内容</w:t>
      </w:r>
      <w:r>
        <w:rPr>
          <w:noProof/>
        </w:rPr>
        <w:tab/>
      </w:r>
      <w:r>
        <w:rPr>
          <w:noProof/>
        </w:rPr>
        <w:fldChar w:fldCharType="begin"/>
      </w:r>
      <w:r>
        <w:rPr>
          <w:noProof/>
        </w:rPr>
        <w:instrText xml:space="preserve"> PAGEREF _Toc451702719 \h </w:instrText>
      </w:r>
      <w:r>
        <w:rPr>
          <w:noProof/>
        </w:rPr>
      </w:r>
      <w:r>
        <w:rPr>
          <w:noProof/>
        </w:rPr>
        <w:fldChar w:fldCharType="separate"/>
      </w:r>
      <w:r>
        <w:rPr>
          <w:noProof/>
        </w:rPr>
        <w:t>2</w:t>
      </w:r>
      <w:r>
        <w:rPr>
          <w:noProof/>
        </w:rPr>
        <w:fldChar w:fldCharType="end"/>
      </w:r>
    </w:p>
    <w:p w14:paraId="73D15971" w14:textId="7CC8F71C"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2</w:t>
      </w:r>
      <w:r w:rsidRPr="00E66F9C">
        <w:rPr>
          <w:rFonts w:ascii="Times New Roman" w:hAnsi="Times New Roman" w:hint="eastAsia"/>
          <w:noProof/>
        </w:rPr>
        <w:t>主要技术</w:t>
      </w:r>
      <w:r>
        <w:rPr>
          <w:noProof/>
        </w:rPr>
        <w:tab/>
      </w:r>
      <w:r>
        <w:rPr>
          <w:noProof/>
        </w:rPr>
        <w:fldChar w:fldCharType="begin"/>
      </w:r>
      <w:r>
        <w:rPr>
          <w:noProof/>
        </w:rPr>
        <w:instrText xml:space="preserve"> PAGEREF _Toc451702720 \h </w:instrText>
      </w:r>
      <w:r>
        <w:rPr>
          <w:noProof/>
        </w:rPr>
      </w:r>
      <w:r>
        <w:rPr>
          <w:noProof/>
        </w:rPr>
        <w:fldChar w:fldCharType="separate"/>
      </w:r>
      <w:r>
        <w:rPr>
          <w:noProof/>
        </w:rPr>
        <w:t>4</w:t>
      </w:r>
      <w:r>
        <w:rPr>
          <w:noProof/>
        </w:rPr>
        <w:fldChar w:fldCharType="end"/>
      </w:r>
    </w:p>
    <w:p w14:paraId="41612E99" w14:textId="44BCE61B"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2.1</w:t>
      </w:r>
      <w:r w:rsidRPr="00E66F9C">
        <w:rPr>
          <w:rFonts w:ascii="Times New Roman" w:hAnsi="Times New Roman" w:hint="eastAsia"/>
          <w:noProof/>
        </w:rPr>
        <w:t>开发环境</w:t>
      </w:r>
      <w:r>
        <w:rPr>
          <w:noProof/>
        </w:rPr>
        <w:tab/>
      </w:r>
      <w:r>
        <w:rPr>
          <w:noProof/>
        </w:rPr>
        <w:fldChar w:fldCharType="begin"/>
      </w:r>
      <w:r>
        <w:rPr>
          <w:noProof/>
        </w:rPr>
        <w:instrText xml:space="preserve"> PAGEREF _Toc451702721 \h </w:instrText>
      </w:r>
      <w:r>
        <w:rPr>
          <w:noProof/>
        </w:rPr>
      </w:r>
      <w:r>
        <w:rPr>
          <w:noProof/>
        </w:rPr>
        <w:fldChar w:fldCharType="separate"/>
      </w:r>
      <w:r>
        <w:rPr>
          <w:noProof/>
        </w:rPr>
        <w:t>4</w:t>
      </w:r>
      <w:r>
        <w:rPr>
          <w:noProof/>
        </w:rPr>
        <w:fldChar w:fldCharType="end"/>
      </w:r>
    </w:p>
    <w:p w14:paraId="484588CF" w14:textId="1DD485A2"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2.2</w:t>
      </w:r>
      <w:r w:rsidRPr="00E66F9C">
        <w:rPr>
          <w:rFonts w:ascii="Times New Roman" w:hAnsi="Times New Roman" w:hint="eastAsia"/>
          <w:noProof/>
        </w:rPr>
        <w:t>主要技术简介</w:t>
      </w:r>
      <w:r>
        <w:rPr>
          <w:noProof/>
        </w:rPr>
        <w:tab/>
      </w:r>
      <w:r>
        <w:rPr>
          <w:noProof/>
        </w:rPr>
        <w:fldChar w:fldCharType="begin"/>
      </w:r>
      <w:r>
        <w:rPr>
          <w:noProof/>
        </w:rPr>
        <w:instrText xml:space="preserve"> PAGEREF _Toc451702722 \h </w:instrText>
      </w:r>
      <w:r>
        <w:rPr>
          <w:noProof/>
        </w:rPr>
      </w:r>
      <w:r>
        <w:rPr>
          <w:noProof/>
        </w:rPr>
        <w:fldChar w:fldCharType="separate"/>
      </w:r>
      <w:r>
        <w:rPr>
          <w:noProof/>
        </w:rPr>
        <w:t>4</w:t>
      </w:r>
      <w:r>
        <w:rPr>
          <w:noProof/>
        </w:rPr>
        <w:fldChar w:fldCharType="end"/>
      </w:r>
    </w:p>
    <w:p w14:paraId="2E9E5640" w14:textId="03DB4BA8"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2.2.1</w:t>
      </w:r>
      <w:r w:rsidR="00E940CF">
        <w:rPr>
          <w:rFonts w:ascii="Times New Roman" w:hAnsi="Times New Roman"/>
          <w:noProof/>
        </w:rPr>
        <w:t xml:space="preserve"> </w:t>
      </w:r>
      <w:r w:rsidRPr="00E66F9C">
        <w:rPr>
          <w:rFonts w:ascii="Times New Roman" w:hAnsi="Times New Roman"/>
          <w:noProof/>
        </w:rPr>
        <w:t xml:space="preserve">SSH </w:t>
      </w:r>
      <w:r w:rsidRPr="00E66F9C">
        <w:rPr>
          <w:rFonts w:ascii="Times New Roman" w:hAnsi="Times New Roman" w:hint="eastAsia"/>
          <w:noProof/>
        </w:rPr>
        <w:t>框架</w:t>
      </w:r>
      <w:r>
        <w:rPr>
          <w:noProof/>
        </w:rPr>
        <w:tab/>
      </w:r>
      <w:r>
        <w:rPr>
          <w:noProof/>
        </w:rPr>
        <w:fldChar w:fldCharType="begin"/>
      </w:r>
      <w:r>
        <w:rPr>
          <w:noProof/>
        </w:rPr>
        <w:instrText xml:space="preserve"> PAGEREF _Toc451702723 \h </w:instrText>
      </w:r>
      <w:r>
        <w:rPr>
          <w:noProof/>
        </w:rPr>
      </w:r>
      <w:r>
        <w:rPr>
          <w:noProof/>
        </w:rPr>
        <w:fldChar w:fldCharType="separate"/>
      </w:r>
      <w:r>
        <w:rPr>
          <w:noProof/>
        </w:rPr>
        <w:t>4</w:t>
      </w:r>
      <w:r>
        <w:rPr>
          <w:noProof/>
        </w:rPr>
        <w:fldChar w:fldCharType="end"/>
      </w:r>
    </w:p>
    <w:p w14:paraId="0B5FA20E" w14:textId="03E22DF9"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2.2.2</w:t>
      </w:r>
      <w:r w:rsidRPr="00E66F9C">
        <w:rPr>
          <w:rFonts w:ascii="Times New Roman" w:hAnsi="Times New Roman" w:hint="eastAsia"/>
          <w:noProof/>
        </w:rPr>
        <w:t>工作流框架</w:t>
      </w:r>
      <w:r>
        <w:rPr>
          <w:noProof/>
        </w:rPr>
        <w:tab/>
      </w:r>
      <w:r>
        <w:rPr>
          <w:noProof/>
        </w:rPr>
        <w:fldChar w:fldCharType="begin"/>
      </w:r>
      <w:r>
        <w:rPr>
          <w:noProof/>
        </w:rPr>
        <w:instrText xml:space="preserve"> PAGEREF _Toc451702724 \h </w:instrText>
      </w:r>
      <w:r>
        <w:rPr>
          <w:noProof/>
        </w:rPr>
      </w:r>
      <w:r>
        <w:rPr>
          <w:noProof/>
        </w:rPr>
        <w:fldChar w:fldCharType="separate"/>
      </w:r>
      <w:r>
        <w:rPr>
          <w:noProof/>
        </w:rPr>
        <w:t>5</w:t>
      </w:r>
      <w:r>
        <w:rPr>
          <w:noProof/>
        </w:rPr>
        <w:fldChar w:fldCharType="end"/>
      </w:r>
    </w:p>
    <w:p w14:paraId="6ED8AD87" w14:textId="170A5E96"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2.2.3</w:t>
      </w:r>
      <w:r w:rsidRPr="00E66F9C">
        <w:rPr>
          <w:rFonts w:ascii="Times New Roman" w:hAnsi="Times New Roman" w:hint="eastAsia"/>
          <w:noProof/>
        </w:rPr>
        <w:t>权限框架</w:t>
      </w:r>
      <w:r>
        <w:rPr>
          <w:noProof/>
        </w:rPr>
        <w:tab/>
      </w:r>
      <w:r>
        <w:rPr>
          <w:noProof/>
        </w:rPr>
        <w:fldChar w:fldCharType="begin"/>
      </w:r>
      <w:r>
        <w:rPr>
          <w:noProof/>
        </w:rPr>
        <w:instrText xml:space="preserve"> PAGEREF _Toc451702725 \h </w:instrText>
      </w:r>
      <w:r>
        <w:rPr>
          <w:noProof/>
        </w:rPr>
      </w:r>
      <w:r>
        <w:rPr>
          <w:noProof/>
        </w:rPr>
        <w:fldChar w:fldCharType="separate"/>
      </w:r>
      <w:r>
        <w:rPr>
          <w:noProof/>
        </w:rPr>
        <w:t>6</w:t>
      </w:r>
      <w:r>
        <w:rPr>
          <w:noProof/>
        </w:rPr>
        <w:fldChar w:fldCharType="end"/>
      </w:r>
    </w:p>
    <w:p w14:paraId="098607F6" w14:textId="0EF2112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2.2.4</w:t>
      </w:r>
      <w:r w:rsidRPr="00E66F9C">
        <w:rPr>
          <w:rFonts w:ascii="Times New Roman" w:hAnsi="Times New Roman" w:hint="eastAsia"/>
          <w:noProof/>
        </w:rPr>
        <w:t>日志框架</w:t>
      </w:r>
      <w:r>
        <w:rPr>
          <w:noProof/>
        </w:rPr>
        <w:tab/>
      </w:r>
      <w:r>
        <w:rPr>
          <w:noProof/>
        </w:rPr>
        <w:fldChar w:fldCharType="begin"/>
      </w:r>
      <w:r>
        <w:rPr>
          <w:noProof/>
        </w:rPr>
        <w:instrText xml:space="preserve"> PAGEREF _Toc451702726 \h </w:instrText>
      </w:r>
      <w:r>
        <w:rPr>
          <w:noProof/>
        </w:rPr>
      </w:r>
      <w:r>
        <w:rPr>
          <w:noProof/>
        </w:rPr>
        <w:fldChar w:fldCharType="separate"/>
      </w:r>
      <w:r>
        <w:rPr>
          <w:noProof/>
        </w:rPr>
        <w:t>6</w:t>
      </w:r>
      <w:r>
        <w:rPr>
          <w:noProof/>
        </w:rPr>
        <w:fldChar w:fldCharType="end"/>
      </w:r>
    </w:p>
    <w:p w14:paraId="75EC1BD7" w14:textId="7787A8BA"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2.2.5</w:t>
      </w:r>
      <w:r w:rsidRPr="00E66F9C">
        <w:rPr>
          <w:rFonts w:ascii="Times New Roman" w:hAnsi="Times New Roman" w:hint="eastAsia"/>
          <w:noProof/>
        </w:rPr>
        <w:t>布局框架</w:t>
      </w:r>
      <w:r>
        <w:rPr>
          <w:noProof/>
        </w:rPr>
        <w:tab/>
      </w:r>
      <w:r>
        <w:rPr>
          <w:noProof/>
        </w:rPr>
        <w:fldChar w:fldCharType="begin"/>
      </w:r>
      <w:r>
        <w:rPr>
          <w:noProof/>
        </w:rPr>
        <w:instrText xml:space="preserve"> PAGEREF _Toc451702727 \h </w:instrText>
      </w:r>
      <w:r>
        <w:rPr>
          <w:noProof/>
        </w:rPr>
      </w:r>
      <w:r>
        <w:rPr>
          <w:noProof/>
        </w:rPr>
        <w:fldChar w:fldCharType="separate"/>
      </w:r>
      <w:r>
        <w:rPr>
          <w:noProof/>
        </w:rPr>
        <w:t>7</w:t>
      </w:r>
      <w:r>
        <w:rPr>
          <w:noProof/>
        </w:rPr>
        <w:fldChar w:fldCharType="end"/>
      </w:r>
    </w:p>
    <w:p w14:paraId="7DF4FF23" w14:textId="2A60D8F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2.2.6</w:t>
      </w:r>
      <w:r w:rsidRPr="00E66F9C">
        <w:rPr>
          <w:rFonts w:ascii="Times New Roman" w:hAnsi="Times New Roman" w:hint="eastAsia"/>
          <w:noProof/>
        </w:rPr>
        <w:t>前端框架列表</w:t>
      </w:r>
      <w:r>
        <w:rPr>
          <w:noProof/>
        </w:rPr>
        <w:tab/>
      </w:r>
      <w:r>
        <w:rPr>
          <w:noProof/>
        </w:rPr>
        <w:fldChar w:fldCharType="begin"/>
      </w:r>
      <w:r>
        <w:rPr>
          <w:noProof/>
        </w:rPr>
        <w:instrText xml:space="preserve"> PAGEREF _Toc451702728 \h </w:instrText>
      </w:r>
      <w:r>
        <w:rPr>
          <w:noProof/>
        </w:rPr>
      </w:r>
      <w:r>
        <w:rPr>
          <w:noProof/>
        </w:rPr>
        <w:fldChar w:fldCharType="separate"/>
      </w:r>
      <w:r>
        <w:rPr>
          <w:noProof/>
        </w:rPr>
        <w:t>7</w:t>
      </w:r>
      <w:r>
        <w:rPr>
          <w:noProof/>
        </w:rPr>
        <w:fldChar w:fldCharType="end"/>
      </w:r>
    </w:p>
    <w:p w14:paraId="3AECE19E" w14:textId="606F4248"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3</w:t>
      </w:r>
      <w:r w:rsidRPr="00E66F9C">
        <w:rPr>
          <w:rFonts w:ascii="Times New Roman" w:hAnsi="Times New Roman" w:hint="eastAsia"/>
          <w:noProof/>
        </w:rPr>
        <w:t>需求设计</w:t>
      </w:r>
      <w:r>
        <w:rPr>
          <w:noProof/>
        </w:rPr>
        <w:tab/>
      </w:r>
      <w:r>
        <w:rPr>
          <w:noProof/>
        </w:rPr>
        <w:fldChar w:fldCharType="begin"/>
      </w:r>
      <w:r>
        <w:rPr>
          <w:noProof/>
        </w:rPr>
        <w:instrText xml:space="preserve"> PAGEREF _Toc451702729 \h </w:instrText>
      </w:r>
      <w:r>
        <w:rPr>
          <w:noProof/>
        </w:rPr>
      </w:r>
      <w:r>
        <w:rPr>
          <w:noProof/>
        </w:rPr>
        <w:fldChar w:fldCharType="separate"/>
      </w:r>
      <w:r>
        <w:rPr>
          <w:noProof/>
        </w:rPr>
        <w:t>7</w:t>
      </w:r>
      <w:r>
        <w:rPr>
          <w:noProof/>
        </w:rPr>
        <w:fldChar w:fldCharType="end"/>
      </w:r>
    </w:p>
    <w:p w14:paraId="2C9846A3" w14:textId="274EAEDB"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3.1</w:t>
      </w:r>
      <w:r w:rsidRPr="00E66F9C">
        <w:rPr>
          <w:rFonts w:ascii="Times New Roman" w:hAnsi="Times New Roman" w:hint="eastAsia"/>
          <w:noProof/>
        </w:rPr>
        <w:t>系统功能分析</w:t>
      </w:r>
      <w:r>
        <w:rPr>
          <w:noProof/>
        </w:rPr>
        <w:tab/>
      </w:r>
      <w:r>
        <w:rPr>
          <w:noProof/>
        </w:rPr>
        <w:fldChar w:fldCharType="begin"/>
      </w:r>
      <w:r>
        <w:rPr>
          <w:noProof/>
        </w:rPr>
        <w:instrText xml:space="preserve"> PAGEREF _Toc451702730 \h </w:instrText>
      </w:r>
      <w:r>
        <w:rPr>
          <w:noProof/>
        </w:rPr>
      </w:r>
      <w:r>
        <w:rPr>
          <w:noProof/>
        </w:rPr>
        <w:fldChar w:fldCharType="separate"/>
      </w:r>
      <w:r>
        <w:rPr>
          <w:noProof/>
        </w:rPr>
        <w:t>7</w:t>
      </w:r>
      <w:r>
        <w:rPr>
          <w:noProof/>
        </w:rPr>
        <w:fldChar w:fldCharType="end"/>
      </w:r>
    </w:p>
    <w:p w14:paraId="68DAA5B1" w14:textId="1096D437"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3.2</w:t>
      </w:r>
      <w:r w:rsidRPr="00E66F9C">
        <w:rPr>
          <w:rFonts w:ascii="Times New Roman" w:hAnsi="Times New Roman" w:hint="eastAsia"/>
          <w:noProof/>
        </w:rPr>
        <w:t>缺陷管理业务分析</w:t>
      </w:r>
      <w:r>
        <w:rPr>
          <w:noProof/>
        </w:rPr>
        <w:tab/>
      </w:r>
      <w:r>
        <w:rPr>
          <w:noProof/>
        </w:rPr>
        <w:fldChar w:fldCharType="begin"/>
      </w:r>
      <w:r>
        <w:rPr>
          <w:noProof/>
        </w:rPr>
        <w:instrText xml:space="preserve"> PAGEREF _Toc451702731 \h </w:instrText>
      </w:r>
      <w:r>
        <w:rPr>
          <w:noProof/>
        </w:rPr>
      </w:r>
      <w:r>
        <w:rPr>
          <w:noProof/>
        </w:rPr>
        <w:fldChar w:fldCharType="separate"/>
      </w:r>
      <w:r>
        <w:rPr>
          <w:noProof/>
        </w:rPr>
        <w:t>9</w:t>
      </w:r>
      <w:r>
        <w:rPr>
          <w:noProof/>
        </w:rPr>
        <w:fldChar w:fldCharType="end"/>
      </w:r>
    </w:p>
    <w:p w14:paraId="27136645" w14:textId="19650735"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3.2.1</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Bug</w:t>
      </w:r>
      <w:r w:rsidRPr="00E66F9C">
        <w:rPr>
          <w:rFonts w:ascii="Times New Roman" w:hAnsi="Times New Roman" w:hint="eastAsia"/>
          <w:noProof/>
        </w:rPr>
        <w:t>生命周期</w:t>
      </w:r>
      <w:r>
        <w:rPr>
          <w:noProof/>
        </w:rPr>
        <w:tab/>
      </w:r>
      <w:r>
        <w:rPr>
          <w:noProof/>
        </w:rPr>
        <w:fldChar w:fldCharType="begin"/>
      </w:r>
      <w:r>
        <w:rPr>
          <w:noProof/>
        </w:rPr>
        <w:instrText xml:space="preserve"> PAGEREF _Toc451702732 \h </w:instrText>
      </w:r>
      <w:r>
        <w:rPr>
          <w:noProof/>
        </w:rPr>
      </w:r>
      <w:r>
        <w:rPr>
          <w:noProof/>
        </w:rPr>
        <w:fldChar w:fldCharType="separate"/>
      </w:r>
      <w:r>
        <w:rPr>
          <w:noProof/>
        </w:rPr>
        <w:t>9</w:t>
      </w:r>
      <w:r>
        <w:rPr>
          <w:noProof/>
        </w:rPr>
        <w:fldChar w:fldCharType="end"/>
      </w:r>
    </w:p>
    <w:p w14:paraId="2E473F48" w14:textId="415E4C0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3.2.2</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Bug</w:t>
      </w:r>
      <w:r w:rsidRPr="00E66F9C">
        <w:rPr>
          <w:rFonts w:ascii="Times New Roman" w:hAnsi="Times New Roman" w:hint="eastAsia"/>
          <w:noProof/>
        </w:rPr>
        <w:t>类型</w:t>
      </w:r>
      <w:r>
        <w:rPr>
          <w:noProof/>
        </w:rPr>
        <w:tab/>
      </w:r>
      <w:r>
        <w:rPr>
          <w:noProof/>
        </w:rPr>
        <w:fldChar w:fldCharType="begin"/>
      </w:r>
      <w:r>
        <w:rPr>
          <w:noProof/>
        </w:rPr>
        <w:instrText xml:space="preserve"> PAGEREF _Toc451702733 \h </w:instrText>
      </w:r>
      <w:r>
        <w:rPr>
          <w:noProof/>
        </w:rPr>
      </w:r>
      <w:r>
        <w:rPr>
          <w:noProof/>
        </w:rPr>
        <w:fldChar w:fldCharType="separate"/>
      </w:r>
      <w:r>
        <w:rPr>
          <w:noProof/>
        </w:rPr>
        <w:t>10</w:t>
      </w:r>
      <w:r>
        <w:rPr>
          <w:noProof/>
        </w:rPr>
        <w:fldChar w:fldCharType="end"/>
      </w:r>
    </w:p>
    <w:p w14:paraId="7E537B4E" w14:textId="256BD006"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3.2.3</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Bug</w:t>
      </w:r>
      <w:r w:rsidRPr="00E66F9C">
        <w:rPr>
          <w:rFonts w:ascii="Times New Roman" w:hAnsi="Times New Roman" w:hint="eastAsia"/>
          <w:noProof/>
        </w:rPr>
        <w:t>优先级</w:t>
      </w:r>
      <w:r>
        <w:rPr>
          <w:noProof/>
        </w:rPr>
        <w:tab/>
      </w:r>
      <w:r>
        <w:rPr>
          <w:noProof/>
        </w:rPr>
        <w:fldChar w:fldCharType="begin"/>
      </w:r>
      <w:r>
        <w:rPr>
          <w:noProof/>
        </w:rPr>
        <w:instrText xml:space="preserve"> PAGEREF _Toc451702734 \h </w:instrText>
      </w:r>
      <w:r>
        <w:rPr>
          <w:noProof/>
        </w:rPr>
      </w:r>
      <w:r>
        <w:rPr>
          <w:noProof/>
        </w:rPr>
        <w:fldChar w:fldCharType="separate"/>
      </w:r>
      <w:r>
        <w:rPr>
          <w:noProof/>
        </w:rPr>
        <w:t>10</w:t>
      </w:r>
      <w:r>
        <w:rPr>
          <w:noProof/>
        </w:rPr>
        <w:fldChar w:fldCharType="end"/>
      </w:r>
    </w:p>
    <w:p w14:paraId="63AE4A7B" w14:textId="21B49928"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3.2.4</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 xml:space="preserve">BPMN </w:t>
      </w:r>
      <w:r w:rsidRPr="00E66F9C">
        <w:rPr>
          <w:rFonts w:ascii="Times New Roman" w:hAnsi="Times New Roman" w:hint="eastAsia"/>
          <w:noProof/>
        </w:rPr>
        <w:t>流程定义图</w:t>
      </w:r>
      <w:r>
        <w:rPr>
          <w:noProof/>
        </w:rPr>
        <w:tab/>
      </w:r>
      <w:r>
        <w:rPr>
          <w:noProof/>
        </w:rPr>
        <w:fldChar w:fldCharType="begin"/>
      </w:r>
      <w:r>
        <w:rPr>
          <w:noProof/>
        </w:rPr>
        <w:instrText xml:space="preserve"> PAGEREF _Toc451702735 \h </w:instrText>
      </w:r>
      <w:r>
        <w:rPr>
          <w:noProof/>
        </w:rPr>
      </w:r>
      <w:r>
        <w:rPr>
          <w:noProof/>
        </w:rPr>
        <w:fldChar w:fldCharType="separate"/>
      </w:r>
      <w:r>
        <w:rPr>
          <w:noProof/>
        </w:rPr>
        <w:t>11</w:t>
      </w:r>
      <w:r>
        <w:rPr>
          <w:noProof/>
        </w:rPr>
        <w:fldChar w:fldCharType="end"/>
      </w:r>
    </w:p>
    <w:p w14:paraId="306C474C" w14:textId="28645FCF"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3.3</w:t>
      </w:r>
      <w:r w:rsidRPr="00E66F9C">
        <w:rPr>
          <w:rFonts w:ascii="Times New Roman" w:hAnsi="Times New Roman" w:hint="eastAsia"/>
          <w:noProof/>
        </w:rPr>
        <w:t>系统功能需求</w:t>
      </w:r>
      <w:r>
        <w:rPr>
          <w:noProof/>
        </w:rPr>
        <w:tab/>
      </w:r>
      <w:r>
        <w:rPr>
          <w:noProof/>
        </w:rPr>
        <w:fldChar w:fldCharType="begin"/>
      </w:r>
      <w:r>
        <w:rPr>
          <w:noProof/>
        </w:rPr>
        <w:instrText xml:space="preserve"> PAGEREF _Toc451702736 \h </w:instrText>
      </w:r>
      <w:r>
        <w:rPr>
          <w:noProof/>
        </w:rPr>
      </w:r>
      <w:r>
        <w:rPr>
          <w:noProof/>
        </w:rPr>
        <w:fldChar w:fldCharType="separate"/>
      </w:r>
      <w:r>
        <w:rPr>
          <w:noProof/>
        </w:rPr>
        <w:t>12</w:t>
      </w:r>
      <w:r>
        <w:rPr>
          <w:noProof/>
        </w:rPr>
        <w:fldChar w:fldCharType="end"/>
      </w:r>
    </w:p>
    <w:p w14:paraId="44F7F6B1" w14:textId="2DBC5E98"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3.3.1</w:t>
      </w:r>
      <w:r w:rsidRPr="00E66F9C">
        <w:rPr>
          <w:rFonts w:ascii="Times New Roman" w:hAnsi="Times New Roman" w:hint="eastAsia"/>
          <w:noProof/>
        </w:rPr>
        <w:t>基础信息管理</w:t>
      </w:r>
      <w:r>
        <w:rPr>
          <w:noProof/>
        </w:rPr>
        <w:tab/>
      </w:r>
      <w:r>
        <w:rPr>
          <w:noProof/>
        </w:rPr>
        <w:fldChar w:fldCharType="begin"/>
      </w:r>
      <w:r>
        <w:rPr>
          <w:noProof/>
        </w:rPr>
        <w:instrText xml:space="preserve"> PAGEREF _Toc451702737 \h </w:instrText>
      </w:r>
      <w:r>
        <w:rPr>
          <w:noProof/>
        </w:rPr>
      </w:r>
      <w:r>
        <w:rPr>
          <w:noProof/>
        </w:rPr>
        <w:fldChar w:fldCharType="separate"/>
      </w:r>
      <w:r>
        <w:rPr>
          <w:noProof/>
        </w:rPr>
        <w:t>12</w:t>
      </w:r>
      <w:r>
        <w:rPr>
          <w:noProof/>
        </w:rPr>
        <w:fldChar w:fldCharType="end"/>
      </w:r>
    </w:p>
    <w:p w14:paraId="77BFB419" w14:textId="2E85B14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3.3.2</w:t>
      </w:r>
      <w:r w:rsidRPr="00E66F9C">
        <w:rPr>
          <w:rFonts w:ascii="Times New Roman" w:hAnsi="Times New Roman" w:hint="eastAsia"/>
          <w:noProof/>
        </w:rPr>
        <w:t>问题单管理</w:t>
      </w:r>
      <w:r>
        <w:rPr>
          <w:noProof/>
        </w:rPr>
        <w:tab/>
      </w:r>
      <w:r>
        <w:rPr>
          <w:noProof/>
        </w:rPr>
        <w:fldChar w:fldCharType="begin"/>
      </w:r>
      <w:r>
        <w:rPr>
          <w:noProof/>
        </w:rPr>
        <w:instrText xml:space="preserve"> PAGEREF _Toc451702738 \h </w:instrText>
      </w:r>
      <w:r>
        <w:rPr>
          <w:noProof/>
        </w:rPr>
      </w:r>
      <w:r>
        <w:rPr>
          <w:noProof/>
        </w:rPr>
        <w:fldChar w:fldCharType="separate"/>
      </w:r>
      <w:r>
        <w:rPr>
          <w:noProof/>
        </w:rPr>
        <w:t>13</w:t>
      </w:r>
      <w:r>
        <w:rPr>
          <w:noProof/>
        </w:rPr>
        <w:fldChar w:fldCharType="end"/>
      </w:r>
    </w:p>
    <w:p w14:paraId="106D0E15" w14:textId="59EDE1C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3.3.3</w:t>
      </w:r>
      <w:r w:rsidRPr="00E66F9C">
        <w:rPr>
          <w:rFonts w:ascii="Times New Roman" w:hAnsi="Times New Roman" w:hint="eastAsia"/>
          <w:noProof/>
        </w:rPr>
        <w:t>工作流配置模块</w:t>
      </w:r>
      <w:r>
        <w:rPr>
          <w:noProof/>
        </w:rPr>
        <w:tab/>
      </w:r>
      <w:r>
        <w:rPr>
          <w:noProof/>
        </w:rPr>
        <w:fldChar w:fldCharType="begin"/>
      </w:r>
      <w:r>
        <w:rPr>
          <w:noProof/>
        </w:rPr>
        <w:instrText xml:space="preserve"> PAGEREF _Toc451702739 \h </w:instrText>
      </w:r>
      <w:r>
        <w:rPr>
          <w:noProof/>
        </w:rPr>
      </w:r>
      <w:r>
        <w:rPr>
          <w:noProof/>
        </w:rPr>
        <w:fldChar w:fldCharType="separate"/>
      </w:r>
      <w:r>
        <w:rPr>
          <w:noProof/>
        </w:rPr>
        <w:t>14</w:t>
      </w:r>
      <w:r>
        <w:rPr>
          <w:noProof/>
        </w:rPr>
        <w:fldChar w:fldCharType="end"/>
      </w:r>
    </w:p>
    <w:p w14:paraId="42C1FDCA" w14:textId="15FA8C79"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3.3.4</w:t>
      </w:r>
      <w:r w:rsidRPr="00E66F9C">
        <w:rPr>
          <w:rFonts w:ascii="Times New Roman" w:hAnsi="Times New Roman" w:hint="eastAsia"/>
          <w:noProof/>
        </w:rPr>
        <w:t>即时通讯模块</w:t>
      </w:r>
      <w:r>
        <w:rPr>
          <w:noProof/>
        </w:rPr>
        <w:tab/>
      </w:r>
      <w:r>
        <w:rPr>
          <w:noProof/>
        </w:rPr>
        <w:fldChar w:fldCharType="begin"/>
      </w:r>
      <w:r>
        <w:rPr>
          <w:noProof/>
        </w:rPr>
        <w:instrText xml:space="preserve"> PAGEREF _Toc451702740 \h </w:instrText>
      </w:r>
      <w:r>
        <w:rPr>
          <w:noProof/>
        </w:rPr>
      </w:r>
      <w:r>
        <w:rPr>
          <w:noProof/>
        </w:rPr>
        <w:fldChar w:fldCharType="separate"/>
      </w:r>
      <w:r>
        <w:rPr>
          <w:noProof/>
        </w:rPr>
        <w:t>16</w:t>
      </w:r>
      <w:r>
        <w:rPr>
          <w:noProof/>
        </w:rPr>
        <w:fldChar w:fldCharType="end"/>
      </w:r>
    </w:p>
    <w:p w14:paraId="27321722" w14:textId="77777777" w:rsidR="00FE1BBD" w:rsidRDefault="00FE1BBD">
      <w:pPr>
        <w:pStyle w:val="12"/>
        <w:rPr>
          <w:rFonts w:asciiTheme="minorHAnsi" w:eastAsiaTheme="minorEastAsia" w:hAnsiTheme="minorHAnsi" w:cstheme="minorBidi"/>
          <w:b w:val="0"/>
          <w:noProof/>
          <w:lang w:eastAsia="zh-CN"/>
        </w:rPr>
      </w:pPr>
      <w:r>
        <w:rPr>
          <w:noProof/>
        </w:rPr>
        <w:t xml:space="preserve">4  </w:t>
      </w:r>
      <w:r>
        <w:rPr>
          <w:rFonts w:hint="eastAsia"/>
          <w:noProof/>
        </w:rPr>
        <w:t>数据库设计</w:t>
      </w:r>
      <w:r>
        <w:rPr>
          <w:noProof/>
        </w:rPr>
        <w:tab/>
      </w:r>
      <w:r>
        <w:rPr>
          <w:noProof/>
        </w:rPr>
        <w:fldChar w:fldCharType="begin"/>
      </w:r>
      <w:r>
        <w:rPr>
          <w:noProof/>
        </w:rPr>
        <w:instrText xml:space="preserve"> PAGEREF _Toc451702741 \h </w:instrText>
      </w:r>
      <w:r>
        <w:rPr>
          <w:noProof/>
        </w:rPr>
      </w:r>
      <w:r>
        <w:rPr>
          <w:noProof/>
        </w:rPr>
        <w:fldChar w:fldCharType="separate"/>
      </w:r>
      <w:r>
        <w:rPr>
          <w:noProof/>
        </w:rPr>
        <w:t>17</w:t>
      </w:r>
      <w:r>
        <w:rPr>
          <w:noProof/>
        </w:rPr>
        <w:fldChar w:fldCharType="end"/>
      </w:r>
    </w:p>
    <w:p w14:paraId="47AE4AA5" w14:textId="47EBABE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4.1</w:t>
      </w:r>
      <w:r w:rsidRPr="00E66F9C">
        <w:rPr>
          <w:rFonts w:ascii="Times New Roman" w:hAnsi="Times New Roman" w:hint="eastAsia"/>
          <w:noProof/>
        </w:rPr>
        <w:t>数据库模型设计</w:t>
      </w:r>
      <w:r>
        <w:rPr>
          <w:noProof/>
        </w:rPr>
        <w:tab/>
      </w:r>
      <w:r>
        <w:rPr>
          <w:noProof/>
        </w:rPr>
        <w:fldChar w:fldCharType="begin"/>
      </w:r>
      <w:r>
        <w:rPr>
          <w:noProof/>
        </w:rPr>
        <w:instrText xml:space="preserve"> PAGEREF _Toc451702742 \h </w:instrText>
      </w:r>
      <w:r>
        <w:rPr>
          <w:noProof/>
        </w:rPr>
      </w:r>
      <w:r>
        <w:rPr>
          <w:noProof/>
        </w:rPr>
        <w:fldChar w:fldCharType="separate"/>
      </w:r>
      <w:r>
        <w:rPr>
          <w:noProof/>
        </w:rPr>
        <w:t>17</w:t>
      </w:r>
      <w:r>
        <w:rPr>
          <w:noProof/>
        </w:rPr>
        <w:fldChar w:fldCharType="end"/>
      </w:r>
    </w:p>
    <w:p w14:paraId="047266E0" w14:textId="372E0A91"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4.2</w:t>
      </w:r>
      <w:r w:rsidRPr="00E66F9C">
        <w:rPr>
          <w:rFonts w:ascii="Times New Roman" w:hAnsi="Times New Roman" w:hint="eastAsia"/>
          <w:noProof/>
        </w:rPr>
        <w:t>数据库表设计</w:t>
      </w:r>
      <w:r>
        <w:rPr>
          <w:noProof/>
        </w:rPr>
        <w:tab/>
      </w:r>
      <w:r>
        <w:rPr>
          <w:noProof/>
        </w:rPr>
        <w:fldChar w:fldCharType="begin"/>
      </w:r>
      <w:r>
        <w:rPr>
          <w:noProof/>
        </w:rPr>
        <w:instrText xml:space="preserve"> PAGEREF _Toc451702743 \h </w:instrText>
      </w:r>
      <w:r>
        <w:rPr>
          <w:noProof/>
        </w:rPr>
      </w:r>
      <w:r>
        <w:rPr>
          <w:noProof/>
        </w:rPr>
        <w:fldChar w:fldCharType="separate"/>
      </w:r>
      <w:r>
        <w:rPr>
          <w:noProof/>
        </w:rPr>
        <w:t>18</w:t>
      </w:r>
      <w:r>
        <w:rPr>
          <w:noProof/>
        </w:rPr>
        <w:fldChar w:fldCharType="end"/>
      </w:r>
    </w:p>
    <w:p w14:paraId="33E14511" w14:textId="7C58341D"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5</w:t>
      </w:r>
      <w:r w:rsidRPr="00E66F9C">
        <w:rPr>
          <w:rFonts w:ascii="Times New Roman" w:hAnsi="Times New Roman" w:hint="eastAsia"/>
          <w:noProof/>
        </w:rPr>
        <w:t>详细设计</w:t>
      </w:r>
      <w:r>
        <w:rPr>
          <w:noProof/>
        </w:rPr>
        <w:tab/>
      </w:r>
      <w:r>
        <w:rPr>
          <w:noProof/>
        </w:rPr>
        <w:fldChar w:fldCharType="begin"/>
      </w:r>
      <w:r>
        <w:rPr>
          <w:noProof/>
        </w:rPr>
        <w:instrText xml:space="preserve"> PAGEREF _Toc451702744 \h </w:instrText>
      </w:r>
      <w:r>
        <w:rPr>
          <w:noProof/>
        </w:rPr>
      </w:r>
      <w:r>
        <w:rPr>
          <w:noProof/>
        </w:rPr>
        <w:fldChar w:fldCharType="separate"/>
      </w:r>
      <w:r>
        <w:rPr>
          <w:noProof/>
        </w:rPr>
        <w:t>39</w:t>
      </w:r>
      <w:r>
        <w:rPr>
          <w:noProof/>
        </w:rPr>
        <w:fldChar w:fldCharType="end"/>
      </w:r>
    </w:p>
    <w:p w14:paraId="64235EA9" w14:textId="5ED43BC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5.1</w:t>
      </w:r>
      <w:r w:rsidRPr="00E66F9C">
        <w:rPr>
          <w:rFonts w:ascii="Times New Roman" w:hAnsi="Times New Roman" w:hint="eastAsia"/>
          <w:noProof/>
        </w:rPr>
        <w:t>基础信息管理</w:t>
      </w:r>
      <w:r>
        <w:rPr>
          <w:noProof/>
        </w:rPr>
        <w:tab/>
      </w:r>
      <w:r>
        <w:rPr>
          <w:noProof/>
        </w:rPr>
        <w:fldChar w:fldCharType="begin"/>
      </w:r>
      <w:r>
        <w:rPr>
          <w:noProof/>
        </w:rPr>
        <w:instrText xml:space="preserve"> PAGEREF _Toc451702745 \h </w:instrText>
      </w:r>
      <w:r>
        <w:rPr>
          <w:noProof/>
        </w:rPr>
      </w:r>
      <w:r>
        <w:rPr>
          <w:noProof/>
        </w:rPr>
        <w:fldChar w:fldCharType="separate"/>
      </w:r>
      <w:r>
        <w:rPr>
          <w:noProof/>
        </w:rPr>
        <w:t>39</w:t>
      </w:r>
      <w:r>
        <w:rPr>
          <w:noProof/>
        </w:rPr>
        <w:fldChar w:fldCharType="end"/>
      </w:r>
    </w:p>
    <w:p w14:paraId="3BF37028" w14:textId="0F05922B"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5.1.1</w:t>
      </w:r>
      <w:r w:rsidRPr="00E66F9C">
        <w:rPr>
          <w:rFonts w:ascii="Times New Roman" w:hAnsi="Times New Roman" w:hint="eastAsia"/>
          <w:noProof/>
        </w:rPr>
        <w:t>用户管理</w:t>
      </w:r>
      <w:r>
        <w:rPr>
          <w:noProof/>
        </w:rPr>
        <w:tab/>
      </w:r>
      <w:r>
        <w:rPr>
          <w:noProof/>
        </w:rPr>
        <w:fldChar w:fldCharType="begin"/>
      </w:r>
      <w:r>
        <w:rPr>
          <w:noProof/>
        </w:rPr>
        <w:instrText xml:space="preserve"> PAGEREF _Toc451702746 \h </w:instrText>
      </w:r>
      <w:r>
        <w:rPr>
          <w:noProof/>
        </w:rPr>
      </w:r>
      <w:r>
        <w:rPr>
          <w:noProof/>
        </w:rPr>
        <w:fldChar w:fldCharType="separate"/>
      </w:r>
      <w:r>
        <w:rPr>
          <w:noProof/>
        </w:rPr>
        <w:t>39</w:t>
      </w:r>
      <w:r>
        <w:rPr>
          <w:noProof/>
        </w:rPr>
        <w:fldChar w:fldCharType="end"/>
      </w:r>
    </w:p>
    <w:p w14:paraId="0522848E" w14:textId="63C5256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5.1.2</w:t>
      </w:r>
      <w:r w:rsidRPr="00E66F9C">
        <w:rPr>
          <w:rFonts w:ascii="Times New Roman" w:hAnsi="Times New Roman" w:hint="eastAsia"/>
          <w:noProof/>
        </w:rPr>
        <w:t>角色权限管理</w:t>
      </w:r>
      <w:r>
        <w:rPr>
          <w:noProof/>
        </w:rPr>
        <w:tab/>
      </w:r>
      <w:r>
        <w:rPr>
          <w:noProof/>
        </w:rPr>
        <w:fldChar w:fldCharType="begin"/>
      </w:r>
      <w:r>
        <w:rPr>
          <w:noProof/>
        </w:rPr>
        <w:instrText xml:space="preserve"> PAGEREF _Toc451702747 \h </w:instrText>
      </w:r>
      <w:r>
        <w:rPr>
          <w:noProof/>
        </w:rPr>
      </w:r>
      <w:r>
        <w:rPr>
          <w:noProof/>
        </w:rPr>
        <w:fldChar w:fldCharType="separate"/>
      </w:r>
      <w:r>
        <w:rPr>
          <w:noProof/>
        </w:rPr>
        <w:t>39</w:t>
      </w:r>
      <w:r>
        <w:rPr>
          <w:noProof/>
        </w:rPr>
        <w:fldChar w:fldCharType="end"/>
      </w:r>
    </w:p>
    <w:p w14:paraId="1843DCC8" w14:textId="1D39D47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5.1.3</w:t>
      </w:r>
      <w:r w:rsidRPr="00E66F9C">
        <w:rPr>
          <w:rFonts w:ascii="Times New Roman" w:hAnsi="Times New Roman" w:hint="eastAsia"/>
          <w:noProof/>
        </w:rPr>
        <w:t>字典管理</w:t>
      </w:r>
      <w:r>
        <w:rPr>
          <w:noProof/>
        </w:rPr>
        <w:tab/>
      </w:r>
      <w:r>
        <w:rPr>
          <w:noProof/>
        </w:rPr>
        <w:fldChar w:fldCharType="begin"/>
      </w:r>
      <w:r>
        <w:rPr>
          <w:noProof/>
        </w:rPr>
        <w:instrText xml:space="preserve"> PAGEREF _Toc451702748 \h </w:instrText>
      </w:r>
      <w:r>
        <w:rPr>
          <w:noProof/>
        </w:rPr>
      </w:r>
      <w:r>
        <w:rPr>
          <w:noProof/>
        </w:rPr>
        <w:fldChar w:fldCharType="separate"/>
      </w:r>
      <w:r>
        <w:rPr>
          <w:noProof/>
        </w:rPr>
        <w:t>41</w:t>
      </w:r>
      <w:r>
        <w:rPr>
          <w:noProof/>
        </w:rPr>
        <w:fldChar w:fldCharType="end"/>
      </w:r>
    </w:p>
    <w:p w14:paraId="7E79AA09" w14:textId="4E97A09B"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5.2</w:t>
      </w:r>
      <w:r w:rsidRPr="00E66F9C">
        <w:rPr>
          <w:rFonts w:ascii="Times New Roman" w:hAnsi="Times New Roman" w:hint="eastAsia"/>
          <w:noProof/>
        </w:rPr>
        <w:t>问题单管理模块</w:t>
      </w:r>
      <w:r>
        <w:rPr>
          <w:noProof/>
        </w:rPr>
        <w:tab/>
      </w:r>
      <w:r>
        <w:rPr>
          <w:noProof/>
        </w:rPr>
        <w:fldChar w:fldCharType="begin"/>
      </w:r>
      <w:r>
        <w:rPr>
          <w:noProof/>
        </w:rPr>
        <w:instrText xml:space="preserve"> PAGEREF _Toc451702749 \h </w:instrText>
      </w:r>
      <w:r>
        <w:rPr>
          <w:noProof/>
        </w:rPr>
      </w:r>
      <w:r>
        <w:rPr>
          <w:noProof/>
        </w:rPr>
        <w:fldChar w:fldCharType="separate"/>
      </w:r>
      <w:r>
        <w:rPr>
          <w:noProof/>
        </w:rPr>
        <w:t>42</w:t>
      </w:r>
      <w:r>
        <w:rPr>
          <w:noProof/>
        </w:rPr>
        <w:fldChar w:fldCharType="end"/>
      </w:r>
    </w:p>
    <w:p w14:paraId="1C7D231E" w14:textId="69F5343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5.2.1</w:t>
      </w:r>
      <w:r w:rsidR="00E940CF">
        <w:rPr>
          <w:rFonts w:ascii="Times New Roman" w:hAnsi="Times New Roman"/>
          <w:noProof/>
        </w:rPr>
        <w:t xml:space="preserve"> </w:t>
      </w:r>
      <w:r w:rsidRPr="00E66F9C">
        <w:rPr>
          <w:rFonts w:ascii="Times New Roman" w:hAnsi="Times New Roman"/>
          <w:noProof/>
        </w:rPr>
        <w:t>Bug</w:t>
      </w:r>
      <w:r w:rsidRPr="00E66F9C">
        <w:rPr>
          <w:rFonts w:ascii="Times New Roman" w:hAnsi="Times New Roman" w:hint="eastAsia"/>
          <w:noProof/>
        </w:rPr>
        <w:t>管理</w:t>
      </w:r>
      <w:r>
        <w:rPr>
          <w:noProof/>
        </w:rPr>
        <w:tab/>
      </w:r>
      <w:r>
        <w:rPr>
          <w:noProof/>
        </w:rPr>
        <w:fldChar w:fldCharType="begin"/>
      </w:r>
      <w:r>
        <w:rPr>
          <w:noProof/>
        </w:rPr>
        <w:instrText xml:space="preserve"> PAGEREF _Toc451702750 \h </w:instrText>
      </w:r>
      <w:r>
        <w:rPr>
          <w:noProof/>
        </w:rPr>
      </w:r>
      <w:r>
        <w:rPr>
          <w:noProof/>
        </w:rPr>
        <w:fldChar w:fldCharType="separate"/>
      </w:r>
      <w:r>
        <w:rPr>
          <w:noProof/>
        </w:rPr>
        <w:t>42</w:t>
      </w:r>
      <w:r>
        <w:rPr>
          <w:noProof/>
        </w:rPr>
        <w:fldChar w:fldCharType="end"/>
      </w:r>
    </w:p>
    <w:p w14:paraId="07B8F584" w14:textId="5AD64A82"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5.2.2</w:t>
      </w:r>
      <w:r w:rsidRPr="00E66F9C">
        <w:rPr>
          <w:rFonts w:ascii="Times New Roman" w:hAnsi="Times New Roman" w:hint="eastAsia"/>
          <w:noProof/>
        </w:rPr>
        <w:t>项目管理</w:t>
      </w:r>
      <w:r>
        <w:rPr>
          <w:noProof/>
        </w:rPr>
        <w:tab/>
      </w:r>
      <w:r>
        <w:rPr>
          <w:noProof/>
        </w:rPr>
        <w:fldChar w:fldCharType="begin"/>
      </w:r>
      <w:r>
        <w:rPr>
          <w:noProof/>
        </w:rPr>
        <w:instrText xml:space="preserve"> PAGEREF _Toc451702751 \h </w:instrText>
      </w:r>
      <w:r>
        <w:rPr>
          <w:noProof/>
        </w:rPr>
      </w:r>
      <w:r>
        <w:rPr>
          <w:noProof/>
        </w:rPr>
        <w:fldChar w:fldCharType="separate"/>
      </w:r>
      <w:r>
        <w:rPr>
          <w:noProof/>
        </w:rPr>
        <w:t>43</w:t>
      </w:r>
      <w:r>
        <w:rPr>
          <w:noProof/>
        </w:rPr>
        <w:fldChar w:fldCharType="end"/>
      </w:r>
    </w:p>
    <w:p w14:paraId="5DAF8498" w14:textId="7EE11DC2"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5.3</w:t>
      </w:r>
      <w:r w:rsidRPr="00E66F9C">
        <w:rPr>
          <w:rFonts w:ascii="Times New Roman" w:hAnsi="Times New Roman" w:hint="eastAsia"/>
          <w:noProof/>
        </w:rPr>
        <w:t>工作流配置模块</w:t>
      </w:r>
      <w:r>
        <w:rPr>
          <w:noProof/>
        </w:rPr>
        <w:tab/>
      </w:r>
      <w:r>
        <w:rPr>
          <w:noProof/>
        </w:rPr>
        <w:fldChar w:fldCharType="begin"/>
      </w:r>
      <w:r>
        <w:rPr>
          <w:noProof/>
        </w:rPr>
        <w:instrText xml:space="preserve"> PAGEREF _Toc451702752 \h </w:instrText>
      </w:r>
      <w:r>
        <w:rPr>
          <w:noProof/>
        </w:rPr>
      </w:r>
      <w:r>
        <w:rPr>
          <w:noProof/>
        </w:rPr>
        <w:fldChar w:fldCharType="separate"/>
      </w:r>
      <w:r>
        <w:rPr>
          <w:noProof/>
        </w:rPr>
        <w:t>44</w:t>
      </w:r>
      <w:r>
        <w:rPr>
          <w:noProof/>
        </w:rPr>
        <w:fldChar w:fldCharType="end"/>
      </w:r>
    </w:p>
    <w:p w14:paraId="317EAB8A" w14:textId="1D3F9E6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5.3.1</w:t>
      </w:r>
      <w:r w:rsidRPr="00E66F9C">
        <w:rPr>
          <w:rFonts w:ascii="Times New Roman" w:hAnsi="Times New Roman" w:hint="eastAsia"/>
          <w:noProof/>
        </w:rPr>
        <w:t>模型管理</w:t>
      </w:r>
      <w:r>
        <w:rPr>
          <w:noProof/>
        </w:rPr>
        <w:tab/>
      </w:r>
      <w:r>
        <w:rPr>
          <w:noProof/>
        </w:rPr>
        <w:fldChar w:fldCharType="begin"/>
      </w:r>
      <w:r>
        <w:rPr>
          <w:noProof/>
        </w:rPr>
        <w:instrText xml:space="preserve"> PAGEREF _Toc451702753 \h </w:instrText>
      </w:r>
      <w:r>
        <w:rPr>
          <w:noProof/>
        </w:rPr>
      </w:r>
      <w:r>
        <w:rPr>
          <w:noProof/>
        </w:rPr>
        <w:fldChar w:fldCharType="separate"/>
      </w:r>
      <w:r>
        <w:rPr>
          <w:noProof/>
        </w:rPr>
        <w:t>44</w:t>
      </w:r>
      <w:r>
        <w:rPr>
          <w:noProof/>
        </w:rPr>
        <w:fldChar w:fldCharType="end"/>
      </w:r>
    </w:p>
    <w:p w14:paraId="63878B52" w14:textId="2CABAF4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5.3.2</w:t>
      </w:r>
      <w:r w:rsidRPr="00E66F9C">
        <w:rPr>
          <w:rFonts w:ascii="Times New Roman" w:hAnsi="Times New Roman" w:hint="eastAsia"/>
          <w:noProof/>
        </w:rPr>
        <w:t>流程管理</w:t>
      </w:r>
      <w:r>
        <w:rPr>
          <w:noProof/>
        </w:rPr>
        <w:tab/>
      </w:r>
      <w:r>
        <w:rPr>
          <w:noProof/>
        </w:rPr>
        <w:fldChar w:fldCharType="begin"/>
      </w:r>
      <w:r>
        <w:rPr>
          <w:noProof/>
        </w:rPr>
        <w:instrText xml:space="preserve"> PAGEREF _Toc451702754 \h </w:instrText>
      </w:r>
      <w:r>
        <w:rPr>
          <w:noProof/>
        </w:rPr>
      </w:r>
      <w:r>
        <w:rPr>
          <w:noProof/>
        </w:rPr>
        <w:fldChar w:fldCharType="separate"/>
      </w:r>
      <w:r>
        <w:rPr>
          <w:noProof/>
        </w:rPr>
        <w:t>45</w:t>
      </w:r>
      <w:r>
        <w:rPr>
          <w:noProof/>
        </w:rPr>
        <w:fldChar w:fldCharType="end"/>
      </w:r>
    </w:p>
    <w:p w14:paraId="61F8BFD9" w14:textId="5171026D"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5.4</w:t>
      </w:r>
      <w:r w:rsidRPr="00E66F9C">
        <w:rPr>
          <w:rFonts w:ascii="Times New Roman" w:hAnsi="Times New Roman" w:hint="eastAsia"/>
          <w:noProof/>
        </w:rPr>
        <w:t>即时通讯模块</w:t>
      </w:r>
      <w:r>
        <w:rPr>
          <w:noProof/>
        </w:rPr>
        <w:tab/>
      </w:r>
      <w:r>
        <w:rPr>
          <w:noProof/>
        </w:rPr>
        <w:fldChar w:fldCharType="begin"/>
      </w:r>
      <w:r>
        <w:rPr>
          <w:noProof/>
        </w:rPr>
        <w:instrText xml:space="preserve"> PAGEREF _Toc451702755 \h </w:instrText>
      </w:r>
      <w:r>
        <w:rPr>
          <w:noProof/>
        </w:rPr>
      </w:r>
      <w:r>
        <w:rPr>
          <w:noProof/>
        </w:rPr>
        <w:fldChar w:fldCharType="separate"/>
      </w:r>
      <w:r>
        <w:rPr>
          <w:noProof/>
        </w:rPr>
        <w:t>45</w:t>
      </w:r>
      <w:r>
        <w:rPr>
          <w:noProof/>
        </w:rPr>
        <w:fldChar w:fldCharType="end"/>
      </w:r>
    </w:p>
    <w:p w14:paraId="1EE4D9BA" w14:textId="7776E73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5.4.1</w:t>
      </w:r>
      <w:r w:rsidRPr="00E66F9C">
        <w:rPr>
          <w:rFonts w:ascii="Times New Roman" w:hAnsi="Times New Roman" w:hint="eastAsia"/>
          <w:noProof/>
        </w:rPr>
        <w:t>站内通知</w:t>
      </w:r>
      <w:r>
        <w:rPr>
          <w:noProof/>
        </w:rPr>
        <w:tab/>
      </w:r>
      <w:r>
        <w:rPr>
          <w:noProof/>
        </w:rPr>
        <w:fldChar w:fldCharType="begin"/>
      </w:r>
      <w:r>
        <w:rPr>
          <w:noProof/>
        </w:rPr>
        <w:instrText xml:space="preserve"> PAGEREF _Toc451702756 \h </w:instrText>
      </w:r>
      <w:r>
        <w:rPr>
          <w:noProof/>
        </w:rPr>
      </w:r>
      <w:r>
        <w:rPr>
          <w:noProof/>
        </w:rPr>
        <w:fldChar w:fldCharType="separate"/>
      </w:r>
      <w:r>
        <w:rPr>
          <w:noProof/>
        </w:rPr>
        <w:t>45</w:t>
      </w:r>
      <w:r>
        <w:rPr>
          <w:noProof/>
        </w:rPr>
        <w:fldChar w:fldCharType="end"/>
      </w:r>
    </w:p>
    <w:p w14:paraId="4C816BA4" w14:textId="2790033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5.4.2</w:t>
      </w:r>
      <w:r w:rsidRPr="00E66F9C">
        <w:rPr>
          <w:rFonts w:ascii="Times New Roman" w:hAnsi="Times New Roman" w:hint="eastAsia"/>
          <w:noProof/>
        </w:rPr>
        <w:t>简单实时聊天</w:t>
      </w:r>
      <w:r>
        <w:rPr>
          <w:noProof/>
        </w:rPr>
        <w:tab/>
      </w:r>
      <w:r>
        <w:rPr>
          <w:noProof/>
        </w:rPr>
        <w:fldChar w:fldCharType="begin"/>
      </w:r>
      <w:r>
        <w:rPr>
          <w:noProof/>
        </w:rPr>
        <w:instrText xml:space="preserve"> PAGEREF _Toc451702757 \h </w:instrText>
      </w:r>
      <w:r>
        <w:rPr>
          <w:noProof/>
        </w:rPr>
      </w:r>
      <w:r>
        <w:rPr>
          <w:noProof/>
        </w:rPr>
        <w:fldChar w:fldCharType="separate"/>
      </w:r>
      <w:r>
        <w:rPr>
          <w:noProof/>
        </w:rPr>
        <w:t>46</w:t>
      </w:r>
      <w:r>
        <w:rPr>
          <w:noProof/>
        </w:rPr>
        <w:fldChar w:fldCharType="end"/>
      </w:r>
    </w:p>
    <w:p w14:paraId="1C0B5FD3" w14:textId="5AD91D17"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6</w:t>
      </w:r>
      <w:r w:rsidRPr="00E66F9C">
        <w:rPr>
          <w:rFonts w:ascii="Times New Roman" w:hAnsi="Times New Roman" w:hint="eastAsia"/>
          <w:noProof/>
        </w:rPr>
        <w:t>系统实现</w:t>
      </w:r>
      <w:r>
        <w:rPr>
          <w:noProof/>
        </w:rPr>
        <w:tab/>
      </w:r>
      <w:r>
        <w:rPr>
          <w:noProof/>
        </w:rPr>
        <w:fldChar w:fldCharType="begin"/>
      </w:r>
      <w:r>
        <w:rPr>
          <w:noProof/>
        </w:rPr>
        <w:instrText xml:space="preserve"> PAGEREF _Toc451702758 \h </w:instrText>
      </w:r>
      <w:r>
        <w:rPr>
          <w:noProof/>
        </w:rPr>
      </w:r>
      <w:r>
        <w:rPr>
          <w:noProof/>
        </w:rPr>
        <w:fldChar w:fldCharType="separate"/>
      </w:r>
      <w:r>
        <w:rPr>
          <w:noProof/>
        </w:rPr>
        <w:t>47</w:t>
      </w:r>
      <w:r>
        <w:rPr>
          <w:noProof/>
        </w:rPr>
        <w:fldChar w:fldCharType="end"/>
      </w:r>
    </w:p>
    <w:p w14:paraId="7B67F50B" w14:textId="563DE4B4"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lastRenderedPageBreak/>
        <w:t>6.1</w:t>
      </w:r>
      <w:r w:rsidRPr="00E66F9C">
        <w:rPr>
          <w:rFonts w:ascii="Times New Roman" w:hAnsi="Times New Roman" w:hint="eastAsia"/>
          <w:noProof/>
        </w:rPr>
        <w:t>基础信息管理</w:t>
      </w:r>
      <w:r>
        <w:rPr>
          <w:noProof/>
        </w:rPr>
        <w:tab/>
      </w:r>
      <w:r>
        <w:rPr>
          <w:noProof/>
        </w:rPr>
        <w:fldChar w:fldCharType="begin"/>
      </w:r>
      <w:r>
        <w:rPr>
          <w:noProof/>
        </w:rPr>
        <w:instrText xml:space="preserve"> PAGEREF _Toc451702759 \h </w:instrText>
      </w:r>
      <w:r>
        <w:rPr>
          <w:noProof/>
        </w:rPr>
      </w:r>
      <w:r>
        <w:rPr>
          <w:noProof/>
        </w:rPr>
        <w:fldChar w:fldCharType="separate"/>
      </w:r>
      <w:r>
        <w:rPr>
          <w:noProof/>
        </w:rPr>
        <w:t>47</w:t>
      </w:r>
      <w:r>
        <w:rPr>
          <w:noProof/>
        </w:rPr>
        <w:fldChar w:fldCharType="end"/>
      </w:r>
    </w:p>
    <w:p w14:paraId="5E30AD91" w14:textId="1F7BB61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6.1.1</w:t>
      </w:r>
      <w:r w:rsidRPr="00E66F9C">
        <w:rPr>
          <w:rFonts w:ascii="Times New Roman" w:hAnsi="Times New Roman" w:hint="eastAsia"/>
          <w:noProof/>
        </w:rPr>
        <w:t>用户管理</w:t>
      </w:r>
      <w:r>
        <w:rPr>
          <w:noProof/>
        </w:rPr>
        <w:tab/>
      </w:r>
      <w:r>
        <w:rPr>
          <w:noProof/>
        </w:rPr>
        <w:fldChar w:fldCharType="begin"/>
      </w:r>
      <w:r>
        <w:rPr>
          <w:noProof/>
        </w:rPr>
        <w:instrText xml:space="preserve"> PAGEREF _Toc451702760 \h </w:instrText>
      </w:r>
      <w:r>
        <w:rPr>
          <w:noProof/>
        </w:rPr>
      </w:r>
      <w:r>
        <w:rPr>
          <w:noProof/>
        </w:rPr>
        <w:fldChar w:fldCharType="separate"/>
      </w:r>
      <w:r>
        <w:rPr>
          <w:noProof/>
        </w:rPr>
        <w:t>47</w:t>
      </w:r>
      <w:r>
        <w:rPr>
          <w:noProof/>
        </w:rPr>
        <w:fldChar w:fldCharType="end"/>
      </w:r>
    </w:p>
    <w:p w14:paraId="0C7F7636" w14:textId="68047A7F"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6.1.2</w:t>
      </w:r>
      <w:r w:rsidRPr="00E66F9C">
        <w:rPr>
          <w:rFonts w:ascii="Times New Roman" w:hAnsi="Times New Roman" w:hint="eastAsia"/>
          <w:noProof/>
        </w:rPr>
        <w:t>角色权限管理</w:t>
      </w:r>
      <w:r>
        <w:rPr>
          <w:noProof/>
        </w:rPr>
        <w:tab/>
      </w:r>
      <w:r>
        <w:rPr>
          <w:noProof/>
        </w:rPr>
        <w:fldChar w:fldCharType="begin"/>
      </w:r>
      <w:r>
        <w:rPr>
          <w:noProof/>
        </w:rPr>
        <w:instrText xml:space="preserve"> PAGEREF _Toc451702761 \h </w:instrText>
      </w:r>
      <w:r>
        <w:rPr>
          <w:noProof/>
        </w:rPr>
      </w:r>
      <w:r>
        <w:rPr>
          <w:noProof/>
        </w:rPr>
        <w:fldChar w:fldCharType="separate"/>
      </w:r>
      <w:r>
        <w:rPr>
          <w:noProof/>
        </w:rPr>
        <w:t>47</w:t>
      </w:r>
      <w:r>
        <w:rPr>
          <w:noProof/>
        </w:rPr>
        <w:fldChar w:fldCharType="end"/>
      </w:r>
    </w:p>
    <w:p w14:paraId="10E6A3A0" w14:textId="0EDC4F8D"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6.1.3</w:t>
      </w:r>
      <w:r w:rsidRPr="00E66F9C">
        <w:rPr>
          <w:rFonts w:ascii="Times New Roman" w:hAnsi="Times New Roman" w:hint="eastAsia"/>
          <w:noProof/>
        </w:rPr>
        <w:t>字典管理</w:t>
      </w:r>
      <w:r>
        <w:rPr>
          <w:noProof/>
        </w:rPr>
        <w:tab/>
      </w:r>
      <w:r>
        <w:rPr>
          <w:noProof/>
        </w:rPr>
        <w:fldChar w:fldCharType="begin"/>
      </w:r>
      <w:r>
        <w:rPr>
          <w:noProof/>
        </w:rPr>
        <w:instrText xml:space="preserve"> PAGEREF _Toc451702762 \h </w:instrText>
      </w:r>
      <w:r>
        <w:rPr>
          <w:noProof/>
        </w:rPr>
      </w:r>
      <w:r>
        <w:rPr>
          <w:noProof/>
        </w:rPr>
        <w:fldChar w:fldCharType="separate"/>
      </w:r>
      <w:r>
        <w:rPr>
          <w:noProof/>
        </w:rPr>
        <w:t>49</w:t>
      </w:r>
      <w:r>
        <w:rPr>
          <w:noProof/>
        </w:rPr>
        <w:fldChar w:fldCharType="end"/>
      </w:r>
    </w:p>
    <w:p w14:paraId="7B1FF8D4" w14:textId="34E49FE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6.1.4</w:t>
      </w:r>
      <w:r w:rsidRPr="00E66F9C">
        <w:rPr>
          <w:rFonts w:ascii="Times New Roman" w:hAnsi="Times New Roman" w:hint="eastAsia"/>
          <w:noProof/>
        </w:rPr>
        <w:t>文件管理</w:t>
      </w:r>
      <w:r>
        <w:rPr>
          <w:noProof/>
        </w:rPr>
        <w:tab/>
      </w:r>
      <w:r>
        <w:rPr>
          <w:noProof/>
        </w:rPr>
        <w:fldChar w:fldCharType="begin"/>
      </w:r>
      <w:r>
        <w:rPr>
          <w:noProof/>
        </w:rPr>
        <w:instrText xml:space="preserve"> PAGEREF _Toc451702763 \h </w:instrText>
      </w:r>
      <w:r>
        <w:rPr>
          <w:noProof/>
        </w:rPr>
      </w:r>
      <w:r>
        <w:rPr>
          <w:noProof/>
        </w:rPr>
        <w:fldChar w:fldCharType="separate"/>
      </w:r>
      <w:r>
        <w:rPr>
          <w:noProof/>
        </w:rPr>
        <w:t>49</w:t>
      </w:r>
      <w:r>
        <w:rPr>
          <w:noProof/>
        </w:rPr>
        <w:fldChar w:fldCharType="end"/>
      </w:r>
    </w:p>
    <w:p w14:paraId="1499D6B4" w14:textId="41D725ED"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6.2</w:t>
      </w:r>
      <w:r w:rsidRPr="00E66F9C">
        <w:rPr>
          <w:rFonts w:ascii="Times New Roman" w:hAnsi="Times New Roman" w:hint="eastAsia"/>
          <w:noProof/>
        </w:rPr>
        <w:t>问题单管理模块</w:t>
      </w:r>
      <w:r>
        <w:rPr>
          <w:noProof/>
        </w:rPr>
        <w:tab/>
      </w:r>
      <w:r>
        <w:rPr>
          <w:noProof/>
        </w:rPr>
        <w:fldChar w:fldCharType="begin"/>
      </w:r>
      <w:r>
        <w:rPr>
          <w:noProof/>
        </w:rPr>
        <w:instrText xml:space="preserve"> PAGEREF _Toc451702764 \h </w:instrText>
      </w:r>
      <w:r>
        <w:rPr>
          <w:noProof/>
        </w:rPr>
      </w:r>
      <w:r>
        <w:rPr>
          <w:noProof/>
        </w:rPr>
        <w:fldChar w:fldCharType="separate"/>
      </w:r>
      <w:r>
        <w:rPr>
          <w:noProof/>
        </w:rPr>
        <w:t>50</w:t>
      </w:r>
      <w:r>
        <w:rPr>
          <w:noProof/>
        </w:rPr>
        <w:fldChar w:fldCharType="end"/>
      </w:r>
    </w:p>
    <w:p w14:paraId="6CCE6A44" w14:textId="364FD919"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6.2.1</w:t>
      </w:r>
      <w:r w:rsidR="00E940CF">
        <w:rPr>
          <w:rFonts w:ascii="Times New Roman" w:hAnsi="Times New Roman"/>
          <w:noProof/>
        </w:rPr>
        <w:t xml:space="preserve"> </w:t>
      </w:r>
      <w:r w:rsidRPr="00E66F9C">
        <w:rPr>
          <w:rFonts w:ascii="Times New Roman" w:hAnsi="Times New Roman"/>
          <w:noProof/>
        </w:rPr>
        <w:t xml:space="preserve">Bug </w:t>
      </w:r>
      <w:r w:rsidRPr="00E66F9C">
        <w:rPr>
          <w:rFonts w:ascii="Times New Roman" w:hAnsi="Times New Roman" w:hint="eastAsia"/>
          <w:noProof/>
        </w:rPr>
        <w:t>管理</w:t>
      </w:r>
      <w:r>
        <w:rPr>
          <w:noProof/>
        </w:rPr>
        <w:tab/>
      </w:r>
      <w:r>
        <w:rPr>
          <w:noProof/>
        </w:rPr>
        <w:fldChar w:fldCharType="begin"/>
      </w:r>
      <w:r>
        <w:rPr>
          <w:noProof/>
        </w:rPr>
        <w:instrText xml:space="preserve"> PAGEREF _Toc451702765 \h </w:instrText>
      </w:r>
      <w:r>
        <w:rPr>
          <w:noProof/>
        </w:rPr>
      </w:r>
      <w:r>
        <w:rPr>
          <w:noProof/>
        </w:rPr>
        <w:fldChar w:fldCharType="separate"/>
      </w:r>
      <w:r>
        <w:rPr>
          <w:noProof/>
        </w:rPr>
        <w:t>50</w:t>
      </w:r>
      <w:r>
        <w:rPr>
          <w:noProof/>
        </w:rPr>
        <w:fldChar w:fldCharType="end"/>
      </w:r>
    </w:p>
    <w:p w14:paraId="45CF995B" w14:textId="4E79EB9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6.2.2</w:t>
      </w:r>
      <w:r w:rsidRPr="00E66F9C">
        <w:rPr>
          <w:rFonts w:ascii="Times New Roman" w:hAnsi="Times New Roman" w:hint="eastAsia"/>
          <w:noProof/>
        </w:rPr>
        <w:t>项目管理</w:t>
      </w:r>
      <w:r>
        <w:rPr>
          <w:noProof/>
        </w:rPr>
        <w:tab/>
      </w:r>
      <w:r>
        <w:rPr>
          <w:noProof/>
        </w:rPr>
        <w:fldChar w:fldCharType="begin"/>
      </w:r>
      <w:r>
        <w:rPr>
          <w:noProof/>
        </w:rPr>
        <w:instrText xml:space="preserve"> PAGEREF _Toc451702766 \h </w:instrText>
      </w:r>
      <w:r>
        <w:rPr>
          <w:noProof/>
        </w:rPr>
      </w:r>
      <w:r>
        <w:rPr>
          <w:noProof/>
        </w:rPr>
        <w:fldChar w:fldCharType="separate"/>
      </w:r>
      <w:r>
        <w:rPr>
          <w:noProof/>
        </w:rPr>
        <w:t>50</w:t>
      </w:r>
      <w:r>
        <w:rPr>
          <w:noProof/>
        </w:rPr>
        <w:fldChar w:fldCharType="end"/>
      </w:r>
    </w:p>
    <w:p w14:paraId="483B0C34" w14:textId="3048545F"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6.3</w:t>
      </w:r>
      <w:r w:rsidRPr="00E66F9C">
        <w:rPr>
          <w:rFonts w:ascii="Times New Roman" w:hAnsi="Times New Roman" w:hint="eastAsia"/>
          <w:noProof/>
        </w:rPr>
        <w:t>工作流配置模块</w:t>
      </w:r>
      <w:r>
        <w:rPr>
          <w:noProof/>
        </w:rPr>
        <w:tab/>
      </w:r>
      <w:r>
        <w:rPr>
          <w:noProof/>
        </w:rPr>
        <w:fldChar w:fldCharType="begin"/>
      </w:r>
      <w:r>
        <w:rPr>
          <w:noProof/>
        </w:rPr>
        <w:instrText xml:space="preserve"> PAGEREF _Toc451702767 \h </w:instrText>
      </w:r>
      <w:r>
        <w:rPr>
          <w:noProof/>
        </w:rPr>
      </w:r>
      <w:r>
        <w:rPr>
          <w:noProof/>
        </w:rPr>
        <w:fldChar w:fldCharType="separate"/>
      </w:r>
      <w:r>
        <w:rPr>
          <w:noProof/>
        </w:rPr>
        <w:t>52</w:t>
      </w:r>
      <w:r>
        <w:rPr>
          <w:noProof/>
        </w:rPr>
        <w:fldChar w:fldCharType="end"/>
      </w:r>
    </w:p>
    <w:p w14:paraId="1C50000F" w14:textId="61D9948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6.3.1</w:t>
      </w:r>
      <w:r w:rsidRPr="00E66F9C">
        <w:rPr>
          <w:rFonts w:ascii="Times New Roman" w:hAnsi="Times New Roman" w:hint="eastAsia"/>
          <w:noProof/>
        </w:rPr>
        <w:t>模型管理</w:t>
      </w:r>
      <w:r>
        <w:rPr>
          <w:noProof/>
        </w:rPr>
        <w:tab/>
      </w:r>
      <w:r>
        <w:rPr>
          <w:noProof/>
        </w:rPr>
        <w:fldChar w:fldCharType="begin"/>
      </w:r>
      <w:r>
        <w:rPr>
          <w:noProof/>
        </w:rPr>
        <w:instrText xml:space="preserve"> PAGEREF _Toc451702768 \h </w:instrText>
      </w:r>
      <w:r>
        <w:rPr>
          <w:noProof/>
        </w:rPr>
      </w:r>
      <w:r>
        <w:rPr>
          <w:noProof/>
        </w:rPr>
        <w:fldChar w:fldCharType="separate"/>
      </w:r>
      <w:r>
        <w:rPr>
          <w:noProof/>
        </w:rPr>
        <w:t>52</w:t>
      </w:r>
      <w:r>
        <w:rPr>
          <w:noProof/>
        </w:rPr>
        <w:fldChar w:fldCharType="end"/>
      </w:r>
    </w:p>
    <w:p w14:paraId="441EF8C5" w14:textId="73230A74"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6.3.2</w:t>
      </w:r>
      <w:r w:rsidRPr="00E66F9C">
        <w:rPr>
          <w:rFonts w:ascii="Times New Roman" w:hAnsi="Times New Roman" w:hint="eastAsia"/>
          <w:noProof/>
        </w:rPr>
        <w:t>流程管理</w:t>
      </w:r>
      <w:r>
        <w:rPr>
          <w:noProof/>
        </w:rPr>
        <w:tab/>
      </w:r>
      <w:r>
        <w:rPr>
          <w:noProof/>
        </w:rPr>
        <w:fldChar w:fldCharType="begin"/>
      </w:r>
      <w:r>
        <w:rPr>
          <w:noProof/>
        </w:rPr>
        <w:instrText xml:space="preserve"> PAGEREF _Toc451702769 \h </w:instrText>
      </w:r>
      <w:r>
        <w:rPr>
          <w:noProof/>
        </w:rPr>
      </w:r>
      <w:r>
        <w:rPr>
          <w:noProof/>
        </w:rPr>
        <w:fldChar w:fldCharType="separate"/>
      </w:r>
      <w:r>
        <w:rPr>
          <w:noProof/>
        </w:rPr>
        <w:t>53</w:t>
      </w:r>
      <w:r>
        <w:rPr>
          <w:noProof/>
        </w:rPr>
        <w:fldChar w:fldCharType="end"/>
      </w:r>
    </w:p>
    <w:p w14:paraId="733A75AE" w14:textId="2254EC11"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6.4</w:t>
      </w:r>
      <w:r w:rsidRPr="00E66F9C">
        <w:rPr>
          <w:rFonts w:ascii="Times New Roman" w:hAnsi="Times New Roman" w:hint="eastAsia"/>
          <w:noProof/>
        </w:rPr>
        <w:t>即时通讯模块</w:t>
      </w:r>
      <w:r>
        <w:rPr>
          <w:noProof/>
        </w:rPr>
        <w:tab/>
      </w:r>
      <w:r>
        <w:rPr>
          <w:noProof/>
        </w:rPr>
        <w:fldChar w:fldCharType="begin"/>
      </w:r>
      <w:r>
        <w:rPr>
          <w:noProof/>
        </w:rPr>
        <w:instrText xml:space="preserve"> PAGEREF _Toc451702770 \h </w:instrText>
      </w:r>
      <w:r>
        <w:rPr>
          <w:noProof/>
        </w:rPr>
      </w:r>
      <w:r>
        <w:rPr>
          <w:noProof/>
        </w:rPr>
        <w:fldChar w:fldCharType="separate"/>
      </w:r>
      <w:r>
        <w:rPr>
          <w:noProof/>
        </w:rPr>
        <w:t>53</w:t>
      </w:r>
      <w:r>
        <w:rPr>
          <w:noProof/>
        </w:rPr>
        <w:fldChar w:fldCharType="end"/>
      </w:r>
    </w:p>
    <w:p w14:paraId="24C1856E" w14:textId="2EF11F9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6.4.1</w:t>
      </w:r>
      <w:r w:rsidRPr="00E66F9C">
        <w:rPr>
          <w:rFonts w:ascii="Times New Roman" w:hAnsi="Times New Roman" w:hint="eastAsia"/>
          <w:noProof/>
        </w:rPr>
        <w:t>站内通知</w:t>
      </w:r>
      <w:r>
        <w:rPr>
          <w:noProof/>
        </w:rPr>
        <w:tab/>
      </w:r>
      <w:r>
        <w:rPr>
          <w:noProof/>
        </w:rPr>
        <w:fldChar w:fldCharType="begin"/>
      </w:r>
      <w:r>
        <w:rPr>
          <w:noProof/>
        </w:rPr>
        <w:instrText xml:space="preserve"> PAGEREF _Toc451702771 \h </w:instrText>
      </w:r>
      <w:r>
        <w:rPr>
          <w:noProof/>
        </w:rPr>
      </w:r>
      <w:r>
        <w:rPr>
          <w:noProof/>
        </w:rPr>
        <w:fldChar w:fldCharType="separate"/>
      </w:r>
      <w:r>
        <w:rPr>
          <w:noProof/>
        </w:rPr>
        <w:t>53</w:t>
      </w:r>
      <w:r>
        <w:rPr>
          <w:noProof/>
        </w:rPr>
        <w:fldChar w:fldCharType="end"/>
      </w:r>
    </w:p>
    <w:p w14:paraId="2F28921F" w14:textId="7356C943"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6.4.2</w:t>
      </w:r>
      <w:r w:rsidRPr="00E66F9C">
        <w:rPr>
          <w:rFonts w:ascii="Times New Roman" w:hAnsi="Times New Roman" w:hint="eastAsia"/>
          <w:noProof/>
        </w:rPr>
        <w:t>简单聊天</w:t>
      </w:r>
      <w:r>
        <w:rPr>
          <w:noProof/>
        </w:rPr>
        <w:tab/>
      </w:r>
      <w:r>
        <w:rPr>
          <w:noProof/>
        </w:rPr>
        <w:fldChar w:fldCharType="begin"/>
      </w:r>
      <w:r>
        <w:rPr>
          <w:noProof/>
        </w:rPr>
        <w:instrText xml:space="preserve"> PAGEREF _Toc451702772 \h </w:instrText>
      </w:r>
      <w:r>
        <w:rPr>
          <w:noProof/>
        </w:rPr>
      </w:r>
      <w:r>
        <w:rPr>
          <w:noProof/>
        </w:rPr>
        <w:fldChar w:fldCharType="separate"/>
      </w:r>
      <w:r>
        <w:rPr>
          <w:noProof/>
        </w:rPr>
        <w:t>54</w:t>
      </w:r>
      <w:r>
        <w:rPr>
          <w:noProof/>
        </w:rPr>
        <w:fldChar w:fldCharType="end"/>
      </w:r>
    </w:p>
    <w:p w14:paraId="427A7BD7" w14:textId="6373F983"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7</w:t>
      </w:r>
      <w:r w:rsidRPr="00E66F9C">
        <w:rPr>
          <w:rFonts w:ascii="Times New Roman" w:hAnsi="Times New Roman" w:hint="eastAsia"/>
          <w:noProof/>
        </w:rPr>
        <w:t>总结</w:t>
      </w:r>
      <w:r>
        <w:rPr>
          <w:noProof/>
        </w:rPr>
        <w:tab/>
      </w:r>
      <w:r>
        <w:rPr>
          <w:noProof/>
        </w:rPr>
        <w:fldChar w:fldCharType="begin"/>
      </w:r>
      <w:r>
        <w:rPr>
          <w:noProof/>
        </w:rPr>
        <w:instrText xml:space="preserve"> PAGEREF _Toc451702773 \h </w:instrText>
      </w:r>
      <w:r>
        <w:rPr>
          <w:noProof/>
        </w:rPr>
      </w:r>
      <w:r>
        <w:rPr>
          <w:noProof/>
        </w:rPr>
        <w:fldChar w:fldCharType="separate"/>
      </w:r>
      <w:r>
        <w:rPr>
          <w:noProof/>
        </w:rPr>
        <w:t>55</w:t>
      </w:r>
      <w:r>
        <w:rPr>
          <w:noProof/>
        </w:rPr>
        <w:fldChar w:fldCharType="end"/>
      </w:r>
    </w:p>
    <w:p w14:paraId="6FEDB301" w14:textId="7337FF4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7.1</w:t>
      </w:r>
      <w:r w:rsidRPr="00E66F9C">
        <w:rPr>
          <w:rFonts w:ascii="Times New Roman" w:hAnsi="Times New Roman" w:hint="eastAsia"/>
          <w:noProof/>
        </w:rPr>
        <w:t>系统存在不足</w:t>
      </w:r>
      <w:r>
        <w:rPr>
          <w:noProof/>
        </w:rPr>
        <w:tab/>
      </w:r>
      <w:r>
        <w:rPr>
          <w:noProof/>
        </w:rPr>
        <w:fldChar w:fldCharType="begin"/>
      </w:r>
      <w:r>
        <w:rPr>
          <w:noProof/>
        </w:rPr>
        <w:instrText xml:space="preserve"> PAGEREF _Toc451702774 \h </w:instrText>
      </w:r>
      <w:r>
        <w:rPr>
          <w:noProof/>
        </w:rPr>
      </w:r>
      <w:r>
        <w:rPr>
          <w:noProof/>
        </w:rPr>
        <w:fldChar w:fldCharType="separate"/>
      </w:r>
      <w:r>
        <w:rPr>
          <w:noProof/>
        </w:rPr>
        <w:t>56</w:t>
      </w:r>
      <w:r>
        <w:rPr>
          <w:noProof/>
        </w:rPr>
        <w:fldChar w:fldCharType="end"/>
      </w:r>
    </w:p>
    <w:p w14:paraId="0CF92DA5" w14:textId="4648A407"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7.2</w:t>
      </w:r>
      <w:r w:rsidRPr="00E66F9C">
        <w:rPr>
          <w:rFonts w:ascii="Times New Roman" w:hAnsi="Times New Roman" w:hint="eastAsia"/>
          <w:noProof/>
        </w:rPr>
        <w:t>改进方案</w:t>
      </w:r>
      <w:r>
        <w:rPr>
          <w:noProof/>
        </w:rPr>
        <w:tab/>
      </w:r>
      <w:r>
        <w:rPr>
          <w:noProof/>
        </w:rPr>
        <w:fldChar w:fldCharType="begin"/>
      </w:r>
      <w:r>
        <w:rPr>
          <w:noProof/>
        </w:rPr>
        <w:instrText xml:space="preserve"> PAGEREF _Toc451702775 \h </w:instrText>
      </w:r>
      <w:r>
        <w:rPr>
          <w:noProof/>
        </w:rPr>
      </w:r>
      <w:r>
        <w:rPr>
          <w:noProof/>
        </w:rPr>
        <w:fldChar w:fldCharType="separate"/>
      </w:r>
      <w:r>
        <w:rPr>
          <w:noProof/>
        </w:rPr>
        <w:t>56</w:t>
      </w:r>
      <w:r>
        <w:rPr>
          <w:noProof/>
        </w:rPr>
        <w:fldChar w:fldCharType="end"/>
      </w:r>
    </w:p>
    <w:p w14:paraId="4E58C538" w14:textId="77777777"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hint="eastAsia"/>
          <w:noProof/>
        </w:rPr>
        <w:t>致谢</w:t>
      </w:r>
      <w:r>
        <w:rPr>
          <w:noProof/>
        </w:rPr>
        <w:tab/>
      </w:r>
      <w:r>
        <w:rPr>
          <w:noProof/>
        </w:rPr>
        <w:fldChar w:fldCharType="begin"/>
      </w:r>
      <w:r>
        <w:rPr>
          <w:noProof/>
        </w:rPr>
        <w:instrText xml:space="preserve"> PAGEREF _Toc451702776 \h </w:instrText>
      </w:r>
      <w:r>
        <w:rPr>
          <w:noProof/>
        </w:rPr>
      </w:r>
      <w:r>
        <w:rPr>
          <w:noProof/>
        </w:rPr>
        <w:fldChar w:fldCharType="separate"/>
      </w:r>
      <w:r>
        <w:rPr>
          <w:noProof/>
        </w:rPr>
        <w:t>57</w:t>
      </w:r>
      <w:r>
        <w:rPr>
          <w:noProof/>
        </w:rPr>
        <w:fldChar w:fldCharType="end"/>
      </w:r>
    </w:p>
    <w:p w14:paraId="3E92CA9D" w14:textId="77777777"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hint="eastAsia"/>
          <w:noProof/>
        </w:rPr>
        <w:t>参考文献</w:t>
      </w:r>
      <w:r>
        <w:rPr>
          <w:noProof/>
        </w:rPr>
        <w:tab/>
      </w:r>
      <w:r>
        <w:rPr>
          <w:noProof/>
        </w:rPr>
        <w:fldChar w:fldCharType="begin"/>
      </w:r>
      <w:r>
        <w:rPr>
          <w:noProof/>
        </w:rPr>
        <w:instrText xml:space="preserve"> PAGEREF _Toc451702777 \h </w:instrText>
      </w:r>
      <w:r>
        <w:rPr>
          <w:noProof/>
        </w:rPr>
      </w:r>
      <w:r>
        <w:rPr>
          <w:noProof/>
        </w:rPr>
        <w:fldChar w:fldCharType="separate"/>
      </w:r>
      <w:r>
        <w:rPr>
          <w:noProof/>
        </w:rPr>
        <w:t>58</w:t>
      </w:r>
      <w:r>
        <w:rPr>
          <w:noProof/>
        </w:rPr>
        <w:fldChar w:fldCharType="end"/>
      </w:r>
    </w:p>
    <w:p w14:paraId="5A43120F" w14:textId="77777777" w:rsidR="00CC44A5" w:rsidRPr="00CB1DBB" w:rsidRDefault="00A95CCE" w:rsidP="00CB1DBB">
      <w:pPr>
        <w:ind w:firstLineChars="83" w:firstLine="199"/>
        <w:rPr>
          <w:rFonts w:ascii="Times New Roman" w:hAnsi="Times New Roman"/>
          <w:lang w:eastAsia="zh-CN"/>
        </w:rPr>
        <w:sectPr w:rsidR="00CC44A5" w:rsidRPr="00CB1DBB" w:rsidSect="00222F9F">
          <w:headerReference w:type="even" r:id="rId8"/>
          <w:headerReference w:type="default" r:id="rId9"/>
          <w:footerReference w:type="even" r:id="rId10"/>
          <w:footerReference w:type="default" r:id="rId11"/>
          <w:headerReference w:type="first" r:id="rId12"/>
          <w:footerReference w:type="first" r:id="rId13"/>
          <w:pgSz w:w="11900" w:h="16840"/>
          <w:pgMar w:top="1418" w:right="1134" w:bottom="1418" w:left="1588" w:header="709" w:footer="709" w:gutter="0"/>
          <w:pgNumType w:fmt="upperRoman" w:start="1"/>
          <w:cols w:space="708"/>
          <w:docGrid w:linePitch="360"/>
        </w:sectPr>
      </w:pPr>
      <w:r w:rsidRPr="00CB1DBB">
        <w:rPr>
          <w:rFonts w:ascii="Times New Roman" w:hAnsi="Times New Roman"/>
          <w:lang w:eastAsia="zh-CN"/>
        </w:rPr>
        <w:fldChar w:fldCharType="end"/>
      </w:r>
    </w:p>
    <w:p w14:paraId="5A18AAC8" w14:textId="77777777" w:rsidR="002676EC" w:rsidRPr="00CB1DBB" w:rsidRDefault="00CB1DBB" w:rsidP="00ED12C3">
      <w:pPr>
        <w:pStyle w:val="a9"/>
        <w:ind w:firstLine="720"/>
      </w:pPr>
      <w:r>
        <w:rPr>
          <w:rFonts w:hint="eastAsia"/>
        </w:rPr>
        <w:lastRenderedPageBreak/>
        <w:t>基于</w:t>
      </w:r>
      <w:r w:rsidR="00552E0E" w:rsidRPr="00ED12C3">
        <w:rPr>
          <w:rFonts w:ascii="Times New Roman" w:hAnsi="Times New Roman"/>
        </w:rPr>
        <w:t>SSH</w:t>
      </w:r>
      <w:r w:rsidR="00552E0E" w:rsidRPr="00CB1DBB">
        <w:rPr>
          <w:rFonts w:hint="eastAsia"/>
        </w:rPr>
        <w:t>的</w:t>
      </w:r>
      <w:r w:rsidR="0066016B">
        <w:rPr>
          <w:rFonts w:ascii="Times New Roman" w:hAnsi="Times New Roman"/>
        </w:rPr>
        <w:t>Bug</w:t>
      </w:r>
      <w:r w:rsidR="00552E0E" w:rsidRPr="00CB1DBB">
        <w:rPr>
          <w:rFonts w:hint="eastAsia"/>
        </w:rPr>
        <w:t>管理系统</w:t>
      </w:r>
      <w:r w:rsidR="00552E0E" w:rsidRPr="00CB1DBB">
        <w:t>的设计与实现</w:t>
      </w:r>
    </w:p>
    <w:p w14:paraId="7F5C929E" w14:textId="77777777" w:rsidR="00552E0E" w:rsidRPr="00CB1DBB" w:rsidRDefault="00552E0E" w:rsidP="00CB1DBB">
      <w:pPr>
        <w:ind w:firstLine="480"/>
        <w:rPr>
          <w:rFonts w:ascii="Times New Roman" w:hAnsi="Times New Roman"/>
          <w:lang w:eastAsia="zh-CN"/>
        </w:rPr>
      </w:pPr>
    </w:p>
    <w:p w14:paraId="1D71C10B" w14:textId="77777777" w:rsidR="00380416" w:rsidRPr="00CB1DBB" w:rsidRDefault="00380416" w:rsidP="00CB1DBB">
      <w:pPr>
        <w:pStyle w:val="a6"/>
        <w:ind w:firstLineChars="0" w:firstLine="0"/>
        <w:rPr>
          <w:rFonts w:ascii="Times New Roman" w:hAnsi="Times New Roman"/>
          <w:lang w:eastAsia="zh-CN"/>
        </w:rPr>
      </w:pPr>
      <w:bookmarkStart w:id="2" w:name="OLE_LINK13"/>
      <w:bookmarkStart w:id="3" w:name="OLE_LINK14"/>
      <w:r w:rsidRPr="00CB1DBB">
        <w:rPr>
          <w:rFonts w:ascii="Times New Roman" w:eastAsia="SimHei" w:hAnsi="Times New Roman" w:hint="eastAsia"/>
          <w:sz w:val="24"/>
          <w:lang w:eastAsia="zh-CN"/>
        </w:rPr>
        <w:t>摘要</w:t>
      </w:r>
      <w:r w:rsidRPr="00CB1DBB">
        <w:rPr>
          <w:rFonts w:ascii="Times New Roman" w:hAnsi="Times New Roman" w:hint="eastAsia"/>
          <w:lang w:eastAsia="zh-CN"/>
        </w:rPr>
        <w:t>：</w:t>
      </w:r>
      <w:bookmarkStart w:id="4" w:name="OLE_LINK1"/>
      <w:bookmarkStart w:id="5" w:name="OLE_LINK2"/>
      <w:r w:rsidR="00E40905" w:rsidRPr="00CB1DBB">
        <w:rPr>
          <w:rFonts w:ascii="Times New Roman" w:hAnsi="Times New Roman" w:hint="eastAsia"/>
          <w:lang w:eastAsia="zh-CN"/>
        </w:rPr>
        <w:t>随着</w:t>
      </w:r>
      <w:r w:rsidR="00E40905" w:rsidRPr="00CB1DBB">
        <w:rPr>
          <w:rFonts w:ascii="Times New Roman" w:hAnsi="Times New Roman"/>
          <w:lang w:eastAsia="zh-CN"/>
        </w:rPr>
        <w:t>互联网浪潮的兴起</w:t>
      </w:r>
      <w:r w:rsidR="00E40905" w:rsidRPr="00CB1DBB">
        <w:rPr>
          <w:rFonts w:ascii="Times New Roman" w:hAnsi="Times New Roman" w:hint="eastAsia"/>
          <w:lang w:eastAsia="zh-CN"/>
        </w:rPr>
        <w:t>，</w:t>
      </w:r>
      <w:r w:rsidR="00E40905" w:rsidRPr="00CB1DBB">
        <w:rPr>
          <w:rFonts w:ascii="Times New Roman" w:hAnsi="Times New Roman"/>
          <w:lang w:eastAsia="zh-CN"/>
        </w:rPr>
        <w:t>市场上的</w:t>
      </w:r>
      <w:r w:rsidR="00E40905" w:rsidRPr="00CB1DBB">
        <w:rPr>
          <w:rFonts w:ascii="Times New Roman" w:hAnsi="Times New Roman" w:hint="eastAsia"/>
          <w:lang w:eastAsia="zh-CN"/>
        </w:rPr>
        <w:t>软件种类繁多，</w:t>
      </w:r>
      <w:r w:rsidR="00E40905" w:rsidRPr="00CB1DBB">
        <w:rPr>
          <w:rFonts w:ascii="Times New Roman" w:hAnsi="Times New Roman"/>
          <w:lang w:eastAsia="zh-CN"/>
        </w:rPr>
        <w:t>对于软件来说，</w:t>
      </w:r>
      <w:r w:rsidR="008E3B48">
        <w:rPr>
          <w:rFonts w:ascii="Times New Roman" w:hAnsi="Times New Roman" w:hint="eastAsia"/>
          <w:lang w:eastAsia="zh-CN"/>
        </w:rPr>
        <w:t>确保</w:t>
      </w:r>
      <w:r w:rsidR="00BE26A2">
        <w:rPr>
          <w:rFonts w:ascii="Times New Roman" w:hAnsi="Times New Roman"/>
          <w:lang w:eastAsia="zh-CN"/>
        </w:rPr>
        <w:t>软件</w:t>
      </w:r>
      <w:r w:rsidR="00E40905" w:rsidRPr="00CB1DBB">
        <w:rPr>
          <w:rFonts w:ascii="Times New Roman" w:hAnsi="Times New Roman"/>
          <w:lang w:eastAsia="zh-CN"/>
        </w:rPr>
        <w:t>的</w:t>
      </w:r>
      <w:r w:rsidR="00E40905" w:rsidRPr="00CB1DBB">
        <w:rPr>
          <w:rFonts w:ascii="Times New Roman" w:hAnsi="Times New Roman" w:hint="eastAsia"/>
          <w:lang w:eastAsia="zh-CN"/>
        </w:rPr>
        <w:t>软件质量</w:t>
      </w:r>
      <w:r w:rsidR="00E40905" w:rsidRPr="00CB1DBB">
        <w:rPr>
          <w:rFonts w:ascii="Times New Roman" w:hAnsi="Times New Roman"/>
          <w:lang w:eastAsia="zh-CN"/>
        </w:rPr>
        <w:t>是最基本也是最</w:t>
      </w:r>
      <w:r w:rsidR="00E40905" w:rsidRPr="00CB1DBB">
        <w:rPr>
          <w:rFonts w:ascii="Times New Roman" w:hAnsi="Times New Roman" w:hint="eastAsia"/>
          <w:lang w:eastAsia="zh-CN"/>
        </w:rPr>
        <w:t>重</w:t>
      </w:r>
      <w:r w:rsidR="007A38E1">
        <w:rPr>
          <w:rFonts w:ascii="Times New Roman" w:hAnsi="Times New Roman"/>
          <w:lang w:eastAsia="zh-CN"/>
        </w:rPr>
        <w:t>要</w:t>
      </w:r>
      <w:r w:rsidR="007A38E1">
        <w:rPr>
          <w:rFonts w:ascii="Times New Roman" w:hAnsi="Times New Roman" w:hint="eastAsia"/>
          <w:lang w:eastAsia="zh-CN"/>
        </w:rPr>
        <w:t>的</w:t>
      </w:r>
      <w:r w:rsidR="00452085">
        <w:rPr>
          <w:rFonts w:ascii="Times New Roman" w:hAnsi="Times New Roman"/>
          <w:lang w:eastAsia="zh-CN"/>
        </w:rPr>
        <w:t>，</w:t>
      </w:r>
      <w:r w:rsidR="00452085">
        <w:rPr>
          <w:rFonts w:ascii="Times New Roman" w:hAnsi="Times New Roman" w:hint="eastAsia"/>
          <w:lang w:eastAsia="zh-CN"/>
        </w:rPr>
        <w:t>因此</w:t>
      </w:r>
      <w:r w:rsidR="00452085" w:rsidRPr="00CB1DBB">
        <w:rPr>
          <w:rFonts w:ascii="Times New Roman" w:hAnsi="Times New Roman"/>
          <w:lang w:eastAsia="zh-CN"/>
        </w:rPr>
        <w:t>一个简单、</w:t>
      </w:r>
      <w:r w:rsidR="00452085" w:rsidRPr="00CB1DBB">
        <w:rPr>
          <w:rFonts w:ascii="Times New Roman" w:hAnsi="Times New Roman" w:hint="eastAsia"/>
          <w:lang w:eastAsia="zh-CN"/>
        </w:rPr>
        <w:t>灵活</w:t>
      </w:r>
      <w:r w:rsidR="00452085" w:rsidRPr="00CB1DBB">
        <w:rPr>
          <w:rFonts w:ascii="Times New Roman" w:hAnsi="Times New Roman"/>
          <w:lang w:eastAsia="zh-CN"/>
        </w:rPr>
        <w:t>、</w:t>
      </w:r>
      <w:r w:rsidR="00452085" w:rsidRPr="00CB1DBB">
        <w:rPr>
          <w:rFonts w:ascii="Times New Roman" w:hAnsi="Times New Roman" w:hint="eastAsia"/>
          <w:lang w:eastAsia="zh-CN"/>
        </w:rPr>
        <w:t>实用</w:t>
      </w:r>
      <w:r w:rsidR="00452085" w:rsidRPr="00CB1DBB">
        <w:rPr>
          <w:rFonts w:ascii="Times New Roman" w:hAnsi="Times New Roman"/>
          <w:lang w:eastAsia="zh-CN"/>
        </w:rPr>
        <w:t>的</w:t>
      </w:r>
      <w:r w:rsidR="0066016B">
        <w:rPr>
          <w:rFonts w:ascii="Times New Roman" w:hAnsi="Times New Roman" w:hint="eastAsia"/>
          <w:lang w:eastAsia="zh-CN"/>
        </w:rPr>
        <w:t>Bug</w:t>
      </w:r>
      <w:r w:rsidR="00452085" w:rsidRPr="00CB1DBB">
        <w:rPr>
          <w:rFonts w:ascii="Times New Roman" w:hAnsi="Times New Roman" w:hint="eastAsia"/>
          <w:lang w:eastAsia="zh-CN"/>
        </w:rPr>
        <w:t>管理</w:t>
      </w:r>
      <w:r w:rsidR="00452085" w:rsidRPr="00CB1DBB">
        <w:rPr>
          <w:rFonts w:ascii="Times New Roman" w:hAnsi="Times New Roman"/>
          <w:lang w:eastAsia="zh-CN"/>
        </w:rPr>
        <w:t>系统显得十分必要</w:t>
      </w:r>
      <w:r w:rsidR="00452085">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管理系统是一个</w:t>
      </w:r>
      <w:r w:rsidR="00452085">
        <w:rPr>
          <w:rFonts w:ascii="Times New Roman" w:hAnsi="Times New Roman" w:hint="eastAsia"/>
          <w:lang w:eastAsia="zh-CN"/>
        </w:rPr>
        <w:t>管理</w:t>
      </w:r>
      <w:r w:rsidRPr="00CB1DBB">
        <w:rPr>
          <w:rFonts w:ascii="Times New Roman" w:hAnsi="Times New Roman" w:hint="eastAsia"/>
          <w:lang w:eastAsia="zh-CN"/>
        </w:rPr>
        <w:t>缺陷</w:t>
      </w:r>
      <w:r w:rsidR="00487CB9">
        <w:rPr>
          <w:rFonts w:ascii="Times New Roman" w:hAnsi="Times New Roman"/>
          <w:lang w:eastAsia="zh-CN"/>
        </w:rPr>
        <w:t>的</w:t>
      </w:r>
      <w:r w:rsidR="001B60BF" w:rsidRPr="00CB1DBB">
        <w:rPr>
          <w:rFonts w:ascii="Times New Roman" w:hAnsi="Times New Roman" w:hint="eastAsia"/>
          <w:lang w:eastAsia="zh-CN"/>
        </w:rPr>
        <w:t>系统，</w:t>
      </w:r>
      <w:r w:rsidR="00E40905">
        <w:rPr>
          <w:rFonts w:ascii="Times New Roman" w:hAnsi="Times New Roman"/>
          <w:lang w:eastAsia="zh-CN"/>
        </w:rPr>
        <w:t>本文</w:t>
      </w:r>
      <w:r w:rsidR="001B60BF" w:rsidRPr="00CB1DBB">
        <w:rPr>
          <w:rFonts w:ascii="Times New Roman" w:hAnsi="Times New Roman"/>
          <w:lang w:eastAsia="zh-CN"/>
        </w:rPr>
        <w:t>基于</w:t>
      </w:r>
      <w:r w:rsidRPr="00CB1DBB">
        <w:rPr>
          <w:rFonts w:ascii="Times New Roman" w:hAnsi="Times New Roman" w:hint="eastAsia"/>
          <w:lang w:eastAsia="zh-CN"/>
        </w:rPr>
        <w:t xml:space="preserve">SSH </w:t>
      </w:r>
      <w:r w:rsidRPr="00CB1DBB">
        <w:rPr>
          <w:rFonts w:ascii="Times New Roman" w:hAnsi="Times New Roman" w:hint="eastAsia"/>
          <w:lang w:eastAsia="zh-CN"/>
        </w:rPr>
        <w:t>（</w:t>
      </w:r>
      <w:r w:rsidRPr="00CB1DBB">
        <w:rPr>
          <w:rFonts w:ascii="Times New Roman" w:hAnsi="Times New Roman" w:hint="eastAsia"/>
          <w:lang w:eastAsia="zh-CN"/>
        </w:rPr>
        <w:t>Spring</w:t>
      </w:r>
      <w:r w:rsidRPr="00CB1DBB">
        <w:rPr>
          <w:rFonts w:ascii="Times New Roman" w:hAnsi="Times New Roman"/>
          <w:lang w:eastAsia="zh-CN"/>
        </w:rPr>
        <w:t xml:space="preserve"> </w:t>
      </w:r>
      <w:r w:rsidRPr="00CB1DBB">
        <w:rPr>
          <w:rFonts w:ascii="Times New Roman" w:hAnsi="Times New Roman" w:hint="eastAsia"/>
          <w:lang w:eastAsia="zh-CN"/>
        </w:rPr>
        <w:t>MVC</w:t>
      </w:r>
      <w:r w:rsidRPr="00CB1DBB">
        <w:rPr>
          <w:rFonts w:ascii="Times New Roman" w:hAnsi="Times New Roman" w:hint="eastAsia"/>
          <w:lang w:eastAsia="zh-CN"/>
        </w:rPr>
        <w:t>、</w:t>
      </w:r>
      <w:r w:rsidRPr="00CB1DBB">
        <w:rPr>
          <w:rFonts w:ascii="Times New Roman" w:hAnsi="Times New Roman" w:hint="eastAsia"/>
          <w:lang w:eastAsia="zh-CN"/>
        </w:rPr>
        <w:t>Spring</w:t>
      </w:r>
      <w:r w:rsidRPr="00CB1DBB">
        <w:rPr>
          <w:rFonts w:ascii="Times New Roman" w:hAnsi="Times New Roman" w:hint="eastAsia"/>
          <w:lang w:eastAsia="zh-CN"/>
        </w:rPr>
        <w:t>、</w:t>
      </w:r>
      <w:r w:rsidRPr="00CB1DBB">
        <w:rPr>
          <w:rFonts w:ascii="Times New Roman" w:hAnsi="Times New Roman" w:hint="eastAsia"/>
          <w:lang w:eastAsia="zh-CN"/>
        </w:rPr>
        <w:t>Hibernate</w:t>
      </w:r>
      <w:r w:rsidRPr="00CB1DBB">
        <w:rPr>
          <w:rFonts w:ascii="Times New Roman" w:hAnsi="Times New Roman" w:hint="eastAsia"/>
          <w:lang w:eastAsia="zh-CN"/>
        </w:rPr>
        <w:t>）</w:t>
      </w:r>
      <w:r w:rsidR="007C6D86" w:rsidRPr="00CB1DBB">
        <w:rPr>
          <w:rFonts w:ascii="Times New Roman" w:hAnsi="Times New Roman"/>
          <w:lang w:eastAsia="zh-CN"/>
        </w:rPr>
        <w:t>并</w:t>
      </w:r>
      <w:r w:rsidRPr="00CB1DBB">
        <w:rPr>
          <w:rFonts w:ascii="Times New Roman" w:hAnsi="Times New Roman" w:hint="eastAsia"/>
          <w:lang w:eastAsia="zh-CN"/>
        </w:rPr>
        <w:t>集成了目前流行的工作流引擎（</w:t>
      </w:r>
      <w:r w:rsidRPr="00CB1DBB">
        <w:rPr>
          <w:rFonts w:ascii="Times New Roman" w:hAnsi="Times New Roman" w:hint="eastAsia"/>
          <w:lang w:eastAsia="zh-CN"/>
        </w:rPr>
        <w:t>Workflow Engine</w:t>
      </w:r>
      <w:r w:rsidRPr="00CB1DBB">
        <w:rPr>
          <w:rFonts w:ascii="Times New Roman" w:hAnsi="Times New Roman" w:hint="eastAsia"/>
          <w:lang w:eastAsia="zh-CN"/>
        </w:rPr>
        <w:t>）框架</w:t>
      </w:r>
      <w:r w:rsidRPr="00CB1DBB">
        <w:rPr>
          <w:rFonts w:ascii="Times New Roman" w:hAnsi="Times New Roman" w:hint="eastAsia"/>
          <w:lang w:eastAsia="zh-CN"/>
        </w:rPr>
        <w:t xml:space="preserve"> Activiti </w:t>
      </w:r>
      <w:r w:rsidR="007C6D86" w:rsidRPr="00CB1DBB">
        <w:rPr>
          <w:rFonts w:ascii="Times New Roman" w:hAnsi="Times New Roman" w:hint="eastAsia"/>
          <w:lang w:eastAsia="zh-CN"/>
        </w:rPr>
        <w:t>等</w:t>
      </w:r>
      <w:r w:rsidR="007C6D86" w:rsidRPr="00CB1DBB">
        <w:rPr>
          <w:rFonts w:ascii="Times New Roman" w:hAnsi="Times New Roman"/>
          <w:lang w:eastAsia="zh-CN"/>
        </w:rPr>
        <w:t>开源</w:t>
      </w:r>
      <w:r w:rsidR="007C6D86" w:rsidRPr="00CB1DBB">
        <w:rPr>
          <w:rFonts w:ascii="Times New Roman" w:hAnsi="Times New Roman" w:hint="eastAsia"/>
          <w:lang w:eastAsia="zh-CN"/>
        </w:rPr>
        <w:t>项目实现</w:t>
      </w:r>
      <w:r w:rsidRPr="00CB1DBB">
        <w:rPr>
          <w:rFonts w:ascii="Times New Roman" w:hAnsi="Times New Roman" w:hint="eastAsia"/>
          <w:lang w:eastAsia="zh-CN"/>
        </w:rPr>
        <w:t>。</w:t>
      </w:r>
      <w:r w:rsidR="00171245" w:rsidRPr="00CB1DBB">
        <w:rPr>
          <w:rFonts w:ascii="Times New Roman" w:hAnsi="Times New Roman" w:hint="eastAsia"/>
          <w:lang w:eastAsia="zh-CN"/>
        </w:rPr>
        <w:t>本</w:t>
      </w:r>
      <w:r w:rsidR="00171245" w:rsidRPr="00CB1DBB">
        <w:rPr>
          <w:rFonts w:ascii="Times New Roman" w:hAnsi="Times New Roman"/>
          <w:lang w:eastAsia="zh-CN"/>
        </w:rPr>
        <w:t xml:space="preserve"> </w:t>
      </w:r>
      <w:r w:rsidR="0066016B">
        <w:rPr>
          <w:rFonts w:ascii="Times New Roman" w:hAnsi="Times New Roman"/>
          <w:lang w:eastAsia="zh-CN"/>
        </w:rPr>
        <w:t>Bug</w:t>
      </w:r>
      <w:r w:rsidR="00171245" w:rsidRPr="00CB1DBB">
        <w:rPr>
          <w:rFonts w:ascii="Times New Roman" w:hAnsi="Times New Roman" w:hint="eastAsia"/>
          <w:lang w:eastAsia="zh-CN"/>
        </w:rPr>
        <w:t>管理</w:t>
      </w:r>
      <w:r w:rsidR="00171245" w:rsidRPr="00CB1DBB">
        <w:rPr>
          <w:rFonts w:ascii="Times New Roman" w:hAnsi="Times New Roman"/>
          <w:lang w:eastAsia="zh-CN"/>
        </w:rPr>
        <w:t>系统</w:t>
      </w:r>
      <w:r w:rsidR="006472FE" w:rsidRPr="00CB1DBB">
        <w:rPr>
          <w:rFonts w:ascii="Times New Roman" w:hAnsi="Times New Roman" w:hint="eastAsia"/>
          <w:lang w:eastAsia="zh-CN"/>
        </w:rPr>
        <w:t>可以</w:t>
      </w:r>
      <w:r w:rsidR="00E016F9" w:rsidRPr="00CB1DBB">
        <w:rPr>
          <w:rFonts w:ascii="Times New Roman" w:hAnsi="Times New Roman" w:hint="eastAsia"/>
          <w:lang w:eastAsia="zh-CN"/>
        </w:rPr>
        <w:t>简化</w:t>
      </w:r>
      <w:r w:rsidR="0066016B">
        <w:rPr>
          <w:rFonts w:ascii="Times New Roman" w:hAnsi="Times New Roman"/>
          <w:lang w:eastAsia="zh-CN"/>
        </w:rPr>
        <w:t>Bug</w:t>
      </w:r>
      <w:r w:rsidR="00E016F9" w:rsidRPr="00CB1DBB">
        <w:rPr>
          <w:rFonts w:ascii="Times New Roman" w:hAnsi="Times New Roman" w:hint="eastAsia"/>
          <w:lang w:eastAsia="zh-CN"/>
        </w:rPr>
        <w:t>流转</w:t>
      </w:r>
      <w:r w:rsidR="00E016F9" w:rsidRPr="00CB1DBB">
        <w:rPr>
          <w:rFonts w:ascii="Times New Roman" w:hAnsi="Times New Roman"/>
          <w:lang w:eastAsia="zh-CN"/>
        </w:rPr>
        <w:t>流程，</w:t>
      </w:r>
      <w:r w:rsidR="00B26C3D">
        <w:rPr>
          <w:rFonts w:ascii="Times New Roman" w:hAnsi="Times New Roman" w:hint="eastAsia"/>
          <w:lang w:eastAsia="zh-CN"/>
        </w:rPr>
        <w:t>追踪</w:t>
      </w:r>
      <w:r w:rsidR="00B26C3D">
        <w:rPr>
          <w:rFonts w:ascii="Times New Roman" w:hAnsi="Times New Roman"/>
          <w:lang w:eastAsia="zh-CN"/>
        </w:rPr>
        <w:t>、</w:t>
      </w:r>
      <w:r w:rsidR="00B26C3D">
        <w:rPr>
          <w:rFonts w:ascii="Times New Roman" w:hAnsi="Times New Roman" w:hint="eastAsia"/>
          <w:lang w:eastAsia="zh-CN"/>
        </w:rPr>
        <w:t>分析</w:t>
      </w:r>
      <w:r w:rsidR="0066016B">
        <w:rPr>
          <w:rFonts w:ascii="Times New Roman" w:hAnsi="Times New Roman"/>
          <w:lang w:eastAsia="zh-CN"/>
        </w:rPr>
        <w:t>Bug</w:t>
      </w:r>
      <w:r w:rsidR="00B26C3D">
        <w:rPr>
          <w:rFonts w:ascii="Times New Roman" w:hAnsi="Times New Roman"/>
          <w:lang w:eastAsia="zh-CN"/>
        </w:rPr>
        <w:t>，</w:t>
      </w:r>
      <w:r w:rsidR="00B26C3D">
        <w:rPr>
          <w:rFonts w:ascii="Times New Roman" w:hAnsi="Times New Roman" w:hint="eastAsia"/>
          <w:lang w:eastAsia="zh-CN"/>
        </w:rPr>
        <w:t>从而</w:t>
      </w:r>
      <w:r w:rsidR="00E016F9" w:rsidRPr="00CB1DBB">
        <w:rPr>
          <w:rFonts w:ascii="Times New Roman" w:hAnsi="Times New Roman" w:hint="eastAsia"/>
          <w:lang w:eastAsia="zh-CN"/>
        </w:rPr>
        <w:t>保证</w:t>
      </w:r>
      <w:r w:rsidR="00E016F9" w:rsidRPr="00CB1DBB">
        <w:rPr>
          <w:rFonts w:ascii="Times New Roman" w:hAnsi="Times New Roman"/>
          <w:lang w:eastAsia="zh-CN"/>
        </w:rPr>
        <w:t>软件的质量。</w:t>
      </w:r>
      <w:r w:rsidR="001116B2" w:rsidRPr="00CB1DBB">
        <w:rPr>
          <w:rFonts w:ascii="Times New Roman" w:hAnsi="Times New Roman"/>
          <w:lang w:eastAsia="zh-CN"/>
        </w:rPr>
        <w:t>本系统</w:t>
      </w:r>
      <w:r w:rsidR="001116B2" w:rsidRPr="00CB1DBB">
        <w:rPr>
          <w:rFonts w:ascii="Times New Roman" w:hAnsi="Times New Roman" w:hint="eastAsia"/>
          <w:lang w:eastAsia="zh-CN"/>
        </w:rPr>
        <w:t>在</w:t>
      </w:r>
      <w:r w:rsidR="006F61AC" w:rsidRPr="00CB1DBB">
        <w:rPr>
          <w:rFonts w:ascii="Times New Roman" w:hAnsi="Times New Roman" w:hint="eastAsia"/>
          <w:lang w:eastAsia="zh-CN"/>
        </w:rPr>
        <w:t>设计上</w:t>
      </w:r>
      <w:r w:rsidR="006F61AC" w:rsidRPr="00CB1DBB">
        <w:rPr>
          <w:rFonts w:ascii="Times New Roman" w:hAnsi="Times New Roman"/>
          <w:lang w:eastAsia="zh-CN"/>
        </w:rPr>
        <w:t>进行模块划分，</w:t>
      </w:r>
      <w:bookmarkStart w:id="6" w:name="OLE_LINK9"/>
      <w:bookmarkStart w:id="7" w:name="OLE_LINK10"/>
      <w:r w:rsidR="006F61AC" w:rsidRPr="00CB1DBB">
        <w:rPr>
          <w:rFonts w:ascii="Times New Roman" w:hAnsi="Times New Roman"/>
          <w:lang w:eastAsia="zh-CN"/>
        </w:rPr>
        <w:t>共划分为</w:t>
      </w:r>
      <w:r w:rsidR="00E40905">
        <w:rPr>
          <w:rFonts w:ascii="Times New Roman" w:hAnsi="Times New Roman"/>
          <w:lang w:eastAsia="zh-CN"/>
        </w:rPr>
        <w:t>基础信息管理</w:t>
      </w:r>
      <w:r w:rsidR="006F61AC" w:rsidRPr="00CB1DBB">
        <w:rPr>
          <w:rFonts w:ascii="Times New Roman" w:hAnsi="Times New Roman"/>
          <w:lang w:eastAsia="zh-CN"/>
        </w:rPr>
        <w:t>模块、</w:t>
      </w:r>
      <w:r w:rsidR="00E40905">
        <w:rPr>
          <w:rFonts w:ascii="Times New Roman" w:hAnsi="Times New Roman"/>
          <w:lang w:eastAsia="zh-CN"/>
        </w:rPr>
        <w:t>问题单管理</w:t>
      </w:r>
      <w:r w:rsidR="006F61AC" w:rsidRPr="00CB1DBB">
        <w:rPr>
          <w:rFonts w:ascii="Times New Roman" w:hAnsi="Times New Roman" w:hint="eastAsia"/>
          <w:lang w:eastAsia="zh-CN"/>
        </w:rPr>
        <w:t>模块</w:t>
      </w:r>
      <w:r w:rsidR="006F61AC" w:rsidRPr="00CB1DBB">
        <w:rPr>
          <w:rFonts w:ascii="Times New Roman" w:hAnsi="Times New Roman"/>
          <w:lang w:eastAsia="zh-CN"/>
        </w:rPr>
        <w:t>、</w:t>
      </w:r>
      <w:r w:rsidR="006F61AC" w:rsidRPr="00CB1DBB">
        <w:rPr>
          <w:rFonts w:ascii="Times New Roman" w:hAnsi="Times New Roman" w:hint="eastAsia"/>
          <w:lang w:eastAsia="zh-CN"/>
        </w:rPr>
        <w:t>工作流</w:t>
      </w:r>
      <w:r w:rsidR="00235197">
        <w:rPr>
          <w:rFonts w:ascii="Times New Roman" w:hAnsi="Times New Roman"/>
          <w:lang w:eastAsia="zh-CN"/>
        </w:rPr>
        <w:t>配置</w:t>
      </w:r>
      <w:r w:rsidR="006F61AC" w:rsidRPr="00CB1DBB">
        <w:rPr>
          <w:rFonts w:ascii="Times New Roman" w:hAnsi="Times New Roman"/>
          <w:lang w:eastAsia="zh-CN"/>
        </w:rPr>
        <w:t>模块、</w:t>
      </w:r>
      <w:r w:rsidR="00E40905">
        <w:rPr>
          <w:rFonts w:ascii="Times New Roman" w:hAnsi="Times New Roman"/>
          <w:lang w:eastAsia="zh-CN"/>
        </w:rPr>
        <w:t>项目</w:t>
      </w:r>
      <w:r w:rsidR="00E40905">
        <w:rPr>
          <w:rFonts w:ascii="Times New Roman" w:hAnsi="Times New Roman" w:hint="eastAsia"/>
          <w:lang w:eastAsia="zh-CN"/>
        </w:rPr>
        <w:t>成员</w:t>
      </w:r>
      <w:r w:rsidR="00E40905">
        <w:rPr>
          <w:rFonts w:ascii="Times New Roman" w:hAnsi="Times New Roman"/>
          <w:lang w:eastAsia="zh-CN"/>
        </w:rPr>
        <w:t>即时</w:t>
      </w:r>
      <w:r w:rsidR="006F61AC" w:rsidRPr="00CB1DBB">
        <w:rPr>
          <w:rFonts w:ascii="Times New Roman" w:hAnsi="Times New Roman" w:hint="eastAsia"/>
          <w:lang w:eastAsia="zh-CN"/>
        </w:rPr>
        <w:t>通信</w:t>
      </w:r>
      <w:r w:rsidR="006F61AC" w:rsidRPr="00CB1DBB">
        <w:rPr>
          <w:rFonts w:ascii="Times New Roman" w:hAnsi="Times New Roman"/>
          <w:lang w:eastAsia="zh-CN"/>
        </w:rPr>
        <w:t>模块</w:t>
      </w:r>
      <w:bookmarkEnd w:id="6"/>
      <w:bookmarkEnd w:id="7"/>
      <w:r w:rsidR="006F61AC" w:rsidRPr="00CB1DBB">
        <w:rPr>
          <w:rFonts w:ascii="Times New Roman" w:hAnsi="Times New Roman"/>
          <w:lang w:eastAsia="zh-CN"/>
        </w:rPr>
        <w:t>4</w:t>
      </w:r>
      <w:r w:rsidR="00D70085" w:rsidRPr="00CB1DBB">
        <w:rPr>
          <w:rFonts w:ascii="Times New Roman" w:hAnsi="Times New Roman" w:hint="eastAsia"/>
          <w:lang w:eastAsia="zh-CN"/>
        </w:rPr>
        <w:t>大</w:t>
      </w:r>
      <w:r w:rsidR="006F61AC" w:rsidRPr="00CB1DBB">
        <w:rPr>
          <w:rFonts w:ascii="Times New Roman" w:hAnsi="Times New Roman" w:hint="eastAsia"/>
          <w:lang w:eastAsia="zh-CN"/>
        </w:rPr>
        <w:t>模块</w:t>
      </w:r>
      <w:r w:rsidR="001116B2" w:rsidRPr="00CB1DBB">
        <w:rPr>
          <w:rFonts w:ascii="Times New Roman" w:hAnsi="Times New Roman"/>
          <w:lang w:eastAsia="zh-CN"/>
        </w:rPr>
        <w:t>，</w:t>
      </w:r>
      <w:r w:rsidR="001116B2" w:rsidRPr="00CB1DBB">
        <w:rPr>
          <w:rFonts w:ascii="Times New Roman" w:hAnsi="Times New Roman" w:hint="eastAsia"/>
          <w:lang w:eastAsia="zh-CN"/>
        </w:rPr>
        <w:t>每个</w:t>
      </w:r>
      <w:r w:rsidR="001116B2" w:rsidRPr="00CB1DBB">
        <w:rPr>
          <w:rFonts w:ascii="Times New Roman" w:hAnsi="Times New Roman"/>
          <w:lang w:eastAsia="zh-CN"/>
        </w:rPr>
        <w:t>模块进行分层设计，体现</w:t>
      </w:r>
      <w:r w:rsidR="001116B2" w:rsidRPr="00CB1DBB">
        <w:rPr>
          <w:rFonts w:ascii="Times New Roman" w:hAnsi="Times New Roman" w:hint="eastAsia"/>
          <w:lang w:eastAsia="zh-CN"/>
        </w:rPr>
        <w:t>高内聚</w:t>
      </w:r>
      <w:r w:rsidR="001116B2" w:rsidRPr="00CB1DBB">
        <w:rPr>
          <w:rFonts w:ascii="Times New Roman" w:hAnsi="Times New Roman"/>
          <w:lang w:eastAsia="zh-CN"/>
        </w:rPr>
        <w:t>低耦合</w:t>
      </w:r>
      <w:r w:rsidR="000E57E5" w:rsidRPr="00CB1DBB">
        <w:rPr>
          <w:rFonts w:ascii="Times New Roman" w:hAnsi="Times New Roman"/>
          <w:lang w:eastAsia="zh-CN"/>
        </w:rPr>
        <w:t>设计思想</w:t>
      </w:r>
      <w:r w:rsidRPr="00CB1DBB">
        <w:rPr>
          <w:rFonts w:ascii="Times New Roman" w:hAnsi="Times New Roman" w:hint="eastAsia"/>
          <w:lang w:eastAsia="zh-CN"/>
        </w:rPr>
        <w:t>。</w:t>
      </w:r>
      <w:r w:rsidR="00E13D14" w:rsidRPr="00CB1DBB">
        <w:rPr>
          <w:rFonts w:ascii="Times New Roman" w:hAnsi="Times New Roman"/>
          <w:lang w:eastAsia="zh-CN"/>
        </w:rPr>
        <w:t>本</w:t>
      </w:r>
      <w:r w:rsidR="0066016B">
        <w:rPr>
          <w:rFonts w:ascii="Times New Roman" w:hAnsi="Times New Roman"/>
          <w:lang w:eastAsia="zh-CN"/>
        </w:rPr>
        <w:t>Bug</w:t>
      </w:r>
      <w:r w:rsidR="00E13D14" w:rsidRPr="00CB1DBB">
        <w:rPr>
          <w:rFonts w:ascii="Times New Roman" w:hAnsi="Times New Roman" w:hint="eastAsia"/>
          <w:lang w:eastAsia="zh-CN"/>
        </w:rPr>
        <w:t>管理</w:t>
      </w:r>
      <w:r w:rsidR="00E13D14" w:rsidRPr="00CB1DBB">
        <w:rPr>
          <w:rFonts w:ascii="Times New Roman" w:hAnsi="Times New Roman"/>
          <w:lang w:eastAsia="zh-CN"/>
        </w:rPr>
        <w:t>系统</w:t>
      </w:r>
      <w:r w:rsidR="00E13D14" w:rsidRPr="00CB1DBB">
        <w:rPr>
          <w:rFonts w:ascii="Times New Roman" w:hAnsi="Times New Roman" w:hint="eastAsia"/>
          <w:lang w:eastAsia="zh-CN"/>
        </w:rPr>
        <w:t>基于</w:t>
      </w:r>
      <w:r w:rsidR="00E13D14" w:rsidRPr="00CB1DBB">
        <w:rPr>
          <w:rFonts w:ascii="Times New Roman" w:hAnsi="Times New Roman"/>
          <w:lang w:eastAsia="zh-CN"/>
        </w:rPr>
        <w:t>工作流引擎，</w:t>
      </w:r>
      <w:r w:rsidR="00E13D14" w:rsidRPr="00CB1DBB">
        <w:rPr>
          <w:rFonts w:ascii="Times New Roman" w:hAnsi="Times New Roman" w:hint="eastAsia"/>
          <w:lang w:eastAsia="zh-CN"/>
        </w:rPr>
        <w:t>可以</w:t>
      </w:r>
      <w:r w:rsidR="00E13D14" w:rsidRPr="00CB1DBB">
        <w:rPr>
          <w:rFonts w:ascii="Times New Roman" w:hAnsi="Times New Roman"/>
          <w:lang w:eastAsia="zh-CN"/>
        </w:rPr>
        <w:t>实时的追踪、</w:t>
      </w:r>
      <w:r w:rsidR="00E13D14" w:rsidRPr="00CB1DBB">
        <w:rPr>
          <w:rFonts w:ascii="Times New Roman" w:hAnsi="Times New Roman" w:hint="eastAsia"/>
          <w:lang w:eastAsia="zh-CN"/>
        </w:rPr>
        <w:t>统计</w:t>
      </w:r>
      <w:r w:rsidR="0066016B">
        <w:rPr>
          <w:rFonts w:ascii="Times New Roman" w:hAnsi="Times New Roman"/>
          <w:lang w:eastAsia="zh-CN"/>
        </w:rPr>
        <w:t>Bug</w:t>
      </w:r>
      <w:r w:rsidR="00E13D14" w:rsidRPr="00CB1DBB">
        <w:rPr>
          <w:rFonts w:ascii="Times New Roman" w:hAnsi="Times New Roman"/>
          <w:lang w:eastAsia="zh-CN"/>
        </w:rPr>
        <w:t>，</w:t>
      </w:r>
      <w:r w:rsidR="00E13D14" w:rsidRPr="00CB1DBB">
        <w:rPr>
          <w:rFonts w:ascii="Times New Roman" w:hAnsi="Times New Roman" w:hint="eastAsia"/>
          <w:lang w:eastAsia="zh-CN"/>
        </w:rPr>
        <w:t>也可以</w:t>
      </w:r>
      <w:r w:rsidR="00E13D14" w:rsidRPr="00CB1DBB">
        <w:rPr>
          <w:rFonts w:ascii="Times New Roman" w:hAnsi="Times New Roman"/>
          <w:lang w:eastAsia="zh-CN"/>
        </w:rPr>
        <w:t>根据团队需要</w:t>
      </w:r>
      <w:r w:rsidR="00E13D14" w:rsidRPr="00CB1DBB">
        <w:rPr>
          <w:rFonts w:ascii="Times New Roman" w:hAnsi="Times New Roman" w:hint="eastAsia"/>
          <w:lang w:eastAsia="zh-CN"/>
        </w:rPr>
        <w:t>调整</w:t>
      </w:r>
      <w:r w:rsidR="0066016B">
        <w:rPr>
          <w:rFonts w:ascii="Times New Roman" w:hAnsi="Times New Roman"/>
          <w:lang w:eastAsia="zh-CN"/>
        </w:rPr>
        <w:t>Bug</w:t>
      </w:r>
      <w:r w:rsidR="00E13D14" w:rsidRPr="00CB1DBB">
        <w:rPr>
          <w:rFonts w:ascii="Times New Roman" w:hAnsi="Times New Roman" w:hint="eastAsia"/>
          <w:lang w:eastAsia="zh-CN"/>
        </w:rPr>
        <w:t>流转</w:t>
      </w:r>
      <w:r w:rsidR="00E13D14" w:rsidRPr="00CB1DBB">
        <w:rPr>
          <w:rFonts w:ascii="Times New Roman" w:hAnsi="Times New Roman"/>
          <w:lang w:eastAsia="zh-CN"/>
        </w:rPr>
        <w:t>流程</w:t>
      </w:r>
      <w:r w:rsidR="0044796F" w:rsidRPr="00CB1DBB">
        <w:rPr>
          <w:rFonts w:ascii="Times New Roman" w:hAnsi="Times New Roman"/>
          <w:lang w:eastAsia="zh-CN"/>
        </w:rPr>
        <w:t>，</w:t>
      </w:r>
      <w:r w:rsidR="0044796F" w:rsidRPr="00CB1DBB">
        <w:rPr>
          <w:rFonts w:ascii="Times New Roman" w:hAnsi="Times New Roman" w:hint="eastAsia"/>
          <w:lang w:eastAsia="zh-CN"/>
        </w:rPr>
        <w:t>是一个</w:t>
      </w:r>
      <w:r w:rsidR="0044796F" w:rsidRPr="00CB1DBB">
        <w:rPr>
          <w:rFonts w:ascii="Times New Roman" w:hAnsi="Times New Roman"/>
          <w:lang w:eastAsia="zh-CN"/>
        </w:rPr>
        <w:t>简单、灵活、</w:t>
      </w:r>
      <w:r w:rsidR="0044796F" w:rsidRPr="00CB1DBB">
        <w:rPr>
          <w:rFonts w:ascii="Times New Roman" w:hAnsi="Times New Roman" w:hint="eastAsia"/>
          <w:lang w:eastAsia="zh-CN"/>
        </w:rPr>
        <w:t>实用</w:t>
      </w:r>
      <w:r w:rsidR="0044796F" w:rsidRPr="00CB1DBB">
        <w:rPr>
          <w:rFonts w:ascii="Times New Roman" w:hAnsi="Times New Roman"/>
          <w:lang w:eastAsia="zh-CN"/>
        </w:rPr>
        <w:t>的</w:t>
      </w:r>
      <w:r w:rsidR="0044796F" w:rsidRPr="00CB1DBB">
        <w:rPr>
          <w:rFonts w:ascii="Times New Roman" w:hAnsi="Times New Roman"/>
          <w:lang w:eastAsia="zh-CN"/>
        </w:rPr>
        <w:t xml:space="preserve"> </w:t>
      </w:r>
      <w:r w:rsidR="0066016B">
        <w:rPr>
          <w:rFonts w:ascii="Times New Roman" w:hAnsi="Times New Roman"/>
          <w:lang w:eastAsia="zh-CN"/>
        </w:rPr>
        <w:t>Bug</w:t>
      </w:r>
      <w:r w:rsidR="0044796F" w:rsidRPr="00CB1DBB">
        <w:rPr>
          <w:rFonts w:ascii="Times New Roman" w:hAnsi="Times New Roman" w:hint="eastAsia"/>
          <w:lang w:eastAsia="zh-CN"/>
        </w:rPr>
        <w:t>管理</w:t>
      </w:r>
      <w:r w:rsidR="0044796F" w:rsidRPr="00CB1DBB">
        <w:rPr>
          <w:rFonts w:ascii="Times New Roman" w:hAnsi="Times New Roman"/>
          <w:lang w:eastAsia="zh-CN"/>
        </w:rPr>
        <w:t>系统</w:t>
      </w:r>
      <w:bookmarkEnd w:id="4"/>
      <w:bookmarkEnd w:id="5"/>
      <w:r w:rsidR="0044796F" w:rsidRPr="00CB1DBB">
        <w:rPr>
          <w:rFonts w:ascii="Times New Roman" w:hAnsi="Times New Roman"/>
          <w:lang w:eastAsia="zh-CN"/>
        </w:rPr>
        <w:t>。</w:t>
      </w:r>
    </w:p>
    <w:bookmarkEnd w:id="2"/>
    <w:bookmarkEnd w:id="3"/>
    <w:p w14:paraId="30079066" w14:textId="77777777" w:rsidR="00051AAD" w:rsidRDefault="00380416">
      <w:pPr>
        <w:ind w:firstLineChars="0" w:firstLine="0"/>
        <w:rPr>
          <w:rFonts w:ascii="Times New Roman" w:hAnsi="Times New Roman"/>
          <w:lang w:eastAsia="zh-CN"/>
        </w:rPr>
      </w:pPr>
      <w:r w:rsidRPr="00CB1DBB">
        <w:rPr>
          <w:rFonts w:ascii="Times New Roman" w:eastAsia="SimHei" w:hAnsi="Times New Roman" w:hint="eastAsia"/>
          <w:lang w:eastAsia="zh-CN"/>
        </w:rPr>
        <w:t>关键词</w:t>
      </w:r>
      <w:r w:rsidRPr="00CB1DBB">
        <w:rPr>
          <w:rFonts w:ascii="Times New Roman" w:hAnsi="Times New Roman" w:hint="eastAsia"/>
          <w:lang w:eastAsia="zh-CN"/>
        </w:rPr>
        <w:t>：</w:t>
      </w:r>
      <w:bookmarkStart w:id="8" w:name="OLE_LINK11"/>
      <w:bookmarkStart w:id="9" w:name="OLE_LINK12"/>
      <w:r w:rsidRPr="00CB1DBB">
        <w:rPr>
          <w:rFonts w:ascii="Times New Roman" w:hAnsi="Times New Roman" w:hint="eastAsia"/>
          <w:lang w:eastAsia="zh-CN"/>
        </w:rPr>
        <w:t xml:space="preserve"> </w:t>
      </w:r>
      <w:bookmarkStart w:id="10" w:name="OLE_LINK17"/>
      <w:bookmarkStart w:id="11" w:name="OLE_LINK18"/>
      <w:r w:rsidR="0066016B">
        <w:rPr>
          <w:rFonts w:ascii="Times New Roman" w:hAnsi="Times New Roman"/>
          <w:sz w:val="21"/>
          <w:lang w:eastAsia="zh-CN"/>
        </w:rPr>
        <w:t>Bug</w:t>
      </w:r>
      <w:r w:rsidRPr="00CB1DBB">
        <w:rPr>
          <w:rFonts w:ascii="Times New Roman" w:hAnsi="Times New Roman" w:hint="eastAsia"/>
          <w:sz w:val="21"/>
          <w:lang w:eastAsia="zh-CN"/>
        </w:rPr>
        <w:t>管理系统；</w:t>
      </w:r>
      <w:r w:rsidRPr="00CB1DBB">
        <w:rPr>
          <w:rFonts w:ascii="Times New Roman" w:hAnsi="Times New Roman" w:hint="eastAsia"/>
          <w:sz w:val="21"/>
          <w:lang w:eastAsia="zh-CN"/>
        </w:rPr>
        <w:t>B/S</w:t>
      </w:r>
      <w:r w:rsidRPr="00CB1DBB">
        <w:rPr>
          <w:rFonts w:ascii="Times New Roman" w:hAnsi="Times New Roman" w:hint="eastAsia"/>
          <w:sz w:val="21"/>
          <w:lang w:eastAsia="zh-CN"/>
        </w:rPr>
        <w:t>；</w:t>
      </w:r>
      <w:r w:rsidRPr="00CB1DBB">
        <w:rPr>
          <w:rFonts w:ascii="Times New Roman" w:hAnsi="Times New Roman" w:hint="eastAsia"/>
          <w:sz w:val="21"/>
          <w:lang w:eastAsia="zh-CN"/>
        </w:rPr>
        <w:t>SSH</w:t>
      </w:r>
      <w:r w:rsidRPr="00CB1DBB">
        <w:rPr>
          <w:rFonts w:ascii="Times New Roman" w:hAnsi="Times New Roman" w:hint="eastAsia"/>
          <w:sz w:val="21"/>
          <w:lang w:eastAsia="zh-CN"/>
        </w:rPr>
        <w:t>；工作流引擎；</w:t>
      </w:r>
      <w:r w:rsidRPr="00CB1DBB">
        <w:rPr>
          <w:rFonts w:ascii="Times New Roman" w:hAnsi="Times New Roman" w:hint="eastAsia"/>
          <w:sz w:val="21"/>
          <w:lang w:eastAsia="zh-CN"/>
        </w:rPr>
        <w:t>Activiti</w:t>
      </w:r>
      <w:bookmarkEnd w:id="8"/>
      <w:bookmarkEnd w:id="9"/>
      <w:bookmarkEnd w:id="10"/>
      <w:bookmarkEnd w:id="11"/>
      <w:r w:rsidRPr="00CB1DBB">
        <w:rPr>
          <w:rFonts w:ascii="Times New Roman" w:hAnsi="Times New Roman" w:hint="eastAsia"/>
          <w:lang w:eastAsia="zh-CN"/>
        </w:rPr>
        <w:tab/>
      </w:r>
    </w:p>
    <w:p w14:paraId="2D3B64E2" w14:textId="77777777" w:rsidR="00051AAD" w:rsidRPr="002B2FFF" w:rsidRDefault="00051AAD" w:rsidP="00051AAD">
      <w:pPr>
        <w:pStyle w:val="a9"/>
        <w:ind w:firstLine="720"/>
        <w:rPr>
          <w:rFonts w:ascii="Times New Roman" w:hAnsi="Times New Roman"/>
        </w:rPr>
      </w:pPr>
    </w:p>
    <w:p w14:paraId="5A9A050C" w14:textId="77777777" w:rsidR="00592746" w:rsidRPr="00ED12C3" w:rsidRDefault="00592746" w:rsidP="00ED12C3">
      <w:pPr>
        <w:ind w:firstLine="480"/>
      </w:pPr>
    </w:p>
    <w:p w14:paraId="61C07A1E" w14:textId="77777777" w:rsidR="00045CF8" w:rsidRPr="00CB1DBB" w:rsidRDefault="00592746" w:rsidP="00B72E9C">
      <w:pPr>
        <w:ind w:firstLine="480"/>
        <w:jc w:val="center"/>
        <w:rPr>
          <w:rFonts w:ascii="Times New Roman" w:hAnsi="Times New Roman"/>
          <w:lang w:eastAsia="zh-CN"/>
        </w:rPr>
      </w:pPr>
      <w:r w:rsidRPr="00ED12C3">
        <w:br w:type="page"/>
      </w:r>
      <w:r w:rsidR="00045CF8" w:rsidRPr="00CB1DBB">
        <w:rPr>
          <w:rFonts w:ascii="Times New Roman" w:hAnsi="Times New Roman"/>
          <w:bCs/>
          <w:sz w:val="36"/>
          <w:szCs w:val="36"/>
          <w:lang w:eastAsia="zh-CN"/>
        </w:rPr>
        <w:lastRenderedPageBreak/>
        <w:t>Design and implementation of SSH's</w:t>
      </w:r>
    </w:p>
    <w:p w14:paraId="3019CC28" w14:textId="2073B7A3" w:rsidR="00592746" w:rsidRPr="00CB1DBB" w:rsidRDefault="0066016B" w:rsidP="00B72E9C">
      <w:pPr>
        <w:pStyle w:val="a9"/>
        <w:ind w:firstLineChars="0" w:firstLine="720"/>
        <w:rPr>
          <w:rFonts w:ascii="Times New Roman" w:hAnsi="Times New Roman"/>
          <w:bCs/>
          <w:szCs w:val="36"/>
          <w:lang w:eastAsia="zh-CN"/>
        </w:rPr>
      </w:pPr>
      <w:r>
        <w:rPr>
          <w:rFonts w:ascii="Times New Roman" w:hAnsi="Times New Roman"/>
          <w:bCs/>
          <w:szCs w:val="36"/>
          <w:lang w:eastAsia="zh-CN"/>
        </w:rPr>
        <w:t>Bug</w:t>
      </w:r>
      <w:r w:rsidR="00FE1BBD">
        <w:rPr>
          <w:rFonts w:ascii="Times New Roman" w:hAnsi="Times New Roman"/>
          <w:bCs/>
          <w:szCs w:val="36"/>
          <w:lang w:eastAsia="zh-CN"/>
        </w:rPr>
        <w:t xml:space="preserve"> </w:t>
      </w:r>
      <w:r w:rsidR="00045CF8" w:rsidRPr="00CB1DBB">
        <w:rPr>
          <w:rFonts w:ascii="Times New Roman" w:hAnsi="Times New Roman"/>
          <w:bCs/>
          <w:szCs w:val="36"/>
          <w:lang w:eastAsia="zh-CN"/>
        </w:rPr>
        <w:t>Management System</w:t>
      </w:r>
    </w:p>
    <w:p w14:paraId="68B9ECA7" w14:textId="4BD8F3A4" w:rsidR="00045CF8" w:rsidRPr="00CB1DBB" w:rsidRDefault="00045CF8" w:rsidP="00CB1DBB">
      <w:pPr>
        <w:pStyle w:val="a6"/>
        <w:ind w:firstLineChars="0" w:firstLine="0"/>
        <w:rPr>
          <w:rFonts w:ascii="Times New Roman" w:hAnsi="Times New Roman"/>
          <w:lang w:eastAsia="zh-CN"/>
        </w:rPr>
      </w:pPr>
      <w:r w:rsidRPr="00CB1DBB">
        <w:rPr>
          <w:rFonts w:ascii="Times New Roman" w:eastAsia="黑体" w:hAnsi="Times New Roman"/>
          <w:b/>
          <w:bCs/>
          <w:sz w:val="24"/>
          <w:lang w:eastAsia="zh-CN"/>
        </w:rPr>
        <w:t>Abstract</w:t>
      </w:r>
      <w:r w:rsidRPr="00CB1DBB">
        <w:rPr>
          <w:rFonts w:ascii="Times New Roman" w:hAnsi="Times New Roman"/>
          <w:lang w:eastAsia="zh-CN"/>
        </w:rPr>
        <w:t xml:space="preserve">: </w:t>
      </w:r>
      <w:bookmarkStart w:id="12" w:name="OLE_LINK15"/>
      <w:bookmarkStart w:id="13" w:name="OLE_LINK16"/>
      <w:r w:rsidR="003A17FB" w:rsidRPr="003A17FB">
        <w:rPr>
          <w:rFonts w:ascii="Times New Roman" w:hAnsi="Times New Roman"/>
          <w:lang w:eastAsia="zh-CN"/>
        </w:rPr>
        <w:t>With the rise of the Internet wave, there are many different kinds of software on the market, for software, to ensure the quality of software of software is the most basic and most important, so a simple, flexible, practical Bug management system is very necessary.</w:t>
      </w:r>
      <w:r w:rsidR="003A17FB">
        <w:rPr>
          <w:rFonts w:ascii="Times New Roman" w:hAnsi="Times New Roman"/>
          <w:lang w:eastAsia="zh-CN"/>
        </w:rPr>
        <w:t xml:space="preserve"> </w:t>
      </w:r>
      <w:r w:rsidR="003A17FB" w:rsidRPr="003A17FB">
        <w:rPr>
          <w:rFonts w:ascii="Times New Roman" w:hAnsi="Times New Roman"/>
          <w:lang w:eastAsia="zh-CN"/>
        </w:rPr>
        <w:t>Bug management system is a defect of the system, this article is based on the SSH (Spring MVC, Spring, Hibernate) and integration of the current popular Workflow Engine</w:t>
      </w:r>
      <w:del w:id="14" w:author="Microsoft Office User" w:date="2016-05-24T17:39:00Z">
        <w:r w:rsidR="003A17FB" w:rsidRPr="003A17FB" w:rsidDel="00E87418">
          <w:rPr>
            <w:rFonts w:ascii="Times New Roman" w:hAnsi="Times New Roman"/>
            <w:lang w:eastAsia="zh-CN"/>
          </w:rPr>
          <w:delText>, Workflow Engine)</w:delText>
        </w:r>
      </w:del>
      <w:r w:rsidR="003A17FB" w:rsidRPr="003A17FB">
        <w:rPr>
          <w:rFonts w:ascii="Times New Roman" w:hAnsi="Times New Roman"/>
          <w:lang w:eastAsia="zh-CN"/>
        </w:rPr>
        <w:t xml:space="preserve"> framework Activiti and other open source projects implementation.</w:t>
      </w:r>
      <w:r w:rsidR="003A17FB">
        <w:rPr>
          <w:rFonts w:ascii="Times New Roman" w:hAnsi="Times New Roman"/>
          <w:lang w:eastAsia="zh-CN"/>
        </w:rPr>
        <w:t xml:space="preserve"> </w:t>
      </w:r>
      <w:r w:rsidR="003A17FB" w:rsidRPr="003A17FB">
        <w:rPr>
          <w:rFonts w:ascii="Times New Roman" w:hAnsi="Times New Roman"/>
          <w:lang w:eastAsia="zh-CN"/>
        </w:rPr>
        <w:t>This Bug management system can simplify the Bug circulation process, Bug tracking, analysis, so as to guarantee the quality of software.</w:t>
      </w:r>
      <w:r w:rsidR="003A17FB">
        <w:rPr>
          <w:rFonts w:ascii="Times New Roman" w:hAnsi="Times New Roman"/>
          <w:lang w:eastAsia="zh-CN"/>
        </w:rPr>
        <w:t xml:space="preserve"> </w:t>
      </w:r>
      <w:r w:rsidR="003A17FB" w:rsidRPr="003A17FB">
        <w:rPr>
          <w:rFonts w:ascii="Times New Roman" w:hAnsi="Times New Roman"/>
          <w:lang w:eastAsia="zh-CN"/>
        </w:rPr>
        <w:t>This system in the design of module partition, were divided into basic information management module, the problem of single management module, workflow configuration module, project members instant communication module 4 big modules, each module for hierarchical design, high cohesion and low coupling design thought.</w:t>
      </w:r>
      <w:r w:rsidR="003A17FB">
        <w:rPr>
          <w:rFonts w:ascii="Times New Roman" w:hAnsi="Times New Roman"/>
          <w:lang w:eastAsia="zh-CN"/>
        </w:rPr>
        <w:t xml:space="preserve"> </w:t>
      </w:r>
      <w:r w:rsidR="003A17FB" w:rsidRPr="003A17FB">
        <w:rPr>
          <w:rFonts w:ascii="Times New Roman" w:hAnsi="Times New Roman"/>
          <w:lang w:eastAsia="zh-CN"/>
        </w:rPr>
        <w:t>This Bug management system based on workflow engine, which can real-time tracking, statistics Bug, can also according to the team need to adjust the Bug circulation process, is a simple, flexible, practical Bug management system</w:t>
      </w:r>
      <w:r w:rsidR="00443E67">
        <w:rPr>
          <w:rFonts w:ascii="Times New Roman" w:hAnsi="Times New Roman"/>
          <w:lang w:eastAsia="zh-CN"/>
        </w:rPr>
        <w:t>.</w:t>
      </w:r>
      <w:bookmarkEnd w:id="12"/>
      <w:bookmarkEnd w:id="13"/>
    </w:p>
    <w:p w14:paraId="3FB89F81" w14:textId="40CDDE0F" w:rsidR="002676EC" w:rsidRPr="00CB1DBB" w:rsidRDefault="00045CF8" w:rsidP="00CB1DBB">
      <w:pPr>
        <w:ind w:firstLineChars="0" w:firstLine="0"/>
        <w:rPr>
          <w:rFonts w:ascii="Times New Roman" w:hAnsi="Times New Roman"/>
        </w:rPr>
      </w:pPr>
      <w:r w:rsidRPr="00CB1DBB">
        <w:rPr>
          <w:rFonts w:ascii="Times New Roman" w:eastAsia="黑体" w:hAnsi="Times New Roman"/>
          <w:b/>
          <w:bCs/>
          <w:lang w:eastAsia="zh-CN"/>
        </w:rPr>
        <w:t>Keywords</w:t>
      </w:r>
      <w:r w:rsidR="002676EC" w:rsidRPr="00CB1DBB">
        <w:rPr>
          <w:rFonts w:ascii="Times New Roman" w:hAnsi="Times New Roman"/>
        </w:rPr>
        <w:t xml:space="preserve">: </w:t>
      </w:r>
      <w:r w:rsidR="0066016B">
        <w:rPr>
          <w:rFonts w:ascii="Times New Roman" w:hAnsi="Times New Roman"/>
          <w:sz w:val="21"/>
          <w:lang w:eastAsia="zh-CN"/>
        </w:rPr>
        <w:t>Bug</w:t>
      </w:r>
      <w:r w:rsidR="003A17FB">
        <w:rPr>
          <w:rFonts w:ascii="Times New Roman" w:hAnsi="Times New Roman"/>
          <w:sz w:val="21"/>
          <w:lang w:eastAsia="zh-CN"/>
        </w:rPr>
        <w:t xml:space="preserve"> M</w:t>
      </w:r>
      <w:r w:rsidR="00814F62" w:rsidRPr="00CB1DBB">
        <w:rPr>
          <w:rFonts w:ascii="Times New Roman" w:hAnsi="Times New Roman"/>
          <w:sz w:val="21"/>
          <w:lang w:eastAsia="zh-CN"/>
        </w:rPr>
        <w:t>ana</w:t>
      </w:r>
      <w:r w:rsidR="003A17FB">
        <w:rPr>
          <w:rFonts w:ascii="Times New Roman" w:hAnsi="Times New Roman"/>
          <w:sz w:val="21"/>
          <w:lang w:eastAsia="zh-CN"/>
        </w:rPr>
        <w:t>gement S</w:t>
      </w:r>
      <w:r w:rsidR="00814F62" w:rsidRPr="00CB1DBB">
        <w:rPr>
          <w:rFonts w:ascii="Times New Roman" w:hAnsi="Times New Roman"/>
          <w:sz w:val="21"/>
          <w:lang w:eastAsia="zh-CN"/>
        </w:rPr>
        <w:t>ystem; B/S; SSH; workflow; Activiti</w:t>
      </w:r>
    </w:p>
    <w:p w14:paraId="28CBF3BA" w14:textId="77777777" w:rsidR="00814F62" w:rsidRPr="00CB1DBB" w:rsidRDefault="00814F62" w:rsidP="002676EC">
      <w:pPr>
        <w:ind w:firstLineChars="0" w:firstLine="0"/>
        <w:rPr>
          <w:rFonts w:ascii="Times New Roman" w:hAnsi="Times New Roman"/>
        </w:rPr>
        <w:sectPr w:rsidR="00814F62" w:rsidRPr="00CB1DBB" w:rsidSect="00CB1DBB">
          <w:footerReference w:type="default" r:id="rId14"/>
          <w:pgSz w:w="11900" w:h="16840"/>
          <w:pgMar w:top="1418" w:right="1134" w:bottom="1418" w:left="1588" w:header="709" w:footer="709" w:gutter="0"/>
          <w:pgNumType w:fmt="upperRoman" w:start="1"/>
          <w:cols w:space="708"/>
          <w:docGrid w:linePitch="360"/>
        </w:sectPr>
      </w:pPr>
    </w:p>
    <w:p w14:paraId="3351F492" w14:textId="77777777" w:rsidR="00814F62" w:rsidRPr="00CB1DBB" w:rsidRDefault="00814F62" w:rsidP="00CB1DBB">
      <w:pPr>
        <w:ind w:firstLineChars="0" w:firstLine="0"/>
        <w:rPr>
          <w:rFonts w:ascii="Times New Roman" w:hAnsi="Times New Roman"/>
        </w:rPr>
      </w:pPr>
    </w:p>
    <w:p w14:paraId="6A20623F" w14:textId="77777777" w:rsidR="0089702C" w:rsidRPr="00CB1DBB" w:rsidRDefault="0089702C" w:rsidP="00DE5361">
      <w:pPr>
        <w:pStyle w:val="10"/>
        <w:widowControl w:val="0"/>
        <w:numPr>
          <w:ilvl w:val="0"/>
          <w:numId w:val="78"/>
        </w:numPr>
        <w:tabs>
          <w:tab w:val="left" w:pos="90"/>
          <w:tab w:val="left" w:pos="426"/>
        </w:tabs>
        <w:spacing w:before="0" w:after="0" w:line="240" w:lineRule="auto"/>
        <w:ind w:firstLineChars="0"/>
        <w:rPr>
          <w:rFonts w:ascii="Times New Roman" w:hAnsi="Times New Roman"/>
        </w:rPr>
      </w:pPr>
      <w:bookmarkStart w:id="15" w:name="_Toc451434945"/>
      <w:bookmarkStart w:id="16" w:name="_Toc451435779"/>
      <w:bookmarkStart w:id="17" w:name="_Toc451455827"/>
      <w:bookmarkStart w:id="18" w:name="_Toc451456798"/>
      <w:bookmarkStart w:id="19" w:name="_Toc451457034"/>
      <w:bookmarkStart w:id="20" w:name="_Toc451457500"/>
      <w:bookmarkStart w:id="21" w:name="_Toc451702716"/>
      <w:r w:rsidRPr="00CB1DBB">
        <w:rPr>
          <w:rFonts w:ascii="Times New Roman" w:hAnsi="Times New Roman" w:hint="eastAsia"/>
        </w:rPr>
        <w:t>绪论</w:t>
      </w:r>
      <w:bookmarkEnd w:id="15"/>
      <w:bookmarkEnd w:id="16"/>
      <w:bookmarkEnd w:id="17"/>
      <w:bookmarkEnd w:id="18"/>
      <w:bookmarkEnd w:id="19"/>
      <w:bookmarkEnd w:id="20"/>
      <w:bookmarkEnd w:id="21"/>
    </w:p>
    <w:p w14:paraId="77660996" w14:textId="77777777" w:rsidR="00160F58" w:rsidRPr="00CB1DBB" w:rsidRDefault="0089702C" w:rsidP="00DE5361">
      <w:pPr>
        <w:pStyle w:val="2"/>
        <w:numPr>
          <w:ilvl w:val="1"/>
          <w:numId w:val="78"/>
        </w:numPr>
        <w:ind w:firstLineChars="0"/>
        <w:rPr>
          <w:rFonts w:ascii="Times New Roman" w:hAnsi="Times New Roman"/>
        </w:rPr>
      </w:pPr>
      <w:bookmarkStart w:id="22" w:name="_Toc451455828"/>
      <w:bookmarkStart w:id="23" w:name="_Toc451456799"/>
      <w:bookmarkStart w:id="24" w:name="_Toc451457035"/>
      <w:bookmarkStart w:id="25" w:name="_Toc451457501"/>
      <w:bookmarkStart w:id="26" w:name="_Toc451434946"/>
      <w:bookmarkStart w:id="27" w:name="_Toc451435780"/>
      <w:bookmarkStart w:id="28" w:name="_Toc451702717"/>
      <w:r w:rsidRPr="00CB1DBB">
        <w:rPr>
          <w:rFonts w:ascii="Times New Roman" w:hAnsi="Times New Roman" w:hint="eastAsia"/>
        </w:rPr>
        <w:t>课题研究</w:t>
      </w:r>
      <w:r w:rsidR="00EE1907" w:rsidRPr="00CB1DBB">
        <w:rPr>
          <w:rFonts w:ascii="Times New Roman" w:hAnsi="Times New Roman" w:hint="eastAsia"/>
        </w:rPr>
        <w:t>目的</w:t>
      </w:r>
      <w:r w:rsidR="00EE1907" w:rsidRPr="00CB1DBB">
        <w:rPr>
          <w:rFonts w:ascii="Times New Roman" w:hAnsi="Times New Roman"/>
        </w:rPr>
        <w:t>及</w:t>
      </w:r>
      <w:r w:rsidR="00EE1907" w:rsidRPr="00CB1DBB">
        <w:rPr>
          <w:rFonts w:ascii="Times New Roman" w:hAnsi="Times New Roman" w:hint="eastAsia"/>
        </w:rPr>
        <w:t>意义</w:t>
      </w:r>
      <w:bookmarkEnd w:id="22"/>
      <w:bookmarkEnd w:id="23"/>
      <w:bookmarkEnd w:id="24"/>
      <w:bookmarkEnd w:id="25"/>
      <w:bookmarkEnd w:id="26"/>
      <w:bookmarkEnd w:id="27"/>
      <w:bookmarkEnd w:id="28"/>
    </w:p>
    <w:p w14:paraId="208AC59E" w14:textId="77777777" w:rsidR="00A24F76" w:rsidRPr="00CB1DBB" w:rsidRDefault="003553EE" w:rsidP="00A24F76">
      <w:pPr>
        <w:ind w:firstLine="480"/>
        <w:rPr>
          <w:rFonts w:ascii="Times New Roman" w:hAnsi="Times New Roman"/>
          <w:lang w:eastAsia="zh-CN"/>
        </w:rPr>
      </w:pPr>
      <w:bookmarkStart w:id="29" w:name="OLE_LINK7"/>
      <w:bookmarkStart w:id="30" w:name="OLE_LINK8"/>
      <w:r w:rsidRPr="00CB1DBB">
        <w:rPr>
          <w:rFonts w:ascii="Times New Roman" w:hAnsi="Times New Roman" w:hint="eastAsia"/>
          <w:lang w:eastAsia="zh-CN"/>
        </w:rPr>
        <w:t>随着</w:t>
      </w:r>
      <w:r w:rsidRPr="00CB1DBB">
        <w:rPr>
          <w:rFonts w:ascii="Times New Roman" w:hAnsi="Times New Roman"/>
          <w:lang w:eastAsia="zh-CN"/>
        </w:rPr>
        <w:t>互联网浪潮的兴起</w:t>
      </w:r>
      <w:r w:rsidRPr="00CB1DBB">
        <w:rPr>
          <w:rFonts w:ascii="Times New Roman" w:hAnsi="Times New Roman" w:hint="eastAsia"/>
          <w:lang w:eastAsia="zh-CN"/>
        </w:rPr>
        <w:t>，</w:t>
      </w:r>
      <w:r w:rsidRPr="00CB1DBB">
        <w:rPr>
          <w:rFonts w:ascii="Times New Roman" w:hAnsi="Times New Roman"/>
          <w:lang w:eastAsia="zh-CN"/>
        </w:rPr>
        <w:t>市场上的</w:t>
      </w:r>
      <w:r w:rsidRPr="00CB1DBB">
        <w:rPr>
          <w:rFonts w:ascii="Times New Roman" w:hAnsi="Times New Roman" w:hint="eastAsia"/>
          <w:lang w:eastAsia="zh-CN"/>
        </w:rPr>
        <w:t>软件种类繁多，</w:t>
      </w:r>
      <w:r w:rsidRPr="00CB1DBB">
        <w:rPr>
          <w:rFonts w:ascii="Times New Roman" w:hAnsi="Times New Roman"/>
          <w:lang w:eastAsia="zh-CN"/>
        </w:rPr>
        <w:t>对于软件来说，</w:t>
      </w:r>
      <w:r w:rsidRPr="00CB1DBB">
        <w:rPr>
          <w:rFonts w:ascii="Times New Roman" w:hAnsi="Times New Roman" w:hint="eastAsia"/>
          <w:lang w:eastAsia="zh-CN"/>
        </w:rPr>
        <w:t>基本</w:t>
      </w:r>
      <w:r w:rsidRPr="00CB1DBB">
        <w:rPr>
          <w:rFonts w:ascii="Times New Roman" w:hAnsi="Times New Roman"/>
          <w:lang w:eastAsia="zh-CN"/>
        </w:rPr>
        <w:t>的</w:t>
      </w:r>
      <w:r w:rsidRPr="00CB1DBB">
        <w:rPr>
          <w:rFonts w:ascii="Times New Roman" w:hAnsi="Times New Roman" w:hint="eastAsia"/>
          <w:lang w:eastAsia="zh-CN"/>
        </w:rPr>
        <w:t>软件质量</w:t>
      </w:r>
      <w:r w:rsidRPr="00CB1DBB">
        <w:rPr>
          <w:rFonts w:ascii="Times New Roman" w:hAnsi="Times New Roman"/>
          <w:lang w:eastAsia="zh-CN"/>
        </w:rPr>
        <w:t>的保障是最基本也是最重要的，</w:t>
      </w:r>
      <w:r w:rsidRPr="00CB1DBB">
        <w:rPr>
          <w:rFonts w:ascii="Times New Roman" w:hAnsi="Times New Roman" w:hint="eastAsia"/>
          <w:lang w:eastAsia="zh-CN"/>
        </w:rPr>
        <w:t>因此</w:t>
      </w:r>
      <w:r w:rsidRPr="00CB1DBB">
        <w:rPr>
          <w:rFonts w:ascii="Times New Roman" w:hAnsi="Times New Roman"/>
          <w:lang w:eastAsia="zh-CN"/>
        </w:rPr>
        <w:t>软件测试与</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越来越</w:t>
      </w:r>
      <w:r w:rsidRPr="00CB1DBB">
        <w:rPr>
          <w:rFonts w:ascii="Times New Roman" w:hAnsi="Times New Roman" w:hint="eastAsia"/>
          <w:lang w:eastAsia="zh-CN"/>
        </w:rPr>
        <w:t>受到软件</w:t>
      </w:r>
      <w:r w:rsidRPr="00CB1DBB">
        <w:rPr>
          <w:rFonts w:ascii="Times New Roman" w:hAnsi="Times New Roman"/>
          <w:lang w:eastAsia="zh-CN"/>
        </w:rPr>
        <w:t>公司的</w:t>
      </w:r>
      <w:r w:rsidRPr="00CB1DBB">
        <w:rPr>
          <w:rFonts w:ascii="Times New Roman" w:hAnsi="Times New Roman" w:hint="eastAsia"/>
          <w:lang w:eastAsia="zh-CN"/>
        </w:rPr>
        <w:t>重视</w:t>
      </w:r>
      <w:r w:rsidRPr="00CB1DBB">
        <w:rPr>
          <w:rFonts w:ascii="Times New Roman" w:hAnsi="Times New Roman"/>
          <w:lang w:eastAsia="zh-CN"/>
        </w:rPr>
        <w:t>。</w:t>
      </w:r>
      <w:bookmarkEnd w:id="29"/>
      <w:bookmarkEnd w:id="30"/>
      <w:r w:rsidR="00A24F76" w:rsidRPr="00CB1DBB">
        <w:rPr>
          <w:rFonts w:ascii="Times New Roman" w:hAnsi="Times New Roman" w:hint="eastAsia"/>
          <w:lang w:eastAsia="zh-CN"/>
        </w:rPr>
        <w:t>决定</w:t>
      </w:r>
      <w:r w:rsidR="00A24F76" w:rsidRPr="00CB1DBB">
        <w:rPr>
          <w:rFonts w:ascii="Times New Roman" w:hAnsi="Times New Roman"/>
          <w:lang w:eastAsia="zh-CN"/>
        </w:rPr>
        <w:t>做这个</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w:t>
      </w:r>
      <w:r w:rsidR="00A24F76" w:rsidRPr="00CB1DBB">
        <w:rPr>
          <w:rFonts w:ascii="Times New Roman" w:hAnsi="Times New Roman"/>
          <w:lang w:eastAsia="zh-CN"/>
        </w:rPr>
        <w:t>系统初衷，</w:t>
      </w:r>
      <w:r w:rsidR="00430915" w:rsidRPr="00CB1DBB">
        <w:rPr>
          <w:rFonts w:ascii="Times New Roman" w:hAnsi="Times New Roman"/>
          <w:lang w:eastAsia="zh-CN"/>
        </w:rPr>
        <w:t>还</w:t>
      </w:r>
      <w:r w:rsidR="00A24F76" w:rsidRPr="00CB1DBB">
        <w:rPr>
          <w:rFonts w:ascii="Times New Roman" w:hAnsi="Times New Roman" w:hint="eastAsia"/>
          <w:lang w:eastAsia="zh-CN"/>
        </w:rPr>
        <w:t>与</w:t>
      </w:r>
      <w:r w:rsidR="00A24F76" w:rsidRPr="00CB1DBB">
        <w:rPr>
          <w:rFonts w:ascii="Times New Roman" w:hAnsi="Times New Roman"/>
          <w:lang w:eastAsia="zh-CN"/>
        </w:rPr>
        <w:t>我的一</w:t>
      </w:r>
      <w:r w:rsidR="00A24F76" w:rsidRPr="00CB1DBB">
        <w:rPr>
          <w:rFonts w:ascii="Times New Roman" w:hAnsi="Times New Roman" w:hint="eastAsia"/>
          <w:lang w:eastAsia="zh-CN"/>
        </w:rPr>
        <w:t>小段</w:t>
      </w:r>
      <w:r w:rsidR="00A24F76" w:rsidRPr="00CB1DBB">
        <w:rPr>
          <w:rFonts w:ascii="Times New Roman" w:hAnsi="Times New Roman"/>
          <w:lang w:eastAsia="zh-CN"/>
        </w:rPr>
        <w:t>的实习经历有关，</w:t>
      </w:r>
      <w:r w:rsidR="00A24F76" w:rsidRPr="00CB1DBB">
        <w:rPr>
          <w:rFonts w:ascii="Times New Roman" w:hAnsi="Times New Roman" w:hint="eastAsia"/>
          <w:lang w:eastAsia="zh-CN"/>
        </w:rPr>
        <w:t>我曾在</w:t>
      </w:r>
      <w:r w:rsidR="00A24F76" w:rsidRPr="00CB1DBB">
        <w:rPr>
          <w:rFonts w:ascii="Times New Roman" w:hAnsi="Times New Roman"/>
          <w:lang w:eastAsia="zh-CN"/>
        </w:rPr>
        <w:t>一家小</w:t>
      </w:r>
      <w:r w:rsidR="00A24F76" w:rsidRPr="00CB1DBB">
        <w:rPr>
          <w:rFonts w:ascii="Times New Roman" w:hAnsi="Times New Roman" w:hint="eastAsia"/>
          <w:lang w:eastAsia="zh-CN"/>
        </w:rPr>
        <w:t>公司</w:t>
      </w:r>
      <w:r w:rsidR="00A24F76" w:rsidRPr="00CB1DBB">
        <w:rPr>
          <w:rFonts w:ascii="Times New Roman" w:hAnsi="Times New Roman"/>
          <w:lang w:eastAsia="zh-CN"/>
        </w:rPr>
        <w:t>从事</w:t>
      </w:r>
      <w:r w:rsidR="00A24F76" w:rsidRPr="00CB1DBB">
        <w:rPr>
          <w:rFonts w:ascii="Times New Roman" w:hAnsi="Times New Roman"/>
          <w:lang w:eastAsia="zh-CN"/>
        </w:rPr>
        <w:t xml:space="preserve"> </w:t>
      </w:r>
      <w:r w:rsidR="00A24F76" w:rsidRPr="00CB1DBB">
        <w:rPr>
          <w:rFonts w:ascii="Times New Roman" w:hAnsi="Times New Roman" w:hint="eastAsia"/>
          <w:lang w:eastAsia="zh-CN"/>
        </w:rPr>
        <w:t>Java</w:t>
      </w:r>
      <w:r w:rsidR="00A24F76" w:rsidRPr="00CB1DBB">
        <w:rPr>
          <w:rFonts w:ascii="Times New Roman" w:hAnsi="Times New Roman"/>
          <w:lang w:eastAsia="zh-CN"/>
        </w:rPr>
        <w:t>实习</w:t>
      </w:r>
      <w:r w:rsidR="00A24F76" w:rsidRPr="00CB1DBB">
        <w:rPr>
          <w:rFonts w:ascii="Times New Roman" w:hAnsi="Times New Roman" w:hint="eastAsia"/>
          <w:lang w:eastAsia="zh-CN"/>
        </w:rPr>
        <w:t>开发</w:t>
      </w:r>
      <w:r w:rsidR="00A24F76" w:rsidRPr="00CB1DBB">
        <w:rPr>
          <w:rFonts w:ascii="Times New Roman" w:hAnsi="Times New Roman"/>
          <w:lang w:eastAsia="zh-CN"/>
        </w:rPr>
        <w:t>职位，</w:t>
      </w:r>
      <w:r w:rsidR="00A24F76" w:rsidRPr="00CB1DBB">
        <w:rPr>
          <w:rFonts w:ascii="Times New Roman" w:hAnsi="Times New Roman" w:hint="eastAsia"/>
          <w:lang w:eastAsia="zh-CN"/>
        </w:rPr>
        <w:t>因为</w:t>
      </w:r>
      <w:r w:rsidR="00A24F76" w:rsidRPr="00CB1DBB">
        <w:rPr>
          <w:rFonts w:ascii="Times New Roman" w:hAnsi="Times New Roman"/>
          <w:lang w:eastAsia="zh-CN"/>
        </w:rPr>
        <w:t>没有专业的测试人员，</w:t>
      </w:r>
      <w:r w:rsidR="00A24F76" w:rsidRPr="00CB1DBB">
        <w:rPr>
          <w:rFonts w:ascii="Times New Roman" w:hAnsi="Times New Roman" w:hint="eastAsia"/>
          <w:lang w:eastAsia="zh-CN"/>
        </w:rPr>
        <w:t>也没有</w:t>
      </w:r>
      <w:r w:rsidR="00A24F76" w:rsidRPr="00CB1DBB">
        <w:rPr>
          <w:rFonts w:ascii="Times New Roman" w:hAnsi="Times New Roman"/>
          <w:lang w:eastAsia="zh-CN"/>
        </w:rPr>
        <w:t>一个有效的</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管理工具</w:t>
      </w:r>
      <w:r w:rsidR="00A24F76" w:rsidRPr="00CB1DBB">
        <w:rPr>
          <w:rFonts w:ascii="Times New Roman" w:hAnsi="Times New Roman"/>
          <w:lang w:eastAsia="zh-CN"/>
        </w:rPr>
        <w:t>，</w:t>
      </w:r>
      <w:r w:rsidR="00A24F76" w:rsidRPr="00CB1DBB">
        <w:rPr>
          <w:rFonts w:ascii="Times New Roman" w:hAnsi="Times New Roman" w:hint="eastAsia"/>
          <w:lang w:eastAsia="zh-CN"/>
        </w:rPr>
        <w:t>在</w:t>
      </w:r>
      <w:r w:rsidR="00A24F76" w:rsidRPr="00CB1DBB">
        <w:rPr>
          <w:rFonts w:ascii="Times New Roman" w:hAnsi="Times New Roman"/>
          <w:lang w:eastAsia="zh-CN"/>
        </w:rPr>
        <w:t>团队</w:t>
      </w:r>
      <w:r w:rsidR="00A24F76" w:rsidRPr="00CB1DBB">
        <w:rPr>
          <w:rFonts w:ascii="Times New Roman" w:hAnsi="Times New Roman" w:hint="eastAsia"/>
          <w:lang w:eastAsia="zh-CN"/>
        </w:rPr>
        <w:t>软件</w:t>
      </w:r>
      <w:r w:rsidR="00A24F76" w:rsidRPr="00CB1DBB">
        <w:rPr>
          <w:rFonts w:ascii="Times New Roman" w:hAnsi="Times New Roman"/>
          <w:lang w:eastAsia="zh-CN"/>
        </w:rPr>
        <w:t>开发的过程</w:t>
      </w:r>
      <w:r w:rsidR="00A24F76" w:rsidRPr="00CB1DBB">
        <w:rPr>
          <w:rFonts w:ascii="Times New Roman" w:hAnsi="Times New Roman" w:hint="eastAsia"/>
          <w:lang w:eastAsia="zh-CN"/>
        </w:rPr>
        <w:t>中</w:t>
      </w:r>
      <w:r w:rsidR="00A24F76" w:rsidRPr="00CB1DBB">
        <w:rPr>
          <w:rFonts w:ascii="Times New Roman" w:hAnsi="Times New Roman"/>
          <w:lang w:eastAsia="zh-CN"/>
        </w:rPr>
        <w:t>，</w:t>
      </w:r>
      <w:r w:rsidR="00A24F76" w:rsidRPr="00CB1DBB">
        <w:rPr>
          <w:rFonts w:ascii="Times New Roman" w:hAnsi="Times New Roman" w:hint="eastAsia"/>
          <w:lang w:eastAsia="zh-CN"/>
        </w:rPr>
        <w:t>成员</w:t>
      </w:r>
      <w:r w:rsidR="00A24F76" w:rsidRPr="00CB1DBB">
        <w:rPr>
          <w:rFonts w:ascii="Times New Roman" w:hAnsi="Times New Roman"/>
          <w:lang w:eastAsia="zh-CN"/>
        </w:rPr>
        <w:t>之间发现</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通过</w:t>
      </w:r>
      <w:r w:rsidR="00A24F76" w:rsidRPr="00CB1DBB">
        <w:rPr>
          <w:rFonts w:ascii="Times New Roman" w:hAnsi="Times New Roman"/>
          <w:lang w:eastAsia="zh-CN"/>
        </w:rPr>
        <w:t xml:space="preserve"> QQ </w:t>
      </w:r>
      <w:r w:rsidR="00A24F76" w:rsidRPr="00CB1DBB">
        <w:rPr>
          <w:rFonts w:ascii="Times New Roman" w:hAnsi="Times New Roman" w:hint="eastAsia"/>
          <w:lang w:eastAsia="zh-CN"/>
        </w:rPr>
        <w:t>的</w:t>
      </w:r>
      <w:r w:rsidR="00A24F76" w:rsidRPr="00CB1DBB">
        <w:rPr>
          <w:rFonts w:ascii="Times New Roman" w:hAnsi="Times New Roman"/>
          <w:lang w:eastAsia="zh-CN"/>
        </w:rPr>
        <w:t>方式</w:t>
      </w:r>
      <w:r w:rsidR="00A24F76" w:rsidRPr="00CB1DBB">
        <w:rPr>
          <w:rFonts w:ascii="Times New Roman" w:hAnsi="Times New Roman" w:hint="eastAsia"/>
          <w:lang w:eastAsia="zh-CN"/>
        </w:rPr>
        <w:t>在</w:t>
      </w:r>
      <w:r w:rsidR="00A24F76" w:rsidRPr="00CB1DBB">
        <w:rPr>
          <w:rFonts w:ascii="Times New Roman" w:hAnsi="Times New Roman"/>
          <w:lang w:eastAsia="zh-CN"/>
        </w:rPr>
        <w:t>群里交谈，对于发现的</w:t>
      </w:r>
      <w:r w:rsidR="0066016B">
        <w:rPr>
          <w:rFonts w:ascii="Times New Roman" w:hAnsi="Times New Roman"/>
          <w:lang w:eastAsia="zh-CN"/>
        </w:rPr>
        <w:t>Bug</w:t>
      </w:r>
      <w:r w:rsidR="00A24F76" w:rsidRPr="00CB1DBB">
        <w:rPr>
          <w:rFonts w:ascii="Times New Roman" w:hAnsi="Times New Roman" w:hint="eastAsia"/>
          <w:lang w:eastAsia="zh-CN"/>
        </w:rPr>
        <w:t>没有相应</w:t>
      </w:r>
      <w:r w:rsidR="00A24F76" w:rsidRPr="00CB1DBB">
        <w:rPr>
          <w:rFonts w:ascii="Times New Roman" w:hAnsi="Times New Roman"/>
          <w:lang w:eastAsia="zh-CN"/>
        </w:rPr>
        <w:t>的系统来对</w:t>
      </w:r>
      <w:r w:rsidR="00A24F76" w:rsidRPr="00CB1DBB">
        <w:rPr>
          <w:rFonts w:ascii="Times New Roman" w:hAnsi="Times New Roman" w:hint="eastAsia"/>
          <w:lang w:eastAsia="zh-CN"/>
        </w:rPr>
        <w:t>它</w:t>
      </w:r>
      <w:r w:rsidR="00A24F76" w:rsidRPr="00CB1DBB">
        <w:rPr>
          <w:rFonts w:ascii="Times New Roman" w:hAnsi="Times New Roman"/>
          <w:lang w:eastAsia="zh-CN"/>
        </w:rPr>
        <w:t>们进行管理和</w:t>
      </w:r>
      <w:r w:rsidR="00A24F76" w:rsidRPr="00CB1DBB">
        <w:rPr>
          <w:rFonts w:ascii="Times New Roman" w:hAnsi="Times New Roman" w:hint="eastAsia"/>
          <w:lang w:eastAsia="zh-CN"/>
        </w:rPr>
        <w:t>追踪</w:t>
      </w:r>
      <w:r w:rsidR="00A24F76" w:rsidRPr="00CB1DBB">
        <w:rPr>
          <w:rFonts w:ascii="Times New Roman" w:hAnsi="Times New Roman"/>
          <w:lang w:eastAsia="zh-CN"/>
        </w:rPr>
        <w:t>，</w:t>
      </w:r>
      <w:r w:rsidR="00A24F76" w:rsidRPr="00CB1DBB">
        <w:rPr>
          <w:rFonts w:ascii="Times New Roman" w:hAnsi="Times New Roman" w:hint="eastAsia"/>
          <w:lang w:eastAsia="zh-CN"/>
        </w:rPr>
        <w:t>从而</w:t>
      </w:r>
      <w:r w:rsidR="00A24F76" w:rsidRPr="00CB1DBB">
        <w:rPr>
          <w:rFonts w:ascii="Times New Roman" w:hAnsi="Times New Roman"/>
          <w:lang w:eastAsia="zh-CN"/>
        </w:rPr>
        <w:t>严重的拖长了软件的交付周期，</w:t>
      </w:r>
      <w:r w:rsidR="00A24F76" w:rsidRPr="00CB1DBB">
        <w:rPr>
          <w:rFonts w:ascii="Times New Roman" w:hAnsi="Times New Roman" w:hint="eastAsia"/>
          <w:lang w:eastAsia="zh-CN"/>
        </w:rPr>
        <w:t>也影响</w:t>
      </w:r>
      <w:r w:rsidR="00A24F76" w:rsidRPr="00CB1DBB">
        <w:rPr>
          <w:rFonts w:ascii="Times New Roman" w:hAnsi="Times New Roman"/>
          <w:lang w:eastAsia="zh-CN"/>
        </w:rPr>
        <w:t>了软件开发的质量。</w:t>
      </w:r>
      <w:r w:rsidR="00A24F76" w:rsidRPr="00CB1DBB">
        <w:rPr>
          <w:rFonts w:ascii="Times New Roman" w:hAnsi="Times New Roman" w:hint="eastAsia"/>
          <w:lang w:eastAsia="zh-CN"/>
        </w:rPr>
        <w:t>所以想要</w:t>
      </w:r>
      <w:r w:rsidR="00A24F76" w:rsidRPr="00CB1DBB">
        <w:rPr>
          <w:rFonts w:ascii="Times New Roman" w:hAnsi="Times New Roman"/>
          <w:lang w:eastAsia="zh-CN"/>
        </w:rPr>
        <w:t>动手</w:t>
      </w:r>
      <w:r w:rsidR="00A24F76" w:rsidRPr="00CB1DBB">
        <w:rPr>
          <w:rFonts w:ascii="Times New Roman" w:hAnsi="Times New Roman" w:hint="eastAsia"/>
          <w:lang w:eastAsia="zh-CN"/>
        </w:rPr>
        <w:t>开发</w:t>
      </w:r>
      <w:r w:rsidR="00A24F76" w:rsidRPr="00CB1DBB">
        <w:rPr>
          <w:rFonts w:ascii="Times New Roman" w:hAnsi="Times New Roman"/>
          <w:lang w:eastAsia="zh-CN"/>
        </w:rPr>
        <w:t>一套简单、灵活、</w:t>
      </w:r>
      <w:r w:rsidR="00A24F76" w:rsidRPr="00CB1DBB">
        <w:rPr>
          <w:rFonts w:ascii="Times New Roman" w:hAnsi="Times New Roman" w:hint="eastAsia"/>
          <w:lang w:eastAsia="zh-CN"/>
        </w:rPr>
        <w:t>实用</w:t>
      </w:r>
      <w:r w:rsidR="00A24F76" w:rsidRPr="00CB1DBB">
        <w:rPr>
          <w:rFonts w:ascii="Times New Roman" w:hAnsi="Times New Roman"/>
          <w:lang w:eastAsia="zh-CN"/>
        </w:rPr>
        <w:t>基于</w:t>
      </w:r>
      <w:r w:rsidR="00A24F76" w:rsidRPr="00CB1DBB">
        <w:rPr>
          <w:rFonts w:ascii="Times New Roman" w:hAnsi="Times New Roman" w:hint="eastAsia"/>
          <w:lang w:eastAsia="zh-CN"/>
        </w:rPr>
        <w:t>Java</w:t>
      </w:r>
      <w:r w:rsidR="00A24F76" w:rsidRPr="00CB1DBB">
        <w:rPr>
          <w:rFonts w:ascii="Times New Roman" w:hAnsi="Times New Roman" w:hint="eastAsia"/>
          <w:lang w:eastAsia="zh-CN"/>
        </w:rPr>
        <w:t>平台</w:t>
      </w:r>
      <w:r w:rsidR="00A24F76" w:rsidRPr="00CB1DBB">
        <w:rPr>
          <w:rFonts w:ascii="Times New Roman" w:hAnsi="Times New Roman"/>
          <w:lang w:eastAsia="zh-CN"/>
        </w:rPr>
        <w:t>的</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w:t>
      </w:r>
      <w:r w:rsidR="00A24F76" w:rsidRPr="00CB1DBB">
        <w:rPr>
          <w:rFonts w:ascii="Times New Roman" w:hAnsi="Times New Roman"/>
          <w:lang w:eastAsia="zh-CN"/>
        </w:rPr>
        <w:t>系统。</w:t>
      </w:r>
    </w:p>
    <w:p w14:paraId="06CBF746" w14:textId="77777777" w:rsidR="00A437FB" w:rsidRPr="00CB1DBB" w:rsidRDefault="00AD79E2" w:rsidP="00A437FB">
      <w:pPr>
        <w:ind w:firstLineChars="0" w:firstLine="480"/>
        <w:rPr>
          <w:rFonts w:ascii="Times New Roman" w:hAnsi="Times New Roman"/>
          <w:lang w:eastAsia="zh-CN"/>
        </w:rPr>
      </w:pPr>
      <w:r w:rsidRPr="00CB1DBB">
        <w:rPr>
          <w:rFonts w:ascii="Times New Roman" w:hAnsi="Times New Roman"/>
          <w:lang w:eastAsia="zh-CN"/>
        </w:rPr>
        <w:t>而且，</w:t>
      </w:r>
      <w:r w:rsidR="009C06AD" w:rsidRPr="00CB1DBB">
        <w:rPr>
          <w:rFonts w:ascii="Times New Roman" w:hAnsi="Times New Roman"/>
          <w:lang w:eastAsia="zh-CN"/>
        </w:rPr>
        <w:t>从目前的现状来看</w:t>
      </w:r>
      <w:r w:rsidR="00A437FB" w:rsidRPr="00CB1DBB">
        <w:rPr>
          <w:rFonts w:ascii="Times New Roman" w:hAnsi="Times New Roman"/>
          <w:lang w:eastAsia="zh-CN"/>
        </w:rPr>
        <w:t>，</w:t>
      </w:r>
      <w:r w:rsidR="00A437FB" w:rsidRPr="00CB1DBB">
        <w:rPr>
          <w:rFonts w:ascii="Times New Roman" w:hAnsi="Times New Roman" w:hint="eastAsia"/>
          <w:lang w:eastAsia="zh-CN"/>
        </w:rPr>
        <w:t>国</w:t>
      </w:r>
      <w:r w:rsidR="009C06AD" w:rsidRPr="00CB1DBB">
        <w:rPr>
          <w:rFonts w:ascii="Times New Roman" w:hAnsi="Times New Roman"/>
          <w:lang w:eastAsia="zh-CN"/>
        </w:rPr>
        <w:t>内</w:t>
      </w:r>
      <w:r w:rsidR="00A437FB" w:rsidRPr="00CB1DBB">
        <w:rPr>
          <w:rFonts w:ascii="Times New Roman" w:hAnsi="Times New Roman" w:hint="eastAsia"/>
          <w:lang w:eastAsia="zh-CN"/>
        </w:rPr>
        <w:t>的软件测试</w:t>
      </w:r>
      <w:r w:rsidR="009C06AD" w:rsidRPr="00CB1DBB">
        <w:rPr>
          <w:rFonts w:ascii="Times New Roman" w:hAnsi="Times New Roman"/>
          <w:lang w:eastAsia="zh-CN"/>
        </w:rPr>
        <w:t>虽</w:t>
      </w:r>
      <w:r w:rsidR="009C06AD" w:rsidRPr="00CB1DBB">
        <w:rPr>
          <w:rFonts w:ascii="Times New Roman" w:hAnsi="Times New Roman" w:hint="eastAsia"/>
          <w:lang w:eastAsia="zh-CN"/>
        </w:rPr>
        <w:t>有</w:t>
      </w:r>
      <w:r w:rsidR="009C06AD" w:rsidRPr="00CB1DBB">
        <w:rPr>
          <w:rFonts w:ascii="Times New Roman" w:hAnsi="Times New Roman"/>
          <w:lang w:eastAsia="zh-CN"/>
        </w:rPr>
        <w:t>兴起的趋势</w:t>
      </w:r>
      <w:r w:rsidR="009C06AD" w:rsidRPr="00CB1DBB">
        <w:rPr>
          <w:rFonts w:ascii="Times New Roman" w:hAnsi="Times New Roman" w:hint="eastAsia"/>
          <w:lang w:eastAsia="zh-CN"/>
        </w:rPr>
        <w:t>但</w:t>
      </w:r>
      <w:r w:rsidR="00A437FB" w:rsidRPr="00CB1DBB">
        <w:rPr>
          <w:rFonts w:ascii="Times New Roman" w:hAnsi="Times New Roman" w:hint="eastAsia"/>
          <w:lang w:eastAsia="zh-CN"/>
        </w:rPr>
        <w:t>仍然处于起步</w:t>
      </w:r>
      <w:r w:rsidR="009C06AD" w:rsidRPr="00CB1DBB">
        <w:rPr>
          <w:rFonts w:ascii="Times New Roman" w:hAnsi="Times New Roman"/>
          <w:lang w:eastAsia="zh-CN"/>
        </w:rPr>
        <w:t>发展</w:t>
      </w:r>
      <w:r w:rsidR="00A437FB" w:rsidRPr="00CB1DBB">
        <w:rPr>
          <w:rFonts w:ascii="Times New Roman" w:hAnsi="Times New Roman" w:hint="eastAsia"/>
          <w:lang w:eastAsia="zh-CN"/>
        </w:rPr>
        <w:t>阶段，</w:t>
      </w:r>
      <w:r w:rsidR="009C06AD" w:rsidRPr="00CB1DBB">
        <w:rPr>
          <w:rFonts w:ascii="Times New Roman" w:hAnsi="Times New Roman" w:hint="eastAsia"/>
          <w:lang w:eastAsia="zh-CN"/>
        </w:rPr>
        <w:t>比方说</w:t>
      </w:r>
      <w:r w:rsidR="009C06AD" w:rsidRPr="00CB1DBB">
        <w:rPr>
          <w:rFonts w:ascii="Times New Roman" w:hAnsi="Times New Roman"/>
          <w:lang w:eastAsia="zh-CN"/>
        </w:rPr>
        <w:t>个别</w:t>
      </w:r>
      <w:r w:rsidR="00BE59A6" w:rsidRPr="00CB1DBB">
        <w:rPr>
          <w:rFonts w:ascii="Times New Roman" w:hAnsi="Times New Roman"/>
          <w:lang w:eastAsia="zh-CN"/>
        </w:rPr>
        <w:t>刚刚起步的</w:t>
      </w:r>
      <w:r w:rsidR="0022345A" w:rsidRPr="00CB1DBB">
        <w:rPr>
          <w:rFonts w:ascii="Times New Roman" w:hAnsi="Times New Roman"/>
          <w:lang w:eastAsia="zh-CN"/>
        </w:rPr>
        <w:t>规模</w:t>
      </w:r>
      <w:r w:rsidR="00931D0F" w:rsidRPr="00CB1DBB">
        <w:rPr>
          <w:rFonts w:ascii="Times New Roman" w:hAnsi="Times New Roman"/>
          <w:lang w:eastAsia="zh-CN"/>
        </w:rPr>
        <w:t>较小</w:t>
      </w:r>
      <w:r w:rsidR="00A437FB" w:rsidRPr="00CB1DBB">
        <w:rPr>
          <w:rFonts w:ascii="Times New Roman" w:hAnsi="Times New Roman" w:hint="eastAsia"/>
          <w:lang w:eastAsia="zh-CN"/>
        </w:rPr>
        <w:t>的软件公司，软件测试人员专业程度不够，</w:t>
      </w:r>
      <w:r w:rsidR="00A437FB" w:rsidRPr="00CB1DBB">
        <w:rPr>
          <w:rFonts w:ascii="Times New Roman" w:hAnsi="Times New Roman"/>
          <w:lang w:eastAsia="zh-CN"/>
        </w:rPr>
        <w:t>甚至没有专业</w:t>
      </w:r>
      <w:r w:rsidR="00A437FB" w:rsidRPr="00CB1DBB">
        <w:rPr>
          <w:rFonts w:ascii="Times New Roman" w:hAnsi="Times New Roman" w:hint="eastAsia"/>
          <w:lang w:eastAsia="zh-CN"/>
        </w:rPr>
        <w:t>的软件</w:t>
      </w:r>
      <w:r w:rsidR="00A437FB" w:rsidRPr="00CB1DBB">
        <w:rPr>
          <w:rFonts w:ascii="Times New Roman" w:hAnsi="Times New Roman"/>
          <w:lang w:eastAsia="zh-CN"/>
        </w:rPr>
        <w:t>测试人员，</w:t>
      </w:r>
      <w:r w:rsidR="00A437FB" w:rsidRPr="00CB1DBB">
        <w:rPr>
          <w:rFonts w:ascii="Times New Roman" w:hAnsi="Times New Roman" w:hint="eastAsia"/>
          <w:lang w:eastAsia="zh-CN"/>
        </w:rPr>
        <w:t>更没有一套适合自己的</w:t>
      </w:r>
      <w:r w:rsidR="00A437FB" w:rsidRPr="00CB1DBB">
        <w:rPr>
          <w:rFonts w:ascii="Times New Roman" w:hAnsi="Times New Roman" w:hint="eastAsia"/>
          <w:lang w:eastAsia="zh-CN"/>
        </w:rPr>
        <w:t xml:space="preserve"> </w:t>
      </w:r>
      <w:r w:rsidR="0066016B">
        <w:rPr>
          <w:rFonts w:ascii="Times New Roman" w:hAnsi="Times New Roman"/>
          <w:lang w:eastAsia="zh-CN"/>
        </w:rPr>
        <w:t>Bug</w:t>
      </w:r>
      <w:r w:rsidR="00A437FB" w:rsidRPr="00CB1DBB">
        <w:rPr>
          <w:rFonts w:ascii="Times New Roman" w:hAnsi="Times New Roman" w:hint="eastAsia"/>
          <w:lang w:eastAsia="zh-CN"/>
        </w:rPr>
        <w:t>管理系统，有的</w:t>
      </w:r>
      <w:r w:rsidR="00A437FB" w:rsidRPr="00CB1DBB">
        <w:rPr>
          <w:rFonts w:ascii="Times New Roman" w:hAnsi="Times New Roman"/>
          <w:lang w:eastAsia="zh-CN"/>
        </w:rPr>
        <w:t>软件公司还在</w:t>
      </w:r>
      <w:r w:rsidR="00A437FB" w:rsidRPr="00CB1DBB">
        <w:rPr>
          <w:rFonts w:ascii="Times New Roman" w:hAnsi="Times New Roman" w:hint="eastAsia"/>
          <w:lang w:eastAsia="zh-CN"/>
        </w:rPr>
        <w:t>使用表格来进行</w:t>
      </w:r>
      <w:r w:rsidR="0066016B">
        <w:rPr>
          <w:rFonts w:ascii="Times New Roman" w:hAnsi="Times New Roman" w:hint="eastAsia"/>
          <w:lang w:eastAsia="zh-CN"/>
        </w:rPr>
        <w:t>Bug</w:t>
      </w:r>
      <w:r w:rsidR="00A437FB" w:rsidRPr="00CB1DBB">
        <w:rPr>
          <w:rFonts w:ascii="Times New Roman" w:hAnsi="Times New Roman" w:hint="eastAsia"/>
          <w:lang w:eastAsia="zh-CN"/>
        </w:rPr>
        <w:t>的描述，人工进行</w:t>
      </w:r>
      <w:r w:rsidR="0066016B">
        <w:rPr>
          <w:rFonts w:ascii="Times New Roman" w:hAnsi="Times New Roman"/>
          <w:lang w:eastAsia="zh-CN"/>
        </w:rPr>
        <w:t>Bug</w:t>
      </w:r>
      <w:r w:rsidR="00A437FB" w:rsidRPr="00CB1DBB">
        <w:rPr>
          <w:rFonts w:ascii="Times New Roman" w:hAnsi="Times New Roman" w:hint="eastAsia"/>
          <w:lang w:eastAsia="zh-CN"/>
        </w:rPr>
        <w:t>的统计和追踪、统计，毫无时效性，严重影响软件开发的</w:t>
      </w:r>
      <w:r w:rsidR="0047248B" w:rsidRPr="00CB1DBB">
        <w:rPr>
          <w:rFonts w:ascii="Times New Roman" w:hAnsi="Times New Roman" w:hint="eastAsia"/>
          <w:lang w:eastAsia="zh-CN"/>
        </w:rPr>
        <w:t>效率</w:t>
      </w:r>
      <w:r w:rsidR="00A437FB" w:rsidRPr="00CB1DBB">
        <w:rPr>
          <w:rFonts w:ascii="Times New Roman" w:hAnsi="Times New Roman" w:hint="eastAsia"/>
          <w:lang w:eastAsia="zh-CN"/>
        </w:rPr>
        <w:t>，</w:t>
      </w:r>
      <w:r w:rsidR="00C21254" w:rsidRPr="00CB1DBB">
        <w:rPr>
          <w:rFonts w:ascii="Times New Roman" w:hAnsi="Times New Roman" w:hint="eastAsia"/>
          <w:lang w:eastAsia="zh-CN"/>
        </w:rPr>
        <w:t>而且</w:t>
      </w:r>
      <w:r w:rsidR="00A437FB" w:rsidRPr="00CB1DBB">
        <w:rPr>
          <w:rFonts w:ascii="Times New Roman" w:hAnsi="Times New Roman" w:hint="eastAsia"/>
          <w:lang w:eastAsia="zh-CN"/>
        </w:rPr>
        <w:t>难以确保软件的质量</w:t>
      </w:r>
      <w:r w:rsidR="00A437FB" w:rsidRPr="00CB1DBB">
        <w:rPr>
          <w:rFonts w:ascii="Times New Roman" w:hAnsi="Times New Roman"/>
          <w:lang w:eastAsia="zh-CN"/>
        </w:rPr>
        <w:t>。</w:t>
      </w:r>
    </w:p>
    <w:p w14:paraId="59D9E6BC" w14:textId="77777777" w:rsidR="00367B5B" w:rsidRPr="00CB1DBB" w:rsidRDefault="008759A4" w:rsidP="006B6213">
      <w:pPr>
        <w:ind w:firstLineChars="0" w:firstLine="480"/>
        <w:rPr>
          <w:rFonts w:ascii="Times New Roman" w:hAnsi="Times New Roman"/>
          <w:lang w:eastAsia="zh-CN"/>
        </w:rPr>
      </w:pPr>
      <w:r w:rsidRPr="00CB1DBB">
        <w:rPr>
          <w:rFonts w:ascii="Times New Roman" w:hAnsi="Times New Roman" w:hint="eastAsia"/>
          <w:lang w:eastAsia="zh-CN"/>
        </w:rPr>
        <w:t>因此</w:t>
      </w:r>
      <w:r w:rsidRPr="00CB1DBB">
        <w:rPr>
          <w:rFonts w:ascii="Times New Roman" w:hAnsi="Times New Roman"/>
          <w:lang w:eastAsia="zh-CN"/>
        </w:rPr>
        <w:t>，</w:t>
      </w:r>
      <w:r w:rsidR="005B5CD7" w:rsidRPr="00CB1DBB">
        <w:rPr>
          <w:rFonts w:ascii="Times New Roman" w:hAnsi="Times New Roman" w:hint="eastAsia"/>
          <w:lang w:eastAsia="zh-CN"/>
        </w:rPr>
        <w:t>为了对软件开发周期中发生的</w:t>
      </w:r>
      <w:r w:rsidR="005B5CD7" w:rsidRPr="00CB1DBB">
        <w:rPr>
          <w:rFonts w:ascii="Times New Roman" w:hAnsi="Times New Roman" w:hint="eastAsia"/>
          <w:lang w:eastAsia="zh-CN"/>
        </w:rPr>
        <w:t xml:space="preserve"> </w:t>
      </w:r>
      <w:r w:rsidR="0066016B">
        <w:rPr>
          <w:rFonts w:ascii="Times New Roman" w:hAnsi="Times New Roman"/>
          <w:lang w:eastAsia="zh-CN"/>
        </w:rPr>
        <w:t>Bug</w:t>
      </w:r>
      <w:r w:rsidR="005B5CD7" w:rsidRPr="00CB1DBB">
        <w:rPr>
          <w:rFonts w:ascii="Times New Roman" w:hAnsi="Times New Roman" w:hint="eastAsia"/>
          <w:lang w:eastAsia="zh-CN"/>
        </w:rPr>
        <w:t>有一个及时有效的管理方式，开发</w:t>
      </w:r>
      <w:r w:rsidR="005B5CD7" w:rsidRPr="00CB1DBB">
        <w:rPr>
          <w:rFonts w:ascii="Times New Roman" w:hAnsi="Times New Roman"/>
          <w:lang w:eastAsia="zh-CN"/>
        </w:rPr>
        <w:t>一个</w:t>
      </w:r>
      <w:r w:rsidR="005B5CD7" w:rsidRPr="00CB1DBB">
        <w:rPr>
          <w:rFonts w:ascii="Times New Roman" w:hAnsi="Times New Roman" w:hint="eastAsia"/>
          <w:lang w:eastAsia="zh-CN"/>
        </w:rPr>
        <w:t>Java</w:t>
      </w:r>
      <w:r w:rsidR="005B5CD7" w:rsidRPr="00CB1DBB">
        <w:rPr>
          <w:rFonts w:ascii="Times New Roman" w:hAnsi="Times New Roman" w:hint="eastAsia"/>
          <w:lang w:eastAsia="zh-CN"/>
        </w:rPr>
        <w:t>平台</w:t>
      </w:r>
      <w:r w:rsidR="005B5CD7" w:rsidRPr="00CB1DBB">
        <w:rPr>
          <w:rFonts w:ascii="Times New Roman" w:hAnsi="Times New Roman"/>
          <w:lang w:eastAsia="zh-CN"/>
        </w:rPr>
        <w:t>的简单、</w:t>
      </w:r>
      <w:r w:rsidR="005B5CD7" w:rsidRPr="00CB1DBB">
        <w:rPr>
          <w:rFonts w:ascii="Times New Roman" w:hAnsi="Times New Roman" w:hint="eastAsia"/>
          <w:lang w:eastAsia="zh-CN"/>
        </w:rPr>
        <w:t>灵活</w:t>
      </w:r>
      <w:r w:rsidR="005B5CD7" w:rsidRPr="00CB1DBB">
        <w:rPr>
          <w:rFonts w:ascii="Times New Roman" w:hAnsi="Times New Roman"/>
          <w:lang w:eastAsia="zh-CN"/>
        </w:rPr>
        <w:t>、</w:t>
      </w:r>
      <w:r w:rsidR="005B5CD7" w:rsidRPr="00CB1DBB">
        <w:rPr>
          <w:rFonts w:ascii="Times New Roman" w:hAnsi="Times New Roman" w:hint="eastAsia"/>
          <w:lang w:eastAsia="zh-CN"/>
        </w:rPr>
        <w:t>实用</w:t>
      </w:r>
      <w:r w:rsidR="005B5CD7" w:rsidRPr="00CB1DBB">
        <w:rPr>
          <w:rFonts w:ascii="Times New Roman" w:hAnsi="Times New Roman"/>
          <w:lang w:eastAsia="zh-CN"/>
        </w:rPr>
        <w:t>的</w:t>
      </w:r>
      <w:r w:rsidR="0066016B">
        <w:rPr>
          <w:rFonts w:ascii="Times New Roman" w:hAnsi="Times New Roman"/>
          <w:lang w:eastAsia="zh-CN"/>
        </w:rPr>
        <w:t>Bug</w:t>
      </w:r>
      <w:r w:rsidR="005B5CD7" w:rsidRPr="00CB1DBB">
        <w:rPr>
          <w:rFonts w:ascii="Times New Roman" w:hAnsi="Times New Roman" w:hint="eastAsia"/>
          <w:lang w:eastAsia="zh-CN"/>
        </w:rPr>
        <w:t>管理</w:t>
      </w:r>
      <w:r w:rsidR="005B5CD7" w:rsidRPr="00CB1DBB">
        <w:rPr>
          <w:rFonts w:ascii="Times New Roman" w:hAnsi="Times New Roman"/>
          <w:lang w:eastAsia="zh-CN"/>
        </w:rPr>
        <w:t>系统</w:t>
      </w:r>
      <w:r w:rsidRPr="00CB1DBB">
        <w:rPr>
          <w:rFonts w:ascii="Times New Roman" w:hAnsi="Times New Roman" w:hint="eastAsia"/>
          <w:lang w:eastAsia="zh-CN"/>
        </w:rPr>
        <w:t>就显</w:t>
      </w:r>
      <w:r w:rsidRPr="00CB1DBB">
        <w:rPr>
          <w:rFonts w:ascii="Times New Roman" w:hAnsi="Times New Roman"/>
          <w:lang w:eastAsia="zh-CN"/>
        </w:rPr>
        <w:t>的</w:t>
      </w:r>
      <w:r w:rsidRPr="00CB1DBB">
        <w:rPr>
          <w:rFonts w:ascii="Times New Roman" w:hAnsi="Times New Roman" w:hint="eastAsia"/>
          <w:lang w:eastAsia="zh-CN"/>
        </w:rPr>
        <w:t>非常</w:t>
      </w:r>
      <w:r w:rsidRPr="00CB1DBB">
        <w:rPr>
          <w:rFonts w:ascii="Times New Roman" w:hAnsi="Times New Roman"/>
          <w:lang w:eastAsia="zh-CN"/>
        </w:rPr>
        <w:t>必要和重要。</w:t>
      </w:r>
    </w:p>
    <w:p w14:paraId="17759DE1" w14:textId="77777777" w:rsidR="0089702C" w:rsidRPr="00CB1DBB" w:rsidRDefault="00340F18" w:rsidP="00CB1DBB">
      <w:pPr>
        <w:pStyle w:val="2"/>
        <w:numPr>
          <w:ilvl w:val="1"/>
          <w:numId w:val="57"/>
        </w:numPr>
        <w:ind w:firstLineChars="0"/>
        <w:rPr>
          <w:rFonts w:ascii="Times New Roman" w:hAnsi="Times New Roman"/>
        </w:rPr>
      </w:pPr>
      <w:r w:rsidRPr="00CB1DBB">
        <w:rPr>
          <w:rFonts w:ascii="Times New Roman" w:hAnsi="Times New Roman"/>
        </w:rPr>
        <w:t xml:space="preserve"> </w:t>
      </w:r>
      <w:bookmarkStart w:id="31" w:name="_Toc451434947"/>
      <w:bookmarkStart w:id="32" w:name="_Toc451435781"/>
      <w:bookmarkStart w:id="33" w:name="_Toc451455829"/>
      <w:bookmarkStart w:id="34" w:name="_Toc451456800"/>
      <w:bookmarkStart w:id="35" w:name="_Toc451457036"/>
      <w:bookmarkStart w:id="36" w:name="_Toc451457502"/>
      <w:bookmarkStart w:id="37" w:name="_Toc451702718"/>
      <w:r w:rsidR="0089702C" w:rsidRPr="00CB1DBB">
        <w:rPr>
          <w:rFonts w:ascii="Times New Roman" w:hAnsi="Times New Roman" w:hint="eastAsia"/>
        </w:rPr>
        <w:t>课题</w:t>
      </w:r>
      <w:r w:rsidR="0089702C" w:rsidRPr="00CB1DBB">
        <w:rPr>
          <w:rFonts w:ascii="Times New Roman" w:hAnsi="Times New Roman"/>
        </w:rPr>
        <w:t>研究的现状</w:t>
      </w:r>
      <w:bookmarkEnd w:id="31"/>
      <w:bookmarkEnd w:id="32"/>
      <w:bookmarkEnd w:id="33"/>
      <w:bookmarkEnd w:id="34"/>
      <w:bookmarkEnd w:id="35"/>
      <w:bookmarkEnd w:id="36"/>
      <w:bookmarkEnd w:id="37"/>
    </w:p>
    <w:p w14:paraId="16368394" w14:textId="77777777" w:rsidR="00AF6A87" w:rsidRPr="00CB1DBB" w:rsidRDefault="008E5258">
      <w:pPr>
        <w:ind w:firstLine="480"/>
        <w:rPr>
          <w:rFonts w:ascii="Times New Roman" w:hAnsi="Times New Roman"/>
          <w:lang w:eastAsia="zh-CN"/>
        </w:rPr>
      </w:pPr>
      <w:r w:rsidRPr="00CB1DBB">
        <w:rPr>
          <w:rFonts w:ascii="Times New Roman" w:hAnsi="Times New Roman" w:hint="eastAsia"/>
          <w:lang w:eastAsia="zh-CN"/>
        </w:rPr>
        <w:t>为了提高软件开发的进度和质量</w:t>
      </w:r>
      <w:r w:rsidRPr="00CB1DBB">
        <w:rPr>
          <w:rFonts w:ascii="Times New Roman" w:hAnsi="Times New Roman"/>
          <w:lang w:eastAsia="zh-CN"/>
        </w:rPr>
        <w:t>，</w:t>
      </w:r>
      <w:r w:rsidR="00D254E2" w:rsidRPr="00CB1DBB">
        <w:rPr>
          <w:rFonts w:ascii="Times New Roman" w:hAnsi="Times New Roman"/>
          <w:lang w:eastAsia="zh-CN"/>
        </w:rPr>
        <w:t>人们</w:t>
      </w:r>
      <w:r w:rsidR="00D254E2" w:rsidRPr="00CB1DBB">
        <w:rPr>
          <w:rFonts w:ascii="Times New Roman" w:hAnsi="Times New Roman" w:hint="eastAsia"/>
          <w:lang w:eastAsia="zh-CN"/>
        </w:rPr>
        <w:t>对软件测试</w:t>
      </w:r>
      <w:r w:rsidR="00D254E2" w:rsidRPr="00CB1DBB">
        <w:rPr>
          <w:rFonts w:ascii="Times New Roman" w:hAnsi="Times New Roman"/>
          <w:lang w:eastAsia="zh-CN"/>
        </w:rPr>
        <w:t>行业的重视</w:t>
      </w:r>
      <w:r w:rsidR="00D254E2" w:rsidRPr="00CB1DBB">
        <w:rPr>
          <w:rFonts w:ascii="Times New Roman" w:hAnsi="Times New Roman" w:hint="eastAsia"/>
          <w:lang w:eastAsia="zh-CN"/>
        </w:rPr>
        <w:t>度</w:t>
      </w:r>
      <w:r w:rsidR="00D254E2" w:rsidRPr="00CB1DBB">
        <w:rPr>
          <w:rFonts w:ascii="Times New Roman" w:hAnsi="Times New Roman"/>
          <w:lang w:eastAsia="zh-CN"/>
        </w:rPr>
        <w:t>越来越高</w:t>
      </w:r>
      <w:r w:rsidR="004E3CE8" w:rsidRPr="00CB1DBB">
        <w:rPr>
          <w:rFonts w:ascii="Times New Roman" w:hAnsi="Times New Roman" w:hint="eastAsia"/>
          <w:lang w:eastAsia="zh-CN"/>
        </w:rPr>
        <w:t>，除了软件测试人员越发受到各个公司的亲赖外</w:t>
      </w:r>
      <w:r w:rsidR="004E3CE8" w:rsidRPr="00CB1DBB">
        <w:rPr>
          <w:rFonts w:ascii="Times New Roman" w:hAnsi="Times New Roman"/>
          <w:lang w:eastAsia="zh-CN"/>
        </w:rPr>
        <w:t>，</w:t>
      </w:r>
      <w:r w:rsidR="00D254E2" w:rsidRPr="00CB1DBB">
        <w:rPr>
          <w:rFonts w:ascii="Times New Roman" w:hAnsi="Times New Roman" w:hint="eastAsia"/>
          <w:lang w:eastAsia="zh-CN"/>
        </w:rPr>
        <w:t>也</w:t>
      </w:r>
      <w:r w:rsidR="00A454FA" w:rsidRPr="00CB1DBB">
        <w:rPr>
          <w:rFonts w:ascii="Times New Roman" w:hAnsi="Times New Roman"/>
          <w:lang w:eastAsia="zh-CN"/>
        </w:rPr>
        <w:t>涌现</w:t>
      </w:r>
      <w:r w:rsidR="00D254E2" w:rsidRPr="00CB1DBB">
        <w:rPr>
          <w:rFonts w:ascii="Times New Roman" w:hAnsi="Times New Roman"/>
          <w:lang w:eastAsia="zh-CN"/>
        </w:rPr>
        <w:t>了很多</w:t>
      </w:r>
      <w:r w:rsidR="00D254E2" w:rsidRPr="00CB1DBB">
        <w:rPr>
          <w:rFonts w:ascii="Times New Roman" w:hAnsi="Times New Roman"/>
          <w:lang w:eastAsia="zh-CN"/>
        </w:rPr>
        <w:t xml:space="preserve"> </w:t>
      </w:r>
      <w:r w:rsidR="0066016B">
        <w:rPr>
          <w:rFonts w:ascii="Times New Roman" w:hAnsi="Times New Roman"/>
          <w:lang w:eastAsia="zh-CN"/>
        </w:rPr>
        <w:t>Bug</w:t>
      </w:r>
      <w:r w:rsidR="00D254E2" w:rsidRPr="00CB1DBB">
        <w:rPr>
          <w:rFonts w:ascii="Times New Roman" w:hAnsi="Times New Roman" w:hint="eastAsia"/>
          <w:lang w:eastAsia="zh-CN"/>
        </w:rPr>
        <w:t>管理</w:t>
      </w:r>
      <w:r w:rsidR="00D254E2" w:rsidRPr="00CB1DBB">
        <w:rPr>
          <w:rFonts w:ascii="Times New Roman" w:hAnsi="Times New Roman"/>
          <w:lang w:eastAsia="zh-CN"/>
        </w:rPr>
        <w:t>系统。</w:t>
      </w:r>
      <w:r w:rsidR="009C18DB" w:rsidRPr="00CB1DBB">
        <w:rPr>
          <w:rFonts w:ascii="Times New Roman" w:hAnsi="Times New Roman" w:hint="eastAsia"/>
          <w:lang w:eastAsia="zh-CN"/>
        </w:rPr>
        <w:t>比如</w:t>
      </w:r>
      <w:r w:rsidR="009C18DB" w:rsidRPr="00CB1DBB">
        <w:rPr>
          <w:rFonts w:ascii="Times New Roman" w:hAnsi="Times New Roman"/>
          <w:lang w:eastAsia="zh-CN"/>
        </w:rPr>
        <w:t>说免费开源的</w:t>
      </w:r>
      <w:r w:rsidR="009C18DB" w:rsidRPr="00CB1DBB">
        <w:rPr>
          <w:rFonts w:ascii="Times New Roman" w:hAnsi="Times New Roman" w:hint="eastAsia"/>
          <w:lang w:eastAsia="zh-CN"/>
        </w:rPr>
        <w:t>Ma</w:t>
      </w:r>
      <w:r w:rsidR="009C18DB" w:rsidRPr="00CB1DBB">
        <w:rPr>
          <w:rFonts w:ascii="Times New Roman" w:hAnsi="Times New Roman"/>
          <w:lang w:eastAsia="zh-CN"/>
        </w:rPr>
        <w:t xml:space="preserve">ntis </w:t>
      </w:r>
      <w:r w:rsidR="009C18DB" w:rsidRPr="00CB1DBB">
        <w:rPr>
          <w:rFonts w:ascii="Times New Roman" w:hAnsi="Times New Roman" w:hint="eastAsia"/>
          <w:lang w:eastAsia="zh-CN"/>
        </w:rPr>
        <w:t>这一</w:t>
      </w:r>
      <w:r w:rsidR="0066016B">
        <w:rPr>
          <w:rFonts w:ascii="Times New Roman" w:hAnsi="Times New Roman"/>
          <w:lang w:eastAsia="zh-CN"/>
        </w:rPr>
        <w:t>Bug</w:t>
      </w:r>
      <w:r w:rsidR="009C18DB" w:rsidRPr="00CB1DBB">
        <w:rPr>
          <w:rFonts w:ascii="Times New Roman" w:hAnsi="Times New Roman" w:hint="eastAsia"/>
          <w:lang w:eastAsia="zh-CN"/>
        </w:rPr>
        <w:t>管理</w:t>
      </w:r>
      <w:r w:rsidR="009C18DB" w:rsidRPr="00CB1DBB">
        <w:rPr>
          <w:rFonts w:ascii="Times New Roman" w:hAnsi="Times New Roman"/>
          <w:lang w:eastAsia="zh-CN"/>
        </w:rPr>
        <w:t>系统，</w:t>
      </w:r>
      <w:r w:rsidR="00EA4A28" w:rsidRPr="00CB1DBB">
        <w:rPr>
          <w:rFonts w:ascii="Times New Roman" w:hAnsi="Times New Roman" w:hint="eastAsia"/>
          <w:lang w:eastAsia="zh-CN"/>
        </w:rPr>
        <w:t>虽然</w:t>
      </w:r>
      <w:r w:rsidR="00E56AAC" w:rsidRPr="00CB1DBB">
        <w:rPr>
          <w:rFonts w:ascii="Times New Roman" w:hAnsi="Times New Roman"/>
          <w:lang w:eastAsia="zh-CN"/>
        </w:rPr>
        <w:t>它</w:t>
      </w:r>
      <w:r w:rsidR="009C18DB" w:rsidRPr="00CB1DBB">
        <w:rPr>
          <w:rFonts w:ascii="Times New Roman" w:hAnsi="Times New Roman" w:hint="eastAsia"/>
          <w:lang w:eastAsia="zh-CN"/>
        </w:rPr>
        <w:t>可以</w:t>
      </w:r>
      <w:r w:rsidR="009C18DB" w:rsidRPr="00CB1DBB">
        <w:rPr>
          <w:rFonts w:ascii="Times New Roman" w:hAnsi="Times New Roman"/>
          <w:lang w:eastAsia="zh-CN"/>
        </w:rPr>
        <w:t>满足一般</w:t>
      </w:r>
      <w:r w:rsidR="0066016B">
        <w:rPr>
          <w:rFonts w:ascii="Times New Roman" w:hAnsi="Times New Roman"/>
          <w:lang w:eastAsia="zh-CN"/>
        </w:rPr>
        <w:t>Bug</w:t>
      </w:r>
      <w:r w:rsidR="009C18DB" w:rsidRPr="00CB1DBB">
        <w:rPr>
          <w:rFonts w:ascii="Times New Roman" w:hAnsi="Times New Roman" w:hint="eastAsia"/>
          <w:lang w:eastAsia="zh-CN"/>
        </w:rPr>
        <w:t>的</w:t>
      </w:r>
      <w:r w:rsidR="009C18DB" w:rsidRPr="00CB1DBB">
        <w:rPr>
          <w:rFonts w:ascii="Times New Roman" w:hAnsi="Times New Roman"/>
          <w:lang w:eastAsia="zh-CN"/>
        </w:rPr>
        <w:t>追踪</w:t>
      </w:r>
      <w:r w:rsidR="00DE3769" w:rsidRPr="00CB1DBB">
        <w:rPr>
          <w:rFonts w:ascii="Times New Roman" w:hAnsi="Times New Roman"/>
          <w:lang w:eastAsia="zh-CN"/>
        </w:rPr>
        <w:t>、</w:t>
      </w:r>
      <w:r w:rsidR="009C18DB" w:rsidRPr="00CB1DBB">
        <w:rPr>
          <w:rFonts w:ascii="Times New Roman" w:hAnsi="Times New Roman"/>
          <w:lang w:eastAsia="zh-CN"/>
        </w:rPr>
        <w:t>处理</w:t>
      </w:r>
      <w:r w:rsidR="00DE3769" w:rsidRPr="00CB1DBB">
        <w:rPr>
          <w:rFonts w:ascii="Times New Roman" w:hAnsi="Times New Roman"/>
          <w:lang w:eastAsia="zh-CN"/>
        </w:rPr>
        <w:t>、</w:t>
      </w:r>
      <w:r w:rsidR="009C18DB" w:rsidRPr="00CB1DBB">
        <w:rPr>
          <w:rFonts w:ascii="Times New Roman" w:hAnsi="Times New Roman"/>
          <w:lang w:eastAsia="zh-CN"/>
        </w:rPr>
        <w:t>统计</w:t>
      </w:r>
      <w:r w:rsidR="009C18DB" w:rsidRPr="00CB1DBB">
        <w:rPr>
          <w:rFonts w:ascii="Times New Roman" w:hAnsi="Times New Roman" w:hint="eastAsia"/>
          <w:lang w:eastAsia="zh-CN"/>
        </w:rPr>
        <w:t>等功能</w:t>
      </w:r>
      <w:r w:rsidR="00AF6A87" w:rsidRPr="00CB1DBB">
        <w:rPr>
          <w:rFonts w:ascii="Times New Roman" w:hAnsi="Times New Roman"/>
          <w:lang w:eastAsia="zh-CN"/>
        </w:rPr>
        <w:t>。</w:t>
      </w:r>
      <w:r w:rsidR="009C18DB" w:rsidRPr="00CB1DBB">
        <w:rPr>
          <w:rFonts w:ascii="Times New Roman" w:hAnsi="Times New Roman"/>
          <w:lang w:eastAsia="zh-CN"/>
        </w:rPr>
        <w:t>但</w:t>
      </w:r>
      <w:r w:rsidR="00B66949" w:rsidRPr="00CB1DBB">
        <w:rPr>
          <w:rFonts w:ascii="Times New Roman" w:hAnsi="Times New Roman" w:hint="eastAsia"/>
          <w:lang w:eastAsia="zh-CN"/>
        </w:rPr>
        <w:t>同时</w:t>
      </w:r>
      <w:r w:rsidR="009C18DB" w:rsidRPr="00CB1DBB">
        <w:rPr>
          <w:rFonts w:ascii="Times New Roman" w:hAnsi="Times New Roman" w:hint="eastAsia"/>
          <w:lang w:eastAsia="zh-CN"/>
        </w:rPr>
        <w:t>它</w:t>
      </w:r>
      <w:r w:rsidR="003D2EB4" w:rsidRPr="00CB1DBB">
        <w:rPr>
          <w:rFonts w:ascii="Times New Roman" w:hAnsi="Times New Roman" w:hint="eastAsia"/>
          <w:lang w:eastAsia="zh-CN"/>
        </w:rPr>
        <w:t>也</w:t>
      </w:r>
      <w:r w:rsidR="003D2EB4" w:rsidRPr="00CB1DBB">
        <w:rPr>
          <w:rFonts w:ascii="Times New Roman" w:hAnsi="Times New Roman"/>
          <w:lang w:eastAsia="zh-CN"/>
        </w:rPr>
        <w:t>存在一些问题。</w:t>
      </w:r>
    </w:p>
    <w:p w14:paraId="44627924" w14:textId="77777777" w:rsidR="00367B5B" w:rsidRPr="00CB1DBB" w:rsidRDefault="00AE5C9D" w:rsidP="004B2DDA">
      <w:pPr>
        <w:ind w:firstLine="480"/>
        <w:rPr>
          <w:rFonts w:ascii="Times New Roman" w:hAnsi="Times New Roman"/>
          <w:lang w:eastAsia="zh-CN"/>
        </w:rPr>
      </w:pPr>
      <w:r w:rsidRPr="00CB1DBB">
        <w:rPr>
          <w:rFonts w:ascii="Times New Roman" w:hAnsi="Times New Roman" w:hint="eastAsia"/>
          <w:lang w:eastAsia="zh-CN"/>
        </w:rPr>
        <w:t>首先</w:t>
      </w:r>
      <w:r w:rsidRPr="00CB1DBB">
        <w:rPr>
          <w:rFonts w:ascii="Times New Roman" w:hAnsi="Times New Roman"/>
          <w:lang w:eastAsia="zh-CN"/>
        </w:rPr>
        <w:t>它是</w:t>
      </w:r>
      <w:r w:rsidR="009C18DB" w:rsidRPr="00CB1DBB">
        <w:rPr>
          <w:rFonts w:ascii="Times New Roman" w:hAnsi="Times New Roman"/>
          <w:lang w:eastAsia="zh-CN"/>
        </w:rPr>
        <w:t>基于</w:t>
      </w:r>
      <w:r w:rsidR="009C18DB" w:rsidRPr="00CB1DBB">
        <w:rPr>
          <w:rFonts w:ascii="Times New Roman" w:hAnsi="Times New Roman"/>
          <w:lang w:eastAsia="zh-CN"/>
        </w:rPr>
        <w:t xml:space="preserve"> </w:t>
      </w:r>
      <w:r w:rsidR="009C18DB" w:rsidRPr="00CB1DBB">
        <w:rPr>
          <w:rFonts w:ascii="Times New Roman" w:hAnsi="Times New Roman" w:hint="eastAsia"/>
          <w:lang w:eastAsia="zh-CN"/>
        </w:rPr>
        <w:t>PHP</w:t>
      </w:r>
      <w:r w:rsidR="009C18DB" w:rsidRPr="00CB1DBB">
        <w:rPr>
          <w:rFonts w:ascii="Times New Roman" w:hAnsi="Times New Roman"/>
          <w:lang w:eastAsia="zh-CN"/>
        </w:rPr>
        <w:t>/MySQL</w:t>
      </w:r>
      <w:r w:rsidR="006525B2" w:rsidRPr="00CB1DBB">
        <w:rPr>
          <w:rFonts w:ascii="Times New Roman" w:hAnsi="Times New Roman"/>
          <w:lang w:eastAsia="zh-CN"/>
        </w:rPr>
        <w:t xml:space="preserve"> </w:t>
      </w:r>
      <w:r w:rsidR="006525B2" w:rsidRPr="00CB1DBB">
        <w:rPr>
          <w:rFonts w:ascii="Times New Roman" w:hAnsi="Times New Roman" w:hint="eastAsia"/>
          <w:lang w:eastAsia="zh-CN"/>
        </w:rPr>
        <w:t>平台</w:t>
      </w:r>
      <w:r w:rsidR="006047D4" w:rsidRPr="00CB1DBB">
        <w:rPr>
          <w:rFonts w:ascii="Times New Roman" w:hAnsi="Times New Roman"/>
          <w:lang w:eastAsia="zh-CN"/>
        </w:rPr>
        <w:t>，</w:t>
      </w:r>
      <w:r w:rsidR="00F87636" w:rsidRPr="00CB1DBB">
        <w:rPr>
          <w:rFonts w:ascii="Times New Roman" w:hAnsi="Times New Roman"/>
          <w:lang w:eastAsia="zh-CN"/>
        </w:rPr>
        <w:t>为了使用它，</w:t>
      </w:r>
      <w:r w:rsidR="00F87636" w:rsidRPr="00CB1DBB">
        <w:rPr>
          <w:rFonts w:ascii="Times New Roman" w:hAnsi="Times New Roman" w:hint="eastAsia"/>
          <w:lang w:eastAsia="zh-CN"/>
        </w:rPr>
        <w:t>作为</w:t>
      </w:r>
      <w:r w:rsidR="00F87636" w:rsidRPr="00CB1DBB">
        <w:rPr>
          <w:rFonts w:ascii="Times New Roman" w:hAnsi="Times New Roman"/>
          <w:lang w:eastAsia="zh-CN"/>
        </w:rPr>
        <w:t>以</w:t>
      </w:r>
      <w:r w:rsidR="00F87636" w:rsidRPr="00CB1DBB">
        <w:rPr>
          <w:rFonts w:ascii="Times New Roman" w:hAnsi="Times New Roman"/>
          <w:lang w:eastAsia="zh-CN"/>
        </w:rPr>
        <w:t xml:space="preserve">Java </w:t>
      </w:r>
      <w:r w:rsidR="00F87636" w:rsidRPr="00CB1DBB">
        <w:rPr>
          <w:rFonts w:ascii="Times New Roman" w:hAnsi="Times New Roman" w:hint="eastAsia"/>
          <w:lang w:eastAsia="zh-CN"/>
        </w:rPr>
        <w:t>平台</w:t>
      </w:r>
      <w:r w:rsidR="00F87636" w:rsidRPr="00CB1DBB">
        <w:rPr>
          <w:rFonts w:ascii="Times New Roman" w:hAnsi="Times New Roman"/>
          <w:lang w:eastAsia="zh-CN"/>
        </w:rPr>
        <w:t>为核心的软件公司</w:t>
      </w:r>
      <w:r w:rsidR="00756E9C" w:rsidRPr="00CB1DBB">
        <w:rPr>
          <w:rFonts w:ascii="Times New Roman" w:hAnsi="Times New Roman" w:hint="eastAsia"/>
          <w:lang w:eastAsia="zh-CN"/>
        </w:rPr>
        <w:t>就</w:t>
      </w:r>
      <w:r w:rsidR="00F87636" w:rsidRPr="00CB1DBB">
        <w:rPr>
          <w:rFonts w:ascii="Times New Roman" w:hAnsi="Times New Roman"/>
          <w:lang w:eastAsia="zh-CN"/>
        </w:rPr>
        <w:t>要多准备一个</w:t>
      </w:r>
      <w:r w:rsidR="00F87636" w:rsidRPr="00CB1DBB">
        <w:rPr>
          <w:rFonts w:ascii="Times New Roman" w:hAnsi="Times New Roman" w:hint="eastAsia"/>
          <w:lang w:eastAsia="zh-CN"/>
        </w:rPr>
        <w:t>运行</w:t>
      </w:r>
      <w:r w:rsidR="00F87636" w:rsidRPr="00CB1DBB">
        <w:rPr>
          <w:rFonts w:ascii="Times New Roman" w:hAnsi="Times New Roman"/>
          <w:lang w:eastAsia="zh-CN"/>
        </w:rPr>
        <w:t>环境</w:t>
      </w:r>
      <w:r w:rsidR="009C18DB" w:rsidRPr="00CB1DBB">
        <w:rPr>
          <w:rFonts w:ascii="Times New Roman" w:hAnsi="Times New Roman"/>
          <w:lang w:eastAsia="zh-CN"/>
        </w:rPr>
        <w:t>，</w:t>
      </w:r>
      <w:r w:rsidR="00D84EBB" w:rsidRPr="00CB1DBB">
        <w:rPr>
          <w:rFonts w:ascii="Times New Roman" w:hAnsi="Times New Roman"/>
          <w:lang w:eastAsia="zh-CN"/>
        </w:rPr>
        <w:t>其次</w:t>
      </w:r>
      <w:r w:rsidR="00DD3BE7" w:rsidRPr="00CB1DBB">
        <w:rPr>
          <w:rFonts w:ascii="Times New Roman" w:hAnsi="Times New Roman" w:hint="eastAsia"/>
          <w:lang w:eastAsia="zh-CN"/>
        </w:rPr>
        <w:t>它</w:t>
      </w:r>
      <w:r w:rsidR="00DD3BE7" w:rsidRPr="00CB1DBB">
        <w:rPr>
          <w:rFonts w:ascii="Times New Roman" w:hAnsi="Times New Roman"/>
          <w:lang w:eastAsia="zh-CN"/>
        </w:rPr>
        <w:t>的</w:t>
      </w:r>
      <w:r w:rsidR="009C18DB" w:rsidRPr="00CB1DBB">
        <w:rPr>
          <w:rFonts w:ascii="Times New Roman" w:hAnsi="Times New Roman" w:hint="eastAsia"/>
          <w:lang w:eastAsia="zh-CN"/>
        </w:rPr>
        <w:t>界面</w:t>
      </w:r>
      <w:r w:rsidR="009C18DB" w:rsidRPr="00CB1DBB">
        <w:rPr>
          <w:rFonts w:ascii="Times New Roman" w:hAnsi="Times New Roman"/>
          <w:lang w:eastAsia="zh-CN"/>
        </w:rPr>
        <w:t>布局过于老套，</w:t>
      </w:r>
      <w:r w:rsidR="009C18DB" w:rsidRPr="00CB1DBB">
        <w:rPr>
          <w:rFonts w:ascii="Times New Roman" w:hAnsi="Times New Roman" w:hint="eastAsia"/>
          <w:lang w:eastAsia="zh-CN"/>
        </w:rPr>
        <w:t>不美观</w:t>
      </w:r>
      <w:r w:rsidR="009C18DB" w:rsidRPr="00CB1DBB">
        <w:rPr>
          <w:rFonts w:ascii="Times New Roman" w:hAnsi="Times New Roman"/>
          <w:lang w:eastAsia="zh-CN"/>
        </w:rPr>
        <w:t>，</w:t>
      </w:r>
      <w:r w:rsidR="009C18DB" w:rsidRPr="00CB1DBB">
        <w:rPr>
          <w:rFonts w:ascii="Times New Roman" w:hAnsi="Times New Roman" w:hint="eastAsia"/>
          <w:lang w:eastAsia="zh-CN"/>
        </w:rPr>
        <w:t>在</w:t>
      </w:r>
      <w:r w:rsidR="00FA05A8" w:rsidRPr="00CB1DBB">
        <w:rPr>
          <w:rFonts w:ascii="Times New Roman" w:hAnsi="Times New Roman" w:hint="eastAsia"/>
          <w:lang w:eastAsia="zh-CN"/>
        </w:rPr>
        <w:t>各个尺寸</w:t>
      </w:r>
      <w:r w:rsidR="00FA05A8" w:rsidRPr="00CB1DBB">
        <w:rPr>
          <w:rFonts w:ascii="Times New Roman" w:hAnsi="Times New Roman"/>
          <w:lang w:eastAsia="zh-CN"/>
        </w:rPr>
        <w:t>的</w:t>
      </w:r>
      <w:r w:rsidR="009C18DB" w:rsidRPr="00CB1DBB">
        <w:rPr>
          <w:rFonts w:ascii="Times New Roman" w:hAnsi="Times New Roman" w:hint="eastAsia"/>
          <w:lang w:eastAsia="zh-CN"/>
        </w:rPr>
        <w:t>显示</w:t>
      </w:r>
      <w:r w:rsidR="009C18DB" w:rsidRPr="00CB1DBB">
        <w:rPr>
          <w:rFonts w:ascii="Times New Roman" w:hAnsi="Times New Roman"/>
          <w:lang w:eastAsia="zh-CN"/>
        </w:rPr>
        <w:t>设备上效果不是很好</w:t>
      </w:r>
      <w:r w:rsidR="00284F71" w:rsidRPr="00CB1DBB">
        <w:rPr>
          <w:rFonts w:ascii="Times New Roman" w:hAnsi="Times New Roman"/>
          <w:lang w:eastAsia="zh-CN"/>
        </w:rPr>
        <w:t>，</w:t>
      </w:r>
      <w:r w:rsidR="00BB3E08" w:rsidRPr="00CB1DBB">
        <w:rPr>
          <w:rFonts w:ascii="Times New Roman" w:hAnsi="Times New Roman"/>
          <w:lang w:eastAsia="zh-CN"/>
        </w:rPr>
        <w:t>而且</w:t>
      </w:r>
      <w:r w:rsidR="0066016B">
        <w:rPr>
          <w:rFonts w:ascii="Times New Roman" w:hAnsi="Times New Roman"/>
          <w:lang w:eastAsia="zh-CN"/>
        </w:rPr>
        <w:t>Bug</w:t>
      </w:r>
      <w:r w:rsidR="00A212FB" w:rsidRPr="00CB1DBB">
        <w:rPr>
          <w:rFonts w:ascii="Times New Roman" w:hAnsi="Times New Roman"/>
          <w:lang w:eastAsia="zh-CN"/>
        </w:rPr>
        <w:t>流转</w:t>
      </w:r>
      <w:r w:rsidR="009C18DB" w:rsidRPr="00CB1DBB">
        <w:rPr>
          <w:rFonts w:ascii="Times New Roman" w:hAnsi="Times New Roman" w:hint="eastAsia"/>
          <w:lang w:eastAsia="zh-CN"/>
        </w:rPr>
        <w:t>比较</w:t>
      </w:r>
      <w:r w:rsidR="009C18DB" w:rsidRPr="00CB1DBB">
        <w:rPr>
          <w:rFonts w:ascii="Times New Roman" w:hAnsi="Times New Roman"/>
          <w:lang w:eastAsia="zh-CN"/>
        </w:rPr>
        <w:t>固定</w:t>
      </w:r>
      <w:r w:rsidR="00AD0980" w:rsidRPr="00CB1DBB">
        <w:rPr>
          <w:rFonts w:ascii="Times New Roman" w:hAnsi="Times New Roman"/>
          <w:lang w:eastAsia="zh-CN"/>
        </w:rPr>
        <w:t>，</w:t>
      </w:r>
      <w:r w:rsidR="00AD0980" w:rsidRPr="00CB1DBB">
        <w:rPr>
          <w:rFonts w:ascii="Times New Roman" w:hAnsi="Times New Roman" w:hint="eastAsia"/>
          <w:lang w:eastAsia="zh-CN"/>
        </w:rPr>
        <w:t>缺少</w:t>
      </w:r>
      <w:r w:rsidR="00AD0980" w:rsidRPr="00CB1DBB">
        <w:rPr>
          <w:rFonts w:ascii="Times New Roman" w:hAnsi="Times New Roman"/>
          <w:lang w:eastAsia="zh-CN"/>
        </w:rPr>
        <w:t>一定的灵活</w:t>
      </w:r>
      <w:r w:rsidR="00F076F1" w:rsidRPr="00CB1DBB">
        <w:rPr>
          <w:rFonts w:ascii="Times New Roman" w:hAnsi="Times New Roman" w:hint="eastAsia"/>
          <w:lang w:eastAsia="zh-CN"/>
        </w:rPr>
        <w:t>性</w:t>
      </w:r>
      <w:r w:rsidR="00EA4A28" w:rsidRPr="00CB1DBB">
        <w:rPr>
          <w:rFonts w:ascii="Times New Roman" w:hAnsi="Times New Roman"/>
          <w:lang w:eastAsia="zh-CN"/>
        </w:rPr>
        <w:t>，</w:t>
      </w:r>
      <w:r w:rsidR="00B44FB5" w:rsidRPr="00CB1DBB">
        <w:rPr>
          <w:rFonts w:ascii="Times New Roman" w:hAnsi="Times New Roman" w:hint="eastAsia"/>
          <w:lang w:eastAsia="zh-CN"/>
        </w:rPr>
        <w:t>参与</w:t>
      </w:r>
      <w:r w:rsidR="00B44FB5" w:rsidRPr="00CB1DBB">
        <w:rPr>
          <w:rFonts w:ascii="Times New Roman" w:hAnsi="Times New Roman"/>
          <w:lang w:eastAsia="zh-CN"/>
        </w:rPr>
        <w:t>人员</w:t>
      </w:r>
      <w:r w:rsidR="00B44FB5" w:rsidRPr="00CB1DBB">
        <w:rPr>
          <w:rFonts w:ascii="Times New Roman" w:hAnsi="Times New Roman" w:hint="eastAsia"/>
          <w:lang w:eastAsia="zh-CN"/>
        </w:rPr>
        <w:t>在</w:t>
      </w:r>
      <w:r w:rsidR="00B44FB5" w:rsidRPr="00CB1DBB">
        <w:rPr>
          <w:rFonts w:ascii="Times New Roman" w:hAnsi="Times New Roman"/>
          <w:lang w:eastAsia="zh-CN"/>
        </w:rPr>
        <w:t>处理</w:t>
      </w:r>
      <w:r w:rsidR="0066016B">
        <w:rPr>
          <w:rFonts w:ascii="Times New Roman" w:hAnsi="Times New Roman"/>
          <w:lang w:eastAsia="zh-CN"/>
        </w:rPr>
        <w:t>Bug</w:t>
      </w:r>
      <w:r w:rsidR="00B44FB5" w:rsidRPr="00CB1DBB">
        <w:rPr>
          <w:rFonts w:ascii="Times New Roman" w:hAnsi="Times New Roman"/>
          <w:lang w:eastAsia="zh-CN"/>
        </w:rPr>
        <w:t>上有了分歧，</w:t>
      </w:r>
      <w:r w:rsidR="00B44FB5" w:rsidRPr="00CB1DBB">
        <w:rPr>
          <w:rFonts w:ascii="Times New Roman" w:hAnsi="Times New Roman" w:hint="eastAsia"/>
          <w:lang w:eastAsia="zh-CN"/>
        </w:rPr>
        <w:t>也没有</w:t>
      </w:r>
      <w:r w:rsidR="00B44FB5" w:rsidRPr="00CB1DBB">
        <w:rPr>
          <w:rFonts w:ascii="Times New Roman" w:hAnsi="Times New Roman"/>
          <w:lang w:eastAsia="zh-CN"/>
        </w:rPr>
        <w:t>一个很好的</w:t>
      </w:r>
      <w:r w:rsidR="00B44FB5" w:rsidRPr="00CB1DBB">
        <w:rPr>
          <w:rFonts w:ascii="Times New Roman" w:hAnsi="Times New Roman" w:hint="eastAsia"/>
          <w:lang w:eastAsia="zh-CN"/>
        </w:rPr>
        <w:t>沟通</w:t>
      </w:r>
      <w:r w:rsidR="00B44FB5" w:rsidRPr="00CB1DBB">
        <w:rPr>
          <w:rFonts w:ascii="Times New Roman" w:hAnsi="Times New Roman"/>
          <w:lang w:eastAsia="zh-CN"/>
        </w:rPr>
        <w:t>方式。</w:t>
      </w:r>
    </w:p>
    <w:p w14:paraId="10CE32A6" w14:textId="77777777" w:rsidR="00AF0031" w:rsidRPr="00CB1DBB" w:rsidRDefault="00AF0031" w:rsidP="00367B5B">
      <w:pPr>
        <w:ind w:firstLine="480"/>
        <w:rPr>
          <w:rFonts w:ascii="Times New Roman" w:hAnsi="Times New Roman"/>
          <w:lang w:eastAsia="zh-CN"/>
        </w:rPr>
      </w:pPr>
      <w:r w:rsidRPr="00CB1DBB">
        <w:rPr>
          <w:rFonts w:ascii="Times New Roman" w:hAnsi="Times New Roman" w:hint="eastAsia"/>
          <w:lang w:eastAsia="zh-CN"/>
        </w:rPr>
        <w:lastRenderedPageBreak/>
        <w:t>此刻</w:t>
      </w:r>
      <w:r w:rsidRPr="00CB1DBB">
        <w:rPr>
          <w:rFonts w:ascii="Times New Roman" w:hAnsi="Times New Roman"/>
          <w:lang w:eastAsia="zh-CN"/>
        </w:rPr>
        <w:t>我们都知道了，</w:t>
      </w:r>
      <w:r w:rsidRPr="00CB1DBB">
        <w:rPr>
          <w:rFonts w:ascii="Times New Roman" w:hAnsi="Times New Roman" w:hint="eastAsia"/>
          <w:lang w:eastAsia="zh-CN"/>
        </w:rPr>
        <w:t>在</w:t>
      </w:r>
      <w:r w:rsidRPr="00CB1DBB">
        <w:rPr>
          <w:rFonts w:ascii="Times New Roman" w:hAnsi="Times New Roman" w:hint="eastAsia"/>
        </w:rPr>
        <w:t>软件</w:t>
      </w:r>
      <w:r w:rsidRPr="00CB1DBB">
        <w:rPr>
          <w:rFonts w:ascii="Times New Roman" w:hAnsi="Times New Roman"/>
        </w:rPr>
        <w:t>开发</w:t>
      </w:r>
      <w:r w:rsidR="000E0E81">
        <w:rPr>
          <w:rFonts w:ascii="Times New Roman" w:hAnsi="Times New Roman"/>
        </w:rPr>
        <w:t>的</w:t>
      </w:r>
      <w:r w:rsidRPr="00CB1DBB">
        <w:rPr>
          <w:rFonts w:ascii="Times New Roman" w:hAnsi="Times New Roman"/>
          <w:lang w:eastAsia="zh-CN"/>
        </w:rPr>
        <w:t>过程中，</w:t>
      </w:r>
      <w:r w:rsidRPr="00CB1DBB">
        <w:rPr>
          <w:rFonts w:ascii="Times New Roman" w:hAnsi="Times New Roman" w:hint="eastAsia"/>
          <w:lang w:eastAsia="zh-CN"/>
        </w:rPr>
        <w:t>对</w:t>
      </w:r>
      <w:r w:rsidRPr="00CB1DBB">
        <w:rPr>
          <w:rFonts w:ascii="Times New Roman" w:hAnsi="Times New Roman"/>
          <w:lang w:eastAsia="zh-CN"/>
        </w:rPr>
        <w:t>软件</w:t>
      </w:r>
      <w:r w:rsidRPr="00CB1DBB">
        <w:rPr>
          <w:rFonts w:ascii="Times New Roman" w:hAnsi="Times New Roman" w:hint="eastAsia"/>
          <w:lang w:eastAsia="zh-CN"/>
        </w:rPr>
        <w:t>中发现</w:t>
      </w:r>
      <w:r w:rsidRPr="00CB1DBB">
        <w:rPr>
          <w:rFonts w:ascii="Times New Roman" w:hAnsi="Times New Roman"/>
          <w:lang w:eastAsia="zh-CN"/>
        </w:rPr>
        <w:t>的</w:t>
      </w:r>
      <w:r w:rsidR="0066016B">
        <w:rPr>
          <w:rFonts w:ascii="Times New Roman" w:hAnsi="Times New Roman"/>
          <w:lang w:eastAsia="zh-CN"/>
        </w:rPr>
        <w:t>Bug</w:t>
      </w:r>
      <w:r w:rsidRPr="00CB1DBB">
        <w:rPr>
          <w:rFonts w:ascii="Times New Roman" w:hAnsi="Times New Roman"/>
          <w:lang w:eastAsia="zh-CN"/>
        </w:rPr>
        <w:t>的</w:t>
      </w:r>
      <w:r w:rsidRPr="00CB1DBB">
        <w:rPr>
          <w:rFonts w:ascii="Times New Roman" w:hAnsi="Times New Roman" w:hint="eastAsia"/>
          <w:lang w:eastAsia="zh-CN"/>
        </w:rPr>
        <w:t>管理</w:t>
      </w:r>
      <w:r w:rsidRPr="00CB1DBB">
        <w:rPr>
          <w:rFonts w:ascii="Times New Roman" w:hAnsi="Times New Roman"/>
          <w:lang w:eastAsia="zh-CN"/>
        </w:rPr>
        <w:t>的重要性。</w:t>
      </w:r>
      <w:r w:rsidRPr="00CB1DBB">
        <w:rPr>
          <w:rFonts w:ascii="Times New Roman" w:hAnsi="Times New Roman" w:hint="eastAsia"/>
          <w:lang w:eastAsia="zh-CN"/>
        </w:rPr>
        <w:t>当下</w:t>
      </w:r>
      <w:r w:rsidRPr="00CB1DBB">
        <w:rPr>
          <w:rFonts w:ascii="Times New Roman" w:hAnsi="Times New Roman"/>
          <w:lang w:eastAsia="zh-CN"/>
        </w:rPr>
        <w:t>软件</w:t>
      </w:r>
      <w:r w:rsidRPr="00CB1DBB">
        <w:rPr>
          <w:rFonts w:ascii="Times New Roman" w:hAnsi="Times New Roman" w:hint="eastAsia"/>
          <w:lang w:eastAsia="zh-CN"/>
        </w:rPr>
        <w:t>日新月异</w:t>
      </w:r>
      <w:r w:rsidRPr="00CB1DBB">
        <w:rPr>
          <w:rFonts w:ascii="Times New Roman" w:hAnsi="Times New Roman"/>
          <w:lang w:eastAsia="zh-CN"/>
        </w:rPr>
        <w:t>，开发周期越来越短，</w:t>
      </w:r>
      <w:r w:rsidRPr="00CB1DBB">
        <w:rPr>
          <w:rFonts w:ascii="Times New Roman" w:hAnsi="Times New Roman" w:hint="eastAsia"/>
          <w:lang w:eastAsia="zh-CN"/>
        </w:rPr>
        <w:t>用</w:t>
      </w:r>
      <w:r w:rsidRPr="00CB1DBB">
        <w:rPr>
          <w:rFonts w:ascii="Times New Roman" w:hAnsi="Times New Roman"/>
          <w:lang w:eastAsia="zh-CN"/>
        </w:rPr>
        <w:t>户</w:t>
      </w:r>
      <w:r w:rsidRPr="00CB1DBB">
        <w:rPr>
          <w:rFonts w:ascii="Times New Roman" w:hAnsi="Times New Roman" w:hint="eastAsia"/>
          <w:lang w:eastAsia="zh-CN"/>
        </w:rPr>
        <w:t>对</w:t>
      </w:r>
      <w:r w:rsidRPr="00CB1DBB">
        <w:rPr>
          <w:rFonts w:ascii="Times New Roman" w:hAnsi="Times New Roman"/>
          <w:lang w:eastAsia="zh-CN"/>
        </w:rPr>
        <w:t>软件</w:t>
      </w:r>
      <w:r w:rsidRPr="00CB1DBB">
        <w:rPr>
          <w:rFonts w:ascii="Times New Roman" w:hAnsi="Times New Roman" w:hint="eastAsia"/>
          <w:lang w:eastAsia="zh-CN"/>
        </w:rPr>
        <w:t>质量</w:t>
      </w:r>
      <w:r w:rsidRPr="00CB1DBB">
        <w:rPr>
          <w:rFonts w:ascii="Times New Roman" w:hAnsi="Times New Roman"/>
          <w:lang w:eastAsia="zh-CN"/>
        </w:rPr>
        <w:t>的要求也越来越高。</w:t>
      </w:r>
      <w:r w:rsidRPr="00CB1DBB">
        <w:rPr>
          <w:rFonts w:ascii="Times New Roman" w:hAnsi="Times New Roman" w:hint="eastAsia"/>
          <w:lang w:eastAsia="zh-CN"/>
        </w:rPr>
        <w:t>传统</w:t>
      </w:r>
      <w:r w:rsidRPr="00CB1DBB">
        <w:rPr>
          <w:rFonts w:ascii="Times New Roman" w:hAnsi="Times New Roman"/>
          <w:lang w:eastAsia="zh-CN"/>
        </w:rPr>
        <w:t>的手工</w:t>
      </w:r>
      <w:r w:rsidRPr="00CB1DBB">
        <w:rPr>
          <w:rFonts w:ascii="Times New Roman" w:hAnsi="Times New Roman" w:hint="eastAsia"/>
          <w:lang w:eastAsia="zh-CN"/>
        </w:rPr>
        <w:t>处理</w:t>
      </w:r>
      <w:r w:rsidR="0066016B">
        <w:rPr>
          <w:rFonts w:ascii="Times New Roman" w:hAnsi="Times New Roman"/>
          <w:lang w:eastAsia="zh-CN"/>
        </w:rPr>
        <w:t>Bug</w:t>
      </w:r>
      <w:r w:rsidRPr="00CB1DBB">
        <w:rPr>
          <w:rFonts w:ascii="Times New Roman" w:hAnsi="Times New Roman" w:hint="eastAsia"/>
          <w:lang w:eastAsia="zh-CN"/>
        </w:rPr>
        <w:t>和</w:t>
      </w:r>
      <w:r w:rsidRPr="00CB1DBB">
        <w:rPr>
          <w:rFonts w:ascii="Times New Roman" w:hAnsi="Times New Roman"/>
          <w:lang w:eastAsia="zh-CN"/>
        </w:rPr>
        <w:t>复杂</w:t>
      </w:r>
      <w:r w:rsidRPr="00CB1DBB">
        <w:rPr>
          <w:rFonts w:ascii="Times New Roman" w:hAnsi="Times New Roman" w:hint="eastAsia"/>
          <w:lang w:eastAsia="zh-CN"/>
        </w:rPr>
        <w:t>的</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让参与用户要花费大量的</w:t>
      </w:r>
      <w:r w:rsidRPr="00CB1DBB">
        <w:rPr>
          <w:rFonts w:ascii="Times New Roman" w:hAnsi="Times New Roman" w:hint="eastAsia"/>
          <w:lang w:eastAsia="zh-CN"/>
        </w:rPr>
        <w:t>精力去关心</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流转问题上，这使得工作的</w:t>
      </w:r>
      <w:r w:rsidRPr="00CB1DBB">
        <w:rPr>
          <w:rFonts w:ascii="Times New Roman" w:hAnsi="Times New Roman" w:hint="eastAsia"/>
          <w:lang w:eastAsia="zh-CN"/>
        </w:rPr>
        <w:t>重心</w:t>
      </w:r>
      <w:r w:rsidRPr="00CB1DBB">
        <w:rPr>
          <w:rFonts w:ascii="Times New Roman" w:hAnsi="Times New Roman"/>
          <w:lang w:eastAsia="zh-CN"/>
        </w:rPr>
        <w:t>产生了</w:t>
      </w:r>
      <w:r w:rsidRPr="00CB1DBB">
        <w:rPr>
          <w:rFonts w:ascii="Times New Roman" w:hAnsi="Times New Roman" w:hint="eastAsia"/>
          <w:lang w:eastAsia="zh-CN"/>
        </w:rPr>
        <w:t>偏移</w:t>
      </w:r>
      <w:r w:rsidRPr="00CB1DBB">
        <w:rPr>
          <w:rFonts w:ascii="Times New Roman" w:hAnsi="Times New Roman"/>
          <w:lang w:eastAsia="zh-CN"/>
        </w:rPr>
        <w:t>，</w:t>
      </w:r>
      <w:r w:rsidRPr="00CB1DBB">
        <w:rPr>
          <w:rFonts w:ascii="Times New Roman" w:hAnsi="Times New Roman" w:hint="eastAsia"/>
          <w:lang w:eastAsia="zh-CN"/>
        </w:rPr>
        <w:t>而且在实际的项目开发过程中，项目组的成员并不是一成不变的，软件</w:t>
      </w:r>
      <w:r w:rsidR="0066016B">
        <w:rPr>
          <w:rFonts w:ascii="Times New Roman" w:hAnsi="Times New Roman" w:hint="eastAsia"/>
          <w:lang w:eastAsia="zh-CN"/>
        </w:rPr>
        <w:t>Bug</w:t>
      </w:r>
      <w:r w:rsidRPr="00CB1DBB">
        <w:rPr>
          <w:rFonts w:ascii="Times New Roman" w:hAnsi="Times New Roman" w:hint="eastAsia"/>
          <w:lang w:eastAsia="zh-CN"/>
        </w:rPr>
        <w:t>的流转可能根据项目组人员的变动，职责的变动或者其他一些原因，产生变化，</w:t>
      </w:r>
      <w:r w:rsidRPr="00CB1DBB">
        <w:rPr>
          <w:rFonts w:ascii="Times New Roman" w:hAnsi="Times New Roman"/>
          <w:lang w:eastAsia="zh-CN"/>
        </w:rPr>
        <w:t>这个时候</w:t>
      </w:r>
      <w:r w:rsidRPr="00CB1DBB">
        <w:rPr>
          <w:rFonts w:ascii="Times New Roman" w:hAnsi="Times New Roman" w:hint="eastAsia"/>
          <w:lang w:eastAsia="zh-CN"/>
        </w:rPr>
        <w:t>为了实时追踪</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，就需要调整原有的</w:t>
      </w:r>
      <w:r w:rsidR="0066016B">
        <w:rPr>
          <w:rFonts w:ascii="Times New Roman" w:hAnsi="Times New Roman"/>
          <w:lang w:eastAsia="zh-CN"/>
        </w:rPr>
        <w:t>Bug</w:t>
      </w:r>
      <w:r w:rsidRPr="00CB1DBB">
        <w:rPr>
          <w:rFonts w:ascii="Times New Roman" w:hAnsi="Times New Roman" w:hint="eastAsia"/>
          <w:lang w:eastAsia="zh-CN"/>
        </w:rPr>
        <w:t>流转流程，确保流转流程的完整性</w:t>
      </w:r>
      <w:r w:rsidRPr="00CB1DBB">
        <w:rPr>
          <w:rFonts w:ascii="Times New Roman" w:hAnsi="Times New Roman"/>
          <w:lang w:eastAsia="zh-CN"/>
        </w:rPr>
        <w:t>和</w:t>
      </w:r>
      <w:r w:rsidRPr="00CB1DBB">
        <w:rPr>
          <w:rFonts w:ascii="Times New Roman" w:hAnsi="Times New Roman" w:hint="eastAsia"/>
          <w:lang w:eastAsia="zh-CN"/>
        </w:rPr>
        <w:t>有</w:t>
      </w:r>
      <w:r w:rsidRPr="00CB1DBB">
        <w:rPr>
          <w:rFonts w:ascii="Times New Roman" w:hAnsi="Times New Roman"/>
          <w:lang w:eastAsia="zh-CN"/>
        </w:rPr>
        <w:t>效性。</w:t>
      </w:r>
    </w:p>
    <w:p w14:paraId="5179B23E" w14:textId="77777777" w:rsidR="00AE4A70" w:rsidRPr="00CB1DBB" w:rsidRDefault="00AF6A87" w:rsidP="00CB1DBB">
      <w:pPr>
        <w:ind w:firstLineChars="0" w:firstLine="480"/>
        <w:rPr>
          <w:rFonts w:ascii="Times New Roman" w:hAnsi="Times New Roman"/>
          <w:lang w:eastAsia="zh-CN"/>
        </w:rPr>
      </w:pPr>
      <w:r w:rsidRPr="00CB1DBB">
        <w:rPr>
          <w:rFonts w:ascii="Times New Roman" w:hAnsi="Times New Roman" w:hint="eastAsia"/>
          <w:lang w:eastAsia="zh-CN"/>
        </w:rPr>
        <w:t>如何在多变、复杂的软件开发中进行</w:t>
      </w:r>
      <w:r w:rsidR="0066016B">
        <w:rPr>
          <w:rFonts w:ascii="Times New Roman" w:hAnsi="Times New Roman"/>
          <w:lang w:eastAsia="zh-CN"/>
        </w:rPr>
        <w:t>Bug</w:t>
      </w:r>
      <w:r w:rsidRPr="00CB1DBB">
        <w:rPr>
          <w:rFonts w:ascii="Times New Roman" w:hAnsi="Times New Roman" w:hint="eastAsia"/>
          <w:lang w:eastAsia="zh-CN"/>
        </w:rPr>
        <w:t>管理，并针对团队的现状对</w:t>
      </w:r>
      <w:r w:rsidR="0066016B">
        <w:rPr>
          <w:rFonts w:ascii="Times New Roman" w:hAnsi="Times New Roman" w:hint="eastAsia"/>
          <w:lang w:eastAsia="zh-CN"/>
        </w:rPr>
        <w:t>Bug</w:t>
      </w:r>
      <w:r w:rsidRPr="00CB1DBB">
        <w:rPr>
          <w:rFonts w:ascii="Times New Roman" w:hAnsi="Times New Roman" w:hint="eastAsia"/>
          <w:lang w:eastAsia="zh-CN"/>
        </w:rPr>
        <w:t>问题单的流转进行相应的调整，让</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管理系统可以更好的融入到团队开发中，从而更好的加快软件开发的速度，保证软件的质量，是每个软件公司都在考虑的问题。如何让</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 xml:space="preserve"> </w:t>
      </w:r>
      <w:r w:rsidRPr="00CB1DBB">
        <w:rPr>
          <w:rFonts w:ascii="Times New Roman" w:hAnsi="Times New Roman" w:hint="eastAsia"/>
          <w:lang w:eastAsia="zh-CN"/>
        </w:rPr>
        <w:t>的流转更加灵活高效呢？</w:t>
      </w:r>
      <w:r w:rsidR="008C689E" w:rsidRPr="00CB1DBB">
        <w:rPr>
          <w:rFonts w:ascii="Times New Roman" w:hAnsi="Times New Roman"/>
          <w:lang w:eastAsia="zh-CN"/>
        </w:rPr>
        <w:t>工作流不失为</w:t>
      </w:r>
      <w:r w:rsidR="008C689E" w:rsidRPr="00CB1DBB">
        <w:rPr>
          <w:rFonts w:ascii="Times New Roman" w:hAnsi="Times New Roman" w:hint="eastAsia"/>
          <w:lang w:eastAsia="zh-CN"/>
        </w:rPr>
        <w:t>一种</w:t>
      </w:r>
      <w:r w:rsidR="008C689E" w:rsidRPr="00CB1DBB">
        <w:rPr>
          <w:rFonts w:ascii="Times New Roman" w:hAnsi="Times New Roman"/>
          <w:lang w:eastAsia="zh-CN"/>
        </w:rPr>
        <w:t>很好的解决方案</w:t>
      </w:r>
      <w:r w:rsidR="000E02D5" w:rsidRPr="00CB1DBB">
        <w:rPr>
          <w:rFonts w:ascii="Times New Roman" w:hAnsi="Times New Roman" w:hint="eastAsia"/>
          <w:lang w:eastAsia="zh-CN"/>
        </w:rPr>
        <w:t>。近几年，许多信息化</w:t>
      </w:r>
      <w:r w:rsidR="000E02D5" w:rsidRPr="00CB1DBB">
        <w:rPr>
          <w:rFonts w:ascii="Times New Roman" w:hAnsi="Times New Roman"/>
          <w:lang w:eastAsia="zh-CN"/>
        </w:rPr>
        <w:t>应用</w:t>
      </w:r>
      <w:r w:rsidR="000E02D5" w:rsidRPr="00CB1DBB">
        <w:rPr>
          <w:rFonts w:ascii="Times New Roman" w:hAnsi="Times New Roman" w:hint="eastAsia"/>
          <w:lang w:eastAsia="zh-CN"/>
        </w:rPr>
        <w:t>系统都集成了工作流（</w:t>
      </w:r>
      <w:r w:rsidR="000E02D5" w:rsidRPr="00CB1DBB">
        <w:rPr>
          <w:rFonts w:ascii="Times New Roman" w:hAnsi="Times New Roman" w:hint="eastAsia"/>
          <w:lang w:eastAsia="zh-CN"/>
        </w:rPr>
        <w:t>Work Flow</w:t>
      </w:r>
      <w:r w:rsidR="000E02D5" w:rsidRPr="00CB1DBB">
        <w:rPr>
          <w:rFonts w:ascii="Times New Roman" w:hAnsi="Times New Roman" w:hint="eastAsia"/>
          <w:lang w:eastAsia="zh-CN"/>
        </w:rPr>
        <w:t>）引擎技术，它通过解析一个标准的</w:t>
      </w:r>
      <w:r w:rsidR="000E02D5" w:rsidRPr="00CB1DBB">
        <w:rPr>
          <w:rFonts w:ascii="Times New Roman" w:hAnsi="Times New Roman" w:hint="eastAsia"/>
          <w:lang w:eastAsia="zh-CN"/>
        </w:rPr>
        <w:t xml:space="preserve"> BPMN </w:t>
      </w:r>
      <w:r w:rsidR="00F70C0A" w:rsidRPr="00CB1DBB">
        <w:rPr>
          <w:rFonts w:ascii="Times New Roman" w:hAnsi="Times New Roman"/>
          <w:lang w:eastAsia="zh-CN"/>
        </w:rPr>
        <w:t>（</w:t>
      </w:r>
      <w:r w:rsidR="00F70C0A" w:rsidRPr="00CB1DBB">
        <w:rPr>
          <w:rFonts w:ascii="Times New Roman" w:hAnsi="Times New Roman" w:hint="eastAsia"/>
          <w:lang w:eastAsia="zh-CN"/>
        </w:rPr>
        <w:t>Business Process Modeling Notation</w:t>
      </w:r>
      <w:r w:rsidR="00F70C0A" w:rsidRPr="00CB1DBB">
        <w:rPr>
          <w:rFonts w:ascii="Times New Roman" w:hAnsi="Times New Roman"/>
          <w:lang w:eastAsia="zh-CN"/>
        </w:rPr>
        <w:t>）</w:t>
      </w:r>
      <w:r w:rsidR="000E02D5" w:rsidRPr="00CB1DBB">
        <w:rPr>
          <w:rFonts w:ascii="Times New Roman" w:hAnsi="Times New Roman" w:hint="eastAsia"/>
          <w:lang w:eastAsia="zh-CN"/>
        </w:rPr>
        <w:t>文件，便能够将现实生活中复杂的流程流转集成到计算机作业中来，这样一来将大大的简化复杂的</w:t>
      </w:r>
      <w:r w:rsidR="00F57B06" w:rsidRPr="00CB1DBB">
        <w:rPr>
          <w:rFonts w:ascii="Times New Roman" w:hAnsi="Times New Roman" w:hint="eastAsia"/>
          <w:lang w:eastAsia="zh-CN"/>
        </w:rPr>
        <w:t>业务</w:t>
      </w:r>
      <w:r w:rsidR="00D64E93" w:rsidRPr="00CB1DBB">
        <w:rPr>
          <w:rFonts w:ascii="Times New Roman" w:hAnsi="Times New Roman" w:hint="eastAsia"/>
          <w:lang w:eastAsia="zh-CN"/>
        </w:rPr>
        <w:t>流转</w:t>
      </w:r>
      <w:r w:rsidR="000E02D5" w:rsidRPr="00CB1DBB">
        <w:rPr>
          <w:rFonts w:ascii="Times New Roman" w:hAnsi="Times New Roman"/>
          <w:lang w:eastAsia="zh-CN"/>
        </w:rPr>
        <w:t>。</w:t>
      </w:r>
      <w:r w:rsidR="002B0C79" w:rsidRPr="00CB1DBB">
        <w:rPr>
          <w:rFonts w:ascii="Times New Roman" w:hAnsi="Times New Roman"/>
          <w:lang w:eastAsia="zh-CN"/>
        </w:rPr>
        <w:t>就</w:t>
      </w:r>
      <w:r w:rsidR="006B6213" w:rsidRPr="00CB1DBB">
        <w:rPr>
          <w:rFonts w:ascii="Times New Roman" w:hAnsi="Times New Roman" w:hint="eastAsia"/>
          <w:lang w:eastAsia="zh-CN"/>
        </w:rPr>
        <w:t>目前</w:t>
      </w:r>
      <w:r w:rsidR="002B0C79" w:rsidRPr="00CB1DBB">
        <w:rPr>
          <w:rFonts w:ascii="Times New Roman" w:hAnsi="Times New Roman" w:hint="eastAsia"/>
          <w:lang w:eastAsia="zh-CN"/>
        </w:rPr>
        <w:t>而言</w:t>
      </w:r>
      <w:r w:rsidR="00CC53DF" w:rsidRPr="00CB1DBB">
        <w:rPr>
          <w:rFonts w:ascii="Times New Roman" w:hAnsi="Times New Roman" w:hint="eastAsia"/>
          <w:lang w:eastAsia="zh-CN"/>
        </w:rPr>
        <w:t>，工作流引擎</w:t>
      </w:r>
      <w:r w:rsidR="006B6213" w:rsidRPr="00CB1DBB">
        <w:rPr>
          <w:rFonts w:ascii="Times New Roman" w:hAnsi="Times New Roman"/>
          <w:lang w:eastAsia="zh-CN"/>
        </w:rPr>
        <w:t>Activiti</w:t>
      </w:r>
      <w:r w:rsidR="00A3231D" w:rsidRPr="00CB1DBB">
        <w:rPr>
          <w:rFonts w:ascii="Times New Roman" w:hAnsi="Times New Roman"/>
          <w:lang w:eastAsia="zh-CN"/>
        </w:rPr>
        <w:t>十分流行，</w:t>
      </w:r>
      <w:r w:rsidR="006B6213" w:rsidRPr="00CB1DBB">
        <w:rPr>
          <w:rFonts w:ascii="Times New Roman" w:hAnsi="Times New Roman" w:hint="eastAsia"/>
          <w:lang w:eastAsia="zh-CN"/>
        </w:rPr>
        <w:t>并且</w:t>
      </w:r>
      <w:r w:rsidR="006B6213" w:rsidRPr="00CB1DBB">
        <w:rPr>
          <w:rFonts w:ascii="Times New Roman" w:hAnsi="Times New Roman"/>
          <w:lang w:eastAsia="zh-CN"/>
        </w:rPr>
        <w:t>它</w:t>
      </w:r>
      <w:r w:rsidR="006B6213" w:rsidRPr="00CB1DBB">
        <w:rPr>
          <w:rFonts w:ascii="Times New Roman" w:hAnsi="Times New Roman" w:hint="eastAsia"/>
          <w:lang w:eastAsia="zh-CN"/>
        </w:rPr>
        <w:t>集成</w:t>
      </w:r>
      <w:r w:rsidR="006B6213" w:rsidRPr="00CB1DBB">
        <w:rPr>
          <w:rFonts w:ascii="Times New Roman" w:hAnsi="Times New Roman"/>
          <w:lang w:eastAsia="zh-CN"/>
        </w:rPr>
        <w:t>的</w:t>
      </w:r>
      <w:r w:rsidR="006B6213" w:rsidRPr="00CB1DBB">
        <w:rPr>
          <w:rFonts w:ascii="Times New Roman" w:hAnsi="Times New Roman" w:hint="eastAsia"/>
          <w:lang w:eastAsia="zh-CN"/>
        </w:rPr>
        <w:t>流程在线</w:t>
      </w:r>
      <w:r w:rsidR="006B6213" w:rsidRPr="00CB1DBB">
        <w:rPr>
          <w:rFonts w:ascii="Times New Roman" w:hAnsi="Times New Roman"/>
          <w:lang w:eastAsia="zh-CN"/>
        </w:rPr>
        <w:t>设计器也可以</w:t>
      </w:r>
      <w:r w:rsidR="006B6213" w:rsidRPr="00CB1DBB">
        <w:rPr>
          <w:rFonts w:ascii="Times New Roman" w:hAnsi="Times New Roman" w:hint="eastAsia"/>
          <w:lang w:eastAsia="zh-CN"/>
        </w:rPr>
        <w:t>对</w:t>
      </w:r>
      <w:r w:rsidR="002520F0" w:rsidRPr="00CB1DBB">
        <w:rPr>
          <w:rFonts w:ascii="Times New Roman" w:hAnsi="Times New Roman" w:hint="eastAsia"/>
          <w:lang w:eastAsia="zh-CN"/>
        </w:rPr>
        <w:t>业务</w:t>
      </w:r>
      <w:r w:rsidR="006B6213" w:rsidRPr="00CB1DBB">
        <w:rPr>
          <w:rFonts w:ascii="Times New Roman" w:hAnsi="Times New Roman"/>
          <w:lang w:eastAsia="zh-CN"/>
        </w:rPr>
        <w:t>的</w:t>
      </w:r>
      <w:r w:rsidR="006B6213" w:rsidRPr="00CB1DBB">
        <w:rPr>
          <w:rFonts w:ascii="Times New Roman" w:hAnsi="Times New Roman" w:hint="eastAsia"/>
          <w:lang w:eastAsia="zh-CN"/>
        </w:rPr>
        <w:t>流转</w:t>
      </w:r>
      <w:r w:rsidR="006B6213" w:rsidRPr="00CB1DBB">
        <w:rPr>
          <w:rFonts w:ascii="Times New Roman" w:hAnsi="Times New Roman"/>
          <w:lang w:eastAsia="zh-CN"/>
        </w:rPr>
        <w:t>进行</w:t>
      </w:r>
      <w:r w:rsidR="006B6213" w:rsidRPr="00CB1DBB">
        <w:rPr>
          <w:rFonts w:ascii="Times New Roman" w:hAnsi="Times New Roman" w:hint="eastAsia"/>
          <w:lang w:eastAsia="zh-CN"/>
        </w:rPr>
        <w:t>相应</w:t>
      </w:r>
      <w:r w:rsidR="006B6213" w:rsidRPr="00CB1DBB">
        <w:rPr>
          <w:rFonts w:ascii="Times New Roman" w:hAnsi="Times New Roman"/>
          <w:lang w:eastAsia="zh-CN"/>
        </w:rPr>
        <w:t>的调整</w:t>
      </w:r>
      <w:r w:rsidR="00AA04F8" w:rsidRPr="00CB1DBB">
        <w:rPr>
          <w:rFonts w:ascii="Times New Roman" w:hAnsi="Times New Roman"/>
          <w:lang w:eastAsia="zh-CN"/>
        </w:rPr>
        <w:t>。</w:t>
      </w:r>
    </w:p>
    <w:p w14:paraId="44B7C73F" w14:textId="77777777" w:rsidR="00583BA3" w:rsidRPr="00CB1DBB" w:rsidRDefault="00583BA3" w:rsidP="00367B5B">
      <w:pPr>
        <w:ind w:firstLine="480"/>
        <w:rPr>
          <w:rFonts w:ascii="Times New Roman" w:hAnsi="Times New Roman"/>
          <w:lang w:eastAsia="zh-CN"/>
        </w:rPr>
      </w:pPr>
      <w:r w:rsidRPr="00CB1DBB">
        <w:rPr>
          <w:rFonts w:ascii="Times New Roman" w:hAnsi="Times New Roman" w:hint="eastAsia"/>
          <w:lang w:eastAsia="zh-CN"/>
        </w:rPr>
        <w:t>因此开发</w:t>
      </w:r>
      <w:r w:rsidRPr="00CB1DBB">
        <w:rPr>
          <w:rFonts w:ascii="Times New Roman" w:hAnsi="Times New Roman"/>
          <w:lang w:eastAsia="zh-CN"/>
        </w:rPr>
        <w:t>一个</w:t>
      </w:r>
      <w:r w:rsidRPr="00CB1DBB">
        <w:rPr>
          <w:rFonts w:ascii="Times New Roman" w:hAnsi="Times New Roman" w:hint="eastAsia"/>
          <w:lang w:eastAsia="zh-CN"/>
        </w:rPr>
        <w:t>Java</w:t>
      </w:r>
      <w:r w:rsidRPr="00CB1DBB">
        <w:rPr>
          <w:rFonts w:ascii="Times New Roman" w:hAnsi="Times New Roman" w:hint="eastAsia"/>
          <w:lang w:eastAsia="zh-CN"/>
        </w:rPr>
        <w:t>平台</w:t>
      </w:r>
      <w:r w:rsidRPr="00CB1DBB">
        <w:rPr>
          <w:rFonts w:ascii="Times New Roman" w:hAnsi="Times New Roman"/>
          <w:lang w:eastAsia="zh-CN"/>
        </w:rPr>
        <w:t>的简单、</w:t>
      </w:r>
      <w:r w:rsidRPr="00CB1DBB">
        <w:rPr>
          <w:rFonts w:ascii="Times New Roman" w:hAnsi="Times New Roman" w:hint="eastAsia"/>
          <w:lang w:eastAsia="zh-CN"/>
        </w:rPr>
        <w:t>灵活</w:t>
      </w:r>
      <w:r w:rsidRPr="00CB1DBB">
        <w:rPr>
          <w:rFonts w:ascii="Times New Roman" w:hAnsi="Times New Roman"/>
          <w:lang w:eastAsia="zh-CN"/>
        </w:rPr>
        <w:t>、</w:t>
      </w:r>
      <w:r w:rsidRPr="00CB1DBB">
        <w:rPr>
          <w:rFonts w:ascii="Times New Roman" w:hAnsi="Times New Roman" w:hint="eastAsia"/>
          <w:lang w:eastAsia="zh-CN"/>
        </w:rPr>
        <w:t>实用</w:t>
      </w:r>
      <w:r w:rsidRPr="00CB1DBB">
        <w:rPr>
          <w:rFonts w:ascii="Times New Roman" w:hAnsi="Times New Roman"/>
          <w:lang w:eastAsia="zh-CN"/>
        </w:rPr>
        <w:t>的</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w:t>
      </w:r>
      <w:r w:rsidRPr="00CB1DBB">
        <w:rPr>
          <w:rFonts w:ascii="Times New Roman" w:hAnsi="Times New Roman" w:hint="eastAsia"/>
          <w:lang w:eastAsia="zh-CN"/>
        </w:rPr>
        <w:t>变显得</w:t>
      </w:r>
      <w:r w:rsidRPr="00CB1DBB">
        <w:rPr>
          <w:rFonts w:ascii="Times New Roman" w:hAnsi="Times New Roman"/>
          <w:lang w:eastAsia="zh-CN"/>
        </w:rPr>
        <w:t>十分</w:t>
      </w:r>
      <w:r w:rsidRPr="00CB1DBB">
        <w:rPr>
          <w:rFonts w:ascii="Times New Roman" w:hAnsi="Times New Roman" w:hint="eastAsia"/>
          <w:lang w:eastAsia="zh-CN"/>
        </w:rPr>
        <w:t>重要，本</w:t>
      </w:r>
      <w:r w:rsidR="0066016B">
        <w:rPr>
          <w:rFonts w:ascii="Times New Roman" w:hAnsi="Times New Roman"/>
          <w:lang w:eastAsia="zh-CN"/>
        </w:rPr>
        <w:t>Bug</w:t>
      </w:r>
      <w:r w:rsidRPr="00CB1DBB">
        <w:rPr>
          <w:rFonts w:ascii="Times New Roman" w:hAnsi="Times New Roman" w:hint="eastAsia"/>
          <w:lang w:eastAsia="zh-CN"/>
        </w:rPr>
        <w:t>管理系统的设计与实现，</w:t>
      </w:r>
      <w:r w:rsidRPr="00CB1DBB">
        <w:rPr>
          <w:rFonts w:ascii="Times New Roman" w:hAnsi="Times New Roman"/>
          <w:lang w:eastAsia="zh-CN"/>
        </w:rPr>
        <w:t>是</w:t>
      </w:r>
      <w:r w:rsidRPr="00CB1DBB">
        <w:rPr>
          <w:rFonts w:ascii="Times New Roman" w:hAnsi="Times New Roman" w:hint="eastAsia"/>
          <w:lang w:eastAsia="zh-CN"/>
        </w:rPr>
        <w:t>基于</w:t>
      </w:r>
      <w:r w:rsidRPr="00CB1DBB">
        <w:rPr>
          <w:rFonts w:ascii="Times New Roman" w:hAnsi="Times New Roman" w:hint="eastAsia"/>
          <w:lang w:eastAsia="zh-CN"/>
        </w:rPr>
        <w:t xml:space="preserve">Java </w:t>
      </w:r>
      <w:r w:rsidRPr="00CB1DBB">
        <w:rPr>
          <w:rFonts w:ascii="Times New Roman" w:hAnsi="Times New Roman" w:hint="eastAsia"/>
          <w:lang w:eastAsia="zh-CN"/>
        </w:rPr>
        <w:t>框架</w:t>
      </w:r>
      <w:r w:rsidRPr="00CB1DBB">
        <w:rPr>
          <w:rFonts w:ascii="Times New Roman" w:hAnsi="Times New Roman" w:hint="eastAsia"/>
          <w:lang w:eastAsia="zh-CN"/>
        </w:rPr>
        <w:t xml:space="preserve"> SSH</w:t>
      </w:r>
      <w:r w:rsidRPr="00CB1DBB">
        <w:rPr>
          <w:rFonts w:ascii="Times New Roman" w:hAnsi="Times New Roman" w:hint="eastAsia"/>
          <w:lang w:eastAsia="zh-CN"/>
        </w:rPr>
        <w:t>并集成</w:t>
      </w:r>
      <w:r w:rsidRPr="00CB1DBB">
        <w:rPr>
          <w:rFonts w:ascii="Times New Roman" w:hAnsi="Times New Roman"/>
          <w:lang w:eastAsia="zh-CN"/>
        </w:rPr>
        <w:t>了</w:t>
      </w:r>
      <w:r w:rsidR="00E22203" w:rsidRPr="00CB1DBB">
        <w:rPr>
          <w:rFonts w:ascii="Times New Roman" w:hAnsi="Times New Roman"/>
          <w:lang w:eastAsia="zh-CN"/>
        </w:rPr>
        <w:t xml:space="preserve"> </w:t>
      </w:r>
      <w:r w:rsidR="00E22203" w:rsidRPr="00CB1DBB">
        <w:rPr>
          <w:rFonts w:ascii="Times New Roman" w:hAnsi="Times New Roman" w:hint="eastAsia"/>
          <w:lang w:eastAsia="zh-CN"/>
        </w:rPr>
        <w:t>Activiti</w:t>
      </w:r>
      <w:r w:rsidR="0030526B" w:rsidRPr="00CB1DBB">
        <w:rPr>
          <w:rFonts w:ascii="Times New Roman" w:hAnsi="Times New Roman"/>
          <w:lang w:eastAsia="zh-CN"/>
        </w:rPr>
        <w:t>这一</w:t>
      </w:r>
      <w:r w:rsidRPr="00CB1DBB">
        <w:rPr>
          <w:rFonts w:ascii="Times New Roman" w:hAnsi="Times New Roman" w:hint="eastAsia"/>
          <w:lang w:eastAsia="zh-CN"/>
        </w:rPr>
        <w:t>工作流引擎框架，</w:t>
      </w:r>
      <w:r w:rsidR="00AE4A70" w:rsidRPr="00CB1DBB">
        <w:rPr>
          <w:rFonts w:ascii="Times New Roman" w:hAnsi="Times New Roman" w:hint="eastAsia"/>
          <w:lang w:eastAsia="zh-CN"/>
        </w:rPr>
        <w:t>从而</w:t>
      </w:r>
      <w:r w:rsidR="00AE4A70" w:rsidRPr="00CB1DBB">
        <w:rPr>
          <w:rFonts w:ascii="Times New Roman" w:hAnsi="Times New Roman"/>
          <w:lang w:eastAsia="zh-CN"/>
        </w:rPr>
        <w:t>可以高效的</w:t>
      </w:r>
      <w:r w:rsidR="00AE4A70" w:rsidRPr="00CB1DBB">
        <w:rPr>
          <w:rFonts w:ascii="Times New Roman" w:hAnsi="Times New Roman" w:hint="eastAsia"/>
          <w:lang w:eastAsia="zh-CN"/>
        </w:rPr>
        <w:t>流转测试</w:t>
      </w:r>
      <w:r w:rsidR="00AE4A70" w:rsidRPr="00CB1DBB">
        <w:rPr>
          <w:rFonts w:ascii="Times New Roman" w:hAnsi="Times New Roman"/>
          <w:lang w:eastAsia="zh-CN"/>
        </w:rPr>
        <w:t>人员</w:t>
      </w:r>
      <w:r w:rsidR="00AE4A70" w:rsidRPr="00CB1DBB">
        <w:rPr>
          <w:rFonts w:ascii="Times New Roman" w:hAnsi="Times New Roman" w:hint="eastAsia"/>
          <w:lang w:eastAsia="zh-CN"/>
        </w:rPr>
        <w:t>提出</w:t>
      </w:r>
      <w:r w:rsidR="00AE4A70" w:rsidRPr="00CB1DBB">
        <w:rPr>
          <w:rFonts w:ascii="Times New Roman" w:hAnsi="Times New Roman"/>
          <w:lang w:eastAsia="zh-CN"/>
        </w:rPr>
        <w:t>的</w:t>
      </w:r>
      <w:r w:rsidR="00AE4A70" w:rsidRPr="00CB1DBB">
        <w:rPr>
          <w:rFonts w:ascii="Times New Roman" w:hAnsi="Times New Roman"/>
          <w:lang w:eastAsia="zh-CN"/>
        </w:rPr>
        <w:t xml:space="preserve"> </w:t>
      </w:r>
      <w:r w:rsidR="0066016B">
        <w:rPr>
          <w:rFonts w:ascii="Times New Roman" w:hAnsi="Times New Roman"/>
          <w:lang w:eastAsia="zh-CN"/>
        </w:rPr>
        <w:t>Bug</w:t>
      </w:r>
      <w:r w:rsidR="00AE4A70" w:rsidRPr="00CB1DBB">
        <w:rPr>
          <w:rFonts w:ascii="Times New Roman" w:hAnsi="Times New Roman"/>
          <w:lang w:eastAsia="zh-CN"/>
        </w:rPr>
        <w:t>，</w:t>
      </w:r>
      <w:r w:rsidR="00AE4A70" w:rsidRPr="00CB1DBB">
        <w:rPr>
          <w:rFonts w:ascii="Times New Roman" w:hAnsi="Times New Roman" w:hint="eastAsia"/>
          <w:lang w:eastAsia="zh-CN"/>
        </w:rPr>
        <w:t>在</w:t>
      </w:r>
      <w:r w:rsidR="00AE4A70" w:rsidRPr="00CB1DBB">
        <w:rPr>
          <w:rFonts w:ascii="Times New Roman" w:hAnsi="Times New Roman"/>
          <w:lang w:eastAsia="zh-CN"/>
        </w:rPr>
        <w:t xml:space="preserve"> </w:t>
      </w:r>
      <w:r w:rsidR="00AE4A70" w:rsidRPr="00CB1DBB">
        <w:rPr>
          <w:rFonts w:ascii="Times New Roman" w:hAnsi="Times New Roman" w:hint="eastAsia"/>
          <w:lang w:eastAsia="zh-CN"/>
        </w:rPr>
        <w:t>A</w:t>
      </w:r>
      <w:r w:rsidR="00AE4A70" w:rsidRPr="00CB1DBB">
        <w:rPr>
          <w:rFonts w:ascii="Times New Roman" w:hAnsi="Times New Roman"/>
          <w:lang w:eastAsia="zh-CN"/>
        </w:rPr>
        <w:t xml:space="preserve">ctiviti </w:t>
      </w:r>
      <w:r w:rsidR="00AE4A70" w:rsidRPr="00CB1DBB">
        <w:rPr>
          <w:rFonts w:ascii="Times New Roman" w:hAnsi="Times New Roman" w:hint="eastAsia"/>
          <w:lang w:eastAsia="zh-CN"/>
        </w:rPr>
        <w:t>的</w:t>
      </w:r>
      <w:r w:rsidR="00AE4A70" w:rsidRPr="00CB1DBB">
        <w:rPr>
          <w:rFonts w:ascii="Times New Roman" w:hAnsi="Times New Roman"/>
          <w:lang w:eastAsia="zh-CN"/>
        </w:rPr>
        <w:t>调动下，</w:t>
      </w:r>
      <w:r w:rsidR="00AE4A70" w:rsidRPr="00CB1DBB">
        <w:rPr>
          <w:rFonts w:ascii="Times New Roman" w:hAnsi="Times New Roman" w:hint="eastAsia"/>
          <w:lang w:eastAsia="zh-CN"/>
        </w:rPr>
        <w:t>将</w:t>
      </w:r>
      <w:r w:rsidR="0066016B">
        <w:rPr>
          <w:rFonts w:ascii="Times New Roman" w:hAnsi="Times New Roman"/>
          <w:lang w:eastAsia="zh-CN"/>
        </w:rPr>
        <w:t>Bug</w:t>
      </w:r>
      <w:r w:rsidR="00AE4A70" w:rsidRPr="00CB1DBB">
        <w:rPr>
          <w:rFonts w:ascii="Times New Roman" w:hAnsi="Times New Roman"/>
          <w:lang w:eastAsia="zh-CN"/>
        </w:rPr>
        <w:t>流转到</w:t>
      </w:r>
      <w:r w:rsidR="00AE4A70" w:rsidRPr="00CB1DBB">
        <w:rPr>
          <w:rFonts w:ascii="Times New Roman" w:hAnsi="Times New Roman" w:hint="eastAsia"/>
          <w:lang w:eastAsia="zh-CN"/>
        </w:rPr>
        <w:t>下一个</w:t>
      </w:r>
      <w:r w:rsidR="00AE4A70" w:rsidRPr="00CB1DBB">
        <w:rPr>
          <w:rFonts w:ascii="Times New Roman" w:hAnsi="Times New Roman"/>
          <w:lang w:eastAsia="zh-CN"/>
        </w:rPr>
        <w:t>参与用户的活动任务（</w:t>
      </w:r>
      <w:r w:rsidR="00AE4A70" w:rsidRPr="00CB1DBB">
        <w:rPr>
          <w:rFonts w:ascii="Times New Roman" w:hAnsi="Times New Roman"/>
          <w:lang w:eastAsia="zh-CN"/>
        </w:rPr>
        <w:t>Task</w:t>
      </w:r>
      <w:r w:rsidR="00AE4A70" w:rsidRPr="00CB1DBB">
        <w:rPr>
          <w:rFonts w:ascii="Times New Roman" w:hAnsi="Times New Roman" w:hint="eastAsia"/>
          <w:lang w:eastAsia="zh-CN"/>
        </w:rPr>
        <w:t>）</w:t>
      </w:r>
      <w:r w:rsidR="00AE4A70" w:rsidRPr="00CB1DBB">
        <w:rPr>
          <w:rFonts w:ascii="Times New Roman" w:hAnsi="Times New Roman" w:hint="eastAsia"/>
          <w:lang w:eastAsia="zh-CN"/>
        </w:rPr>
        <w:t xml:space="preserve"> </w:t>
      </w:r>
      <w:r w:rsidR="00AE4A70" w:rsidRPr="00CB1DBB">
        <w:rPr>
          <w:rFonts w:ascii="Times New Roman" w:hAnsi="Times New Roman" w:hint="eastAsia"/>
          <w:lang w:eastAsia="zh-CN"/>
        </w:rPr>
        <w:t>节点</w:t>
      </w:r>
      <w:r w:rsidR="00AE4A70" w:rsidRPr="00CB1DBB">
        <w:rPr>
          <w:rFonts w:ascii="Times New Roman" w:hAnsi="Times New Roman"/>
          <w:lang w:eastAsia="zh-CN"/>
        </w:rPr>
        <w:t>上，</w:t>
      </w:r>
      <w:r w:rsidR="00AE4A70" w:rsidRPr="00CB1DBB">
        <w:rPr>
          <w:rFonts w:ascii="Times New Roman" w:hAnsi="Times New Roman" w:hint="eastAsia"/>
          <w:lang w:eastAsia="zh-CN"/>
        </w:rPr>
        <w:t>每个人</w:t>
      </w:r>
      <w:r w:rsidR="00AE4A70" w:rsidRPr="00CB1DBB">
        <w:rPr>
          <w:rFonts w:ascii="Times New Roman" w:hAnsi="Times New Roman"/>
          <w:lang w:eastAsia="zh-CN"/>
        </w:rPr>
        <w:t>并不需要</w:t>
      </w:r>
      <w:r w:rsidR="00AE4A70" w:rsidRPr="00CB1DBB">
        <w:rPr>
          <w:rFonts w:ascii="Times New Roman" w:hAnsi="Times New Roman" w:hint="eastAsia"/>
          <w:lang w:eastAsia="zh-CN"/>
        </w:rPr>
        <w:t>关心</w:t>
      </w:r>
      <w:r w:rsidR="00AE4A70" w:rsidRPr="00CB1DBB">
        <w:rPr>
          <w:rFonts w:ascii="Times New Roman" w:hAnsi="Times New Roman"/>
          <w:lang w:eastAsia="zh-CN"/>
        </w:rPr>
        <w:t>整个流程</w:t>
      </w:r>
      <w:r w:rsidR="00AE4A70" w:rsidRPr="00CB1DBB">
        <w:rPr>
          <w:rFonts w:ascii="Times New Roman" w:hAnsi="Times New Roman" w:hint="eastAsia"/>
          <w:lang w:eastAsia="zh-CN"/>
        </w:rPr>
        <w:t>的</w:t>
      </w:r>
      <w:r w:rsidR="00AE4A70" w:rsidRPr="00CB1DBB">
        <w:rPr>
          <w:rFonts w:ascii="Times New Roman" w:hAnsi="Times New Roman"/>
          <w:lang w:eastAsia="zh-CN"/>
        </w:rPr>
        <w:t>下一个节点，</w:t>
      </w:r>
      <w:r w:rsidR="00AE4A70" w:rsidRPr="00CB1DBB">
        <w:rPr>
          <w:rFonts w:ascii="Times New Roman" w:hAnsi="Times New Roman" w:hint="eastAsia"/>
          <w:lang w:eastAsia="zh-CN"/>
        </w:rPr>
        <w:t>只需要</w:t>
      </w:r>
      <w:r w:rsidR="00AE4A70" w:rsidRPr="00CB1DBB">
        <w:rPr>
          <w:rFonts w:ascii="Times New Roman" w:hAnsi="Times New Roman"/>
          <w:lang w:eastAsia="zh-CN"/>
        </w:rPr>
        <w:t>认真</w:t>
      </w:r>
      <w:r w:rsidR="00AE4A70" w:rsidRPr="00CB1DBB">
        <w:rPr>
          <w:rFonts w:ascii="Times New Roman" w:hAnsi="Times New Roman" w:hint="eastAsia"/>
          <w:lang w:eastAsia="zh-CN"/>
        </w:rPr>
        <w:t>自己处理</w:t>
      </w:r>
      <w:r w:rsidR="00AE4A70" w:rsidRPr="00CB1DBB">
        <w:rPr>
          <w:rFonts w:ascii="Times New Roman" w:hAnsi="Times New Roman"/>
          <w:lang w:eastAsia="zh-CN"/>
        </w:rPr>
        <w:t>分配给自己的任务，</w:t>
      </w:r>
      <w:r w:rsidR="00AE4A70" w:rsidRPr="00CB1DBB">
        <w:rPr>
          <w:rFonts w:ascii="Times New Roman" w:hAnsi="Times New Roman" w:hint="eastAsia"/>
          <w:lang w:eastAsia="zh-CN"/>
        </w:rPr>
        <w:t>这样</w:t>
      </w:r>
      <w:r w:rsidR="00AE4A70" w:rsidRPr="00CB1DBB">
        <w:rPr>
          <w:rFonts w:ascii="Times New Roman" w:hAnsi="Times New Roman"/>
          <w:lang w:eastAsia="zh-CN"/>
        </w:rPr>
        <w:t>缩短</w:t>
      </w:r>
      <w:r w:rsidR="00AE4A70" w:rsidRPr="00CB1DBB">
        <w:rPr>
          <w:rFonts w:ascii="Times New Roman" w:hAnsi="Times New Roman" w:hint="eastAsia"/>
          <w:lang w:eastAsia="zh-CN"/>
        </w:rPr>
        <w:t>了</w:t>
      </w:r>
      <w:r w:rsidR="00AE4A70" w:rsidRPr="00CB1DBB">
        <w:rPr>
          <w:rFonts w:ascii="Times New Roman" w:hAnsi="Times New Roman"/>
          <w:lang w:eastAsia="zh-CN"/>
        </w:rPr>
        <w:t>软件交付周期</w:t>
      </w:r>
      <w:r w:rsidR="00AE4A70" w:rsidRPr="00CB1DBB">
        <w:rPr>
          <w:rFonts w:ascii="Times New Roman" w:hAnsi="Times New Roman" w:hint="eastAsia"/>
          <w:lang w:eastAsia="zh-CN"/>
        </w:rPr>
        <w:t>的同时</w:t>
      </w:r>
      <w:r w:rsidR="00AE4A70" w:rsidRPr="00CB1DBB">
        <w:rPr>
          <w:rFonts w:ascii="Times New Roman" w:hAnsi="Times New Roman"/>
          <w:lang w:eastAsia="zh-CN"/>
        </w:rPr>
        <w:t>也保证了</w:t>
      </w:r>
      <w:r w:rsidR="00AE4A70" w:rsidRPr="00CB1DBB">
        <w:rPr>
          <w:rFonts w:ascii="Times New Roman" w:hAnsi="Times New Roman" w:hint="eastAsia"/>
          <w:lang w:eastAsia="zh-CN"/>
        </w:rPr>
        <w:t>软件</w:t>
      </w:r>
      <w:r w:rsidR="00AE4A70" w:rsidRPr="00CB1DBB">
        <w:rPr>
          <w:rFonts w:ascii="Times New Roman" w:hAnsi="Times New Roman"/>
          <w:lang w:eastAsia="zh-CN"/>
        </w:rPr>
        <w:t>开发的质量。</w:t>
      </w:r>
      <w:r w:rsidR="001D0B77" w:rsidRPr="00CB1DBB">
        <w:rPr>
          <w:rFonts w:ascii="Times New Roman" w:hAnsi="Times New Roman"/>
          <w:lang w:eastAsia="zh-CN"/>
        </w:rPr>
        <w:t>并且</w:t>
      </w:r>
      <w:r w:rsidRPr="00CB1DBB">
        <w:rPr>
          <w:rFonts w:ascii="Times New Roman" w:hAnsi="Times New Roman" w:hint="eastAsia"/>
          <w:lang w:eastAsia="zh-CN"/>
        </w:rPr>
        <w:t>提供在线的</w:t>
      </w:r>
      <w:r w:rsidR="0066016B">
        <w:rPr>
          <w:rFonts w:ascii="Times New Roman" w:hAnsi="Times New Roman"/>
          <w:lang w:eastAsia="zh-CN"/>
        </w:rPr>
        <w:t>Bug</w:t>
      </w:r>
      <w:r w:rsidRPr="00CB1DBB">
        <w:rPr>
          <w:rFonts w:ascii="Times New Roman" w:hAnsi="Times New Roman" w:hint="eastAsia"/>
          <w:lang w:eastAsia="zh-CN"/>
        </w:rPr>
        <w:t>流转</w:t>
      </w:r>
      <w:r w:rsidR="008B6CAF" w:rsidRPr="00CB1DBB">
        <w:rPr>
          <w:rFonts w:ascii="Times New Roman" w:hAnsi="Times New Roman" w:hint="eastAsia"/>
          <w:lang w:eastAsia="zh-CN"/>
        </w:rPr>
        <w:t>流程</w:t>
      </w:r>
      <w:r w:rsidRPr="00CB1DBB">
        <w:rPr>
          <w:rFonts w:ascii="Times New Roman" w:hAnsi="Times New Roman" w:hint="eastAsia"/>
          <w:lang w:eastAsia="zh-CN"/>
        </w:rPr>
        <w:t>设计，</w:t>
      </w:r>
      <w:r w:rsidR="00DF1E78" w:rsidRPr="00CB1DBB">
        <w:rPr>
          <w:rFonts w:ascii="Times New Roman" w:hAnsi="Times New Roman"/>
          <w:lang w:eastAsia="zh-CN"/>
        </w:rPr>
        <w:t>团队</w:t>
      </w:r>
      <w:r w:rsidR="00DF1E78" w:rsidRPr="00CB1DBB">
        <w:rPr>
          <w:rFonts w:ascii="Times New Roman" w:hAnsi="Times New Roman" w:hint="eastAsia"/>
          <w:lang w:eastAsia="zh-CN"/>
        </w:rPr>
        <w:t>负责任</w:t>
      </w:r>
      <w:r w:rsidR="00DF1E78" w:rsidRPr="00CB1DBB">
        <w:rPr>
          <w:rFonts w:ascii="Times New Roman" w:hAnsi="Times New Roman"/>
          <w:lang w:eastAsia="zh-CN"/>
        </w:rPr>
        <w:t>可以</w:t>
      </w:r>
      <w:r w:rsidR="00D5488F" w:rsidRPr="00CB1DBB">
        <w:rPr>
          <w:rFonts w:ascii="Times New Roman" w:hAnsi="Times New Roman" w:hint="eastAsia"/>
          <w:lang w:eastAsia="zh-CN"/>
        </w:rPr>
        <w:t>按照</w:t>
      </w:r>
      <w:r w:rsidR="00615AC6" w:rsidRPr="00CB1DBB">
        <w:rPr>
          <w:rFonts w:ascii="Times New Roman" w:hAnsi="Times New Roman" w:hint="eastAsia"/>
          <w:lang w:eastAsia="zh-CN"/>
        </w:rPr>
        <w:t>团队</w:t>
      </w:r>
      <w:r w:rsidR="00615AC6" w:rsidRPr="00CB1DBB">
        <w:rPr>
          <w:rFonts w:ascii="Times New Roman" w:hAnsi="Times New Roman"/>
          <w:lang w:eastAsia="zh-CN"/>
        </w:rPr>
        <w:t>的实际</w:t>
      </w:r>
      <w:r w:rsidR="00615AC6" w:rsidRPr="00CB1DBB">
        <w:rPr>
          <w:rFonts w:ascii="Times New Roman" w:hAnsi="Times New Roman" w:hint="eastAsia"/>
          <w:lang w:eastAsia="zh-CN"/>
        </w:rPr>
        <w:t>情况</w:t>
      </w:r>
      <w:r w:rsidRPr="00CB1DBB">
        <w:rPr>
          <w:rFonts w:ascii="Times New Roman" w:hAnsi="Times New Roman" w:hint="eastAsia"/>
          <w:lang w:eastAsia="zh-CN"/>
        </w:rPr>
        <w:t>，</w:t>
      </w:r>
      <w:r w:rsidR="00615AC6" w:rsidRPr="00CB1DBB">
        <w:rPr>
          <w:rFonts w:ascii="Times New Roman" w:hAnsi="Times New Roman"/>
          <w:lang w:eastAsia="zh-CN"/>
        </w:rPr>
        <w:t>设计出</w:t>
      </w:r>
      <w:r w:rsidR="00615AC6" w:rsidRPr="00CB1DBB">
        <w:rPr>
          <w:rFonts w:ascii="Times New Roman" w:hAnsi="Times New Roman" w:hint="eastAsia"/>
          <w:lang w:eastAsia="zh-CN"/>
        </w:rPr>
        <w:t>切合</w:t>
      </w:r>
      <w:r w:rsidRPr="00CB1DBB">
        <w:rPr>
          <w:rFonts w:ascii="Times New Roman" w:hAnsi="Times New Roman" w:hint="eastAsia"/>
          <w:lang w:eastAsia="zh-CN"/>
        </w:rPr>
        <w:t>自己团队的</w:t>
      </w:r>
      <w:r w:rsidR="0066016B">
        <w:rPr>
          <w:rFonts w:ascii="Times New Roman" w:hAnsi="Times New Roman"/>
          <w:lang w:eastAsia="zh-CN"/>
        </w:rPr>
        <w:t>Bug</w:t>
      </w:r>
      <w:r w:rsidRPr="00CB1DBB">
        <w:rPr>
          <w:rFonts w:ascii="Times New Roman" w:hAnsi="Times New Roman" w:hint="eastAsia"/>
          <w:lang w:eastAsia="zh-CN"/>
        </w:rPr>
        <w:t>流转流程</w:t>
      </w:r>
      <w:r w:rsidR="007315F5" w:rsidRPr="00CB1DBB">
        <w:rPr>
          <w:rFonts w:ascii="Times New Roman" w:hAnsi="Times New Roman"/>
          <w:lang w:eastAsia="zh-CN"/>
        </w:rPr>
        <w:t>。</w:t>
      </w:r>
    </w:p>
    <w:p w14:paraId="596383BE" w14:textId="77777777" w:rsidR="0089702C" w:rsidRPr="00CB1DBB" w:rsidRDefault="00340F18" w:rsidP="00CB1DBB">
      <w:pPr>
        <w:pStyle w:val="2"/>
        <w:numPr>
          <w:ilvl w:val="1"/>
          <w:numId w:val="57"/>
        </w:numPr>
        <w:ind w:firstLineChars="0"/>
        <w:rPr>
          <w:rFonts w:ascii="Times New Roman" w:hAnsi="Times New Roman"/>
        </w:rPr>
      </w:pPr>
      <w:r w:rsidRPr="00CB1DBB">
        <w:rPr>
          <w:rFonts w:ascii="Times New Roman" w:hAnsi="Times New Roman"/>
        </w:rPr>
        <w:t xml:space="preserve"> </w:t>
      </w:r>
      <w:bookmarkStart w:id="38" w:name="_Toc451434948"/>
      <w:bookmarkStart w:id="39" w:name="_Toc451435782"/>
      <w:bookmarkStart w:id="40" w:name="_Toc451455830"/>
      <w:bookmarkStart w:id="41" w:name="_Toc451456801"/>
      <w:bookmarkStart w:id="42" w:name="_Toc451457037"/>
      <w:bookmarkStart w:id="43" w:name="_Toc451457503"/>
      <w:bookmarkStart w:id="44" w:name="_Toc451702719"/>
      <w:r w:rsidR="0089702C" w:rsidRPr="00CB1DBB">
        <w:rPr>
          <w:rFonts w:ascii="Times New Roman" w:hAnsi="Times New Roman" w:hint="eastAsia"/>
        </w:rPr>
        <w:t>课题</w:t>
      </w:r>
      <w:r w:rsidR="0089702C" w:rsidRPr="00CB1DBB">
        <w:rPr>
          <w:rFonts w:ascii="Times New Roman" w:hAnsi="Times New Roman"/>
        </w:rPr>
        <w:t>研究的</w:t>
      </w:r>
      <w:r w:rsidR="00EE1907" w:rsidRPr="00CB1DBB">
        <w:rPr>
          <w:rFonts w:ascii="Times New Roman" w:hAnsi="Times New Roman"/>
        </w:rPr>
        <w:t>主要内容</w:t>
      </w:r>
      <w:bookmarkEnd w:id="38"/>
      <w:bookmarkEnd w:id="39"/>
      <w:bookmarkEnd w:id="40"/>
      <w:bookmarkEnd w:id="41"/>
      <w:bookmarkEnd w:id="42"/>
      <w:bookmarkEnd w:id="43"/>
      <w:bookmarkEnd w:id="44"/>
    </w:p>
    <w:p w14:paraId="59C1F147" w14:textId="77777777" w:rsidR="00340F18" w:rsidRPr="00CB1DBB"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绪论。</w:t>
      </w:r>
      <w:r w:rsidR="00AE4A70" w:rsidRPr="00CB1DBB">
        <w:rPr>
          <w:rFonts w:ascii="Times New Roman" w:hAnsi="Times New Roman" w:hint="eastAsia"/>
          <w:lang w:eastAsia="zh-CN"/>
        </w:rPr>
        <w:t>主要</w:t>
      </w:r>
      <w:r w:rsidR="00AE4A70" w:rsidRPr="00CB1DBB">
        <w:rPr>
          <w:rFonts w:ascii="Times New Roman" w:hAnsi="Times New Roman"/>
          <w:lang w:eastAsia="zh-CN"/>
        </w:rPr>
        <w:t>简单介绍了</w:t>
      </w:r>
      <w:r w:rsidR="0066016B">
        <w:rPr>
          <w:rFonts w:ascii="Times New Roman" w:hAnsi="Times New Roman"/>
          <w:lang w:eastAsia="zh-CN"/>
        </w:rPr>
        <w:t>Bug</w:t>
      </w:r>
      <w:r w:rsidR="00AE4A70" w:rsidRPr="00CB1DBB">
        <w:rPr>
          <w:rFonts w:ascii="Times New Roman" w:hAnsi="Times New Roman" w:hint="eastAsia"/>
          <w:lang w:eastAsia="zh-CN"/>
        </w:rPr>
        <w:t>管理</w:t>
      </w:r>
      <w:r w:rsidR="00AE4A70" w:rsidRPr="00CB1DBB">
        <w:rPr>
          <w:rFonts w:ascii="Times New Roman" w:hAnsi="Times New Roman"/>
          <w:lang w:eastAsia="zh-CN"/>
        </w:rPr>
        <w:t>系统</w:t>
      </w:r>
      <w:r w:rsidR="00AE4A70" w:rsidRPr="00CB1DBB">
        <w:rPr>
          <w:rFonts w:ascii="Times New Roman" w:hAnsi="Times New Roman" w:hint="eastAsia"/>
          <w:lang w:eastAsia="zh-CN"/>
        </w:rPr>
        <w:t>研究</w:t>
      </w:r>
      <w:r w:rsidR="00AE4A70" w:rsidRPr="00CB1DBB">
        <w:rPr>
          <w:rFonts w:ascii="Times New Roman" w:hAnsi="Times New Roman"/>
          <w:lang w:eastAsia="zh-CN"/>
        </w:rPr>
        <w:t>目的及意义、</w:t>
      </w:r>
      <w:r w:rsidR="00151406" w:rsidRPr="00CB1DBB">
        <w:rPr>
          <w:rFonts w:ascii="Times New Roman" w:hAnsi="Times New Roman" w:hint="eastAsia"/>
          <w:lang w:eastAsia="zh-CN"/>
        </w:rPr>
        <w:t>并对</w:t>
      </w:r>
      <w:r w:rsidR="00AE4A70" w:rsidRPr="00CB1DBB">
        <w:rPr>
          <w:rFonts w:ascii="Times New Roman" w:hAnsi="Times New Roman"/>
          <w:lang w:eastAsia="zh-CN"/>
        </w:rPr>
        <w:t>开源的</w:t>
      </w:r>
      <w:r w:rsidR="0066016B">
        <w:rPr>
          <w:rFonts w:ascii="Times New Roman" w:hAnsi="Times New Roman"/>
          <w:lang w:eastAsia="zh-CN"/>
        </w:rPr>
        <w:t>Bug</w:t>
      </w:r>
    </w:p>
    <w:p w14:paraId="00522828" w14:textId="77777777" w:rsidR="004C2881" w:rsidRPr="00CB1DBB" w:rsidRDefault="00151406" w:rsidP="00CB1DBB">
      <w:pPr>
        <w:pStyle w:val="a8"/>
        <w:ind w:firstLineChars="0" w:firstLine="0"/>
        <w:rPr>
          <w:rFonts w:ascii="Times New Roman" w:hAnsi="Times New Roman"/>
          <w:lang w:eastAsia="zh-CN"/>
        </w:rPr>
      </w:pPr>
      <w:r w:rsidRPr="00CB1DBB">
        <w:rPr>
          <w:rFonts w:ascii="Times New Roman" w:hAnsi="Times New Roman" w:hint="eastAsia"/>
          <w:lang w:eastAsia="zh-CN"/>
        </w:rPr>
        <w:t>管理</w:t>
      </w:r>
      <w:r w:rsidR="004C2881" w:rsidRPr="00CB1DBB">
        <w:rPr>
          <w:rFonts w:ascii="Times New Roman" w:hAnsi="Times New Roman" w:hint="eastAsia"/>
          <w:lang w:eastAsia="zh-CN"/>
        </w:rPr>
        <w:t>系统</w:t>
      </w:r>
      <w:r w:rsidRPr="00CB1DBB">
        <w:rPr>
          <w:rFonts w:ascii="Times New Roman" w:hAnsi="Times New Roman"/>
          <w:lang w:eastAsia="zh-CN"/>
        </w:rPr>
        <w:t xml:space="preserve"> </w:t>
      </w:r>
      <w:r w:rsidRPr="00CB1DBB">
        <w:rPr>
          <w:rFonts w:ascii="Times New Roman" w:hAnsi="Times New Roman" w:hint="eastAsia"/>
          <w:lang w:eastAsia="zh-CN"/>
        </w:rPr>
        <w:t>Ma</w:t>
      </w:r>
      <w:r w:rsidRPr="00CB1DBB">
        <w:rPr>
          <w:rFonts w:ascii="Times New Roman" w:hAnsi="Times New Roman"/>
          <w:lang w:eastAsia="zh-CN"/>
        </w:rPr>
        <w:t xml:space="preserve">ntis </w:t>
      </w:r>
      <w:r w:rsidRPr="00CB1DBB">
        <w:rPr>
          <w:rFonts w:ascii="Times New Roman" w:hAnsi="Times New Roman" w:hint="eastAsia"/>
          <w:lang w:eastAsia="zh-CN"/>
        </w:rPr>
        <w:t>进行简要</w:t>
      </w:r>
      <w:r w:rsidRPr="00CB1DBB">
        <w:rPr>
          <w:rFonts w:ascii="Times New Roman" w:hAnsi="Times New Roman"/>
          <w:lang w:eastAsia="zh-CN"/>
        </w:rPr>
        <w:t>的分析</w:t>
      </w:r>
      <w:r w:rsidR="004C2881" w:rsidRPr="00CB1DBB">
        <w:rPr>
          <w:rFonts w:ascii="Times New Roman" w:hAnsi="Times New Roman"/>
          <w:lang w:eastAsia="zh-CN"/>
        </w:rPr>
        <w:t>，</w:t>
      </w:r>
      <w:r w:rsidR="004C2881" w:rsidRPr="00CB1DBB">
        <w:rPr>
          <w:rFonts w:ascii="Times New Roman" w:hAnsi="Times New Roman" w:hint="eastAsia"/>
          <w:lang w:eastAsia="zh-CN"/>
        </w:rPr>
        <w:t>并</w:t>
      </w:r>
      <w:r w:rsidR="004C2881" w:rsidRPr="00CB1DBB">
        <w:rPr>
          <w:rFonts w:ascii="Times New Roman" w:hAnsi="Times New Roman"/>
          <w:lang w:eastAsia="zh-CN"/>
        </w:rPr>
        <w:t>针对它存在的一些问题</w:t>
      </w:r>
      <w:r w:rsidR="004C2881" w:rsidRPr="00CB1DBB">
        <w:rPr>
          <w:rFonts w:ascii="Times New Roman" w:hAnsi="Times New Roman" w:hint="eastAsia"/>
          <w:lang w:eastAsia="zh-CN"/>
        </w:rPr>
        <w:t>提自己</w:t>
      </w:r>
      <w:r w:rsidR="004C2881" w:rsidRPr="00CB1DBB">
        <w:rPr>
          <w:rFonts w:ascii="Times New Roman" w:hAnsi="Times New Roman"/>
          <w:lang w:eastAsia="zh-CN"/>
        </w:rPr>
        <w:t>的解决</w:t>
      </w:r>
      <w:r w:rsidR="004C2881" w:rsidRPr="00CB1DBB">
        <w:rPr>
          <w:rFonts w:ascii="Times New Roman" w:hAnsi="Times New Roman" w:hint="eastAsia"/>
          <w:lang w:eastAsia="zh-CN"/>
        </w:rPr>
        <w:t>思路</w:t>
      </w:r>
      <w:r w:rsidR="004C2881" w:rsidRPr="00CB1DBB">
        <w:rPr>
          <w:rFonts w:ascii="Times New Roman" w:hAnsi="Times New Roman"/>
          <w:lang w:eastAsia="zh-CN"/>
        </w:rPr>
        <w:t>。</w:t>
      </w:r>
    </w:p>
    <w:p w14:paraId="6ADB4791" w14:textId="77777777" w:rsidR="00DD2C8C"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主要技术。</w:t>
      </w:r>
      <w:r w:rsidR="004C2881" w:rsidRPr="00CB1DBB">
        <w:rPr>
          <w:rFonts w:ascii="Times New Roman" w:hAnsi="Times New Roman"/>
          <w:lang w:eastAsia="zh-CN"/>
        </w:rPr>
        <w:t>主要介绍了</w:t>
      </w:r>
      <w:r w:rsidR="0066016B">
        <w:rPr>
          <w:rFonts w:ascii="Times New Roman" w:hAnsi="Times New Roman"/>
          <w:lang w:eastAsia="zh-CN"/>
        </w:rPr>
        <w:t>Bug</w:t>
      </w:r>
      <w:r w:rsidR="004C2881" w:rsidRPr="00CB1DBB">
        <w:rPr>
          <w:rFonts w:ascii="Times New Roman" w:hAnsi="Times New Roman" w:hint="eastAsia"/>
          <w:lang w:eastAsia="zh-CN"/>
        </w:rPr>
        <w:t>管理系统实现的开发环境、</w:t>
      </w:r>
      <w:r w:rsidR="00DD2C8C">
        <w:rPr>
          <w:rFonts w:ascii="Times New Roman" w:hAnsi="Times New Roman" w:hint="eastAsia"/>
          <w:lang w:eastAsia="zh-CN"/>
        </w:rPr>
        <w:t>对</w:t>
      </w:r>
      <w:r w:rsidR="004C2881" w:rsidRPr="00CB1DBB">
        <w:rPr>
          <w:rFonts w:ascii="Times New Roman" w:hAnsi="Times New Roman"/>
          <w:lang w:eastAsia="zh-CN"/>
        </w:rPr>
        <w:t>使用到的主要</w:t>
      </w:r>
    </w:p>
    <w:p w14:paraId="795578FD" w14:textId="77777777" w:rsidR="004C2881" w:rsidRPr="00CB1DBB" w:rsidRDefault="004C2881" w:rsidP="00CB1DBB">
      <w:pPr>
        <w:pStyle w:val="a8"/>
        <w:ind w:firstLineChars="0" w:firstLine="0"/>
        <w:rPr>
          <w:lang w:eastAsia="zh-CN"/>
        </w:rPr>
      </w:pPr>
      <w:r w:rsidRPr="00CB1DBB">
        <w:rPr>
          <w:rFonts w:ascii="Times New Roman" w:hAnsi="Times New Roman"/>
          <w:lang w:eastAsia="zh-CN"/>
        </w:rPr>
        <w:t>技</w:t>
      </w:r>
      <w:r w:rsidRPr="00CB1DBB">
        <w:rPr>
          <w:lang w:eastAsia="zh-CN"/>
        </w:rPr>
        <w:t>术进行</w:t>
      </w:r>
      <w:r w:rsidRPr="00CB1DBB">
        <w:rPr>
          <w:rFonts w:hint="eastAsia"/>
          <w:lang w:eastAsia="zh-CN"/>
        </w:rPr>
        <w:t>简单</w:t>
      </w:r>
      <w:r w:rsidRPr="00CB1DBB">
        <w:rPr>
          <w:lang w:eastAsia="zh-CN"/>
        </w:rPr>
        <w:t>的</w:t>
      </w:r>
      <w:r w:rsidR="004C6F8C">
        <w:rPr>
          <w:lang w:eastAsia="zh-CN"/>
        </w:rPr>
        <w:t>说明</w:t>
      </w:r>
      <w:r w:rsidRPr="00CB1DBB">
        <w:rPr>
          <w:lang w:eastAsia="zh-CN"/>
        </w:rPr>
        <w:t>。</w:t>
      </w:r>
    </w:p>
    <w:p w14:paraId="5F0F7F1D" w14:textId="77777777" w:rsidR="004E02C6"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需求</w:t>
      </w:r>
      <w:r w:rsidR="002654E9">
        <w:rPr>
          <w:rFonts w:ascii="Times New Roman" w:hAnsi="Times New Roman" w:hint="eastAsia"/>
          <w:lang w:eastAsia="zh-CN"/>
        </w:rPr>
        <w:t>设计</w:t>
      </w:r>
      <w:r w:rsidRPr="00CB1DBB">
        <w:rPr>
          <w:rFonts w:ascii="Times New Roman" w:hAnsi="Times New Roman"/>
          <w:lang w:eastAsia="zh-CN"/>
        </w:rPr>
        <w:t>。</w:t>
      </w:r>
      <w:r w:rsidR="004C2881" w:rsidRPr="00CB1DBB">
        <w:rPr>
          <w:rFonts w:ascii="Times New Roman" w:hAnsi="Times New Roman" w:hint="eastAsia"/>
          <w:lang w:eastAsia="zh-CN"/>
        </w:rPr>
        <w:t>主要</w:t>
      </w:r>
      <w:r w:rsidR="004C2881" w:rsidRPr="00CB1DBB">
        <w:rPr>
          <w:rFonts w:ascii="Times New Roman" w:hAnsi="Times New Roman"/>
          <w:lang w:eastAsia="zh-CN"/>
        </w:rPr>
        <w:t>对</w:t>
      </w:r>
      <w:r w:rsidR="0066016B">
        <w:rPr>
          <w:rFonts w:ascii="Times New Roman" w:hAnsi="Times New Roman"/>
          <w:lang w:eastAsia="zh-CN"/>
        </w:rPr>
        <w:t>Bug</w:t>
      </w:r>
      <w:r w:rsidR="004E02C6" w:rsidRPr="002B2FFF">
        <w:rPr>
          <w:rFonts w:ascii="Times New Roman" w:hAnsi="Times New Roman" w:hint="eastAsia"/>
          <w:lang w:eastAsia="zh-CN"/>
        </w:rPr>
        <w:t>管理系统</w:t>
      </w:r>
      <w:r w:rsidR="004E02C6">
        <w:rPr>
          <w:rFonts w:ascii="Times New Roman" w:hAnsi="Times New Roman" w:hint="eastAsia"/>
          <w:lang w:eastAsia="zh-CN"/>
        </w:rPr>
        <w:t>中</w:t>
      </w:r>
      <w:r w:rsidR="0066016B">
        <w:rPr>
          <w:rFonts w:ascii="Times New Roman" w:hAnsi="Times New Roman"/>
          <w:lang w:eastAsia="zh-CN"/>
        </w:rPr>
        <w:t>Bug</w:t>
      </w:r>
      <w:r w:rsidR="003C4846" w:rsidRPr="00CB1DBB">
        <w:rPr>
          <w:rFonts w:ascii="Times New Roman" w:hAnsi="Times New Roman" w:hint="eastAsia"/>
          <w:lang w:eastAsia="zh-CN"/>
        </w:rPr>
        <w:t>及其</w:t>
      </w:r>
      <w:r w:rsidR="0066016B">
        <w:rPr>
          <w:rFonts w:ascii="Times New Roman" w:hAnsi="Times New Roman"/>
          <w:lang w:eastAsia="zh-CN"/>
        </w:rPr>
        <w:t>Bug</w:t>
      </w:r>
      <w:r w:rsidR="004C2881" w:rsidRPr="00CB1DBB">
        <w:rPr>
          <w:rFonts w:ascii="Times New Roman" w:hAnsi="Times New Roman" w:hint="eastAsia"/>
          <w:lang w:eastAsia="zh-CN"/>
        </w:rPr>
        <w:t>的</w:t>
      </w:r>
      <w:r w:rsidRPr="00CB1DBB">
        <w:rPr>
          <w:rFonts w:ascii="Times New Roman" w:hAnsi="Times New Roman" w:hint="eastAsia"/>
          <w:lang w:eastAsia="zh-CN"/>
        </w:rPr>
        <w:t>流转</w:t>
      </w:r>
      <w:r w:rsidR="00146605" w:rsidRPr="00CB1DBB">
        <w:rPr>
          <w:rFonts w:ascii="Times New Roman" w:hAnsi="Times New Roman" w:hint="eastAsia"/>
          <w:lang w:eastAsia="zh-CN"/>
        </w:rPr>
        <w:t>流程</w:t>
      </w:r>
      <w:r w:rsidR="004C2881" w:rsidRPr="00CB1DBB">
        <w:rPr>
          <w:rFonts w:ascii="Times New Roman" w:hAnsi="Times New Roman"/>
          <w:lang w:eastAsia="zh-CN"/>
        </w:rPr>
        <w:t>进行</w:t>
      </w:r>
      <w:r w:rsidR="003C4846" w:rsidRPr="00CB1DBB">
        <w:rPr>
          <w:rFonts w:ascii="Times New Roman" w:hAnsi="Times New Roman"/>
          <w:lang w:eastAsia="zh-CN"/>
        </w:rPr>
        <w:t>分析</w:t>
      </w:r>
      <w:r w:rsidR="002654E9">
        <w:rPr>
          <w:rFonts w:ascii="Times New Roman" w:hAnsi="Times New Roman"/>
          <w:lang w:eastAsia="zh-CN"/>
        </w:rPr>
        <w:t>，</w:t>
      </w:r>
    </w:p>
    <w:p w14:paraId="708C6974" w14:textId="77777777" w:rsidR="004C2881" w:rsidRPr="00CB1DBB" w:rsidRDefault="00A9584C" w:rsidP="00CB1DBB">
      <w:pPr>
        <w:pStyle w:val="a8"/>
        <w:ind w:firstLineChars="0" w:firstLine="0"/>
        <w:rPr>
          <w:lang w:eastAsia="zh-CN"/>
        </w:rPr>
      </w:pPr>
      <w:r>
        <w:rPr>
          <w:rFonts w:ascii="Times New Roman" w:hAnsi="Times New Roman"/>
          <w:lang w:eastAsia="zh-CN"/>
        </w:rPr>
        <w:lastRenderedPageBreak/>
        <w:t>通过用例图，</w:t>
      </w:r>
      <w:r>
        <w:rPr>
          <w:rFonts w:ascii="Times New Roman" w:hAnsi="Times New Roman" w:hint="eastAsia"/>
          <w:lang w:eastAsia="zh-CN"/>
        </w:rPr>
        <w:t>时序图对</w:t>
      </w:r>
      <w:r>
        <w:rPr>
          <w:rFonts w:ascii="Times New Roman" w:hAnsi="Times New Roman"/>
          <w:lang w:eastAsia="zh-CN"/>
        </w:rPr>
        <w:t>主要</w:t>
      </w:r>
      <w:r>
        <w:rPr>
          <w:rFonts w:ascii="Times New Roman" w:hAnsi="Times New Roman" w:hint="eastAsia"/>
          <w:lang w:eastAsia="zh-CN"/>
        </w:rPr>
        <w:t>功能进行</w:t>
      </w:r>
      <w:r w:rsidR="004C2881" w:rsidRPr="00CB1DBB">
        <w:rPr>
          <w:lang w:eastAsia="zh-CN"/>
        </w:rPr>
        <w:t>分析。</w:t>
      </w:r>
    </w:p>
    <w:p w14:paraId="55B672E3" w14:textId="77777777" w:rsidR="004C2881" w:rsidRPr="00CB1DBB"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总体设计。</w:t>
      </w:r>
      <w:r w:rsidRPr="00CB1DBB">
        <w:rPr>
          <w:rFonts w:ascii="Times New Roman" w:hAnsi="Times New Roman" w:hint="eastAsia"/>
          <w:lang w:eastAsia="zh-CN"/>
        </w:rPr>
        <w:t>主要</w:t>
      </w:r>
      <w:r w:rsidRPr="00CB1DBB">
        <w:rPr>
          <w:rFonts w:ascii="Times New Roman" w:hAnsi="Times New Roman"/>
          <w:lang w:eastAsia="zh-CN"/>
        </w:rPr>
        <w:t>是</w:t>
      </w:r>
      <w:r w:rsidR="0066016B">
        <w:rPr>
          <w:rFonts w:ascii="Times New Roman" w:hAnsi="Times New Roman"/>
          <w:lang w:eastAsia="zh-CN"/>
        </w:rPr>
        <w:t>Bug</w:t>
      </w:r>
      <w:r w:rsidR="00130DDE" w:rsidRPr="002B2FFF">
        <w:rPr>
          <w:rFonts w:ascii="Times New Roman" w:hAnsi="Times New Roman" w:hint="eastAsia"/>
          <w:lang w:eastAsia="zh-CN"/>
        </w:rPr>
        <w:t>管理系统</w:t>
      </w:r>
      <w:r w:rsidR="004E02C6">
        <w:rPr>
          <w:rFonts w:ascii="Times New Roman" w:hAnsi="Times New Roman"/>
          <w:lang w:eastAsia="zh-CN"/>
        </w:rPr>
        <w:t xml:space="preserve"> </w:t>
      </w:r>
      <w:r w:rsidRPr="00CB1DBB">
        <w:rPr>
          <w:rFonts w:ascii="Times New Roman" w:hAnsi="Times New Roman" w:hint="eastAsia"/>
          <w:lang w:eastAsia="zh-CN"/>
        </w:rPr>
        <w:t>的总体功能框架</w:t>
      </w:r>
      <w:r w:rsidR="00AF581F">
        <w:rPr>
          <w:rFonts w:ascii="Times New Roman" w:hAnsi="Times New Roman"/>
          <w:lang w:eastAsia="zh-CN"/>
        </w:rPr>
        <w:t>，</w:t>
      </w:r>
      <w:r w:rsidRPr="00CB1DBB">
        <w:rPr>
          <w:rFonts w:ascii="Times New Roman" w:hAnsi="Times New Roman"/>
          <w:lang w:eastAsia="zh-CN"/>
        </w:rPr>
        <w:t>数据库</w:t>
      </w:r>
      <w:r w:rsidRPr="00CB1DBB">
        <w:rPr>
          <w:rFonts w:ascii="Times New Roman" w:hAnsi="Times New Roman" w:hint="eastAsia"/>
          <w:lang w:eastAsia="zh-CN"/>
        </w:rPr>
        <w:t>的</w:t>
      </w:r>
      <w:r w:rsidRPr="00CB1DBB">
        <w:rPr>
          <w:rFonts w:ascii="Times New Roman" w:hAnsi="Times New Roman"/>
          <w:lang w:eastAsia="zh-CN"/>
        </w:rPr>
        <w:t>设计。</w:t>
      </w:r>
    </w:p>
    <w:p w14:paraId="53625018" w14:textId="77777777" w:rsidR="009A48DD" w:rsidRPr="00CB1DBB" w:rsidRDefault="009A48DD"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详细</w:t>
      </w:r>
      <w:r w:rsidRPr="00CB1DBB">
        <w:rPr>
          <w:rFonts w:ascii="Times New Roman" w:hAnsi="Times New Roman"/>
          <w:lang w:eastAsia="zh-CN"/>
        </w:rPr>
        <w:t>设计</w:t>
      </w:r>
      <w:r w:rsidR="001A2083" w:rsidRPr="00CB1DBB">
        <w:rPr>
          <w:rFonts w:ascii="Times New Roman" w:hAnsi="Times New Roman"/>
          <w:lang w:eastAsia="zh-CN"/>
        </w:rPr>
        <w:t>。</w:t>
      </w:r>
      <w:r w:rsidR="001A2083" w:rsidRPr="00CB1DBB">
        <w:rPr>
          <w:rFonts w:ascii="Times New Roman" w:hAnsi="Times New Roman" w:hint="eastAsia"/>
          <w:lang w:eastAsia="zh-CN"/>
        </w:rPr>
        <w:t>主要介绍</w:t>
      </w:r>
      <w:r w:rsidR="0066016B">
        <w:rPr>
          <w:rFonts w:ascii="Times New Roman" w:hAnsi="Times New Roman"/>
          <w:lang w:eastAsia="zh-CN"/>
        </w:rPr>
        <w:t>Bug</w:t>
      </w:r>
      <w:r w:rsidR="00760165">
        <w:rPr>
          <w:rFonts w:ascii="Times New Roman" w:hAnsi="Times New Roman"/>
          <w:lang w:eastAsia="zh-CN"/>
        </w:rPr>
        <w:t>管理</w:t>
      </w:r>
      <w:r w:rsidR="00760165">
        <w:rPr>
          <w:rFonts w:ascii="Times New Roman" w:hAnsi="Times New Roman" w:hint="eastAsia"/>
          <w:lang w:eastAsia="zh-CN"/>
        </w:rPr>
        <w:t>系统</w:t>
      </w:r>
      <w:r w:rsidR="001A2083" w:rsidRPr="00CB1DBB">
        <w:rPr>
          <w:rFonts w:ascii="Times New Roman" w:hAnsi="Times New Roman" w:hint="eastAsia"/>
          <w:lang w:eastAsia="zh-CN"/>
        </w:rPr>
        <w:t>各个</w:t>
      </w:r>
      <w:r w:rsidR="001A2083" w:rsidRPr="00CB1DBB">
        <w:rPr>
          <w:rFonts w:ascii="Times New Roman" w:hAnsi="Times New Roman"/>
          <w:lang w:eastAsia="zh-CN"/>
        </w:rPr>
        <w:t>模块下主要</w:t>
      </w:r>
      <w:r w:rsidR="001A2083" w:rsidRPr="00CB1DBB">
        <w:rPr>
          <w:rFonts w:ascii="Times New Roman" w:hAnsi="Times New Roman" w:hint="eastAsia"/>
          <w:lang w:eastAsia="zh-CN"/>
        </w:rPr>
        <w:t>功能</w:t>
      </w:r>
      <w:r w:rsidR="001A2083" w:rsidRPr="00CB1DBB">
        <w:rPr>
          <w:rFonts w:ascii="Times New Roman" w:hAnsi="Times New Roman"/>
          <w:lang w:eastAsia="zh-CN"/>
        </w:rPr>
        <w:t>的详细实现。</w:t>
      </w:r>
    </w:p>
    <w:p w14:paraId="7DA79C8E" w14:textId="77777777" w:rsidR="001A2083" w:rsidRPr="00CB1DBB" w:rsidRDefault="001A2083"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系统</w:t>
      </w:r>
      <w:r w:rsidRPr="00CB1DBB">
        <w:rPr>
          <w:rFonts w:ascii="Times New Roman" w:hAnsi="Times New Roman"/>
          <w:lang w:eastAsia="zh-CN"/>
        </w:rPr>
        <w:t>实现。</w:t>
      </w:r>
      <w:r w:rsidRPr="00CB1DBB">
        <w:rPr>
          <w:rFonts w:ascii="Times New Roman" w:hAnsi="Times New Roman" w:hint="eastAsia"/>
          <w:lang w:eastAsia="zh-CN"/>
        </w:rPr>
        <w:t>主要</w:t>
      </w:r>
      <w:r w:rsidRPr="00CB1DBB">
        <w:rPr>
          <w:rFonts w:ascii="Times New Roman" w:hAnsi="Times New Roman"/>
          <w:lang w:eastAsia="zh-CN"/>
        </w:rPr>
        <w:t>展示</w:t>
      </w:r>
      <w:r w:rsidRPr="00CB1DBB">
        <w:rPr>
          <w:rFonts w:ascii="Times New Roman" w:hAnsi="Times New Roman" w:hint="eastAsia"/>
          <w:lang w:eastAsia="zh-CN"/>
        </w:rPr>
        <w:t>本</w:t>
      </w:r>
      <w:r w:rsidR="0066016B">
        <w:rPr>
          <w:rFonts w:ascii="Times New Roman" w:hAnsi="Times New Roman"/>
          <w:lang w:eastAsia="zh-CN"/>
        </w:rPr>
        <w:t>Bug</w:t>
      </w:r>
      <w:r w:rsidR="00A033A8" w:rsidRPr="002B2FFF">
        <w:rPr>
          <w:rFonts w:ascii="Times New Roman" w:hAnsi="Times New Roman" w:hint="eastAsia"/>
          <w:lang w:eastAsia="zh-CN"/>
        </w:rPr>
        <w:t>管理</w:t>
      </w:r>
      <w:r w:rsidRPr="00CB1DBB">
        <w:rPr>
          <w:rFonts w:ascii="Times New Roman" w:hAnsi="Times New Roman" w:hint="eastAsia"/>
          <w:lang w:eastAsia="zh-CN"/>
        </w:rPr>
        <w:t>系统</w:t>
      </w:r>
      <w:r w:rsidRPr="00CB1DBB">
        <w:rPr>
          <w:rFonts w:ascii="Times New Roman" w:hAnsi="Times New Roman"/>
          <w:lang w:eastAsia="zh-CN"/>
        </w:rPr>
        <w:t>实现后各个模块的具体</w:t>
      </w:r>
      <w:r w:rsidRPr="00CB1DBB">
        <w:rPr>
          <w:rFonts w:ascii="Times New Roman" w:hAnsi="Times New Roman" w:hint="eastAsia"/>
          <w:lang w:eastAsia="zh-CN"/>
        </w:rPr>
        <w:t>情况</w:t>
      </w:r>
      <w:r w:rsidRPr="00CB1DBB">
        <w:rPr>
          <w:rFonts w:ascii="Times New Roman" w:hAnsi="Times New Roman"/>
          <w:lang w:eastAsia="zh-CN"/>
        </w:rPr>
        <w:t>。</w:t>
      </w:r>
    </w:p>
    <w:p w14:paraId="222DECBF" w14:textId="77777777" w:rsidR="00C2620F" w:rsidRDefault="001A2083"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总结</w:t>
      </w:r>
      <w:r w:rsidR="00477D62" w:rsidRPr="00CB1DBB">
        <w:rPr>
          <w:rFonts w:ascii="Times New Roman" w:hAnsi="Times New Roman"/>
          <w:lang w:eastAsia="zh-CN"/>
        </w:rPr>
        <w:t>。</w:t>
      </w:r>
      <w:r w:rsidR="00477D62" w:rsidRPr="00CB1DBB">
        <w:rPr>
          <w:rFonts w:ascii="Times New Roman" w:hAnsi="Times New Roman" w:hint="eastAsia"/>
          <w:lang w:eastAsia="zh-CN"/>
        </w:rPr>
        <w:t>总结</w:t>
      </w:r>
      <w:r w:rsidR="00477D62" w:rsidRPr="00CB1DBB">
        <w:rPr>
          <w:rFonts w:ascii="Times New Roman" w:hAnsi="Times New Roman"/>
          <w:lang w:eastAsia="zh-CN"/>
        </w:rPr>
        <w:t>了本</w:t>
      </w:r>
      <w:r w:rsidR="0066016B">
        <w:rPr>
          <w:rFonts w:ascii="Times New Roman" w:hAnsi="Times New Roman"/>
          <w:lang w:eastAsia="zh-CN"/>
        </w:rPr>
        <w:t>Bug</w:t>
      </w:r>
      <w:r w:rsidR="00477D62" w:rsidRPr="00CB1DBB">
        <w:rPr>
          <w:rFonts w:ascii="Times New Roman" w:hAnsi="Times New Roman" w:hint="eastAsia"/>
          <w:lang w:eastAsia="zh-CN"/>
        </w:rPr>
        <w:t>管理系统</w:t>
      </w:r>
      <w:r w:rsidR="00477D62" w:rsidRPr="00CB1DBB">
        <w:rPr>
          <w:rFonts w:ascii="Times New Roman" w:hAnsi="Times New Roman"/>
          <w:lang w:eastAsia="zh-CN"/>
        </w:rPr>
        <w:t>用到的技术和实现的思路。</w:t>
      </w:r>
      <w:r w:rsidR="00477D62" w:rsidRPr="00CB1DBB">
        <w:rPr>
          <w:rFonts w:ascii="Times New Roman" w:hAnsi="Times New Roman" w:hint="eastAsia"/>
          <w:lang w:eastAsia="zh-CN"/>
        </w:rPr>
        <w:t>以及</w:t>
      </w:r>
      <w:r w:rsidR="00340F18" w:rsidRPr="00CB1DBB">
        <w:rPr>
          <w:rFonts w:ascii="Times New Roman" w:hAnsi="Times New Roman" w:hint="eastAsia"/>
          <w:lang w:eastAsia="zh-CN"/>
        </w:rPr>
        <w:t>不足</w:t>
      </w:r>
      <w:r w:rsidR="00340F18" w:rsidRPr="00CB1DBB">
        <w:rPr>
          <w:rFonts w:ascii="Times New Roman" w:hAnsi="Times New Roman"/>
          <w:lang w:eastAsia="zh-CN"/>
        </w:rPr>
        <w:t>和改</w:t>
      </w:r>
    </w:p>
    <w:p w14:paraId="56E02A49" w14:textId="77777777" w:rsidR="00340F18" w:rsidRPr="00CB1DBB" w:rsidRDefault="00340F18" w:rsidP="00CB1DBB">
      <w:pPr>
        <w:pStyle w:val="a8"/>
        <w:ind w:firstLineChars="0" w:firstLine="0"/>
        <w:rPr>
          <w:rFonts w:ascii="Times New Roman" w:hAnsi="Times New Roman"/>
          <w:lang w:eastAsia="zh-CN"/>
        </w:rPr>
      </w:pPr>
      <w:r w:rsidRPr="00CB1DBB">
        <w:rPr>
          <w:rFonts w:ascii="Times New Roman" w:hAnsi="Times New Roman"/>
          <w:lang w:eastAsia="zh-CN"/>
        </w:rPr>
        <w:t>进</w:t>
      </w:r>
      <w:r w:rsidRPr="00CB1DBB">
        <w:rPr>
          <w:rFonts w:ascii="Times New Roman" w:hAnsi="Times New Roman" w:hint="eastAsia"/>
          <w:lang w:eastAsia="zh-CN"/>
        </w:rPr>
        <w:t>方案</w:t>
      </w:r>
      <w:r w:rsidRPr="00CB1DBB">
        <w:rPr>
          <w:rFonts w:ascii="Times New Roman" w:hAnsi="Times New Roman"/>
          <w:lang w:eastAsia="zh-CN"/>
        </w:rPr>
        <w:t>。</w:t>
      </w:r>
    </w:p>
    <w:p w14:paraId="70C3169F" w14:textId="77777777" w:rsidR="00340F18" w:rsidRPr="00CB1DBB" w:rsidRDefault="00340F18" w:rsidP="00CB1DBB">
      <w:pPr>
        <w:pStyle w:val="a8"/>
        <w:ind w:firstLineChars="0" w:firstLine="0"/>
        <w:rPr>
          <w:rFonts w:ascii="Times New Roman" w:hAnsi="Times New Roman"/>
          <w:lang w:eastAsia="zh-CN"/>
        </w:rPr>
      </w:pPr>
    </w:p>
    <w:p w14:paraId="0747C561" w14:textId="77777777" w:rsidR="00255F7A" w:rsidRPr="00CB1DBB" w:rsidRDefault="00340F18" w:rsidP="00CB1DBB">
      <w:pPr>
        <w:pStyle w:val="10"/>
        <w:numPr>
          <w:ilvl w:val="0"/>
          <w:numId w:val="57"/>
        </w:numPr>
        <w:ind w:firstLineChars="0"/>
        <w:rPr>
          <w:rFonts w:ascii="Times New Roman" w:hAnsi="Times New Roman"/>
        </w:rPr>
      </w:pPr>
      <w:bookmarkStart w:id="45" w:name="_Toc451455831"/>
      <w:bookmarkStart w:id="46" w:name="_Toc451456802"/>
      <w:bookmarkStart w:id="47" w:name="_Toc451457038"/>
      <w:bookmarkStart w:id="48" w:name="_Toc451457504"/>
      <w:r w:rsidRPr="00CB1DBB">
        <w:rPr>
          <w:rFonts w:ascii="Times New Roman" w:hAnsi="Times New Roman"/>
        </w:rPr>
        <w:br w:type="page"/>
      </w:r>
      <w:bookmarkStart w:id="49" w:name="_Toc451702720"/>
      <w:r w:rsidR="00255F7A" w:rsidRPr="00CB1DBB">
        <w:rPr>
          <w:rFonts w:ascii="Times New Roman" w:hAnsi="Times New Roman" w:hint="eastAsia"/>
        </w:rPr>
        <w:lastRenderedPageBreak/>
        <w:t>主要</w:t>
      </w:r>
      <w:r w:rsidR="00255F7A" w:rsidRPr="00CB1DBB">
        <w:rPr>
          <w:rFonts w:ascii="Times New Roman" w:hAnsi="Times New Roman"/>
        </w:rPr>
        <w:t>技术</w:t>
      </w:r>
      <w:bookmarkEnd w:id="45"/>
      <w:bookmarkEnd w:id="46"/>
      <w:bookmarkEnd w:id="47"/>
      <w:bookmarkEnd w:id="48"/>
      <w:bookmarkEnd w:id="49"/>
    </w:p>
    <w:p w14:paraId="676BD834" w14:textId="77777777" w:rsidR="00255F7A" w:rsidRPr="00CB1DBB" w:rsidRDefault="00255F7A" w:rsidP="00DE5361">
      <w:pPr>
        <w:pStyle w:val="2"/>
        <w:numPr>
          <w:ilvl w:val="1"/>
          <w:numId w:val="79"/>
        </w:numPr>
        <w:ind w:firstLineChars="0"/>
        <w:rPr>
          <w:rFonts w:ascii="Times New Roman" w:hAnsi="Times New Roman"/>
        </w:rPr>
      </w:pPr>
      <w:bookmarkStart w:id="50" w:name="_Toc451455832"/>
      <w:bookmarkStart w:id="51" w:name="_Toc451456803"/>
      <w:bookmarkStart w:id="52" w:name="_Toc451457039"/>
      <w:bookmarkStart w:id="53" w:name="_Toc451457505"/>
      <w:bookmarkStart w:id="54" w:name="_Toc451702721"/>
      <w:r w:rsidRPr="00CB1DBB">
        <w:rPr>
          <w:rFonts w:ascii="Times New Roman" w:hAnsi="Times New Roman" w:hint="eastAsia"/>
        </w:rPr>
        <w:t>开发</w:t>
      </w:r>
      <w:r w:rsidRPr="00CB1DBB">
        <w:rPr>
          <w:rFonts w:ascii="Times New Roman" w:hAnsi="Times New Roman"/>
        </w:rPr>
        <w:t>环境</w:t>
      </w:r>
      <w:bookmarkEnd w:id="50"/>
      <w:bookmarkEnd w:id="51"/>
      <w:bookmarkEnd w:id="52"/>
      <w:bookmarkEnd w:id="53"/>
      <w:bookmarkEnd w:id="54"/>
    </w:p>
    <w:p w14:paraId="2F52250C"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lang w:eastAsia="zh-CN"/>
        </w:rPr>
        <w:t>服务器中间件：</w:t>
      </w:r>
      <w:r w:rsidRPr="00CB1DBB">
        <w:rPr>
          <w:rFonts w:ascii="Times New Roman" w:hAnsi="Times New Roman" w:hint="eastAsia"/>
          <w:lang w:eastAsia="zh-CN"/>
        </w:rPr>
        <w:t>在</w:t>
      </w:r>
      <w:r w:rsidRPr="00CB1DBB">
        <w:rPr>
          <w:rFonts w:ascii="Times New Roman" w:hAnsi="Times New Roman"/>
          <w:lang w:eastAsia="zh-CN"/>
        </w:rPr>
        <w:t xml:space="preserve"> Java </w:t>
      </w:r>
      <w:r w:rsidRPr="00CB1DBB">
        <w:rPr>
          <w:rFonts w:ascii="Times New Roman" w:hAnsi="Times New Roman" w:hint="eastAsia"/>
          <w:lang w:eastAsia="zh-CN"/>
        </w:rPr>
        <w:t>EE</w:t>
      </w:r>
      <w:r w:rsidRPr="00CB1DBB">
        <w:rPr>
          <w:rFonts w:ascii="Times New Roman" w:hAnsi="Times New Roman"/>
          <w:lang w:eastAsia="zh-CN"/>
        </w:rPr>
        <w:t xml:space="preserve"> 7 </w:t>
      </w:r>
      <w:r w:rsidRPr="00CB1DBB">
        <w:rPr>
          <w:rFonts w:ascii="Times New Roman" w:hAnsi="Times New Roman" w:hint="eastAsia"/>
          <w:lang w:eastAsia="zh-CN"/>
        </w:rPr>
        <w:t>规范</w:t>
      </w:r>
      <w:r w:rsidRPr="00CB1DBB">
        <w:rPr>
          <w:rFonts w:ascii="Times New Roman" w:hAnsi="Times New Roman"/>
          <w:lang w:eastAsia="zh-CN"/>
        </w:rPr>
        <w:t>下（</w:t>
      </w:r>
      <w:r w:rsidRPr="00CB1DBB">
        <w:rPr>
          <w:rFonts w:ascii="Times New Roman" w:hAnsi="Times New Roman"/>
          <w:lang w:eastAsia="zh-CN"/>
        </w:rPr>
        <w:t>Servlet 3.1</w:t>
      </w:r>
      <w:r w:rsidRPr="00CB1DBB">
        <w:rPr>
          <w:rFonts w:ascii="Times New Roman" w:hAnsi="Times New Roman"/>
          <w:lang w:eastAsia="zh-CN"/>
        </w:rPr>
        <w:t>、</w:t>
      </w:r>
      <w:r w:rsidRPr="00CB1DBB">
        <w:rPr>
          <w:rFonts w:ascii="Times New Roman" w:hAnsi="Times New Roman"/>
          <w:lang w:eastAsia="zh-CN"/>
        </w:rPr>
        <w:t>JSP 2.3</w:t>
      </w:r>
      <w:r w:rsidRPr="00CB1DBB">
        <w:rPr>
          <w:rFonts w:ascii="Times New Roman" w:hAnsi="Times New Roman"/>
          <w:lang w:eastAsia="zh-CN"/>
        </w:rPr>
        <w:t>）下开发，应用</w:t>
      </w:r>
      <w:r w:rsidRPr="00CB1DBB">
        <w:rPr>
          <w:rFonts w:ascii="Times New Roman" w:hAnsi="Times New Roman" w:hint="eastAsia"/>
          <w:lang w:eastAsia="zh-CN"/>
        </w:rPr>
        <w:t>服务器中间件</w:t>
      </w:r>
      <w:r w:rsidRPr="00CB1DBB">
        <w:rPr>
          <w:rFonts w:ascii="Times New Roman" w:hAnsi="Times New Roman"/>
          <w:lang w:eastAsia="zh-CN"/>
        </w:rPr>
        <w:t xml:space="preserve"> T</w:t>
      </w:r>
      <w:r w:rsidRPr="00CB1DBB">
        <w:rPr>
          <w:rFonts w:ascii="Times New Roman" w:hAnsi="Times New Roman" w:hint="eastAsia"/>
          <w:lang w:eastAsia="zh-CN"/>
        </w:rPr>
        <w:t>omcat</w:t>
      </w:r>
      <w:r w:rsidRPr="00CB1DBB">
        <w:rPr>
          <w:rFonts w:ascii="Times New Roman" w:hAnsi="Times New Roman"/>
          <w:lang w:eastAsia="zh-CN"/>
        </w:rPr>
        <w:t>。</w:t>
      </w:r>
    </w:p>
    <w:p w14:paraId="7D64153F"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hint="eastAsia"/>
          <w:lang w:eastAsia="zh-CN"/>
        </w:rPr>
        <w:t>数据库</w:t>
      </w:r>
      <w:r w:rsidRPr="00CB1DBB">
        <w:rPr>
          <w:rFonts w:ascii="Times New Roman" w:hAnsi="Times New Roman"/>
          <w:lang w:eastAsia="zh-CN"/>
        </w:rPr>
        <w:t>：</w:t>
      </w:r>
      <w:r w:rsidRPr="00CB1DBB">
        <w:rPr>
          <w:rFonts w:ascii="Times New Roman" w:hAnsi="Times New Roman" w:hint="eastAsia"/>
          <w:lang w:eastAsia="zh-CN"/>
        </w:rPr>
        <w:t>My</w:t>
      </w:r>
      <w:r w:rsidRPr="00CB1DBB">
        <w:rPr>
          <w:rFonts w:ascii="Times New Roman" w:hAnsi="Times New Roman"/>
          <w:lang w:eastAsia="zh-CN"/>
        </w:rPr>
        <w:t>SQL 5.7</w:t>
      </w:r>
      <w:r w:rsidRPr="00CB1DBB">
        <w:rPr>
          <w:rFonts w:ascii="Times New Roman" w:hAnsi="Times New Roman"/>
          <w:lang w:eastAsia="zh-CN"/>
        </w:rPr>
        <w:t>。</w:t>
      </w:r>
    </w:p>
    <w:p w14:paraId="03901491"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hint="eastAsia"/>
          <w:lang w:eastAsia="zh-CN"/>
        </w:rPr>
        <w:t>开发环境</w:t>
      </w:r>
      <w:r w:rsidRPr="00CB1DBB">
        <w:rPr>
          <w:rFonts w:ascii="Times New Roman" w:hAnsi="Times New Roman"/>
          <w:lang w:eastAsia="zh-CN"/>
        </w:rPr>
        <w:t>：</w:t>
      </w:r>
      <w:r w:rsidRPr="00CB1DBB">
        <w:rPr>
          <w:rFonts w:ascii="Times New Roman" w:hAnsi="Times New Roman"/>
          <w:lang w:eastAsia="zh-CN"/>
        </w:rPr>
        <w:t xml:space="preserve">Java EE </w:t>
      </w:r>
      <w:r w:rsidRPr="00CB1DBB">
        <w:rPr>
          <w:rFonts w:ascii="Times New Roman" w:hAnsi="Times New Roman"/>
          <w:lang w:eastAsia="zh-CN"/>
        </w:rPr>
        <w:t>、</w:t>
      </w:r>
      <w:r w:rsidRPr="00CB1DBB">
        <w:rPr>
          <w:rFonts w:ascii="Times New Roman" w:hAnsi="Times New Roman" w:hint="eastAsia"/>
          <w:lang w:eastAsia="zh-CN"/>
        </w:rPr>
        <w:t>Maven</w:t>
      </w:r>
      <w:r w:rsidRPr="00CB1DBB">
        <w:rPr>
          <w:rFonts w:ascii="Times New Roman" w:hAnsi="Times New Roman" w:hint="eastAsia"/>
          <w:lang w:eastAsia="zh-CN"/>
        </w:rPr>
        <w:t>、</w:t>
      </w:r>
      <w:r w:rsidRPr="00CB1DBB">
        <w:rPr>
          <w:rFonts w:ascii="Times New Roman" w:hAnsi="Times New Roman" w:hint="eastAsia"/>
          <w:lang w:eastAsia="zh-CN"/>
        </w:rPr>
        <w:t>G</w:t>
      </w:r>
      <w:r w:rsidRPr="00CB1DBB">
        <w:rPr>
          <w:rFonts w:ascii="Times New Roman" w:hAnsi="Times New Roman"/>
          <w:lang w:eastAsia="zh-CN"/>
        </w:rPr>
        <w:t>it</w:t>
      </w:r>
    </w:p>
    <w:p w14:paraId="4971A9C2" w14:textId="77777777" w:rsidR="00053677" w:rsidRPr="00CB1DBB" w:rsidRDefault="00053677" w:rsidP="00CB1DBB">
      <w:pPr>
        <w:ind w:firstLine="480"/>
        <w:rPr>
          <w:rFonts w:ascii="Times New Roman" w:hAnsi="Times New Roman"/>
        </w:rPr>
      </w:pPr>
    </w:p>
    <w:p w14:paraId="288A6253" w14:textId="77777777" w:rsidR="00F958AC" w:rsidRPr="00CB1DBB" w:rsidRDefault="00DE5361" w:rsidP="00DE5361">
      <w:pPr>
        <w:pStyle w:val="2"/>
        <w:numPr>
          <w:ilvl w:val="1"/>
          <w:numId w:val="79"/>
        </w:numPr>
        <w:ind w:firstLineChars="0"/>
        <w:rPr>
          <w:rFonts w:ascii="Times New Roman" w:hAnsi="Times New Roman"/>
        </w:rPr>
      </w:pPr>
      <w:bookmarkStart w:id="55" w:name="_Toc451434951"/>
      <w:bookmarkStart w:id="56" w:name="_Toc451435785"/>
      <w:bookmarkStart w:id="57" w:name="_Toc451455833"/>
      <w:bookmarkStart w:id="58" w:name="_Toc451456804"/>
      <w:bookmarkStart w:id="59" w:name="_Toc451457040"/>
      <w:bookmarkStart w:id="60" w:name="_Toc451457506"/>
      <w:r>
        <w:rPr>
          <w:rFonts w:ascii="Times New Roman" w:hAnsi="Times New Roman"/>
        </w:rPr>
        <w:t xml:space="preserve"> </w:t>
      </w:r>
      <w:bookmarkStart w:id="61" w:name="_Toc451702722"/>
      <w:r w:rsidR="009636F1" w:rsidRPr="00CB1DBB">
        <w:rPr>
          <w:rFonts w:ascii="Times New Roman" w:hAnsi="Times New Roman"/>
        </w:rPr>
        <w:t>主要技术</w:t>
      </w:r>
      <w:r w:rsidR="00520852" w:rsidRPr="00CB1DBB">
        <w:rPr>
          <w:rFonts w:ascii="Times New Roman" w:hAnsi="Times New Roman"/>
        </w:rPr>
        <w:t>简介</w:t>
      </w:r>
      <w:bookmarkEnd w:id="55"/>
      <w:bookmarkEnd w:id="56"/>
      <w:bookmarkEnd w:id="57"/>
      <w:bookmarkEnd w:id="58"/>
      <w:bookmarkEnd w:id="59"/>
      <w:bookmarkEnd w:id="60"/>
      <w:bookmarkEnd w:id="61"/>
    </w:p>
    <w:p w14:paraId="5FEAE4BD" w14:textId="77777777" w:rsidR="006A3FA9" w:rsidRPr="00CB1DBB" w:rsidRDefault="00E2015A" w:rsidP="00DE5361">
      <w:pPr>
        <w:pStyle w:val="3"/>
        <w:numPr>
          <w:ilvl w:val="2"/>
          <w:numId w:val="79"/>
        </w:numPr>
        <w:ind w:firstLineChars="0"/>
        <w:rPr>
          <w:rFonts w:ascii="Times New Roman" w:hAnsi="Times New Roman"/>
        </w:rPr>
      </w:pPr>
      <w:bookmarkStart w:id="62" w:name="_Toc451434952"/>
      <w:bookmarkStart w:id="63" w:name="_Toc451435786"/>
      <w:bookmarkStart w:id="64" w:name="_Toc451455834"/>
      <w:bookmarkStart w:id="65" w:name="_Toc451456805"/>
      <w:bookmarkStart w:id="66" w:name="_Toc451457041"/>
      <w:bookmarkStart w:id="67" w:name="_Toc451457507"/>
      <w:bookmarkStart w:id="68" w:name="_Toc451702723"/>
      <w:r w:rsidRPr="00CB1DBB">
        <w:rPr>
          <w:rFonts w:ascii="Times New Roman" w:hAnsi="Times New Roman" w:hint="eastAsia"/>
        </w:rPr>
        <w:t>SS</w:t>
      </w:r>
      <w:r w:rsidRPr="00CB1DBB">
        <w:rPr>
          <w:rFonts w:ascii="Times New Roman" w:hAnsi="Times New Roman"/>
        </w:rPr>
        <w:t>H</w:t>
      </w:r>
      <w:bookmarkEnd w:id="62"/>
      <w:bookmarkEnd w:id="63"/>
      <w:bookmarkEnd w:id="64"/>
      <w:bookmarkEnd w:id="65"/>
      <w:bookmarkEnd w:id="66"/>
      <w:bookmarkEnd w:id="67"/>
      <w:r w:rsidR="00D870F2">
        <w:rPr>
          <w:rFonts w:ascii="Times New Roman" w:hAnsi="Times New Roman"/>
        </w:rPr>
        <w:t xml:space="preserve"> </w:t>
      </w:r>
      <w:r w:rsidR="00D870F2">
        <w:rPr>
          <w:rFonts w:ascii="Times New Roman" w:hAnsi="Times New Roman" w:hint="eastAsia"/>
        </w:rPr>
        <w:t>框架</w:t>
      </w:r>
      <w:bookmarkEnd w:id="68"/>
    </w:p>
    <w:p w14:paraId="515617A7" w14:textId="77777777" w:rsidR="00AA5DB6" w:rsidRPr="00CB1DBB" w:rsidRDefault="00AA5DB6" w:rsidP="00AA5DB6">
      <w:pPr>
        <w:ind w:firstLine="480"/>
        <w:rPr>
          <w:rFonts w:ascii="Times New Roman" w:hAnsi="Times New Roman"/>
          <w:lang w:eastAsia="zh-CN"/>
        </w:rPr>
      </w:pPr>
      <w:r w:rsidRPr="00CB1DBB">
        <w:rPr>
          <w:rFonts w:ascii="Times New Roman" w:hAnsi="Times New Roman" w:hint="eastAsia"/>
          <w:lang w:eastAsia="zh-CN"/>
        </w:rPr>
        <w:t>SSH</w:t>
      </w:r>
      <w:r w:rsidRPr="00CB1DBB">
        <w:rPr>
          <w:rFonts w:ascii="Times New Roman" w:hAnsi="Times New Roman" w:hint="eastAsia"/>
          <w:lang w:eastAsia="zh-CN"/>
        </w:rPr>
        <w:t>，即</w:t>
      </w:r>
      <w:r w:rsidRPr="00CB1DBB">
        <w:rPr>
          <w:rFonts w:ascii="Times New Roman" w:hAnsi="Times New Roman" w:hint="eastAsia"/>
          <w:lang w:eastAsia="zh-CN"/>
        </w:rPr>
        <w:t xml:space="preserve">Spring MVC </w:t>
      </w:r>
      <w:r w:rsidRPr="00CB1DBB">
        <w:rPr>
          <w:rFonts w:ascii="Times New Roman" w:hAnsi="Times New Roman" w:hint="eastAsia"/>
          <w:lang w:eastAsia="zh-CN"/>
        </w:rPr>
        <w:t>、</w:t>
      </w:r>
      <w:r w:rsidRPr="00CB1DBB">
        <w:rPr>
          <w:rFonts w:ascii="Times New Roman" w:hAnsi="Times New Roman" w:hint="eastAsia"/>
          <w:lang w:eastAsia="zh-CN"/>
        </w:rPr>
        <w:t xml:space="preserve">Spring </w:t>
      </w:r>
      <w:r w:rsidRPr="00CB1DBB">
        <w:rPr>
          <w:rFonts w:ascii="Times New Roman" w:hAnsi="Times New Roman" w:hint="eastAsia"/>
          <w:lang w:eastAsia="zh-CN"/>
        </w:rPr>
        <w:t>、</w:t>
      </w:r>
      <w:r w:rsidRPr="00CB1DBB">
        <w:rPr>
          <w:rFonts w:ascii="Times New Roman" w:hAnsi="Times New Roman" w:hint="eastAsia"/>
          <w:lang w:eastAsia="zh-CN"/>
        </w:rPr>
        <w:t>Hibernate</w:t>
      </w:r>
      <w:r w:rsidR="00174A8D" w:rsidRPr="00CB1DBB">
        <w:rPr>
          <w:rFonts w:ascii="Times New Roman" w:hAnsi="Times New Roman" w:hint="eastAsia"/>
          <w:lang w:eastAsia="zh-CN"/>
        </w:rPr>
        <w:t>，是</w:t>
      </w:r>
      <w:r w:rsidR="003A7C24" w:rsidRPr="00CB1DBB">
        <w:rPr>
          <w:rFonts w:ascii="Times New Roman" w:hAnsi="Times New Roman" w:hint="eastAsia"/>
          <w:lang w:eastAsia="zh-CN"/>
        </w:rPr>
        <w:t>目前</w:t>
      </w:r>
      <w:r w:rsidR="00174A8D" w:rsidRPr="00CB1DBB">
        <w:rPr>
          <w:rFonts w:ascii="Times New Roman" w:hAnsi="Times New Roman"/>
          <w:lang w:eastAsia="zh-CN"/>
        </w:rPr>
        <w:t>Jav</w:t>
      </w:r>
      <w:r w:rsidR="00174A8D" w:rsidRPr="00CB1DBB">
        <w:rPr>
          <w:rFonts w:ascii="Times New Roman" w:hAnsi="Times New Roman" w:hint="eastAsia"/>
          <w:lang w:eastAsia="zh-CN"/>
        </w:rPr>
        <w:t>a</w:t>
      </w:r>
      <w:r w:rsidR="00174A8D" w:rsidRPr="00CB1DBB">
        <w:rPr>
          <w:rFonts w:ascii="Times New Roman" w:hAnsi="Times New Roman"/>
          <w:lang w:eastAsia="zh-CN"/>
        </w:rPr>
        <w:t xml:space="preserve"> </w:t>
      </w:r>
      <w:r w:rsidR="00174A8D" w:rsidRPr="00CB1DBB">
        <w:rPr>
          <w:rFonts w:ascii="Times New Roman" w:hAnsi="Times New Roman" w:hint="eastAsia"/>
          <w:lang w:eastAsia="zh-CN"/>
        </w:rPr>
        <w:t>开发</w:t>
      </w:r>
      <w:r w:rsidR="003A7C24" w:rsidRPr="00CB1DBB">
        <w:rPr>
          <w:rFonts w:ascii="Times New Roman" w:hAnsi="Times New Roman" w:hint="eastAsia"/>
          <w:lang w:eastAsia="zh-CN"/>
        </w:rPr>
        <w:t>w</w:t>
      </w:r>
      <w:r w:rsidR="00174A8D" w:rsidRPr="00CB1DBB">
        <w:rPr>
          <w:rFonts w:ascii="Times New Roman" w:hAnsi="Times New Roman"/>
          <w:lang w:eastAsia="zh-CN"/>
        </w:rPr>
        <w:t xml:space="preserve">eb </w:t>
      </w:r>
      <w:r w:rsidR="00174A8D" w:rsidRPr="00CB1DBB">
        <w:rPr>
          <w:rFonts w:ascii="Times New Roman" w:hAnsi="Times New Roman" w:hint="eastAsia"/>
          <w:lang w:eastAsia="zh-CN"/>
        </w:rPr>
        <w:t>项目</w:t>
      </w:r>
      <w:r w:rsidR="00174A8D" w:rsidRPr="00CB1DBB">
        <w:rPr>
          <w:rFonts w:ascii="Times New Roman" w:hAnsi="Times New Roman"/>
          <w:lang w:eastAsia="zh-CN"/>
        </w:rPr>
        <w:t>非常</w:t>
      </w:r>
      <w:r w:rsidR="00174A8D" w:rsidRPr="00CB1DBB">
        <w:rPr>
          <w:rFonts w:ascii="Times New Roman" w:hAnsi="Times New Roman" w:hint="eastAsia"/>
          <w:lang w:eastAsia="zh-CN"/>
        </w:rPr>
        <w:t>流行</w:t>
      </w:r>
      <w:r w:rsidR="00174A8D" w:rsidRPr="00CB1DBB">
        <w:rPr>
          <w:rFonts w:ascii="Times New Roman" w:hAnsi="Times New Roman"/>
          <w:lang w:eastAsia="zh-CN"/>
        </w:rPr>
        <w:t>一种开源框架</w:t>
      </w:r>
      <w:r w:rsidR="008364F1" w:rsidRPr="00CB1DBB">
        <w:rPr>
          <w:rFonts w:ascii="Times New Roman" w:hAnsi="Times New Roman"/>
          <w:lang w:eastAsia="zh-CN"/>
        </w:rPr>
        <w:t>的</w:t>
      </w:r>
      <w:r w:rsidR="00174A8D" w:rsidRPr="00CB1DBB">
        <w:rPr>
          <w:rFonts w:ascii="Times New Roman" w:hAnsi="Times New Roman"/>
          <w:lang w:eastAsia="zh-CN"/>
        </w:rPr>
        <w:t>组合模式</w:t>
      </w:r>
      <w:r w:rsidRPr="00CB1DBB">
        <w:rPr>
          <w:rFonts w:ascii="Times New Roman" w:hAnsi="Times New Roman"/>
          <w:lang w:eastAsia="zh-CN"/>
        </w:rPr>
        <w:t>。</w:t>
      </w:r>
    </w:p>
    <w:p w14:paraId="6ED63835" w14:textId="77777777" w:rsidR="00E271B4" w:rsidRPr="00CB1DBB" w:rsidRDefault="00AA5DB6"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Spring MVC</w:t>
      </w:r>
    </w:p>
    <w:p w14:paraId="2B374197" w14:textId="5D07B850" w:rsidR="00E271B4" w:rsidRPr="00CB1DBB" w:rsidRDefault="00AA5DB6" w:rsidP="00E271B4">
      <w:pPr>
        <w:ind w:firstLineChars="0" w:firstLine="480"/>
        <w:rPr>
          <w:rFonts w:ascii="Times New Roman" w:hAnsi="Times New Roman"/>
          <w:lang w:eastAsia="zh-CN"/>
        </w:rPr>
      </w:pPr>
      <w:r w:rsidRPr="00CB1DBB">
        <w:rPr>
          <w:rFonts w:ascii="Times New Roman" w:hAnsi="Times New Roman" w:hint="eastAsia"/>
          <w:lang w:eastAsia="zh-CN"/>
        </w:rPr>
        <w:t>Spring MVC</w:t>
      </w:r>
      <w:r w:rsidRPr="00CB1DBB">
        <w:rPr>
          <w:rFonts w:ascii="Times New Roman" w:hAnsi="Times New Roman" w:hint="eastAsia"/>
          <w:lang w:eastAsia="zh-CN"/>
        </w:rPr>
        <w:t>框</w:t>
      </w:r>
      <w:r w:rsidR="005218EB" w:rsidRPr="00CB1DBB">
        <w:rPr>
          <w:rFonts w:ascii="Times New Roman" w:hAnsi="Times New Roman"/>
          <w:lang w:eastAsia="zh-CN"/>
        </w:rPr>
        <w:t>是当下</w:t>
      </w:r>
      <w:r w:rsidR="005218EB" w:rsidRPr="00CB1DBB">
        <w:rPr>
          <w:rFonts w:ascii="Times New Roman" w:hAnsi="Times New Roman" w:hint="eastAsia"/>
          <w:lang w:eastAsia="zh-CN"/>
        </w:rPr>
        <w:t>非常</w:t>
      </w:r>
      <w:r w:rsidR="005218EB" w:rsidRPr="00CB1DBB">
        <w:rPr>
          <w:rFonts w:ascii="Times New Roman" w:hAnsi="Times New Roman"/>
          <w:lang w:eastAsia="zh-CN"/>
        </w:rPr>
        <w:t>流行的</w:t>
      </w:r>
      <w:r w:rsidRPr="00CB1DBB">
        <w:rPr>
          <w:rFonts w:ascii="Times New Roman" w:hAnsi="Times New Roman" w:hint="eastAsia"/>
          <w:lang w:eastAsia="zh-CN"/>
        </w:rPr>
        <w:t>MVC</w:t>
      </w:r>
      <w:r w:rsidR="005218EB" w:rsidRPr="00CB1DBB">
        <w:rPr>
          <w:rFonts w:ascii="Times New Roman" w:hAnsi="Times New Roman"/>
          <w:lang w:eastAsia="zh-CN"/>
        </w:rPr>
        <w:t>（</w:t>
      </w:r>
      <w:r w:rsidR="005218EB" w:rsidRPr="00CB1DBB">
        <w:rPr>
          <w:rFonts w:ascii="Times New Roman" w:hAnsi="Times New Roman"/>
          <w:lang w:eastAsia="zh-CN"/>
        </w:rPr>
        <w:t>Model-View-Controller</w:t>
      </w:r>
      <w:r w:rsidR="005218EB" w:rsidRPr="00CB1DBB">
        <w:rPr>
          <w:rFonts w:ascii="Times New Roman" w:hAnsi="Times New Roman"/>
          <w:lang w:eastAsia="zh-CN"/>
        </w:rPr>
        <w:t>）</w:t>
      </w:r>
      <w:r w:rsidRPr="00CB1DBB">
        <w:rPr>
          <w:rFonts w:ascii="Times New Roman" w:hAnsi="Times New Roman" w:hint="eastAsia"/>
          <w:lang w:eastAsia="zh-CN"/>
        </w:rPr>
        <w:t>框架</w:t>
      </w:r>
      <w:r w:rsidR="00725034" w:rsidRPr="00CB1DBB">
        <w:rPr>
          <w:rFonts w:ascii="Times New Roman" w:hAnsi="Times New Roman"/>
          <w:lang w:eastAsia="zh-CN"/>
        </w:rPr>
        <w:t>，</w:t>
      </w:r>
      <w:r w:rsidR="00725034" w:rsidRPr="00CB1DBB" w:rsidDel="00725034">
        <w:rPr>
          <w:rFonts w:ascii="Times New Roman" w:hAnsi="Times New Roman" w:hint="eastAsia"/>
          <w:lang w:eastAsia="zh-CN"/>
        </w:rPr>
        <w:t xml:space="preserve"> </w:t>
      </w:r>
      <w:r w:rsidR="00725034" w:rsidRPr="00CB1DBB">
        <w:rPr>
          <w:rFonts w:ascii="Times New Roman" w:hAnsi="Times New Roman"/>
          <w:lang w:eastAsia="zh-CN"/>
        </w:rPr>
        <w:t>它</w:t>
      </w:r>
      <w:r w:rsidRPr="00CB1DBB">
        <w:rPr>
          <w:rFonts w:ascii="Times New Roman" w:hAnsi="Times New Roman" w:hint="eastAsia"/>
          <w:lang w:eastAsia="zh-CN"/>
        </w:rPr>
        <w:t>的设计是围绕</w:t>
      </w:r>
      <w:r w:rsidRPr="00CB1DBB">
        <w:rPr>
          <w:rFonts w:ascii="Times New Roman" w:hAnsi="Times New Roman" w:hint="eastAsia"/>
          <w:lang w:eastAsia="zh-CN"/>
        </w:rPr>
        <w:t xml:space="preserve"> DispatcherServlet </w:t>
      </w:r>
      <w:r w:rsidRPr="00CB1DBB">
        <w:rPr>
          <w:rFonts w:ascii="Times New Roman" w:hAnsi="Times New Roman" w:hint="eastAsia"/>
          <w:lang w:eastAsia="zh-CN"/>
        </w:rPr>
        <w:t>展开，它是一个普通的轻量级的</w:t>
      </w:r>
      <w:r w:rsidRPr="00CB1DBB">
        <w:rPr>
          <w:rFonts w:ascii="Times New Roman" w:hAnsi="Times New Roman" w:hint="eastAsia"/>
          <w:lang w:eastAsia="zh-CN"/>
        </w:rPr>
        <w:t xml:space="preserve"> Servlet</w:t>
      </w:r>
      <w:r w:rsidRPr="00CB1DBB">
        <w:rPr>
          <w:rFonts w:ascii="Times New Roman" w:hAnsi="Times New Roman"/>
          <w:lang w:eastAsia="zh-CN"/>
        </w:rPr>
        <w:t>。</w:t>
      </w:r>
      <w:r w:rsidR="00E271B4" w:rsidRPr="00CB1DBB">
        <w:rPr>
          <w:rFonts w:ascii="Times New Roman" w:hAnsi="Times New Roman" w:hint="eastAsia"/>
          <w:lang w:eastAsia="zh-CN"/>
        </w:rPr>
        <w:t>和</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基于类的字段的方式获取属性值</w:t>
      </w:r>
      <w:ins w:id="69" w:author="Microsoft Office User" w:date="2016-05-24T17:40:00Z">
        <w:r w:rsidR="00E87418">
          <w:rPr>
            <w:rFonts w:ascii="Times New Roman" w:hAnsi="Times New Roman"/>
            <w:lang w:eastAsia="zh-CN"/>
          </w:rPr>
          <w:t>相比</w:t>
        </w:r>
      </w:ins>
      <w:r w:rsidR="00E271B4" w:rsidRPr="00CB1DBB">
        <w:rPr>
          <w:rFonts w:ascii="Times New Roman" w:hAnsi="Times New Roman" w:hint="eastAsia"/>
          <w:lang w:eastAsia="zh-CN"/>
        </w:rPr>
        <w:t>，</w:t>
      </w:r>
      <w:r w:rsidR="00E271B4" w:rsidRPr="00CB1DBB">
        <w:rPr>
          <w:rFonts w:ascii="Times New Roman" w:hAnsi="Times New Roman" w:hint="eastAsia"/>
          <w:lang w:eastAsia="zh-CN"/>
        </w:rPr>
        <w:t xml:space="preserve">Spring MVC </w:t>
      </w:r>
      <w:r w:rsidR="00E271B4" w:rsidRPr="00CB1DBB">
        <w:rPr>
          <w:rFonts w:ascii="Times New Roman" w:hAnsi="Times New Roman" w:hint="eastAsia"/>
          <w:lang w:eastAsia="zh-CN"/>
        </w:rPr>
        <w:t>通过方法参数获取属性值更加的轻量级，也能避免不必要的线程安全问题。和</w:t>
      </w:r>
      <w:r w:rsidR="00E271B4" w:rsidRPr="00CB1DBB">
        <w:rPr>
          <w:rFonts w:ascii="Times New Roman" w:hAnsi="Times New Roman" w:hint="eastAsia"/>
          <w:lang w:eastAsia="zh-CN"/>
        </w:rPr>
        <w:t xml:space="preserve"> Spring </w:t>
      </w:r>
      <w:r w:rsidR="00E271B4" w:rsidRPr="00CB1DBB">
        <w:rPr>
          <w:rFonts w:ascii="Times New Roman" w:hAnsi="Times New Roman" w:hint="eastAsia"/>
          <w:lang w:eastAsia="zh-CN"/>
        </w:rPr>
        <w:t>的集成也要比</w:t>
      </w:r>
      <w:r w:rsidR="00E271B4" w:rsidRPr="00CB1DBB">
        <w:rPr>
          <w:rFonts w:ascii="Times New Roman" w:hAnsi="Times New Roman" w:hint="eastAsia"/>
          <w:lang w:eastAsia="zh-CN"/>
        </w:rPr>
        <w:t xml:space="preserve"> Struts2 </w:t>
      </w:r>
      <w:r w:rsidR="00E271B4" w:rsidRPr="00CB1DBB">
        <w:rPr>
          <w:rFonts w:ascii="Times New Roman" w:hAnsi="Times New Roman" w:hint="eastAsia"/>
          <w:lang w:eastAsia="zh-CN"/>
        </w:rPr>
        <w:t>更高效和方便，</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和</w:t>
      </w:r>
      <w:r w:rsidR="00E271B4" w:rsidRPr="00CB1DBB">
        <w:rPr>
          <w:rFonts w:ascii="Times New Roman" w:hAnsi="Times New Roman" w:hint="eastAsia"/>
          <w:lang w:eastAsia="zh-CN"/>
        </w:rPr>
        <w:t xml:space="preserve"> Spring </w:t>
      </w:r>
      <w:r w:rsidR="00E271B4" w:rsidRPr="00CB1DBB">
        <w:rPr>
          <w:rFonts w:ascii="Times New Roman" w:hAnsi="Times New Roman" w:hint="eastAsia"/>
          <w:lang w:eastAsia="zh-CN"/>
        </w:rPr>
        <w:t>集成时，</w:t>
      </w:r>
      <w:r w:rsidR="00E271B4" w:rsidRPr="00CB1DBB">
        <w:rPr>
          <w:rFonts w:ascii="Times New Roman" w:hAnsi="Times New Roman" w:hint="eastAsia"/>
          <w:lang w:eastAsia="zh-CN"/>
        </w:rPr>
        <w:t xml:space="preserve">Spring </w:t>
      </w:r>
      <w:r w:rsidR="00E271B4" w:rsidRPr="00CB1DBB">
        <w:rPr>
          <w:rFonts w:ascii="Times New Roman" w:hAnsi="Times New Roman" w:hint="eastAsia"/>
          <w:lang w:eastAsia="zh-CN"/>
        </w:rPr>
        <w:t>管理</w:t>
      </w:r>
      <w:r w:rsidR="00E271B4" w:rsidRPr="00CB1DBB">
        <w:rPr>
          <w:rFonts w:ascii="Times New Roman" w:hAnsi="Times New Roman" w:hint="eastAsia"/>
          <w:lang w:eastAsia="zh-CN"/>
        </w:rPr>
        <w:t xml:space="preserve">bean </w:t>
      </w:r>
      <w:r w:rsidR="00E271B4" w:rsidRPr="00CB1DBB">
        <w:rPr>
          <w:rFonts w:ascii="Times New Roman" w:hAnsi="Times New Roman" w:hint="eastAsia"/>
          <w:lang w:eastAsia="zh-CN"/>
        </w:rPr>
        <w:t>的方式默认是单例，这样及其容易造成线程完全问题，通过设置将</w:t>
      </w:r>
      <w:r w:rsidR="00E271B4" w:rsidRPr="00CB1DBB">
        <w:rPr>
          <w:rFonts w:ascii="Times New Roman" w:hAnsi="Times New Roman" w:hint="eastAsia"/>
          <w:lang w:eastAsia="zh-CN"/>
        </w:rPr>
        <w:t xml:space="preserve"> Struts2 </w:t>
      </w:r>
      <w:r w:rsidR="00E271B4" w:rsidRPr="00CB1DBB">
        <w:rPr>
          <w:rFonts w:ascii="Times New Roman" w:hAnsi="Times New Roman" w:hint="eastAsia"/>
          <w:lang w:eastAsia="zh-CN"/>
        </w:rPr>
        <w:t>的</w:t>
      </w:r>
      <w:r w:rsidR="00E271B4" w:rsidRPr="00CB1DBB">
        <w:rPr>
          <w:rFonts w:ascii="Times New Roman" w:hAnsi="Times New Roman" w:hint="eastAsia"/>
          <w:lang w:eastAsia="zh-CN"/>
        </w:rPr>
        <w:t xml:space="preserve"> Action </w:t>
      </w:r>
      <w:r w:rsidR="00E271B4" w:rsidRPr="00CB1DBB">
        <w:rPr>
          <w:rFonts w:ascii="Times New Roman" w:hAnsi="Times New Roman" w:hint="eastAsia"/>
          <w:lang w:eastAsia="zh-CN"/>
        </w:rPr>
        <w:t>修正为原型，这样会造成性能的缺失。而且由于设计问题，</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利用过滤器</w:t>
      </w:r>
      <w:r w:rsidR="00E271B4" w:rsidRPr="00CB1DBB">
        <w:rPr>
          <w:rFonts w:ascii="Times New Roman" w:hAnsi="Times New Roman" w:hint="eastAsia"/>
          <w:lang w:eastAsia="zh-CN"/>
        </w:rPr>
        <w:t>(Filter)</w:t>
      </w:r>
      <w:r w:rsidR="00E271B4" w:rsidRPr="00CB1DBB">
        <w:rPr>
          <w:rFonts w:ascii="Times New Roman" w:hAnsi="Times New Roman" w:hint="eastAsia"/>
          <w:lang w:eastAsia="zh-CN"/>
        </w:rPr>
        <w:t>的方式虽然可以说很好的处理请求和响应，但对于不必要的请求与响应依然进行繁琐的递归处理，另外</w:t>
      </w:r>
      <w:r w:rsidR="00E271B4" w:rsidRPr="00CB1DBB">
        <w:rPr>
          <w:rFonts w:ascii="Times New Roman" w:hAnsi="Times New Roman" w:hint="eastAsia"/>
          <w:lang w:eastAsia="zh-CN"/>
        </w:rPr>
        <w:t>Struts2</w:t>
      </w:r>
      <w:r w:rsidR="00E271B4" w:rsidRPr="00CB1DBB">
        <w:rPr>
          <w:rFonts w:ascii="Times New Roman" w:hAnsi="Times New Roman" w:hint="eastAsia"/>
          <w:lang w:eastAsia="zh-CN"/>
        </w:rPr>
        <w:t>还存在者一些安全漏洞。</w:t>
      </w:r>
      <w:r w:rsidR="001B02BA" w:rsidRPr="00CB1DBB">
        <w:rPr>
          <w:rFonts w:ascii="Times New Roman" w:hAnsi="Times New Roman" w:hint="eastAsia"/>
          <w:lang w:eastAsia="zh-CN"/>
        </w:rPr>
        <w:t>与</w:t>
      </w:r>
      <w:r w:rsidR="00725034" w:rsidRPr="00CB1DBB">
        <w:rPr>
          <w:rFonts w:ascii="Times New Roman" w:hAnsi="Times New Roman"/>
          <w:lang w:eastAsia="zh-CN"/>
        </w:rPr>
        <w:t>Struts2</w:t>
      </w:r>
      <w:r w:rsidR="001B02BA" w:rsidRPr="00CB1DBB">
        <w:rPr>
          <w:rFonts w:ascii="Times New Roman" w:hAnsi="Times New Roman" w:hint="eastAsia"/>
          <w:lang w:eastAsia="zh-CN"/>
        </w:rPr>
        <w:t>对比</w:t>
      </w:r>
      <w:r w:rsidR="00996D56" w:rsidRPr="00CB1DBB">
        <w:rPr>
          <w:rFonts w:ascii="Times New Roman" w:hAnsi="Times New Roman"/>
          <w:lang w:eastAsia="zh-CN"/>
        </w:rPr>
        <w:t>一下</w:t>
      </w:r>
      <w:r w:rsidR="00E271B4" w:rsidRPr="00CB1DBB">
        <w:rPr>
          <w:rFonts w:ascii="Times New Roman" w:hAnsi="Times New Roman" w:hint="eastAsia"/>
          <w:lang w:eastAsia="zh-CN"/>
        </w:rPr>
        <w:t>，</w:t>
      </w:r>
      <w:r w:rsidR="00996D56" w:rsidRPr="00CB1DBB">
        <w:rPr>
          <w:rFonts w:ascii="Times New Roman" w:hAnsi="Times New Roman"/>
          <w:lang w:eastAsia="zh-CN"/>
        </w:rPr>
        <w:t>我们会发现</w:t>
      </w:r>
      <w:r w:rsidR="00E271B4" w:rsidRPr="00CB1DBB">
        <w:rPr>
          <w:rFonts w:ascii="Times New Roman" w:hAnsi="Times New Roman" w:hint="eastAsia"/>
          <w:lang w:eastAsia="zh-CN"/>
        </w:rPr>
        <w:t>Spring MVC</w:t>
      </w:r>
      <w:r w:rsidR="00CE29DF" w:rsidRPr="00CB1DBB">
        <w:rPr>
          <w:rFonts w:ascii="Times New Roman" w:hAnsi="Times New Roman"/>
          <w:lang w:eastAsia="zh-CN"/>
        </w:rPr>
        <w:t>更</w:t>
      </w:r>
      <w:r w:rsidR="00E271B4" w:rsidRPr="00CB1DBB">
        <w:rPr>
          <w:rFonts w:ascii="Times New Roman" w:hAnsi="Times New Roman" w:hint="eastAsia"/>
          <w:lang w:eastAsia="zh-CN"/>
        </w:rPr>
        <w:t>轻量级、安全、高效</w:t>
      </w:r>
      <w:r w:rsidR="00E271B4" w:rsidRPr="00CB1DBB">
        <w:rPr>
          <w:rFonts w:ascii="Times New Roman" w:hAnsi="Times New Roman"/>
          <w:lang w:eastAsia="zh-CN"/>
        </w:rPr>
        <w:t>。</w:t>
      </w:r>
    </w:p>
    <w:p w14:paraId="01DC0CE9" w14:textId="77777777" w:rsidR="00A549B5" w:rsidRPr="00CB1DBB" w:rsidRDefault="00A549B5"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 xml:space="preserve">Spring </w:t>
      </w:r>
    </w:p>
    <w:p w14:paraId="71E7EBF5" w14:textId="77777777"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t>Spring</w:t>
      </w:r>
      <w:r w:rsidRPr="00CB1DBB">
        <w:rPr>
          <w:rFonts w:ascii="Times New Roman" w:hAnsi="Times New Roman" w:hint="eastAsia"/>
          <w:lang w:eastAsia="zh-CN"/>
        </w:rPr>
        <w:t>框架是一个基于</w:t>
      </w:r>
      <w:r w:rsidRPr="00CB1DBB">
        <w:rPr>
          <w:rFonts w:ascii="Times New Roman" w:hAnsi="Times New Roman" w:hint="eastAsia"/>
          <w:lang w:eastAsia="zh-CN"/>
        </w:rPr>
        <w:t xml:space="preserve"> Java </w:t>
      </w:r>
      <w:r w:rsidRPr="00CB1DBB">
        <w:rPr>
          <w:rFonts w:ascii="Times New Roman" w:hAnsi="Times New Roman" w:hint="eastAsia"/>
          <w:lang w:eastAsia="zh-CN"/>
        </w:rPr>
        <w:t>开发的平台，它为你的</w:t>
      </w:r>
      <w:r w:rsidRPr="00CB1DBB">
        <w:rPr>
          <w:rFonts w:ascii="Times New Roman" w:hAnsi="Times New Roman" w:hint="eastAsia"/>
          <w:lang w:eastAsia="zh-CN"/>
        </w:rPr>
        <w:t xml:space="preserve"> Java </w:t>
      </w:r>
      <w:r w:rsidRPr="00CB1DBB">
        <w:rPr>
          <w:rFonts w:ascii="Times New Roman" w:hAnsi="Times New Roman" w:hint="eastAsia"/>
          <w:lang w:eastAsia="zh-CN"/>
        </w:rPr>
        <w:t>引用提供了非常全面的技术架构的支持，让您可以专注于您的应用程序。</w:t>
      </w:r>
    </w:p>
    <w:p w14:paraId="69540160" w14:textId="77777777"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lastRenderedPageBreak/>
        <w:t xml:space="preserve">Spring </w:t>
      </w:r>
      <w:r w:rsidR="006539DF" w:rsidRPr="00CB1DBB">
        <w:rPr>
          <w:rFonts w:ascii="Times New Roman" w:hAnsi="Times New Roman"/>
          <w:lang w:eastAsia="zh-CN"/>
        </w:rPr>
        <w:t>是一个</w:t>
      </w:r>
      <w:r w:rsidR="006539DF" w:rsidRPr="00CB1DBB">
        <w:rPr>
          <w:rFonts w:ascii="Times New Roman" w:hAnsi="Times New Roman" w:hint="eastAsia"/>
          <w:lang w:eastAsia="zh-CN"/>
        </w:rPr>
        <w:t>轻量级</w:t>
      </w:r>
      <w:r w:rsidR="006539DF" w:rsidRPr="00CB1DBB">
        <w:rPr>
          <w:rFonts w:ascii="Times New Roman" w:hAnsi="Times New Roman"/>
          <w:lang w:eastAsia="zh-CN"/>
        </w:rPr>
        <w:t>的容器</w:t>
      </w:r>
      <w:r w:rsidR="000E42D4" w:rsidRPr="00CB1DBB">
        <w:rPr>
          <w:rFonts w:ascii="Times New Roman" w:hAnsi="Times New Roman"/>
          <w:lang w:eastAsia="zh-CN"/>
        </w:rPr>
        <w:t>，</w:t>
      </w:r>
      <w:r w:rsidR="000E42D4" w:rsidRPr="00CB1DBB">
        <w:rPr>
          <w:rFonts w:ascii="Times New Roman" w:hAnsi="Times New Roman" w:hint="eastAsia"/>
          <w:lang w:eastAsia="zh-CN"/>
        </w:rPr>
        <w:t>它可以</w:t>
      </w:r>
      <w:r w:rsidRPr="00CB1DBB">
        <w:rPr>
          <w:rFonts w:ascii="Times New Roman" w:hAnsi="Times New Roman" w:hint="eastAsia"/>
          <w:lang w:eastAsia="zh-CN"/>
        </w:rPr>
        <w:t>创建</w:t>
      </w:r>
      <w:r w:rsidRPr="00CB1DBB">
        <w:rPr>
          <w:rFonts w:ascii="Times New Roman" w:hAnsi="Times New Roman" w:hint="eastAsia"/>
          <w:lang w:eastAsia="zh-CN"/>
        </w:rPr>
        <w:t xml:space="preserve"> POJO (plain old java object) </w:t>
      </w:r>
      <w:r w:rsidRPr="00CB1DBB">
        <w:rPr>
          <w:rFonts w:ascii="Times New Roman" w:hAnsi="Times New Roman" w:hint="eastAsia"/>
          <w:lang w:eastAsia="zh-CN"/>
        </w:rPr>
        <w:t>和</w:t>
      </w:r>
      <w:r w:rsidRPr="00CB1DBB">
        <w:rPr>
          <w:rFonts w:ascii="Times New Roman" w:hAnsi="Times New Roman" w:hint="eastAsia"/>
          <w:lang w:eastAsia="zh-CN"/>
        </w:rPr>
        <w:t xml:space="preserve"> </w:t>
      </w:r>
      <w:r w:rsidRPr="00CB1DBB">
        <w:rPr>
          <w:rFonts w:ascii="Times New Roman" w:hAnsi="Times New Roman" w:hint="eastAsia"/>
          <w:lang w:eastAsia="zh-CN"/>
        </w:rPr>
        <w:t>非侵入性的企业应用服务。它的两大核心是</w:t>
      </w:r>
      <w:r w:rsidRPr="00CB1DBB">
        <w:rPr>
          <w:rFonts w:ascii="Times New Roman" w:hAnsi="Times New Roman" w:hint="eastAsia"/>
          <w:lang w:eastAsia="zh-CN"/>
        </w:rPr>
        <w:t>DI</w:t>
      </w:r>
      <w:r w:rsidRPr="00CB1DBB">
        <w:rPr>
          <w:rFonts w:ascii="Times New Roman" w:hAnsi="Times New Roman" w:hint="eastAsia"/>
          <w:lang w:eastAsia="zh-CN"/>
        </w:rPr>
        <w:t>（</w:t>
      </w:r>
      <w:r w:rsidRPr="00CB1DBB">
        <w:rPr>
          <w:rFonts w:ascii="Times New Roman" w:hAnsi="Times New Roman" w:hint="eastAsia"/>
          <w:lang w:eastAsia="zh-CN"/>
        </w:rPr>
        <w:t xml:space="preserve">Dependency Injection </w:t>
      </w:r>
      <w:r w:rsidRPr="00CB1DBB">
        <w:rPr>
          <w:rFonts w:ascii="Times New Roman" w:hAnsi="Times New Roman" w:hint="eastAsia"/>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和</w:t>
      </w:r>
      <w:r w:rsidRPr="00CB1DBB">
        <w:rPr>
          <w:rFonts w:ascii="Times New Roman" w:hAnsi="Times New Roman" w:hint="eastAsia"/>
          <w:lang w:eastAsia="zh-CN"/>
        </w:rPr>
        <w:t xml:space="preserve"> AOP(Aspect Oriented Programming)</w:t>
      </w:r>
      <w:r w:rsidRPr="00CB1DBB">
        <w:rPr>
          <w:rFonts w:ascii="Times New Roman" w:hAnsi="Times New Roman" w:hint="eastAsia"/>
          <w:lang w:eastAsia="zh-CN"/>
        </w:rPr>
        <w:t>。</w:t>
      </w:r>
      <w:r w:rsidRPr="00CB1DBB">
        <w:rPr>
          <w:rFonts w:ascii="Times New Roman" w:hAnsi="Times New Roman" w:hint="eastAsia"/>
          <w:lang w:eastAsia="zh-CN"/>
        </w:rPr>
        <w:t>DI</w:t>
      </w:r>
      <w:r w:rsidRPr="00CB1DBB">
        <w:rPr>
          <w:rFonts w:ascii="Times New Roman" w:hAnsi="Times New Roman" w:hint="eastAsia"/>
          <w:lang w:eastAsia="zh-CN"/>
        </w:rPr>
        <w:t>，即依赖注入，通过</w:t>
      </w:r>
      <w:r w:rsidRPr="00CB1DBB">
        <w:rPr>
          <w:rFonts w:ascii="Times New Roman" w:hAnsi="Times New Roman" w:hint="eastAsia"/>
          <w:lang w:eastAsia="zh-CN"/>
        </w:rPr>
        <w:t xml:space="preserve">Spring </w:t>
      </w:r>
      <w:r w:rsidRPr="00CB1DBB">
        <w:rPr>
          <w:rFonts w:ascii="Times New Roman" w:hAnsi="Times New Roman" w:hint="eastAsia"/>
          <w:lang w:eastAsia="zh-CN"/>
        </w:rPr>
        <w:t>容器来管理</w:t>
      </w:r>
      <w:r w:rsidRPr="00CB1DBB">
        <w:rPr>
          <w:rFonts w:ascii="Times New Roman" w:hAnsi="Times New Roman" w:hint="eastAsia"/>
          <w:lang w:eastAsia="zh-CN"/>
        </w:rPr>
        <w:t xml:space="preserve">Java </w:t>
      </w:r>
      <w:r w:rsidRPr="00CB1DBB">
        <w:rPr>
          <w:rFonts w:ascii="Times New Roman" w:hAnsi="Times New Roman" w:hint="eastAsia"/>
          <w:lang w:eastAsia="zh-CN"/>
        </w:rPr>
        <w:t>应用程序中实例的生命周期，这样的好处就是可以再运行时，通过</w:t>
      </w:r>
      <w:r w:rsidRPr="00CB1DBB">
        <w:rPr>
          <w:rFonts w:ascii="Times New Roman" w:hAnsi="Times New Roman" w:hint="eastAsia"/>
          <w:lang w:eastAsia="zh-CN"/>
        </w:rPr>
        <w:t xml:space="preserve">Spring </w:t>
      </w:r>
      <w:r w:rsidRPr="00CB1DBB">
        <w:rPr>
          <w:rFonts w:ascii="Times New Roman" w:hAnsi="Times New Roman" w:hint="eastAsia"/>
          <w:lang w:eastAsia="zh-CN"/>
        </w:rPr>
        <w:t>容器动态的创建实例，动态的为注入的对象添加新的行为。</w:t>
      </w:r>
      <w:r w:rsidRPr="00CB1DBB">
        <w:rPr>
          <w:rFonts w:ascii="Times New Roman" w:hAnsi="Times New Roman" w:hint="eastAsia"/>
          <w:lang w:eastAsia="zh-CN"/>
        </w:rPr>
        <w:t>AOP</w:t>
      </w:r>
      <w:r w:rsidRPr="00CB1DBB">
        <w:rPr>
          <w:rFonts w:ascii="Times New Roman" w:hAnsi="Times New Roman" w:hint="eastAsia"/>
          <w:lang w:eastAsia="zh-CN"/>
        </w:rPr>
        <w:t>，面向切面编程，可以进行功能性的扩展，例如日志记录，事物控制，权限控制等。</w:t>
      </w:r>
      <w:r w:rsidRPr="00CB1DBB">
        <w:rPr>
          <w:rFonts w:ascii="Times New Roman" w:hAnsi="Times New Roman" w:hint="eastAsia"/>
          <w:lang w:eastAsia="zh-CN"/>
        </w:rPr>
        <w:t xml:space="preserve">Spring </w:t>
      </w:r>
      <w:r w:rsidRPr="00CB1DBB">
        <w:rPr>
          <w:rFonts w:ascii="Times New Roman" w:hAnsi="Times New Roman" w:hint="eastAsia"/>
          <w:lang w:eastAsia="zh-CN"/>
        </w:rPr>
        <w:t>功能十分强大</w:t>
      </w:r>
      <w:r w:rsidRPr="00CB1DBB">
        <w:rPr>
          <w:rFonts w:ascii="Times New Roman" w:hAnsi="Times New Roman"/>
          <w:lang w:eastAsia="zh-CN"/>
        </w:rPr>
        <w:t>。</w:t>
      </w:r>
    </w:p>
    <w:p w14:paraId="56C5BBE1" w14:textId="2BFB0759"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t>对于</w:t>
      </w:r>
      <w:r w:rsidRPr="00CB1DBB">
        <w:rPr>
          <w:rFonts w:ascii="Times New Roman" w:hAnsi="Times New Roman" w:hint="eastAsia"/>
          <w:lang w:eastAsia="zh-CN"/>
        </w:rPr>
        <w:t xml:space="preserve">Java </w:t>
      </w:r>
      <w:r w:rsidRPr="00CB1DBB">
        <w:rPr>
          <w:rFonts w:ascii="Times New Roman" w:hAnsi="Times New Roman" w:hint="eastAsia"/>
          <w:lang w:eastAsia="zh-CN"/>
        </w:rPr>
        <w:t>开发</w:t>
      </w:r>
      <w:r w:rsidRPr="00CB1DBB">
        <w:rPr>
          <w:rFonts w:ascii="Times New Roman" w:hAnsi="Times New Roman"/>
          <w:lang w:eastAsia="zh-CN"/>
        </w:rPr>
        <w:t>者</w:t>
      </w:r>
      <w:r w:rsidRPr="00CB1DBB">
        <w:rPr>
          <w:rFonts w:ascii="Times New Roman" w:hAnsi="Times New Roman" w:hint="eastAsia"/>
          <w:lang w:eastAsia="zh-CN"/>
        </w:rPr>
        <w:t>来说，</w:t>
      </w:r>
      <w:r w:rsidRPr="00CB1DBB">
        <w:rPr>
          <w:rFonts w:ascii="Times New Roman" w:hAnsi="Times New Roman" w:hint="eastAsia"/>
          <w:lang w:eastAsia="zh-CN"/>
        </w:rPr>
        <w:t xml:space="preserve">Spring  </w:t>
      </w:r>
      <w:r w:rsidR="00FF5D3A" w:rsidRPr="00CB1DBB">
        <w:rPr>
          <w:rFonts w:ascii="Times New Roman" w:hAnsi="Times New Roman"/>
          <w:lang w:eastAsia="zh-CN"/>
        </w:rPr>
        <w:t>内置的至多</w:t>
      </w:r>
      <w:r w:rsidR="00FF5D3A" w:rsidRPr="00CB1DBB">
        <w:rPr>
          <w:rFonts w:ascii="Times New Roman" w:hAnsi="Times New Roman" w:hint="eastAsia"/>
          <w:lang w:eastAsia="zh-CN"/>
        </w:rPr>
        <w:t>功能</w:t>
      </w:r>
      <w:r w:rsidR="00FF5D3A" w:rsidRPr="00CB1DBB">
        <w:rPr>
          <w:rFonts w:ascii="Times New Roman" w:hAnsi="Times New Roman"/>
          <w:lang w:eastAsia="zh-CN"/>
        </w:rPr>
        <w:t>不仅</w:t>
      </w:r>
      <w:r w:rsidR="00A0042E" w:rsidRPr="00CB1DBB">
        <w:rPr>
          <w:rFonts w:ascii="Times New Roman" w:hAnsi="Times New Roman" w:hint="eastAsia"/>
          <w:lang w:eastAsia="zh-CN"/>
        </w:rPr>
        <w:t>大大</w:t>
      </w:r>
      <w:r w:rsidR="0085089D" w:rsidRPr="00CB1DBB">
        <w:rPr>
          <w:rFonts w:ascii="Times New Roman" w:hAnsi="Times New Roman" w:hint="eastAsia"/>
          <w:lang w:eastAsia="zh-CN"/>
        </w:rPr>
        <w:t>减少</w:t>
      </w:r>
      <w:r w:rsidR="0085089D" w:rsidRPr="00CB1DBB">
        <w:rPr>
          <w:rFonts w:ascii="Times New Roman" w:hAnsi="Times New Roman"/>
          <w:lang w:eastAsia="zh-CN"/>
        </w:rPr>
        <w:t>了</w:t>
      </w:r>
      <w:r w:rsidR="0085089D" w:rsidRPr="00CB1DBB">
        <w:rPr>
          <w:rFonts w:ascii="Times New Roman" w:hAnsi="Times New Roman"/>
          <w:lang w:eastAsia="zh-CN"/>
        </w:rPr>
        <w:t xml:space="preserve">Java </w:t>
      </w:r>
      <w:r w:rsidR="0085089D" w:rsidRPr="00CB1DBB">
        <w:rPr>
          <w:rFonts w:ascii="Times New Roman" w:hAnsi="Times New Roman" w:hint="eastAsia"/>
          <w:lang w:eastAsia="zh-CN"/>
        </w:rPr>
        <w:t>开发</w:t>
      </w:r>
      <w:r w:rsidR="0085089D" w:rsidRPr="00CB1DBB">
        <w:rPr>
          <w:rFonts w:ascii="Times New Roman" w:hAnsi="Times New Roman"/>
          <w:lang w:eastAsia="zh-CN"/>
        </w:rPr>
        <w:t>的工作</w:t>
      </w:r>
      <w:r w:rsidR="0085089D" w:rsidRPr="00CB1DBB">
        <w:rPr>
          <w:rFonts w:ascii="Times New Roman" w:hAnsi="Times New Roman" w:hint="eastAsia"/>
          <w:lang w:eastAsia="zh-CN"/>
        </w:rPr>
        <w:t>量</w:t>
      </w:r>
      <w:r w:rsidR="00FF5D3A" w:rsidRPr="00CB1DBB">
        <w:rPr>
          <w:rFonts w:ascii="Times New Roman" w:hAnsi="Times New Roman"/>
          <w:lang w:eastAsia="zh-CN"/>
        </w:rPr>
        <w:t>，</w:t>
      </w:r>
      <w:r w:rsidR="00FF5D3A" w:rsidRPr="00CB1DBB">
        <w:rPr>
          <w:rFonts w:ascii="Times New Roman" w:hAnsi="Times New Roman" w:hint="eastAsia"/>
          <w:lang w:eastAsia="zh-CN"/>
        </w:rPr>
        <w:t>而且</w:t>
      </w:r>
      <w:r w:rsidR="00FF5D3A" w:rsidRPr="00CB1DBB">
        <w:rPr>
          <w:rFonts w:ascii="Times New Roman" w:hAnsi="Times New Roman"/>
          <w:lang w:eastAsia="zh-CN"/>
        </w:rPr>
        <w:t>使得程序更加符合</w:t>
      </w:r>
      <w:r w:rsidR="00FF5D3A" w:rsidRPr="00CB1DBB">
        <w:rPr>
          <w:rFonts w:ascii="Times New Roman" w:hAnsi="Times New Roman" w:hint="eastAsia"/>
          <w:lang w:eastAsia="zh-CN"/>
        </w:rPr>
        <w:t>设计</w:t>
      </w:r>
      <w:r w:rsidR="00FF5D3A" w:rsidRPr="00CB1DBB">
        <w:rPr>
          <w:rFonts w:ascii="Times New Roman" w:hAnsi="Times New Roman"/>
          <w:lang w:eastAsia="zh-CN"/>
        </w:rPr>
        <w:t>模式</w:t>
      </w:r>
      <w:r w:rsidR="008557C9" w:rsidRPr="00CB1DBB">
        <w:rPr>
          <w:rFonts w:ascii="Times New Roman" w:hAnsi="Times New Roman"/>
          <w:lang w:eastAsia="zh-CN"/>
        </w:rPr>
        <w:t>要求</w:t>
      </w:r>
      <w:r w:rsidR="00885B03" w:rsidRPr="00CB1DBB">
        <w:rPr>
          <w:rFonts w:ascii="Times New Roman" w:hAnsi="Times New Roman" w:hint="eastAsia"/>
          <w:lang w:eastAsia="zh-CN"/>
        </w:rPr>
        <w:t>。首先，</w:t>
      </w:r>
      <w:r w:rsidR="003177D5">
        <w:rPr>
          <w:rFonts w:ascii="Times New Roman" w:hAnsi="Times New Roman"/>
          <w:lang w:eastAsia="zh-CN"/>
        </w:rPr>
        <w:t>通过</w:t>
      </w:r>
      <w:r w:rsidR="00885B03" w:rsidRPr="00CB1DBB">
        <w:rPr>
          <w:rFonts w:ascii="Times New Roman" w:hAnsi="Times New Roman"/>
          <w:lang w:eastAsia="zh-CN"/>
        </w:rPr>
        <w:t>DI</w:t>
      </w:r>
      <w:r w:rsidR="003177D5">
        <w:rPr>
          <w:rFonts w:ascii="Times New Roman" w:hAnsi="Times New Roman"/>
          <w:lang w:eastAsia="zh-CN"/>
        </w:rPr>
        <w:t xml:space="preserve"> </w:t>
      </w:r>
      <w:r w:rsidR="003177D5">
        <w:rPr>
          <w:rFonts w:ascii="Times New Roman" w:hAnsi="Times New Roman" w:hint="eastAsia"/>
          <w:lang w:eastAsia="zh-CN"/>
        </w:rPr>
        <w:t>和</w:t>
      </w:r>
      <w:r w:rsidR="003177D5">
        <w:rPr>
          <w:rFonts w:ascii="Times New Roman" w:hAnsi="Times New Roman"/>
          <w:lang w:eastAsia="zh-CN"/>
        </w:rPr>
        <w:t xml:space="preserve"> </w:t>
      </w:r>
      <w:r w:rsidR="003177D5">
        <w:rPr>
          <w:rFonts w:ascii="Times New Roman" w:hAnsi="Times New Roman" w:hint="eastAsia"/>
          <w:lang w:eastAsia="zh-CN"/>
        </w:rPr>
        <w:t>AOP</w:t>
      </w:r>
      <w:r w:rsidRPr="00CB1DBB">
        <w:rPr>
          <w:rFonts w:ascii="Times New Roman" w:hAnsi="Times New Roman" w:hint="eastAsia"/>
          <w:lang w:eastAsia="zh-CN"/>
        </w:rPr>
        <w:t>，</w:t>
      </w:r>
      <w:r w:rsidR="003177D5">
        <w:rPr>
          <w:rFonts w:ascii="Times New Roman" w:hAnsi="Times New Roman" w:hint="eastAsia"/>
          <w:lang w:eastAsia="zh-CN"/>
        </w:rPr>
        <w:t>系统低耦合</w:t>
      </w:r>
      <w:r w:rsidR="003177D5">
        <w:rPr>
          <w:rFonts w:ascii="Times New Roman" w:hAnsi="Times New Roman"/>
          <w:lang w:eastAsia="zh-CN"/>
        </w:rPr>
        <w:t>，</w:t>
      </w:r>
      <w:r w:rsidR="003177D5">
        <w:rPr>
          <w:rFonts w:ascii="Times New Roman" w:hAnsi="Times New Roman" w:hint="eastAsia"/>
          <w:lang w:eastAsia="zh-CN"/>
        </w:rPr>
        <w:t>且</w:t>
      </w:r>
      <w:r w:rsidRPr="00CB1DBB">
        <w:rPr>
          <w:rFonts w:ascii="Times New Roman" w:hAnsi="Times New Roman" w:hint="eastAsia"/>
          <w:lang w:eastAsia="zh-CN"/>
        </w:rPr>
        <w:t>遵循</w:t>
      </w:r>
      <w:r w:rsidRPr="00CB1DBB">
        <w:rPr>
          <w:rFonts w:ascii="Times New Roman" w:hAnsi="Times New Roman" w:hint="eastAsia"/>
          <w:lang w:eastAsia="zh-CN"/>
        </w:rPr>
        <w:t xml:space="preserve"> OCP(Open Closed Principle)</w:t>
      </w:r>
      <w:r w:rsidRPr="00CB1DBB">
        <w:rPr>
          <w:rFonts w:ascii="Times New Roman" w:hAnsi="Times New Roman" w:hint="eastAsia"/>
          <w:lang w:eastAsia="zh-CN"/>
        </w:rPr>
        <w:t>。</w:t>
      </w:r>
      <w:r w:rsidR="001D1584" w:rsidRPr="00CB1DBB">
        <w:rPr>
          <w:rFonts w:ascii="Times New Roman" w:hAnsi="Times New Roman" w:hint="eastAsia"/>
          <w:lang w:eastAsia="zh-CN"/>
        </w:rPr>
        <w:t>并且</w:t>
      </w:r>
      <w:r w:rsidRPr="00CB1DBB">
        <w:rPr>
          <w:rFonts w:ascii="Times New Roman" w:hAnsi="Times New Roman" w:hint="eastAsia"/>
          <w:lang w:eastAsia="zh-CN"/>
        </w:rPr>
        <w:t>提供对持久层（</w:t>
      </w:r>
      <w:r w:rsidRPr="00CB1DBB">
        <w:rPr>
          <w:rFonts w:ascii="Times New Roman" w:hAnsi="Times New Roman" w:hint="eastAsia"/>
          <w:lang w:eastAsia="zh-CN"/>
        </w:rPr>
        <w:t>Persistence</w:t>
      </w:r>
      <w:r w:rsidRPr="00CB1DBB">
        <w:rPr>
          <w:rFonts w:ascii="Times New Roman" w:hAnsi="Times New Roman" w:hint="eastAsia"/>
          <w:lang w:eastAsia="zh-CN"/>
        </w:rPr>
        <w:t>），事物（</w:t>
      </w:r>
      <w:r w:rsidRPr="00CB1DBB">
        <w:rPr>
          <w:rFonts w:ascii="Times New Roman" w:hAnsi="Times New Roman" w:hint="eastAsia"/>
          <w:lang w:eastAsia="zh-CN"/>
        </w:rPr>
        <w:t>Transaction</w:t>
      </w:r>
      <w:r w:rsidRPr="00CB1DBB">
        <w:rPr>
          <w:rFonts w:ascii="Times New Roman" w:hAnsi="Times New Roman" w:hint="eastAsia"/>
          <w:lang w:eastAsia="zh-CN"/>
        </w:rPr>
        <w:t>）的支持。除此之外，</w:t>
      </w:r>
      <w:r w:rsidR="00311A33" w:rsidRPr="00CB1DBB">
        <w:rPr>
          <w:rFonts w:ascii="Times New Roman" w:hAnsi="Times New Roman" w:hint="eastAsia"/>
          <w:lang w:eastAsia="zh-CN"/>
        </w:rPr>
        <w:t>Spring</w:t>
      </w:r>
      <w:r w:rsidR="00311A33" w:rsidRPr="00CB1DBB">
        <w:rPr>
          <w:rFonts w:ascii="Times New Roman" w:hAnsi="Times New Roman"/>
          <w:lang w:eastAsia="zh-CN"/>
        </w:rPr>
        <w:t xml:space="preserve"> </w:t>
      </w:r>
      <w:r w:rsidR="00311A33" w:rsidRPr="00CB1DBB">
        <w:rPr>
          <w:rFonts w:ascii="Times New Roman" w:hAnsi="Times New Roman" w:hint="eastAsia"/>
          <w:lang w:eastAsia="zh-CN"/>
        </w:rPr>
        <w:t>对</w:t>
      </w:r>
      <w:r w:rsidR="00311A33" w:rsidRPr="00CB1DBB">
        <w:rPr>
          <w:rFonts w:ascii="Times New Roman" w:hAnsi="Times New Roman"/>
          <w:lang w:eastAsia="zh-CN"/>
        </w:rPr>
        <w:t xml:space="preserve"> </w:t>
      </w:r>
      <w:r w:rsidR="00311A33" w:rsidRPr="00CB1DBB">
        <w:rPr>
          <w:rFonts w:ascii="Times New Roman" w:hAnsi="Times New Roman" w:hint="eastAsia"/>
          <w:lang w:eastAsia="zh-CN"/>
        </w:rPr>
        <w:t>S</w:t>
      </w:r>
      <w:r w:rsidR="00311A33" w:rsidRPr="00CB1DBB">
        <w:rPr>
          <w:rFonts w:ascii="Times New Roman" w:hAnsi="Times New Roman"/>
          <w:lang w:eastAsia="zh-CN"/>
        </w:rPr>
        <w:t xml:space="preserve">pring MVC </w:t>
      </w:r>
      <w:r w:rsidR="00311A33" w:rsidRPr="00CB1DBB">
        <w:rPr>
          <w:rFonts w:ascii="Times New Roman" w:hAnsi="Times New Roman" w:hint="eastAsia"/>
          <w:lang w:eastAsia="zh-CN"/>
        </w:rPr>
        <w:t>和</w:t>
      </w:r>
      <w:r w:rsidR="00311A33" w:rsidRPr="00CB1DBB">
        <w:rPr>
          <w:rFonts w:ascii="Times New Roman" w:hAnsi="Times New Roman"/>
          <w:lang w:eastAsia="zh-CN"/>
        </w:rPr>
        <w:t xml:space="preserve"> Hibernate </w:t>
      </w:r>
      <w:r w:rsidR="00311A33" w:rsidRPr="00CB1DBB">
        <w:rPr>
          <w:rFonts w:ascii="Times New Roman" w:hAnsi="Times New Roman" w:hint="eastAsia"/>
          <w:lang w:eastAsia="zh-CN"/>
        </w:rPr>
        <w:t>等</w:t>
      </w:r>
      <w:r w:rsidR="001B37FB" w:rsidRPr="00CB1DBB">
        <w:rPr>
          <w:rFonts w:ascii="Times New Roman" w:hAnsi="Times New Roman"/>
          <w:lang w:eastAsia="zh-CN"/>
        </w:rPr>
        <w:t>其他一些</w:t>
      </w:r>
      <w:r w:rsidR="00311A33" w:rsidRPr="00CB1DBB">
        <w:rPr>
          <w:rFonts w:ascii="Times New Roman" w:hAnsi="Times New Roman"/>
          <w:lang w:eastAsia="zh-CN"/>
        </w:rPr>
        <w:t>流行框架也提供了整合</w:t>
      </w:r>
      <w:r w:rsidR="006C5FEB" w:rsidRPr="00CB1DBB">
        <w:rPr>
          <w:rFonts w:ascii="Times New Roman" w:hAnsi="Times New Roman" w:hint="eastAsia"/>
          <w:lang w:eastAsia="zh-CN"/>
        </w:rPr>
        <w:t>办法</w:t>
      </w:r>
      <w:r w:rsidRPr="00CB1DBB">
        <w:rPr>
          <w:rFonts w:ascii="Times New Roman" w:hAnsi="Times New Roman" w:hint="eastAsia"/>
          <w:lang w:eastAsia="zh-CN"/>
        </w:rPr>
        <w:t>。</w:t>
      </w:r>
      <w:r w:rsidRPr="00CB1DBB">
        <w:rPr>
          <w:rFonts w:ascii="Times New Roman" w:hAnsi="Times New Roman" w:hint="eastAsia"/>
          <w:lang w:eastAsia="zh-CN"/>
        </w:rPr>
        <w:t>Spring</w:t>
      </w:r>
      <w:r w:rsidR="009A08C4" w:rsidRPr="00CB1DBB">
        <w:rPr>
          <w:rFonts w:ascii="Times New Roman" w:hAnsi="Times New Roman"/>
          <w:lang w:eastAsia="zh-CN"/>
        </w:rPr>
        <w:t>作为容器</w:t>
      </w:r>
      <w:r w:rsidRPr="00CB1DBB">
        <w:rPr>
          <w:rFonts w:ascii="Times New Roman" w:hAnsi="Times New Roman" w:hint="eastAsia"/>
          <w:lang w:eastAsia="zh-CN"/>
        </w:rPr>
        <w:t>，</w:t>
      </w:r>
      <w:r w:rsidR="009A08C4" w:rsidRPr="00CB1DBB">
        <w:rPr>
          <w:rFonts w:ascii="Times New Roman" w:hAnsi="Times New Roman"/>
          <w:lang w:eastAsia="zh-CN"/>
        </w:rPr>
        <w:t>管理者</w:t>
      </w:r>
      <w:r w:rsidRPr="00CB1DBB">
        <w:rPr>
          <w:rFonts w:ascii="Times New Roman" w:hAnsi="Times New Roman" w:hint="eastAsia"/>
          <w:lang w:eastAsia="zh-CN"/>
        </w:rPr>
        <w:t>表现层、业务层、持久层</w:t>
      </w:r>
      <w:r w:rsidR="009A08C4" w:rsidRPr="00CB1DBB">
        <w:rPr>
          <w:rFonts w:ascii="Times New Roman" w:hAnsi="Times New Roman"/>
          <w:lang w:eastAsia="zh-CN"/>
        </w:rPr>
        <w:t>中</w:t>
      </w:r>
      <w:r w:rsidRPr="00CB1DBB">
        <w:rPr>
          <w:rFonts w:ascii="Times New Roman" w:hAnsi="Times New Roman" w:hint="eastAsia"/>
          <w:lang w:eastAsia="zh-CN"/>
        </w:rPr>
        <w:t>所有</w:t>
      </w:r>
      <w:r w:rsidRPr="00CB1DBB">
        <w:rPr>
          <w:rFonts w:ascii="Times New Roman" w:hAnsi="Times New Roman" w:hint="eastAsia"/>
          <w:lang w:eastAsia="zh-CN"/>
        </w:rPr>
        <w:t xml:space="preserve"> bean </w:t>
      </w:r>
      <w:r w:rsidRPr="00CB1DBB">
        <w:rPr>
          <w:rFonts w:ascii="Times New Roman" w:hAnsi="Times New Roman" w:hint="eastAsia"/>
          <w:lang w:eastAsia="zh-CN"/>
        </w:rPr>
        <w:t>的生命周期和</w:t>
      </w:r>
      <w:r w:rsidR="009A08C4" w:rsidRPr="00CB1DBB">
        <w:rPr>
          <w:rFonts w:ascii="Times New Roman" w:hAnsi="Times New Roman" w:hint="eastAsia"/>
          <w:lang w:eastAsia="zh-CN"/>
        </w:rPr>
        <w:t>它们</w:t>
      </w:r>
      <w:r w:rsidR="009A08C4" w:rsidRPr="00CB1DBB">
        <w:rPr>
          <w:rFonts w:ascii="Times New Roman" w:hAnsi="Times New Roman"/>
          <w:lang w:eastAsia="zh-CN"/>
        </w:rPr>
        <w:t>之间</w:t>
      </w:r>
      <w:r w:rsidRPr="00CB1DBB">
        <w:rPr>
          <w:rFonts w:ascii="Times New Roman" w:hAnsi="Times New Roman" w:hint="eastAsia"/>
          <w:lang w:eastAsia="zh-CN"/>
        </w:rPr>
        <w:t>组合方式。</w:t>
      </w:r>
    </w:p>
    <w:p w14:paraId="7AC5982D" w14:textId="77777777" w:rsidR="00C91675" w:rsidRPr="00CB1DBB" w:rsidRDefault="00C91675"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Hibernate</w:t>
      </w:r>
    </w:p>
    <w:p w14:paraId="096BF6B4" w14:textId="0FF8A43D" w:rsidR="00FC1CC1" w:rsidRPr="00CB1DBB" w:rsidRDefault="00C91675" w:rsidP="00C91675">
      <w:pPr>
        <w:ind w:firstLineChars="0" w:firstLine="480"/>
        <w:rPr>
          <w:rFonts w:ascii="Times New Roman" w:hAnsi="Times New Roman"/>
          <w:lang w:eastAsia="zh-CN"/>
        </w:rPr>
      </w:pPr>
      <w:r w:rsidRPr="00CB1DBB">
        <w:rPr>
          <w:rFonts w:ascii="Times New Roman" w:hAnsi="Times New Roman" w:hint="eastAsia"/>
          <w:lang w:eastAsia="zh-CN"/>
        </w:rPr>
        <w:t xml:space="preserve">Hibernate </w:t>
      </w:r>
      <w:r w:rsidRPr="00CB1DBB">
        <w:rPr>
          <w:rFonts w:ascii="Times New Roman" w:hAnsi="Times New Roman" w:hint="eastAsia"/>
          <w:lang w:eastAsia="zh-CN"/>
        </w:rPr>
        <w:t>是一个基于</w:t>
      </w:r>
      <w:r w:rsidRPr="00CB1DBB">
        <w:rPr>
          <w:rFonts w:ascii="Times New Roman" w:hAnsi="Times New Roman" w:hint="eastAsia"/>
          <w:lang w:eastAsia="zh-CN"/>
        </w:rPr>
        <w:t xml:space="preserve"> Java</w:t>
      </w:r>
      <w:r w:rsidR="00E955EA" w:rsidRPr="00CB1DBB">
        <w:rPr>
          <w:rFonts w:ascii="Times New Roman" w:hAnsi="Times New Roman"/>
          <w:lang w:eastAsia="zh-CN"/>
        </w:rPr>
        <w:t>开发的一种</w:t>
      </w:r>
      <w:r w:rsidR="00E955EA" w:rsidRPr="00CB1DBB">
        <w:rPr>
          <w:rFonts w:ascii="Times New Roman" w:hAnsi="Times New Roman"/>
          <w:lang w:eastAsia="zh-CN"/>
        </w:rPr>
        <w:t xml:space="preserve">ORM </w:t>
      </w:r>
      <w:r w:rsidR="00431F55" w:rsidRPr="00CB1DBB">
        <w:rPr>
          <w:rFonts w:ascii="Times New Roman" w:hAnsi="Times New Roman"/>
          <w:lang w:eastAsia="zh-CN"/>
        </w:rPr>
        <w:t>（</w:t>
      </w:r>
      <w:r w:rsidR="00431F55" w:rsidRPr="00CB1DBB">
        <w:rPr>
          <w:rFonts w:ascii="Times New Roman" w:hAnsi="Times New Roman" w:hint="eastAsia"/>
          <w:lang w:eastAsia="zh-CN"/>
        </w:rPr>
        <w:t>Object-Relational Mapping</w:t>
      </w:r>
      <w:r w:rsidR="00431F55" w:rsidRPr="00CB1DBB">
        <w:rPr>
          <w:rFonts w:ascii="Times New Roman" w:hAnsi="Times New Roman"/>
          <w:lang w:eastAsia="zh-CN"/>
        </w:rPr>
        <w:t>）</w:t>
      </w:r>
      <w:r w:rsidR="00E955EA" w:rsidRPr="00CB1DBB">
        <w:rPr>
          <w:rFonts w:ascii="Times New Roman" w:hAnsi="Times New Roman"/>
          <w:lang w:eastAsia="zh-CN"/>
        </w:rPr>
        <w:t>数据持久化开源框架</w:t>
      </w:r>
      <w:r w:rsidRPr="00CB1DBB">
        <w:rPr>
          <w:rFonts w:ascii="Times New Roman" w:hAnsi="Times New Roman" w:hint="eastAsia"/>
          <w:lang w:eastAsia="zh-CN"/>
        </w:rPr>
        <w:t>。它对</w:t>
      </w:r>
      <w:r w:rsidRPr="00CB1DBB">
        <w:rPr>
          <w:rFonts w:ascii="Times New Roman" w:hAnsi="Times New Roman" w:hint="eastAsia"/>
          <w:lang w:eastAsia="zh-CN"/>
        </w:rPr>
        <w:t xml:space="preserve"> JDBC</w:t>
      </w:r>
      <w:r w:rsidR="00E94582" w:rsidRPr="00CB1DBB">
        <w:rPr>
          <w:rFonts w:ascii="Times New Roman" w:hAnsi="Times New Roman"/>
          <w:lang w:eastAsia="zh-CN"/>
        </w:rPr>
        <w:t>（</w:t>
      </w:r>
      <w:r w:rsidR="00E94582" w:rsidRPr="00CB1DBB">
        <w:rPr>
          <w:rFonts w:ascii="Times New Roman" w:hAnsi="Times New Roman" w:hint="eastAsia"/>
          <w:lang w:eastAsia="zh-CN"/>
        </w:rPr>
        <w:t>Ja</w:t>
      </w:r>
      <w:r w:rsidR="00E94582" w:rsidRPr="00CB1DBB">
        <w:rPr>
          <w:rFonts w:ascii="Times New Roman" w:hAnsi="Times New Roman"/>
          <w:lang w:eastAsia="zh-CN"/>
        </w:rPr>
        <w:t xml:space="preserve">va </w:t>
      </w:r>
      <w:r w:rsidR="00DD1E2B" w:rsidRPr="00CB1DBB">
        <w:rPr>
          <w:rFonts w:ascii="Times New Roman" w:hAnsi="Times New Roman"/>
          <w:lang w:eastAsia="zh-CN"/>
        </w:rPr>
        <w:t>Database Connectivity</w:t>
      </w:r>
      <w:r w:rsidR="00E94582" w:rsidRPr="00CB1DBB">
        <w:rPr>
          <w:rFonts w:ascii="Times New Roman" w:hAnsi="Times New Roman"/>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做了轻量级的封装</w:t>
      </w:r>
      <w:r w:rsidR="001622DB" w:rsidRPr="00CB1DBB">
        <w:rPr>
          <w:rFonts w:ascii="Times New Roman" w:hAnsi="Times New Roman"/>
          <w:lang w:eastAsia="zh-CN"/>
        </w:rPr>
        <w:t>，</w:t>
      </w:r>
      <w:r w:rsidR="001622DB" w:rsidRPr="00CB1DBB">
        <w:rPr>
          <w:rFonts w:ascii="Times New Roman" w:hAnsi="Times New Roman" w:hint="eastAsia"/>
          <w:lang w:eastAsia="zh-CN"/>
        </w:rPr>
        <w:t>通过</w:t>
      </w:r>
      <w:r w:rsidR="001622DB" w:rsidRPr="00CB1DBB">
        <w:rPr>
          <w:rFonts w:ascii="Times New Roman" w:hAnsi="Times New Roman"/>
          <w:lang w:eastAsia="zh-CN"/>
        </w:rPr>
        <w:t>配置可以</w:t>
      </w:r>
      <w:r w:rsidR="001622DB" w:rsidRPr="00CB1DBB">
        <w:rPr>
          <w:rFonts w:ascii="Times New Roman" w:hAnsi="Times New Roman" w:hint="eastAsia"/>
          <w:lang w:eastAsia="zh-CN"/>
        </w:rPr>
        <w:t>做到</w:t>
      </w:r>
      <w:r w:rsidR="001622DB" w:rsidRPr="00CB1DBB">
        <w:rPr>
          <w:rFonts w:ascii="Times New Roman" w:hAnsi="Times New Roman"/>
          <w:lang w:eastAsia="zh-CN"/>
        </w:rPr>
        <w:t>操作</w:t>
      </w:r>
      <w:r w:rsidR="001622DB" w:rsidRPr="00CB1DBB">
        <w:rPr>
          <w:rFonts w:ascii="Times New Roman" w:hAnsi="Times New Roman" w:hint="eastAsia"/>
          <w:lang w:eastAsia="zh-CN"/>
        </w:rPr>
        <w:t>数据库而</w:t>
      </w:r>
      <w:r w:rsidR="001622DB" w:rsidRPr="00CB1DBB">
        <w:rPr>
          <w:rFonts w:ascii="Times New Roman" w:hAnsi="Times New Roman"/>
          <w:lang w:eastAsia="zh-CN"/>
        </w:rPr>
        <w:t>与具体数据库无关</w:t>
      </w:r>
      <w:r w:rsidRPr="00CB1DBB">
        <w:rPr>
          <w:rFonts w:ascii="Times New Roman" w:hAnsi="Times New Roman" w:hint="eastAsia"/>
          <w:lang w:eastAsia="zh-CN"/>
        </w:rPr>
        <w:t>。</w:t>
      </w:r>
      <w:r w:rsidR="00341518" w:rsidRPr="00CB1DBB">
        <w:rPr>
          <w:rFonts w:ascii="Times New Roman" w:hAnsi="Times New Roman"/>
          <w:lang w:eastAsia="zh-CN"/>
        </w:rPr>
        <w:t>和其</w:t>
      </w:r>
      <w:r w:rsidR="00341518" w:rsidRPr="00CB1DBB">
        <w:rPr>
          <w:rFonts w:ascii="Times New Roman" w:hAnsi="Times New Roman" w:hint="eastAsia"/>
          <w:lang w:eastAsia="zh-CN"/>
        </w:rPr>
        <w:t>它</w:t>
      </w:r>
      <w:r w:rsidR="00570E02" w:rsidRPr="00CB1DBB">
        <w:rPr>
          <w:rFonts w:ascii="Times New Roman" w:hAnsi="Times New Roman" w:hint="eastAsia"/>
          <w:lang w:eastAsia="zh-CN"/>
        </w:rPr>
        <w:t xml:space="preserve"> ORM</w:t>
      </w:r>
      <w:r w:rsidR="00341518" w:rsidRPr="00CB1DBB">
        <w:rPr>
          <w:rFonts w:ascii="Times New Roman" w:hAnsi="Times New Roman" w:hint="eastAsia"/>
          <w:lang w:eastAsia="zh-CN"/>
        </w:rPr>
        <w:t>框架</w:t>
      </w:r>
      <w:r w:rsidR="00142780" w:rsidRPr="00CB1DBB">
        <w:rPr>
          <w:rFonts w:ascii="Times New Roman" w:hAnsi="Times New Roman" w:hint="eastAsia"/>
          <w:lang w:eastAsia="zh-CN"/>
        </w:rPr>
        <w:t>的原理</w:t>
      </w:r>
      <w:r w:rsidR="00341518" w:rsidRPr="00CB1DBB">
        <w:rPr>
          <w:rFonts w:ascii="Times New Roman" w:hAnsi="Times New Roman"/>
          <w:lang w:eastAsia="zh-CN"/>
        </w:rPr>
        <w:t>一样，</w:t>
      </w:r>
      <w:r w:rsidRPr="00CB1DBB">
        <w:rPr>
          <w:rFonts w:ascii="Times New Roman" w:hAnsi="Times New Roman" w:hint="eastAsia"/>
          <w:lang w:eastAsia="zh-CN"/>
        </w:rPr>
        <w:t xml:space="preserve"> </w:t>
      </w:r>
      <w:r w:rsidR="00303656" w:rsidRPr="00CB1DBB">
        <w:rPr>
          <w:rFonts w:ascii="Times New Roman" w:hAnsi="Times New Roman" w:hint="eastAsia"/>
          <w:lang w:eastAsia="zh-CN"/>
        </w:rPr>
        <w:t>Hib</w:t>
      </w:r>
      <w:r w:rsidR="00303656" w:rsidRPr="00CB1DBB">
        <w:rPr>
          <w:rFonts w:ascii="Times New Roman" w:hAnsi="Times New Roman"/>
          <w:lang w:eastAsia="zh-CN"/>
        </w:rPr>
        <w:t xml:space="preserve">ernate </w:t>
      </w:r>
      <w:r w:rsidR="00303656" w:rsidRPr="00CB1DBB">
        <w:rPr>
          <w:rFonts w:ascii="Times New Roman" w:hAnsi="Times New Roman" w:hint="eastAsia"/>
          <w:lang w:eastAsia="zh-CN"/>
        </w:rPr>
        <w:t>框架</w:t>
      </w:r>
      <w:r w:rsidR="00235EDF" w:rsidRPr="00CB1DBB">
        <w:rPr>
          <w:rFonts w:ascii="Times New Roman" w:hAnsi="Times New Roman"/>
          <w:lang w:eastAsia="zh-CN"/>
        </w:rPr>
        <w:t>将</w:t>
      </w:r>
      <w:r w:rsidRPr="00CB1DBB">
        <w:rPr>
          <w:rFonts w:ascii="Times New Roman" w:hAnsi="Times New Roman" w:hint="eastAsia"/>
          <w:lang w:eastAsia="zh-CN"/>
        </w:rPr>
        <w:t xml:space="preserve">Java </w:t>
      </w:r>
      <w:r w:rsidRPr="00CB1DBB">
        <w:rPr>
          <w:rFonts w:ascii="Times New Roman" w:hAnsi="Times New Roman" w:hint="eastAsia"/>
          <w:lang w:eastAsia="zh-CN"/>
        </w:rPr>
        <w:t>对象</w:t>
      </w:r>
      <w:r w:rsidR="008238BB" w:rsidRPr="00CB1DBB">
        <w:rPr>
          <w:rFonts w:ascii="Times New Roman" w:hAnsi="Times New Roman" w:hint="eastAsia"/>
          <w:lang w:eastAsia="zh-CN"/>
        </w:rPr>
        <w:t>间</w:t>
      </w:r>
      <w:r w:rsidR="00980DC4" w:rsidRPr="00CB1DBB">
        <w:rPr>
          <w:rFonts w:ascii="Times New Roman" w:hAnsi="Times New Roman"/>
          <w:lang w:eastAsia="zh-CN"/>
        </w:rPr>
        <w:t>的</w:t>
      </w:r>
      <w:r w:rsidR="001D170C" w:rsidRPr="00CB1DBB">
        <w:rPr>
          <w:rFonts w:ascii="Times New Roman" w:hAnsi="Times New Roman" w:hint="eastAsia"/>
          <w:lang w:eastAsia="zh-CN"/>
        </w:rPr>
        <w:t>关系转换为关系数据库表</w:t>
      </w:r>
      <w:r w:rsidR="001D170C" w:rsidRPr="00CB1DBB">
        <w:rPr>
          <w:rFonts w:ascii="Times New Roman" w:hAnsi="Times New Roman"/>
          <w:lang w:eastAsia="zh-CN"/>
        </w:rPr>
        <w:t>间的关联</w:t>
      </w:r>
      <w:r w:rsidR="00662F2E" w:rsidRPr="00CB1DBB">
        <w:rPr>
          <w:rFonts w:ascii="Times New Roman" w:hAnsi="Times New Roman"/>
          <w:lang w:eastAsia="zh-CN"/>
        </w:rPr>
        <w:t>，</w:t>
      </w:r>
      <w:r w:rsidR="00662F2E" w:rsidRPr="00CB1DBB">
        <w:rPr>
          <w:rFonts w:ascii="Times New Roman" w:hAnsi="Times New Roman" w:hint="eastAsia"/>
          <w:lang w:eastAsia="zh-CN"/>
        </w:rPr>
        <w:t>将</w:t>
      </w:r>
      <w:r w:rsidR="00662F2E" w:rsidRPr="00CB1DBB">
        <w:rPr>
          <w:rFonts w:ascii="Times New Roman" w:hAnsi="Times New Roman" w:hint="eastAsia"/>
          <w:lang w:eastAsia="zh-CN"/>
        </w:rPr>
        <w:t>Java</w:t>
      </w:r>
      <w:r w:rsidR="00662F2E" w:rsidRPr="00CB1DBB">
        <w:rPr>
          <w:rFonts w:ascii="Times New Roman" w:hAnsi="Times New Roman"/>
          <w:lang w:eastAsia="zh-CN"/>
        </w:rPr>
        <w:t xml:space="preserve"> </w:t>
      </w:r>
      <w:r w:rsidR="00662F2E" w:rsidRPr="00CB1DBB">
        <w:rPr>
          <w:rFonts w:ascii="Times New Roman" w:hAnsi="Times New Roman" w:hint="eastAsia"/>
          <w:lang w:eastAsia="zh-CN"/>
        </w:rPr>
        <w:t>对象</w:t>
      </w:r>
      <w:r w:rsidR="00662F2E" w:rsidRPr="00CB1DBB">
        <w:rPr>
          <w:rFonts w:ascii="Times New Roman" w:hAnsi="Times New Roman"/>
          <w:lang w:eastAsia="zh-CN"/>
        </w:rPr>
        <w:t>的字段映射到数据库表字段上</w:t>
      </w:r>
      <w:r w:rsidRPr="00CB1DBB">
        <w:rPr>
          <w:rFonts w:ascii="Times New Roman" w:hAnsi="Times New Roman" w:hint="eastAsia"/>
          <w:lang w:eastAsia="zh-CN"/>
        </w:rPr>
        <w:t>。</w:t>
      </w:r>
      <w:r w:rsidR="007469E2" w:rsidRPr="00CB1DBB">
        <w:rPr>
          <w:rFonts w:ascii="Times New Roman" w:hAnsi="Times New Roman" w:hint="eastAsia"/>
          <w:lang w:eastAsia="zh-CN"/>
        </w:rPr>
        <w:t>开发人员通过</w:t>
      </w:r>
      <w:r w:rsidR="009737C6" w:rsidRPr="00CB1DBB">
        <w:rPr>
          <w:rFonts w:ascii="Times New Roman" w:hAnsi="Times New Roman" w:hint="eastAsia"/>
          <w:lang w:eastAsia="zh-CN"/>
        </w:rPr>
        <w:t>编写</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HQL</w:t>
      </w:r>
      <w:r w:rsidR="009737C6" w:rsidRPr="00CB1DBB">
        <w:rPr>
          <w:rFonts w:ascii="Times New Roman" w:hAnsi="Times New Roman"/>
          <w:lang w:eastAsia="zh-CN"/>
        </w:rPr>
        <w:t>（</w:t>
      </w:r>
      <w:r w:rsidR="009737C6" w:rsidRPr="00CB1DBB">
        <w:rPr>
          <w:rFonts w:ascii="Times New Roman" w:hAnsi="Times New Roman"/>
          <w:lang w:eastAsia="zh-CN"/>
        </w:rPr>
        <w:t>Hibernate  Query Language</w:t>
      </w:r>
      <w:r w:rsidR="009737C6" w:rsidRPr="00CB1DBB">
        <w:rPr>
          <w:rFonts w:ascii="Times New Roman" w:hAnsi="Times New Roman"/>
          <w:lang w:eastAsia="zh-CN"/>
        </w:rPr>
        <w:t>）</w:t>
      </w:r>
      <w:r w:rsidR="007469E2" w:rsidRPr="00CB1DBB">
        <w:rPr>
          <w:rFonts w:ascii="Times New Roman" w:hAnsi="Times New Roman"/>
          <w:lang w:eastAsia="zh-CN"/>
        </w:rPr>
        <w:t>调用</w:t>
      </w:r>
      <w:r w:rsidR="007469E2" w:rsidRPr="00CB1DBB">
        <w:rPr>
          <w:rFonts w:ascii="Times New Roman" w:hAnsi="Times New Roman"/>
          <w:lang w:eastAsia="zh-CN"/>
        </w:rPr>
        <w:t xml:space="preserve"> </w:t>
      </w:r>
      <w:r w:rsidR="007469E2" w:rsidRPr="00CB1DBB">
        <w:rPr>
          <w:rFonts w:ascii="Times New Roman" w:hAnsi="Times New Roman" w:hint="eastAsia"/>
          <w:lang w:eastAsia="zh-CN"/>
        </w:rPr>
        <w:t>Hiber</w:t>
      </w:r>
      <w:r w:rsidR="007469E2" w:rsidRPr="00CB1DBB">
        <w:rPr>
          <w:rFonts w:ascii="Times New Roman" w:hAnsi="Times New Roman"/>
          <w:lang w:eastAsia="zh-CN"/>
        </w:rPr>
        <w:t xml:space="preserve">nate API </w:t>
      </w:r>
      <w:r w:rsidR="007469E2" w:rsidRPr="00CB1DBB">
        <w:rPr>
          <w:rFonts w:ascii="Times New Roman" w:hAnsi="Times New Roman"/>
          <w:lang w:eastAsia="zh-CN"/>
        </w:rPr>
        <w:t>，</w:t>
      </w:r>
      <w:r w:rsidR="009737C6" w:rsidRPr="00CB1DBB">
        <w:rPr>
          <w:rFonts w:ascii="Times New Roman" w:hAnsi="Times New Roman"/>
          <w:lang w:eastAsia="zh-CN"/>
        </w:rPr>
        <w:t>然后</w:t>
      </w:r>
      <w:r w:rsidR="009737C6" w:rsidRPr="00CB1DBB">
        <w:rPr>
          <w:rFonts w:ascii="Times New Roman" w:hAnsi="Times New Roman" w:hint="eastAsia"/>
          <w:lang w:eastAsia="zh-CN"/>
        </w:rPr>
        <w:t>将</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HQL</w:t>
      </w:r>
      <w:r w:rsidR="009737C6" w:rsidRPr="00CB1DBB">
        <w:rPr>
          <w:rFonts w:ascii="Times New Roman" w:hAnsi="Times New Roman" w:hint="eastAsia"/>
          <w:lang w:eastAsia="zh-CN"/>
        </w:rPr>
        <w:t>语言解析</w:t>
      </w:r>
      <w:r w:rsidR="009737C6" w:rsidRPr="00CB1DBB">
        <w:rPr>
          <w:rFonts w:ascii="Times New Roman" w:hAnsi="Times New Roman"/>
          <w:lang w:eastAsia="zh-CN"/>
        </w:rPr>
        <w:t>成</w:t>
      </w:r>
      <w:r w:rsidRPr="00CB1DBB">
        <w:rPr>
          <w:rFonts w:ascii="Times New Roman" w:hAnsi="Times New Roman" w:hint="eastAsia"/>
          <w:lang w:eastAsia="zh-CN"/>
        </w:rPr>
        <w:t xml:space="preserve"> SQL</w:t>
      </w:r>
      <w:r w:rsidR="009737C6" w:rsidRPr="00CB1DBB">
        <w:rPr>
          <w:rFonts w:ascii="Times New Roman" w:hAnsi="Times New Roman"/>
          <w:lang w:eastAsia="zh-CN"/>
        </w:rPr>
        <w:t>，</w:t>
      </w:r>
      <w:r w:rsidR="009737C6" w:rsidRPr="00CB1DBB">
        <w:rPr>
          <w:rFonts w:ascii="Times New Roman" w:hAnsi="Times New Roman" w:hint="eastAsia"/>
          <w:lang w:eastAsia="zh-CN"/>
        </w:rPr>
        <w:t>通过</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JDBC</w:t>
      </w:r>
      <w:r w:rsidR="009A08C4" w:rsidRPr="00CB1DBB">
        <w:rPr>
          <w:rFonts w:ascii="Times New Roman" w:hAnsi="Times New Roman" w:hint="eastAsia"/>
          <w:lang w:eastAsia="zh-CN"/>
        </w:rPr>
        <w:t>操作</w:t>
      </w:r>
      <w:r w:rsidRPr="00CB1DBB">
        <w:rPr>
          <w:rFonts w:ascii="Times New Roman" w:hAnsi="Times New Roman" w:hint="eastAsia"/>
          <w:lang w:eastAsia="zh-CN"/>
        </w:rPr>
        <w:t>数据库，</w:t>
      </w:r>
      <w:r w:rsidR="00665930" w:rsidRPr="00CB1DBB">
        <w:rPr>
          <w:rFonts w:ascii="Times New Roman" w:hAnsi="Times New Roman"/>
          <w:lang w:eastAsia="zh-CN"/>
        </w:rPr>
        <w:t>然后</w:t>
      </w:r>
      <w:r w:rsidRPr="00CB1DBB">
        <w:rPr>
          <w:rFonts w:ascii="Times New Roman" w:hAnsi="Times New Roman" w:hint="eastAsia"/>
          <w:lang w:eastAsia="zh-CN"/>
        </w:rPr>
        <w:t>把数据库返回的结果</w:t>
      </w:r>
      <w:r w:rsidR="009A08C4" w:rsidRPr="00CB1DBB">
        <w:rPr>
          <w:rFonts w:ascii="Times New Roman" w:hAnsi="Times New Roman"/>
          <w:lang w:eastAsia="zh-CN"/>
        </w:rPr>
        <w:t>封</w:t>
      </w:r>
      <w:r w:rsidRPr="00CB1DBB">
        <w:rPr>
          <w:rFonts w:ascii="Times New Roman" w:hAnsi="Times New Roman" w:hint="eastAsia"/>
          <w:lang w:eastAsia="zh-CN"/>
        </w:rPr>
        <w:t>装成对象</w:t>
      </w:r>
      <w:r w:rsidR="009A08C4" w:rsidRPr="00CB1DBB">
        <w:rPr>
          <w:rFonts w:ascii="Times New Roman" w:hAnsi="Times New Roman"/>
          <w:lang w:eastAsia="zh-CN"/>
        </w:rPr>
        <w:t>。</w:t>
      </w:r>
      <w:r w:rsidR="000224AD" w:rsidRPr="00CB1DBB">
        <w:rPr>
          <w:rFonts w:ascii="Times New Roman" w:hAnsi="Times New Roman" w:hint="eastAsia"/>
          <w:lang w:eastAsia="zh-CN"/>
        </w:rPr>
        <w:t>在</w:t>
      </w:r>
      <w:r w:rsidR="000224AD" w:rsidRPr="00CB1DBB">
        <w:rPr>
          <w:rFonts w:ascii="Times New Roman" w:hAnsi="Times New Roman"/>
          <w:lang w:eastAsia="zh-CN"/>
        </w:rPr>
        <w:t xml:space="preserve">Java </w:t>
      </w:r>
      <w:r w:rsidR="000224AD" w:rsidRPr="00CB1DBB">
        <w:rPr>
          <w:rFonts w:ascii="Times New Roman" w:hAnsi="Times New Roman" w:hint="eastAsia"/>
          <w:lang w:eastAsia="zh-CN"/>
        </w:rPr>
        <w:t>开发</w:t>
      </w:r>
      <w:r w:rsidR="000224AD" w:rsidRPr="00CB1DBB">
        <w:rPr>
          <w:rFonts w:ascii="Times New Roman" w:hAnsi="Times New Roman"/>
          <w:lang w:eastAsia="zh-CN"/>
        </w:rPr>
        <w:t>过程中，</w:t>
      </w:r>
      <w:r w:rsidRPr="00CB1DBB">
        <w:rPr>
          <w:rFonts w:ascii="Times New Roman" w:hAnsi="Times New Roman" w:hint="eastAsia"/>
          <w:lang w:eastAsia="zh-CN"/>
        </w:rPr>
        <w:t>Hibernate</w:t>
      </w:r>
      <w:r w:rsidR="00D14F4F" w:rsidRPr="00CB1DBB">
        <w:rPr>
          <w:rFonts w:ascii="Times New Roman" w:hAnsi="Times New Roman"/>
          <w:lang w:eastAsia="zh-CN"/>
        </w:rPr>
        <w:t>是一个桥梁，</w:t>
      </w:r>
      <w:r w:rsidR="00D14F4F" w:rsidRPr="00CB1DBB">
        <w:rPr>
          <w:rFonts w:ascii="Times New Roman" w:hAnsi="Times New Roman" w:hint="eastAsia"/>
          <w:lang w:eastAsia="zh-CN"/>
        </w:rPr>
        <w:t>连接着</w:t>
      </w:r>
      <w:r w:rsidR="00D14F4F" w:rsidRPr="00CB1DBB">
        <w:rPr>
          <w:rFonts w:ascii="Times New Roman" w:hAnsi="Times New Roman"/>
          <w:lang w:eastAsia="zh-CN"/>
        </w:rPr>
        <w:t xml:space="preserve"> </w:t>
      </w:r>
      <w:r w:rsidR="00D14F4F" w:rsidRPr="00CB1DBB">
        <w:rPr>
          <w:rFonts w:ascii="Times New Roman" w:hAnsi="Times New Roman" w:hint="eastAsia"/>
          <w:lang w:eastAsia="zh-CN"/>
        </w:rPr>
        <w:t>Java</w:t>
      </w:r>
      <w:r w:rsidR="00D14F4F" w:rsidRPr="00CB1DBB">
        <w:rPr>
          <w:rFonts w:ascii="Times New Roman" w:hAnsi="Times New Roman"/>
          <w:lang w:eastAsia="zh-CN"/>
        </w:rPr>
        <w:t xml:space="preserve"> </w:t>
      </w:r>
      <w:r w:rsidR="00D14F4F" w:rsidRPr="00CB1DBB">
        <w:rPr>
          <w:rFonts w:ascii="Times New Roman" w:hAnsi="Times New Roman" w:hint="eastAsia"/>
          <w:lang w:eastAsia="zh-CN"/>
        </w:rPr>
        <w:t>对象</w:t>
      </w:r>
      <w:r w:rsidR="00D14F4F" w:rsidRPr="00CB1DBB">
        <w:rPr>
          <w:rFonts w:ascii="Times New Roman" w:hAnsi="Times New Roman"/>
          <w:lang w:eastAsia="zh-CN"/>
        </w:rPr>
        <w:t>和数据库</w:t>
      </w:r>
      <w:r w:rsidRPr="00CB1DBB">
        <w:rPr>
          <w:rFonts w:ascii="Times New Roman" w:hAnsi="Times New Roman" w:hint="eastAsia"/>
          <w:lang w:eastAsia="zh-CN"/>
        </w:rPr>
        <w:t>，</w:t>
      </w:r>
      <w:r w:rsidR="00B80AA0" w:rsidRPr="00CB1DBB">
        <w:rPr>
          <w:rFonts w:ascii="Times New Roman" w:hAnsi="Times New Roman" w:hint="eastAsia"/>
          <w:lang w:eastAsia="zh-CN"/>
        </w:rPr>
        <w:t>通过</w:t>
      </w:r>
      <w:r w:rsidR="00B80AA0" w:rsidRPr="00CB1DBB">
        <w:rPr>
          <w:rFonts w:ascii="Times New Roman" w:hAnsi="Times New Roman"/>
          <w:lang w:eastAsia="zh-CN"/>
        </w:rPr>
        <w:t xml:space="preserve">Hibernate </w:t>
      </w:r>
      <w:r w:rsidR="00B80AA0" w:rsidRPr="00CB1DBB">
        <w:rPr>
          <w:rFonts w:ascii="Times New Roman" w:hAnsi="Times New Roman" w:hint="eastAsia"/>
          <w:lang w:eastAsia="zh-CN"/>
        </w:rPr>
        <w:t>A</w:t>
      </w:r>
      <w:r w:rsidR="00B80AA0" w:rsidRPr="00CB1DBB">
        <w:rPr>
          <w:rFonts w:ascii="Times New Roman" w:hAnsi="Times New Roman"/>
          <w:lang w:eastAsia="zh-CN"/>
        </w:rPr>
        <w:t>PI</w:t>
      </w:r>
      <w:r w:rsidRPr="00CB1DBB">
        <w:rPr>
          <w:rFonts w:ascii="Times New Roman" w:hAnsi="Times New Roman" w:hint="eastAsia"/>
          <w:lang w:eastAsia="zh-CN"/>
        </w:rPr>
        <w:t>对</w:t>
      </w:r>
      <w:r w:rsidR="000D36A6" w:rsidRPr="00CB1DBB">
        <w:rPr>
          <w:rFonts w:ascii="Times New Roman" w:hAnsi="Times New Roman"/>
          <w:lang w:eastAsia="zh-CN"/>
        </w:rPr>
        <w:t>作用</w:t>
      </w:r>
      <w:r w:rsidR="000D36A6" w:rsidRPr="00CB1DBB">
        <w:rPr>
          <w:rFonts w:ascii="Times New Roman" w:hAnsi="Times New Roman" w:hint="eastAsia"/>
          <w:lang w:eastAsia="zh-CN"/>
        </w:rPr>
        <w:t>于</w:t>
      </w:r>
      <w:r w:rsidR="000D36A6" w:rsidRPr="00CB1DBB">
        <w:rPr>
          <w:rFonts w:ascii="Times New Roman" w:hAnsi="Times New Roman"/>
          <w:lang w:eastAsia="zh-CN"/>
        </w:rPr>
        <w:t>对象，</w:t>
      </w:r>
      <w:r w:rsidR="000D36A6" w:rsidRPr="00CB1DBB">
        <w:rPr>
          <w:rFonts w:ascii="Times New Roman" w:hAnsi="Times New Roman" w:hint="eastAsia"/>
          <w:lang w:eastAsia="zh-CN"/>
        </w:rPr>
        <w:t>便可以</w:t>
      </w:r>
      <w:ins w:id="70" w:author="Microsoft Office User" w:date="2016-05-24T17:41:00Z">
        <w:r w:rsidR="00E87418">
          <w:rPr>
            <w:rFonts w:ascii="Times New Roman" w:hAnsi="Times New Roman" w:hint="eastAsia"/>
            <w:lang w:eastAsia="zh-CN"/>
          </w:rPr>
          <w:t>对</w:t>
        </w:r>
      </w:ins>
      <w:r w:rsidR="00D73A6E" w:rsidRPr="00CB1DBB">
        <w:rPr>
          <w:rFonts w:ascii="Times New Roman" w:hAnsi="Times New Roman" w:hint="eastAsia"/>
          <w:lang w:eastAsia="zh-CN"/>
        </w:rPr>
        <w:t>对象</w:t>
      </w:r>
      <w:r w:rsidR="00D73A6E" w:rsidRPr="00CB1DBB">
        <w:rPr>
          <w:rFonts w:ascii="Times New Roman" w:hAnsi="Times New Roman"/>
          <w:lang w:eastAsia="zh-CN"/>
        </w:rPr>
        <w:t>或者数据</w:t>
      </w:r>
      <w:r w:rsidRPr="00CB1DBB">
        <w:rPr>
          <w:rFonts w:ascii="Times New Roman" w:hAnsi="Times New Roman" w:hint="eastAsia"/>
          <w:lang w:eastAsia="zh-CN"/>
        </w:rPr>
        <w:t>进行持久化操作</w:t>
      </w:r>
      <w:r w:rsidRPr="00CB1DBB">
        <w:rPr>
          <w:rFonts w:ascii="Times New Roman" w:hAnsi="Times New Roman"/>
          <w:lang w:eastAsia="zh-CN"/>
        </w:rPr>
        <w:t>。</w:t>
      </w:r>
    </w:p>
    <w:p w14:paraId="0DE410B7" w14:textId="77777777" w:rsidR="00CE11C1" w:rsidRPr="00CB1DBB" w:rsidRDefault="00CE11C1" w:rsidP="00CB1DBB">
      <w:pPr>
        <w:ind w:firstLineChars="0" w:firstLine="480"/>
      </w:pPr>
      <w:bookmarkStart w:id="71" w:name="_Toc451434953"/>
      <w:bookmarkStart w:id="72" w:name="_Toc451435787"/>
      <w:bookmarkStart w:id="73" w:name="_Toc451455835"/>
      <w:bookmarkStart w:id="74" w:name="_Toc451456806"/>
      <w:bookmarkStart w:id="75" w:name="_Toc451457042"/>
      <w:bookmarkStart w:id="76" w:name="_Toc451457508"/>
    </w:p>
    <w:p w14:paraId="0161EE3D" w14:textId="77777777" w:rsidR="006A3FA9" w:rsidRPr="00CB1DBB" w:rsidRDefault="006A3FA9" w:rsidP="00DE5361">
      <w:pPr>
        <w:pStyle w:val="3"/>
        <w:numPr>
          <w:ilvl w:val="2"/>
          <w:numId w:val="79"/>
        </w:numPr>
        <w:ind w:firstLineChars="0"/>
        <w:rPr>
          <w:rFonts w:ascii="Times New Roman" w:hAnsi="Times New Roman"/>
        </w:rPr>
      </w:pPr>
      <w:bookmarkStart w:id="77" w:name="_Toc451702724"/>
      <w:r w:rsidRPr="00CB1DBB">
        <w:rPr>
          <w:rFonts w:ascii="Times New Roman" w:hAnsi="Times New Roman" w:hint="eastAsia"/>
        </w:rPr>
        <w:t>工作流</w:t>
      </w:r>
      <w:r w:rsidRPr="00CB1DBB">
        <w:rPr>
          <w:rFonts w:ascii="Times New Roman" w:hAnsi="Times New Roman"/>
        </w:rPr>
        <w:t>框架</w:t>
      </w:r>
      <w:bookmarkEnd w:id="71"/>
      <w:bookmarkEnd w:id="72"/>
      <w:bookmarkEnd w:id="73"/>
      <w:bookmarkEnd w:id="74"/>
      <w:bookmarkEnd w:id="75"/>
      <w:bookmarkEnd w:id="76"/>
      <w:bookmarkEnd w:id="77"/>
    </w:p>
    <w:p w14:paraId="24FD3EA7" w14:textId="77777777" w:rsidR="00913B2C" w:rsidRPr="00CB1DBB" w:rsidRDefault="00435989" w:rsidP="00441FEF">
      <w:pPr>
        <w:ind w:firstLine="480"/>
        <w:rPr>
          <w:rFonts w:ascii="Times New Roman" w:hAnsi="Times New Roman"/>
          <w:lang w:eastAsia="zh-CN"/>
        </w:rPr>
      </w:pPr>
      <w:r w:rsidRPr="00CB1DBB">
        <w:rPr>
          <w:rFonts w:ascii="Times New Roman" w:hAnsi="Times New Roman" w:hint="eastAsia"/>
          <w:lang w:eastAsia="zh-CN"/>
        </w:rPr>
        <w:t>一般</w:t>
      </w:r>
      <w:r w:rsidRPr="00CB1DBB">
        <w:rPr>
          <w:rFonts w:ascii="Times New Roman" w:hAnsi="Times New Roman"/>
          <w:lang w:eastAsia="zh-CN"/>
        </w:rPr>
        <w:t>而言</w:t>
      </w:r>
      <w:r w:rsidR="002524D7" w:rsidRPr="00CB1DBB">
        <w:rPr>
          <w:rFonts w:ascii="Times New Roman" w:hAnsi="Times New Roman"/>
          <w:lang w:eastAsia="zh-CN"/>
        </w:rPr>
        <w:t>，一个成熟的</w:t>
      </w:r>
      <w:r w:rsidR="007D105C" w:rsidRPr="00CB1DBB">
        <w:rPr>
          <w:rFonts w:ascii="Times New Roman" w:hAnsi="Times New Roman" w:hint="eastAsia"/>
          <w:lang w:eastAsia="zh-CN"/>
        </w:rPr>
        <w:t>运行</w:t>
      </w:r>
      <w:r w:rsidR="007D105C" w:rsidRPr="00CB1DBB">
        <w:rPr>
          <w:rFonts w:ascii="Times New Roman" w:hAnsi="Times New Roman"/>
          <w:lang w:eastAsia="zh-CN"/>
        </w:rPr>
        <w:t>成熟的工作流</w:t>
      </w:r>
      <w:r w:rsidR="007D105C" w:rsidRPr="00CB1DBB">
        <w:rPr>
          <w:rFonts w:ascii="Times New Roman" w:hAnsi="Times New Roman" w:hint="eastAsia"/>
          <w:lang w:eastAsia="zh-CN"/>
        </w:rPr>
        <w:t>流转</w:t>
      </w:r>
      <w:r w:rsidR="007D105C" w:rsidRPr="00CB1DBB">
        <w:rPr>
          <w:rFonts w:ascii="Times New Roman" w:hAnsi="Times New Roman"/>
          <w:lang w:eastAsia="zh-CN"/>
        </w:rPr>
        <w:t>程序</w:t>
      </w:r>
      <w:r w:rsidR="002524D7" w:rsidRPr="00CB1DBB">
        <w:rPr>
          <w:rFonts w:ascii="Times New Roman" w:hAnsi="Times New Roman"/>
          <w:lang w:eastAsia="zh-CN"/>
        </w:rPr>
        <w:t>会</w:t>
      </w:r>
      <w:r w:rsidR="007D105C" w:rsidRPr="00CB1DBB">
        <w:rPr>
          <w:rFonts w:ascii="Times New Roman" w:hAnsi="Times New Roman" w:hint="eastAsia"/>
          <w:lang w:eastAsia="zh-CN"/>
        </w:rPr>
        <w:t>经历</w:t>
      </w:r>
      <w:r w:rsidR="007D105C" w:rsidRPr="00CB1DBB">
        <w:rPr>
          <w:rFonts w:ascii="Times New Roman" w:hAnsi="Times New Roman"/>
          <w:lang w:eastAsia="zh-CN"/>
        </w:rPr>
        <w:t>5</w:t>
      </w:r>
      <w:r w:rsidR="007D105C" w:rsidRPr="00CB1DBB">
        <w:rPr>
          <w:rFonts w:ascii="Times New Roman" w:hAnsi="Times New Roman" w:hint="eastAsia"/>
          <w:lang w:eastAsia="zh-CN"/>
        </w:rPr>
        <w:t>个</w:t>
      </w:r>
      <w:r w:rsidR="007D105C" w:rsidRPr="00CB1DBB">
        <w:rPr>
          <w:rFonts w:ascii="Times New Roman" w:hAnsi="Times New Roman"/>
          <w:lang w:eastAsia="zh-CN"/>
        </w:rPr>
        <w:t>过程</w:t>
      </w:r>
      <w:r w:rsidR="00441FEF" w:rsidRPr="00CB1DBB">
        <w:rPr>
          <w:rFonts w:ascii="Times New Roman" w:hAnsi="Times New Roman"/>
          <w:lang w:eastAsia="zh-CN"/>
        </w:rPr>
        <w:t>，</w:t>
      </w:r>
      <w:r w:rsidR="00441FEF" w:rsidRPr="00CB1DBB">
        <w:rPr>
          <w:rFonts w:ascii="Times New Roman" w:hAnsi="Times New Roman" w:hint="eastAsia"/>
          <w:lang w:eastAsia="zh-CN"/>
        </w:rPr>
        <w:t>定义</w:t>
      </w:r>
      <w:r w:rsidR="00441FEF" w:rsidRPr="00CB1DBB">
        <w:rPr>
          <w:rFonts w:ascii="Times New Roman" w:hAnsi="Times New Roman"/>
          <w:lang w:eastAsia="zh-CN"/>
        </w:rPr>
        <w:t>、发布、</w:t>
      </w:r>
      <w:r w:rsidR="00441FEF" w:rsidRPr="00CB1DBB">
        <w:rPr>
          <w:rFonts w:ascii="Times New Roman" w:hAnsi="Times New Roman" w:hint="eastAsia"/>
          <w:lang w:eastAsia="zh-CN"/>
        </w:rPr>
        <w:t>执行</w:t>
      </w:r>
      <w:r w:rsidR="00441FEF" w:rsidRPr="00CB1DBB">
        <w:rPr>
          <w:rFonts w:ascii="Times New Roman" w:hAnsi="Times New Roman"/>
          <w:lang w:eastAsia="zh-CN"/>
        </w:rPr>
        <w:t>、</w:t>
      </w:r>
      <w:r w:rsidR="00441FEF" w:rsidRPr="00CB1DBB">
        <w:rPr>
          <w:rFonts w:ascii="Times New Roman" w:hAnsi="Times New Roman" w:hint="eastAsia"/>
          <w:lang w:eastAsia="zh-CN"/>
        </w:rPr>
        <w:t>监控</w:t>
      </w:r>
      <w:r w:rsidR="00441FEF" w:rsidRPr="00CB1DBB">
        <w:rPr>
          <w:rFonts w:ascii="Times New Roman" w:hAnsi="Times New Roman"/>
          <w:lang w:eastAsia="zh-CN"/>
        </w:rPr>
        <w:t>、</w:t>
      </w:r>
      <w:r w:rsidR="00441FEF" w:rsidRPr="00CB1DBB">
        <w:rPr>
          <w:rFonts w:ascii="Times New Roman" w:hAnsi="Times New Roman" w:hint="eastAsia"/>
          <w:lang w:eastAsia="zh-CN"/>
        </w:rPr>
        <w:t>优化</w:t>
      </w:r>
      <w:r w:rsidR="00441FEF" w:rsidRPr="00CB1DBB">
        <w:rPr>
          <w:rFonts w:ascii="Times New Roman" w:hAnsi="Times New Roman"/>
          <w:lang w:eastAsia="zh-CN"/>
        </w:rPr>
        <w:t>。</w:t>
      </w:r>
      <w:r w:rsidR="000A6EB6" w:rsidRPr="00CB1DBB">
        <w:rPr>
          <w:rFonts w:ascii="Times New Roman" w:hAnsi="Times New Roman" w:hint="eastAsia"/>
          <w:lang w:eastAsia="zh-CN"/>
        </w:rPr>
        <w:t>而</w:t>
      </w:r>
      <w:r w:rsidR="000A6EB6" w:rsidRPr="00CB1DBB">
        <w:rPr>
          <w:rFonts w:ascii="Times New Roman" w:hAnsi="Times New Roman"/>
          <w:lang w:eastAsia="zh-CN"/>
        </w:rPr>
        <w:t>工作流的业务流转是依赖于一个</w:t>
      </w:r>
      <w:r w:rsidR="00475400" w:rsidRPr="00CB1DBB">
        <w:rPr>
          <w:rFonts w:ascii="Times New Roman" w:hAnsi="Times New Roman"/>
          <w:lang w:eastAsia="zh-CN"/>
        </w:rPr>
        <w:t>遵循</w:t>
      </w:r>
      <w:r w:rsidR="00475400" w:rsidRPr="00CB1DBB">
        <w:rPr>
          <w:rFonts w:ascii="Times New Roman" w:hAnsi="Times New Roman"/>
          <w:lang w:eastAsia="zh-CN"/>
        </w:rPr>
        <w:t xml:space="preserve"> </w:t>
      </w:r>
      <w:r w:rsidR="00475400" w:rsidRPr="00CB1DBB">
        <w:rPr>
          <w:rFonts w:ascii="Times New Roman" w:hAnsi="Times New Roman" w:hint="eastAsia"/>
          <w:lang w:eastAsia="zh-CN"/>
        </w:rPr>
        <w:t>BPMN</w:t>
      </w:r>
      <w:r w:rsidR="00475400" w:rsidRPr="00CB1DBB">
        <w:rPr>
          <w:rFonts w:ascii="Times New Roman" w:hAnsi="Times New Roman" w:hint="eastAsia"/>
          <w:lang w:eastAsia="zh-CN"/>
        </w:rPr>
        <w:t>规范</w:t>
      </w:r>
      <w:r w:rsidR="00475400" w:rsidRPr="00CB1DBB">
        <w:rPr>
          <w:rFonts w:ascii="Times New Roman" w:hAnsi="Times New Roman"/>
          <w:lang w:eastAsia="zh-CN"/>
        </w:rPr>
        <w:t>的</w:t>
      </w:r>
      <w:r w:rsidR="007E7EA9" w:rsidRPr="00CB1DBB">
        <w:rPr>
          <w:rFonts w:ascii="Times New Roman" w:hAnsi="Times New Roman"/>
          <w:lang w:eastAsia="zh-CN"/>
        </w:rPr>
        <w:t>描述文件</w:t>
      </w:r>
      <w:r w:rsidR="009C4542" w:rsidRPr="00CB1DBB">
        <w:rPr>
          <w:rFonts w:ascii="Times New Roman" w:hAnsi="Times New Roman"/>
          <w:lang w:eastAsia="zh-CN"/>
        </w:rPr>
        <w:t>。</w:t>
      </w:r>
      <w:r w:rsidR="000E51C9" w:rsidRPr="00CB1DBB">
        <w:rPr>
          <w:rFonts w:ascii="Times New Roman" w:hAnsi="Times New Roman" w:hint="eastAsia"/>
          <w:lang w:eastAsia="zh-CN"/>
        </w:rPr>
        <w:t>通俗</w:t>
      </w:r>
      <w:r w:rsidR="000E51C9" w:rsidRPr="00CB1DBB">
        <w:rPr>
          <w:rFonts w:ascii="Times New Roman" w:hAnsi="Times New Roman"/>
          <w:lang w:eastAsia="zh-CN"/>
        </w:rPr>
        <w:t>来讲这个文件定义了</w:t>
      </w:r>
      <w:r w:rsidR="000E51C9" w:rsidRPr="00CB1DBB">
        <w:rPr>
          <w:rFonts w:ascii="Times New Roman" w:hAnsi="Times New Roman" w:hint="eastAsia"/>
          <w:lang w:eastAsia="zh-CN"/>
        </w:rPr>
        <w:t>工作</w:t>
      </w:r>
      <w:r w:rsidR="000E51C9" w:rsidRPr="00CB1DBB">
        <w:rPr>
          <w:rFonts w:ascii="Times New Roman" w:hAnsi="Times New Roman"/>
          <w:lang w:eastAsia="zh-CN"/>
        </w:rPr>
        <w:t>流的流程，</w:t>
      </w:r>
      <w:r w:rsidR="000E51C9" w:rsidRPr="00CB1DBB">
        <w:rPr>
          <w:rFonts w:ascii="Times New Roman" w:hAnsi="Times New Roman" w:hint="eastAsia"/>
          <w:lang w:eastAsia="zh-CN"/>
        </w:rPr>
        <w:t>是</w:t>
      </w:r>
      <w:r w:rsidR="000E51C9" w:rsidRPr="00CB1DBB">
        <w:rPr>
          <w:rFonts w:ascii="Times New Roman" w:hAnsi="Times New Roman"/>
          <w:lang w:eastAsia="zh-CN"/>
        </w:rPr>
        <w:t>整个工作流业务流转的关键文件。</w:t>
      </w:r>
      <w:r w:rsidR="00811F7C" w:rsidRPr="00CB1DBB">
        <w:rPr>
          <w:rFonts w:ascii="Times New Roman" w:hAnsi="Times New Roman" w:hint="eastAsia"/>
          <w:lang w:eastAsia="zh-CN"/>
        </w:rPr>
        <w:t>由于它</w:t>
      </w:r>
      <w:r w:rsidR="00811F7C" w:rsidRPr="00CB1DBB">
        <w:rPr>
          <w:rFonts w:ascii="Times New Roman" w:hAnsi="Times New Roman"/>
          <w:lang w:eastAsia="zh-CN"/>
        </w:rPr>
        <w:t>是一个规范，所以任何流程设计器</w:t>
      </w:r>
      <w:r w:rsidR="00EC3101" w:rsidRPr="00CB1DBB">
        <w:rPr>
          <w:rFonts w:ascii="Times New Roman" w:hAnsi="Times New Roman" w:hint="eastAsia"/>
          <w:lang w:eastAsia="zh-CN"/>
        </w:rPr>
        <w:t>和</w:t>
      </w:r>
      <w:r w:rsidR="00EC3101" w:rsidRPr="00CB1DBB">
        <w:rPr>
          <w:rFonts w:ascii="Times New Roman" w:hAnsi="Times New Roman"/>
          <w:lang w:eastAsia="zh-CN"/>
        </w:rPr>
        <w:t>符合</w:t>
      </w:r>
      <w:r w:rsidR="00EC3101" w:rsidRPr="00CB1DBB">
        <w:rPr>
          <w:rFonts w:ascii="Times New Roman" w:hAnsi="Times New Roman"/>
          <w:lang w:eastAsia="zh-CN"/>
        </w:rPr>
        <w:t>BPMN</w:t>
      </w:r>
      <w:r w:rsidR="00EC3101" w:rsidRPr="00CB1DBB">
        <w:rPr>
          <w:rFonts w:ascii="Times New Roman" w:hAnsi="Times New Roman"/>
          <w:lang w:eastAsia="zh-CN"/>
        </w:rPr>
        <w:t>规范的流程引擎都可以</w:t>
      </w:r>
      <w:r w:rsidR="00EC3101" w:rsidRPr="00CB1DBB">
        <w:rPr>
          <w:rFonts w:ascii="Times New Roman" w:hAnsi="Times New Roman" w:hint="eastAsia"/>
          <w:lang w:eastAsia="zh-CN"/>
        </w:rPr>
        <w:t>解析</w:t>
      </w:r>
      <w:r w:rsidR="00EC3101" w:rsidRPr="00CB1DBB">
        <w:rPr>
          <w:rFonts w:ascii="Times New Roman" w:hAnsi="Times New Roman"/>
          <w:lang w:eastAsia="zh-CN"/>
        </w:rPr>
        <w:t>这个</w:t>
      </w:r>
      <w:r w:rsidR="00EC3101" w:rsidRPr="00CB1DBB">
        <w:rPr>
          <w:rFonts w:ascii="Times New Roman" w:hAnsi="Times New Roman" w:hint="eastAsia"/>
          <w:lang w:eastAsia="zh-CN"/>
        </w:rPr>
        <w:t>文件</w:t>
      </w:r>
      <w:r w:rsidR="0078166D" w:rsidRPr="00CB1DBB">
        <w:rPr>
          <w:rFonts w:ascii="Times New Roman" w:hAnsi="Times New Roman" w:hint="eastAsia"/>
          <w:lang w:eastAsia="zh-CN"/>
        </w:rPr>
        <w:t>。</w:t>
      </w:r>
      <w:r w:rsidR="00AC5267" w:rsidRPr="00CB1DBB">
        <w:rPr>
          <w:rFonts w:ascii="Times New Roman" w:hAnsi="Times New Roman" w:hint="eastAsia"/>
          <w:lang w:eastAsia="zh-CN"/>
        </w:rPr>
        <w:t>而目前</w:t>
      </w:r>
      <w:r w:rsidR="00AC5267" w:rsidRPr="00CB1DBB">
        <w:rPr>
          <w:rFonts w:ascii="Times New Roman" w:hAnsi="Times New Roman"/>
          <w:lang w:eastAsia="zh-CN"/>
        </w:rPr>
        <w:t>盛行的</w:t>
      </w:r>
      <w:r w:rsidR="00FF49F3" w:rsidRPr="00CB1DBB">
        <w:rPr>
          <w:rFonts w:ascii="Times New Roman" w:hAnsi="Times New Roman"/>
          <w:lang w:eastAsia="zh-CN"/>
        </w:rPr>
        <w:t>新一代工作流框架</w:t>
      </w:r>
      <w:r w:rsidR="00915B14" w:rsidRPr="00CB1DBB">
        <w:rPr>
          <w:rFonts w:ascii="Times New Roman" w:hAnsi="Times New Roman" w:hint="eastAsia"/>
          <w:lang w:eastAsia="zh-CN"/>
        </w:rPr>
        <w:t>Activiti</w:t>
      </w:r>
      <w:r w:rsidR="00AC5267" w:rsidRPr="00CB1DBB">
        <w:rPr>
          <w:rFonts w:ascii="Times New Roman" w:hAnsi="Times New Roman"/>
          <w:lang w:eastAsia="zh-CN"/>
        </w:rPr>
        <w:t>，</w:t>
      </w:r>
      <w:r w:rsidR="00915B14" w:rsidRPr="00CB1DBB">
        <w:rPr>
          <w:rFonts w:ascii="Times New Roman" w:hAnsi="Times New Roman" w:hint="eastAsia"/>
          <w:lang w:eastAsia="zh-CN"/>
        </w:rPr>
        <w:t xml:space="preserve"> </w:t>
      </w:r>
      <w:r w:rsidR="00915B14" w:rsidRPr="00CB1DBB">
        <w:rPr>
          <w:rFonts w:ascii="Times New Roman" w:hAnsi="Times New Roman" w:hint="eastAsia"/>
          <w:lang w:eastAsia="zh-CN"/>
        </w:rPr>
        <w:t>支持并扩展了</w:t>
      </w:r>
      <w:r w:rsidR="00915B14" w:rsidRPr="00CB1DBB">
        <w:rPr>
          <w:rFonts w:ascii="Times New Roman" w:hAnsi="Times New Roman" w:hint="eastAsia"/>
          <w:lang w:eastAsia="zh-CN"/>
        </w:rPr>
        <w:t>BPMN 2.0</w:t>
      </w:r>
      <w:r w:rsidR="00915B14" w:rsidRPr="00CB1DBB">
        <w:rPr>
          <w:rFonts w:ascii="Times New Roman" w:hAnsi="Times New Roman"/>
          <w:lang w:eastAsia="zh-CN"/>
        </w:rPr>
        <w:t>。</w:t>
      </w:r>
    </w:p>
    <w:p w14:paraId="225951C1" w14:textId="77777777" w:rsidR="00994BD1" w:rsidRPr="00CB1DBB" w:rsidRDefault="00AB2C50" w:rsidP="00075255">
      <w:pPr>
        <w:ind w:firstLine="480"/>
        <w:rPr>
          <w:rFonts w:ascii="Times New Roman" w:hAnsi="Times New Roman"/>
          <w:lang w:eastAsia="zh-CN"/>
        </w:rPr>
      </w:pPr>
      <w:r w:rsidRPr="00CB1DBB">
        <w:rPr>
          <w:rFonts w:ascii="Times New Roman" w:hAnsi="Times New Roman" w:hint="eastAsia"/>
          <w:lang w:eastAsia="zh-CN"/>
        </w:rPr>
        <w:lastRenderedPageBreak/>
        <w:t>由于</w:t>
      </w:r>
      <w:r w:rsidRPr="00CB1DBB">
        <w:rPr>
          <w:rFonts w:ascii="Times New Roman" w:hAnsi="Times New Roman"/>
          <w:lang w:eastAsia="zh-CN"/>
        </w:rPr>
        <w:t xml:space="preserve">Activiti </w:t>
      </w:r>
      <w:r w:rsidRPr="00CB1DBB">
        <w:rPr>
          <w:rFonts w:ascii="Times New Roman" w:hAnsi="Times New Roman" w:hint="eastAsia"/>
          <w:lang w:eastAsia="zh-CN"/>
        </w:rPr>
        <w:t>的</w:t>
      </w:r>
      <w:r w:rsidRPr="00CB1DBB">
        <w:rPr>
          <w:rFonts w:ascii="Times New Roman" w:hAnsi="Times New Roman"/>
          <w:lang w:eastAsia="zh-CN"/>
        </w:rPr>
        <w:t>流行和</w:t>
      </w:r>
      <w:r w:rsidRPr="00CB1DBB">
        <w:rPr>
          <w:rFonts w:ascii="Times New Roman" w:hAnsi="Times New Roman" w:hint="eastAsia"/>
          <w:lang w:eastAsia="zh-CN"/>
        </w:rPr>
        <w:t>S</w:t>
      </w:r>
      <w:r w:rsidRPr="00CB1DBB">
        <w:rPr>
          <w:rFonts w:ascii="Times New Roman" w:hAnsi="Times New Roman"/>
          <w:lang w:eastAsia="zh-CN"/>
        </w:rPr>
        <w:t xml:space="preserve">pring </w:t>
      </w:r>
      <w:r w:rsidRPr="00CB1DBB">
        <w:rPr>
          <w:rFonts w:ascii="Times New Roman" w:hAnsi="Times New Roman" w:hint="eastAsia"/>
          <w:lang w:eastAsia="zh-CN"/>
        </w:rPr>
        <w:t>的</w:t>
      </w:r>
      <w:r w:rsidRPr="00CB1DBB">
        <w:rPr>
          <w:rFonts w:ascii="Times New Roman" w:hAnsi="Times New Roman"/>
          <w:lang w:eastAsia="zh-CN"/>
        </w:rPr>
        <w:t>强大，</w:t>
      </w:r>
      <w:r w:rsidRPr="00CB1DBB">
        <w:rPr>
          <w:rFonts w:ascii="Times New Roman" w:hAnsi="Times New Roman"/>
          <w:lang w:eastAsia="zh-CN"/>
        </w:rPr>
        <w:t xml:space="preserve">Activiti </w:t>
      </w:r>
      <w:r w:rsidRPr="00CB1DBB">
        <w:rPr>
          <w:rFonts w:ascii="Times New Roman" w:hAnsi="Times New Roman" w:hint="eastAsia"/>
          <w:lang w:eastAsia="zh-CN"/>
        </w:rPr>
        <w:t>可以</w:t>
      </w:r>
      <w:r w:rsidRPr="00CB1DBB">
        <w:rPr>
          <w:rFonts w:ascii="Times New Roman" w:hAnsi="Times New Roman"/>
          <w:lang w:eastAsia="zh-CN"/>
        </w:rPr>
        <w:t>很轻易的集成到</w:t>
      </w:r>
      <w:r w:rsidRPr="00CB1DBB">
        <w:rPr>
          <w:rFonts w:ascii="Times New Roman" w:hAnsi="Times New Roman"/>
          <w:lang w:eastAsia="zh-CN"/>
        </w:rPr>
        <w:t xml:space="preserve">Spring </w:t>
      </w:r>
      <w:r w:rsidRPr="00CB1DBB">
        <w:rPr>
          <w:rFonts w:ascii="Times New Roman" w:hAnsi="Times New Roman" w:hint="eastAsia"/>
          <w:lang w:eastAsia="zh-CN"/>
        </w:rPr>
        <w:t>中</w:t>
      </w:r>
      <w:r w:rsidRPr="00CB1DBB">
        <w:rPr>
          <w:rFonts w:ascii="Times New Roman" w:hAnsi="Times New Roman"/>
          <w:lang w:eastAsia="zh-CN"/>
        </w:rPr>
        <w:t>来。</w:t>
      </w:r>
      <w:r w:rsidR="0044060F" w:rsidRPr="00CB1DBB">
        <w:rPr>
          <w:rFonts w:ascii="Times New Roman" w:hAnsi="Times New Roman"/>
          <w:lang w:eastAsia="zh-CN"/>
        </w:rPr>
        <w:t>并且</w:t>
      </w:r>
      <w:r w:rsidR="00994BD1" w:rsidRPr="00CB1DBB">
        <w:rPr>
          <w:rFonts w:ascii="Times New Roman" w:hAnsi="Times New Roman" w:hint="eastAsia"/>
          <w:lang w:eastAsia="zh-CN"/>
        </w:rPr>
        <w:t xml:space="preserve">Activiti </w:t>
      </w:r>
      <w:r w:rsidR="00994BD1" w:rsidRPr="00CB1DBB">
        <w:rPr>
          <w:rFonts w:ascii="Times New Roman" w:hAnsi="Times New Roman" w:hint="eastAsia"/>
          <w:lang w:eastAsia="zh-CN"/>
        </w:rPr>
        <w:t>团队专门设计了用来设计</w:t>
      </w:r>
      <w:r w:rsidR="00994BD1" w:rsidRPr="00CB1DBB">
        <w:rPr>
          <w:rFonts w:ascii="Times New Roman" w:hAnsi="Times New Roman" w:hint="eastAsia"/>
          <w:lang w:eastAsia="zh-CN"/>
        </w:rPr>
        <w:t xml:space="preserve">BPMN 2.0 </w:t>
      </w:r>
      <w:r w:rsidR="00994BD1" w:rsidRPr="00CB1DBB">
        <w:rPr>
          <w:rFonts w:ascii="Times New Roman" w:hAnsi="Times New Roman" w:hint="eastAsia"/>
          <w:lang w:eastAsia="zh-CN"/>
        </w:rPr>
        <w:t>规范的流程设计器—</w:t>
      </w:r>
      <w:r w:rsidR="00994BD1" w:rsidRPr="00CB1DBB">
        <w:rPr>
          <w:rFonts w:ascii="Times New Roman" w:hAnsi="Times New Roman" w:hint="eastAsia"/>
          <w:lang w:eastAsia="zh-CN"/>
        </w:rPr>
        <w:t>Eclipse Designer</w:t>
      </w:r>
      <w:r w:rsidR="00994BD1" w:rsidRPr="00CB1DBB">
        <w:rPr>
          <w:rFonts w:ascii="Times New Roman" w:hAnsi="Times New Roman" w:hint="eastAsia"/>
          <w:lang w:eastAsia="zh-CN"/>
        </w:rPr>
        <w:t>。此外还有</w:t>
      </w:r>
      <w:r w:rsidR="00994BD1" w:rsidRPr="00CB1DBB">
        <w:rPr>
          <w:rFonts w:ascii="Times New Roman" w:hAnsi="Times New Roman" w:hint="eastAsia"/>
          <w:lang w:eastAsia="zh-CN"/>
        </w:rPr>
        <w:t xml:space="preserve">Signavio </w:t>
      </w:r>
      <w:r w:rsidR="00994BD1" w:rsidRPr="00CB1DBB">
        <w:rPr>
          <w:rFonts w:ascii="Times New Roman" w:hAnsi="Times New Roman" w:hint="eastAsia"/>
          <w:lang w:eastAsia="zh-CN"/>
        </w:rPr>
        <w:t>公司为</w:t>
      </w:r>
      <w:r w:rsidR="00994BD1" w:rsidRPr="00CB1DBB">
        <w:rPr>
          <w:rFonts w:ascii="Times New Roman" w:hAnsi="Times New Roman" w:hint="eastAsia"/>
          <w:lang w:eastAsia="zh-CN"/>
        </w:rPr>
        <w:t xml:space="preserve">Activiti </w:t>
      </w:r>
      <w:r w:rsidR="00994BD1" w:rsidRPr="00CB1DBB">
        <w:rPr>
          <w:rFonts w:ascii="Times New Roman" w:hAnsi="Times New Roman" w:hint="eastAsia"/>
          <w:lang w:eastAsia="zh-CN"/>
        </w:rPr>
        <w:t>定制的基于</w:t>
      </w:r>
      <w:r w:rsidR="00994BD1" w:rsidRPr="00CB1DBB">
        <w:rPr>
          <w:rFonts w:ascii="Times New Roman" w:hAnsi="Times New Roman" w:hint="eastAsia"/>
          <w:lang w:eastAsia="zh-CN"/>
        </w:rPr>
        <w:t xml:space="preserve">Web </w:t>
      </w:r>
      <w:r w:rsidR="00994BD1" w:rsidRPr="00CB1DBB">
        <w:rPr>
          <w:rFonts w:ascii="Times New Roman" w:hAnsi="Times New Roman" w:hint="eastAsia"/>
          <w:lang w:eastAsia="zh-CN"/>
        </w:rPr>
        <w:t>的</w:t>
      </w:r>
      <w:r w:rsidR="00994BD1" w:rsidRPr="00CB1DBB">
        <w:rPr>
          <w:rFonts w:ascii="Times New Roman" w:hAnsi="Times New Roman" w:hint="eastAsia"/>
          <w:lang w:eastAsia="zh-CN"/>
        </w:rPr>
        <w:t xml:space="preserve">Activiti Modeler </w:t>
      </w:r>
      <w:r w:rsidR="00994BD1" w:rsidRPr="00CB1DBB">
        <w:rPr>
          <w:rFonts w:ascii="Times New Roman" w:hAnsi="Times New Roman" w:hint="eastAsia"/>
          <w:lang w:eastAsia="zh-CN"/>
        </w:rPr>
        <w:t>流程设计器</w:t>
      </w:r>
      <w:r w:rsidR="00994BD1" w:rsidRPr="00CB1DBB">
        <w:rPr>
          <w:rFonts w:ascii="Times New Roman" w:hAnsi="Times New Roman"/>
          <w:lang w:eastAsia="zh-CN"/>
        </w:rPr>
        <w:t>。</w:t>
      </w:r>
    </w:p>
    <w:p w14:paraId="57A22A39" w14:textId="77777777" w:rsidR="00812621" w:rsidRPr="00CB1DBB" w:rsidRDefault="002478F5" w:rsidP="00697632">
      <w:pPr>
        <w:ind w:firstLineChars="0" w:firstLine="480"/>
        <w:rPr>
          <w:rFonts w:ascii="Times New Roman" w:hAnsi="Times New Roman"/>
          <w:lang w:eastAsia="zh-CN"/>
        </w:rPr>
      </w:pPr>
      <w:r w:rsidRPr="00CB1DBB">
        <w:rPr>
          <w:rFonts w:ascii="Times New Roman" w:hAnsi="Times New Roman"/>
          <w:lang w:eastAsia="zh-CN"/>
        </w:rPr>
        <w:t xml:space="preserve">Activiti </w:t>
      </w:r>
      <w:r w:rsidR="007717D5" w:rsidRPr="00CB1DBB">
        <w:rPr>
          <w:rFonts w:ascii="Times New Roman" w:hAnsi="Times New Roman" w:hint="eastAsia"/>
          <w:lang w:eastAsia="zh-CN"/>
        </w:rPr>
        <w:t>涉及</w:t>
      </w:r>
      <w:r w:rsidR="007717D5" w:rsidRPr="00CB1DBB">
        <w:rPr>
          <w:rFonts w:ascii="Times New Roman" w:hAnsi="Times New Roman"/>
          <w:lang w:eastAsia="zh-CN"/>
        </w:rPr>
        <w:t>23</w:t>
      </w:r>
      <w:r w:rsidR="007717D5" w:rsidRPr="00CB1DBB">
        <w:rPr>
          <w:rFonts w:ascii="Times New Roman" w:hAnsi="Times New Roman"/>
          <w:lang w:eastAsia="zh-CN"/>
        </w:rPr>
        <w:t>张表，并且表</w:t>
      </w:r>
      <w:r w:rsidR="007717D5" w:rsidRPr="00CB1DBB">
        <w:rPr>
          <w:rFonts w:ascii="Times New Roman" w:hAnsi="Times New Roman" w:hint="eastAsia"/>
          <w:lang w:eastAsia="zh-CN"/>
        </w:rPr>
        <w:t>设计简洁</w:t>
      </w:r>
      <w:r w:rsidR="007717D5" w:rsidRPr="00CB1DBB">
        <w:rPr>
          <w:rFonts w:ascii="Times New Roman" w:hAnsi="Times New Roman"/>
          <w:lang w:eastAsia="zh-CN"/>
        </w:rPr>
        <w:t>清晰，</w:t>
      </w:r>
      <w:r w:rsidR="007717D5" w:rsidRPr="00CB1DBB">
        <w:rPr>
          <w:rFonts w:ascii="Times New Roman" w:hAnsi="Times New Roman" w:hint="eastAsia"/>
          <w:lang w:eastAsia="zh-CN"/>
        </w:rPr>
        <w:t>它</w:t>
      </w:r>
      <w:r w:rsidR="007717D5" w:rsidRPr="00CB1DBB">
        <w:rPr>
          <w:rFonts w:ascii="Times New Roman" w:hAnsi="Times New Roman"/>
          <w:lang w:eastAsia="zh-CN"/>
        </w:rPr>
        <w:t>的持久</w:t>
      </w:r>
      <w:r w:rsidR="007717D5" w:rsidRPr="00CB1DBB">
        <w:rPr>
          <w:rFonts w:ascii="Times New Roman" w:hAnsi="Times New Roman" w:hint="eastAsia"/>
          <w:lang w:eastAsia="zh-CN"/>
        </w:rPr>
        <w:t>化</w:t>
      </w:r>
      <w:r w:rsidR="007717D5" w:rsidRPr="00CB1DBB">
        <w:rPr>
          <w:rFonts w:ascii="Times New Roman" w:hAnsi="Times New Roman"/>
          <w:lang w:eastAsia="zh-CN"/>
        </w:rPr>
        <w:t>框架选择的是比</w:t>
      </w:r>
      <w:r w:rsidR="007717D5" w:rsidRPr="00CB1DBB">
        <w:rPr>
          <w:rFonts w:ascii="Times New Roman" w:hAnsi="Times New Roman"/>
          <w:lang w:eastAsia="zh-CN"/>
        </w:rPr>
        <w:t xml:space="preserve"> </w:t>
      </w:r>
      <w:r w:rsidR="007717D5" w:rsidRPr="00CB1DBB">
        <w:rPr>
          <w:rFonts w:ascii="Times New Roman" w:hAnsi="Times New Roman" w:hint="eastAsia"/>
          <w:lang w:eastAsia="zh-CN"/>
        </w:rPr>
        <w:t>Hiber</w:t>
      </w:r>
      <w:r w:rsidR="007717D5" w:rsidRPr="00CB1DBB">
        <w:rPr>
          <w:rFonts w:ascii="Times New Roman" w:hAnsi="Times New Roman"/>
          <w:lang w:eastAsia="zh-CN"/>
        </w:rPr>
        <w:t xml:space="preserve">nate </w:t>
      </w:r>
      <w:r w:rsidR="007717D5" w:rsidRPr="00CB1DBB">
        <w:rPr>
          <w:rFonts w:ascii="Times New Roman" w:hAnsi="Times New Roman" w:hint="eastAsia"/>
          <w:lang w:eastAsia="zh-CN"/>
        </w:rPr>
        <w:t>还要轻量级</w:t>
      </w:r>
      <w:r w:rsidR="007717D5" w:rsidRPr="00CB1DBB">
        <w:rPr>
          <w:rFonts w:ascii="Times New Roman" w:hAnsi="Times New Roman"/>
          <w:lang w:eastAsia="zh-CN"/>
        </w:rPr>
        <w:t>的</w:t>
      </w:r>
      <w:r w:rsidR="007717D5" w:rsidRPr="00CB1DBB">
        <w:rPr>
          <w:rFonts w:ascii="Times New Roman" w:hAnsi="Times New Roman"/>
          <w:lang w:eastAsia="zh-CN"/>
        </w:rPr>
        <w:t xml:space="preserve"> </w:t>
      </w:r>
      <w:r w:rsidR="007717D5" w:rsidRPr="00CB1DBB">
        <w:rPr>
          <w:rFonts w:ascii="Times New Roman" w:hAnsi="Times New Roman" w:hint="eastAsia"/>
          <w:lang w:eastAsia="zh-CN"/>
        </w:rPr>
        <w:t>My</w:t>
      </w:r>
      <w:r w:rsidR="007717D5" w:rsidRPr="00CB1DBB">
        <w:rPr>
          <w:rFonts w:ascii="Times New Roman" w:hAnsi="Times New Roman"/>
          <w:lang w:eastAsia="zh-CN"/>
        </w:rPr>
        <w:t>b</w:t>
      </w:r>
      <w:r w:rsidR="007717D5" w:rsidRPr="00CB1DBB">
        <w:rPr>
          <w:rFonts w:ascii="Times New Roman" w:hAnsi="Times New Roman" w:hint="eastAsia"/>
          <w:lang w:eastAsia="zh-CN"/>
        </w:rPr>
        <w:t>atis</w:t>
      </w:r>
      <w:r w:rsidR="002C71C0" w:rsidRPr="00CB1DBB">
        <w:rPr>
          <w:rFonts w:ascii="Times New Roman" w:hAnsi="Times New Roman" w:hint="eastAsia"/>
          <w:lang w:eastAsia="zh-CN"/>
        </w:rPr>
        <w:t>。</w:t>
      </w:r>
      <w:r w:rsidR="009D00B9" w:rsidRPr="00CB1DBB">
        <w:rPr>
          <w:rFonts w:ascii="Times New Roman" w:hAnsi="Times New Roman" w:hint="eastAsia"/>
          <w:lang w:eastAsia="zh-CN"/>
        </w:rPr>
        <w:t>A</w:t>
      </w:r>
      <w:r w:rsidR="009D00B9" w:rsidRPr="00CB1DBB">
        <w:rPr>
          <w:rFonts w:ascii="Times New Roman" w:hAnsi="Times New Roman"/>
          <w:lang w:eastAsia="zh-CN"/>
        </w:rPr>
        <w:t xml:space="preserve">ctiviti </w:t>
      </w:r>
      <w:r w:rsidR="009D00B9" w:rsidRPr="00CB1DBB">
        <w:rPr>
          <w:rFonts w:ascii="Times New Roman" w:hAnsi="Times New Roman" w:hint="eastAsia"/>
          <w:lang w:eastAsia="zh-CN"/>
        </w:rPr>
        <w:t>采用</w:t>
      </w:r>
      <w:r w:rsidR="009D00B9" w:rsidRPr="00CB1DBB">
        <w:rPr>
          <w:rFonts w:ascii="Times New Roman" w:hAnsi="Times New Roman"/>
          <w:lang w:eastAsia="zh-CN"/>
        </w:rPr>
        <w:t>分层设计，</w:t>
      </w:r>
      <w:r w:rsidR="009D00B9" w:rsidRPr="00CB1DBB">
        <w:rPr>
          <w:rFonts w:ascii="Times New Roman" w:hAnsi="Times New Roman" w:hint="eastAsia"/>
          <w:lang w:eastAsia="zh-CN"/>
        </w:rPr>
        <w:t>接口编程</w:t>
      </w:r>
      <w:r w:rsidR="009D00B9" w:rsidRPr="00CB1DBB">
        <w:rPr>
          <w:rFonts w:ascii="Times New Roman" w:hAnsi="Times New Roman"/>
          <w:lang w:eastAsia="zh-CN"/>
        </w:rPr>
        <w:t>，</w:t>
      </w:r>
      <w:r w:rsidR="009D00B9" w:rsidRPr="00CB1DBB">
        <w:rPr>
          <w:rFonts w:ascii="Times New Roman" w:hAnsi="Times New Roman" w:hint="eastAsia"/>
          <w:lang w:eastAsia="zh-CN"/>
        </w:rPr>
        <w:t>并且</w:t>
      </w:r>
      <w:r w:rsidR="009D00B9" w:rsidRPr="00CB1DBB">
        <w:rPr>
          <w:rFonts w:ascii="Times New Roman" w:hAnsi="Times New Roman"/>
          <w:lang w:eastAsia="zh-CN"/>
        </w:rPr>
        <w:t>提供</w:t>
      </w:r>
      <w:r w:rsidR="009D00B9" w:rsidRPr="00CB1DBB">
        <w:rPr>
          <w:rFonts w:ascii="Times New Roman" w:hAnsi="Times New Roman" w:hint="eastAsia"/>
          <w:lang w:eastAsia="zh-CN"/>
        </w:rPr>
        <w:t>了七</w:t>
      </w:r>
      <w:r w:rsidR="009D00B9" w:rsidRPr="00CB1DBB">
        <w:rPr>
          <w:rFonts w:ascii="Times New Roman" w:hAnsi="Times New Roman"/>
          <w:lang w:eastAsia="zh-CN"/>
        </w:rPr>
        <w:t>大接口，</w:t>
      </w:r>
      <w:r w:rsidR="009D00B9" w:rsidRPr="00CB1DBB">
        <w:rPr>
          <w:rFonts w:ascii="Times New Roman" w:hAnsi="Times New Roman" w:hint="eastAsia"/>
          <w:lang w:eastAsia="zh-CN"/>
        </w:rPr>
        <w:t>基本满足了工作流</w:t>
      </w:r>
      <w:r w:rsidR="009D00B9" w:rsidRPr="00CB1DBB">
        <w:rPr>
          <w:rFonts w:ascii="Times New Roman" w:hAnsi="Times New Roman"/>
          <w:lang w:eastAsia="zh-CN"/>
        </w:rPr>
        <w:t>相关的</w:t>
      </w:r>
      <w:r w:rsidR="009D00B9" w:rsidRPr="00CB1DBB">
        <w:rPr>
          <w:rFonts w:ascii="Times New Roman" w:hAnsi="Times New Roman" w:hint="eastAsia"/>
          <w:lang w:eastAsia="zh-CN"/>
        </w:rPr>
        <w:t>功能</w:t>
      </w:r>
      <w:r w:rsidR="009D00B9" w:rsidRPr="00CB1DBB">
        <w:rPr>
          <w:rFonts w:ascii="Times New Roman" w:hAnsi="Times New Roman"/>
          <w:lang w:eastAsia="zh-CN"/>
        </w:rPr>
        <w:t>。</w:t>
      </w:r>
    </w:p>
    <w:p w14:paraId="033AAB62" w14:textId="77777777" w:rsidR="009D00B9" w:rsidRPr="00CB1DBB" w:rsidRDefault="005E600B" w:rsidP="005E600B">
      <w:pPr>
        <w:pStyle w:val="ab"/>
        <w:ind w:firstLine="400"/>
        <w:jc w:val="center"/>
        <w:rPr>
          <w:rFonts w:ascii="Times New Roman" w:hAnsi="Times New Roman"/>
          <w:lang w:eastAsia="zh-CN"/>
        </w:rPr>
      </w:pPr>
      <w:r w:rsidRPr="00CB1DBB">
        <w:rPr>
          <w:rFonts w:ascii="Times New Roman" w:hAnsi="Times New Roman" w:hint="eastAsia"/>
        </w:rPr>
        <w:t>表</w:t>
      </w:r>
      <w:r w:rsidR="00255F7A" w:rsidRPr="00CB1DBB">
        <w:rPr>
          <w:rFonts w:ascii="Times New Roman" w:hAnsi="Times New Roman"/>
        </w:rPr>
        <w:t xml:space="preserve"> </w:t>
      </w:r>
      <w:r w:rsidRPr="00CB1DBB">
        <w:rPr>
          <w:rFonts w:ascii="Times New Roman" w:hAnsi="Times New Roman" w:hint="eastAsia"/>
        </w:rPr>
        <w:t>格</w:t>
      </w:r>
      <w:r w:rsidRPr="00CB1DBB">
        <w:rPr>
          <w:rFonts w:ascii="Times New Roman" w:hAnsi="Times New Roman" w:hint="eastAsia"/>
        </w:rPr>
        <w:t xml:space="preserve"> </w:t>
      </w:r>
      <w:r w:rsidRPr="00CB1DBB">
        <w:rPr>
          <w:rFonts w:ascii="Times New Roman" w:hAnsi="Times New Roman"/>
          <w:lang w:eastAsia="zh-CN"/>
        </w:rPr>
        <w:t xml:space="preserve">2-1 Activiti </w:t>
      </w:r>
      <w:r w:rsidRPr="00CB1DBB">
        <w:rPr>
          <w:rFonts w:ascii="Times New Roman" w:hAnsi="Times New Roman"/>
          <w:lang w:eastAsia="zh-CN"/>
        </w:rPr>
        <w:t>的</w:t>
      </w:r>
      <w:r w:rsidRPr="00CB1DBB">
        <w:rPr>
          <w:rFonts w:ascii="Times New Roman" w:hAnsi="Times New Roman"/>
          <w:lang w:eastAsia="zh-CN"/>
        </w:rPr>
        <w:t xml:space="preserve"> </w:t>
      </w:r>
      <w:r w:rsidRPr="00CB1DBB">
        <w:rPr>
          <w:rFonts w:ascii="Times New Roman" w:hAnsi="Times New Roman"/>
          <w:lang w:eastAsia="zh-CN"/>
        </w:rPr>
        <w:t>七大接口</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7128"/>
      </w:tblGrid>
      <w:tr w:rsidR="00B95913" w:rsidRPr="00CB1DBB" w14:paraId="6B6AF378" w14:textId="77777777" w:rsidTr="00A95CCE">
        <w:trPr>
          <w:trHeight w:val="488"/>
        </w:trPr>
        <w:tc>
          <w:tcPr>
            <w:tcW w:w="2223" w:type="dxa"/>
            <w:shd w:val="clear" w:color="auto" w:fill="AEAAAA"/>
          </w:tcPr>
          <w:p w14:paraId="7CCD822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 xml:space="preserve">Service </w:t>
            </w:r>
            <w:r w:rsidRPr="00CB1DBB">
              <w:rPr>
                <w:rFonts w:ascii="Times New Roman" w:hAnsi="Times New Roman" w:hint="eastAsia"/>
                <w:lang w:eastAsia="zh-CN"/>
              </w:rPr>
              <w:t>接口</w:t>
            </w:r>
          </w:p>
        </w:tc>
        <w:tc>
          <w:tcPr>
            <w:tcW w:w="7128" w:type="dxa"/>
            <w:shd w:val="clear" w:color="auto" w:fill="AEAAAA"/>
          </w:tcPr>
          <w:p w14:paraId="7306EACF"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作用</w:t>
            </w:r>
          </w:p>
        </w:tc>
      </w:tr>
      <w:tr w:rsidR="009D00B9" w:rsidRPr="00CB1DBB" w14:paraId="7BEFCC6F" w14:textId="77777777" w:rsidTr="00A95CCE">
        <w:trPr>
          <w:trHeight w:val="529"/>
        </w:trPr>
        <w:tc>
          <w:tcPr>
            <w:tcW w:w="2223" w:type="dxa"/>
            <w:shd w:val="clear" w:color="auto" w:fill="auto"/>
          </w:tcPr>
          <w:p w14:paraId="010B2E92"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RepositoryService</w:t>
            </w:r>
          </w:p>
        </w:tc>
        <w:tc>
          <w:tcPr>
            <w:tcW w:w="7128" w:type="dxa"/>
            <w:shd w:val="clear" w:color="auto" w:fill="auto"/>
          </w:tcPr>
          <w:p w14:paraId="250640C7"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仓库</w:t>
            </w:r>
            <w:r w:rsidR="000746A8" w:rsidRPr="00CB1DBB">
              <w:rPr>
                <w:rFonts w:ascii="Times New Roman" w:hAnsi="Times New Roman" w:hint="eastAsia"/>
                <w:lang w:eastAsia="zh-CN"/>
              </w:rPr>
              <w:t>业务</w:t>
            </w:r>
            <w:r w:rsidR="00960023" w:rsidRPr="00CB1DBB">
              <w:rPr>
                <w:rFonts w:ascii="Times New Roman" w:hAnsi="Times New Roman" w:hint="eastAsia"/>
                <w:lang w:eastAsia="zh-CN"/>
              </w:rPr>
              <w:t>接口</w:t>
            </w:r>
            <w:r w:rsidR="005922D6" w:rsidRPr="00CB1DBB">
              <w:rPr>
                <w:rFonts w:ascii="Times New Roman" w:hAnsi="Times New Roman" w:hint="eastAsia"/>
                <w:lang w:eastAsia="zh-CN"/>
              </w:rPr>
              <w:t>，包含</w:t>
            </w:r>
            <w:r w:rsidR="00584327" w:rsidRPr="00CB1DBB">
              <w:rPr>
                <w:rFonts w:ascii="Times New Roman" w:hAnsi="Times New Roman" w:hint="eastAsia"/>
                <w:lang w:eastAsia="zh-CN"/>
              </w:rPr>
              <w:t>读取</w:t>
            </w:r>
            <w:r w:rsidR="00584327" w:rsidRPr="00CB1DBB">
              <w:rPr>
                <w:rFonts w:ascii="Times New Roman" w:hAnsi="Times New Roman"/>
                <w:lang w:eastAsia="zh-CN"/>
              </w:rPr>
              <w:t>、</w:t>
            </w:r>
            <w:r w:rsidR="00584327" w:rsidRPr="00CB1DBB">
              <w:rPr>
                <w:rFonts w:ascii="Times New Roman" w:hAnsi="Times New Roman" w:hint="eastAsia"/>
                <w:lang w:eastAsia="zh-CN"/>
              </w:rPr>
              <w:t>部署、删除</w:t>
            </w:r>
            <w:r w:rsidR="004D3F1D" w:rsidRPr="00CB1DBB">
              <w:rPr>
                <w:rFonts w:ascii="Times New Roman" w:hAnsi="Times New Roman" w:hint="eastAsia"/>
                <w:lang w:eastAsia="zh-CN"/>
              </w:rPr>
              <w:t>流程资源</w:t>
            </w:r>
            <w:r w:rsidR="005922D6" w:rsidRPr="00CB1DBB">
              <w:rPr>
                <w:rFonts w:ascii="Times New Roman" w:hAnsi="Times New Roman"/>
                <w:lang w:eastAsia="zh-CN"/>
              </w:rPr>
              <w:t>等</w:t>
            </w:r>
            <w:r w:rsidR="005922D6" w:rsidRPr="00CB1DBB">
              <w:rPr>
                <w:rFonts w:ascii="Times New Roman" w:hAnsi="Times New Roman" w:hint="eastAsia"/>
                <w:lang w:eastAsia="zh-CN"/>
              </w:rPr>
              <w:t>功能</w:t>
            </w:r>
          </w:p>
        </w:tc>
      </w:tr>
      <w:tr w:rsidR="009D00B9" w:rsidRPr="00CB1DBB" w14:paraId="1681B085" w14:textId="77777777" w:rsidTr="00A95CCE">
        <w:tc>
          <w:tcPr>
            <w:tcW w:w="2223" w:type="dxa"/>
            <w:shd w:val="clear" w:color="auto" w:fill="auto"/>
          </w:tcPr>
          <w:p w14:paraId="3982C83B"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IdentifyService</w:t>
            </w:r>
          </w:p>
        </w:tc>
        <w:tc>
          <w:tcPr>
            <w:tcW w:w="7128" w:type="dxa"/>
            <w:shd w:val="clear" w:color="auto" w:fill="auto"/>
          </w:tcPr>
          <w:p w14:paraId="69485214" w14:textId="77777777" w:rsidR="00AC4F08" w:rsidRPr="00CB1DBB" w:rsidRDefault="00CF4B92" w:rsidP="00A95CCE">
            <w:pPr>
              <w:ind w:firstLineChars="0" w:firstLine="0"/>
              <w:rPr>
                <w:rFonts w:ascii="Times New Roman" w:hAnsi="Times New Roman"/>
                <w:lang w:eastAsia="zh-CN"/>
              </w:rPr>
            </w:pPr>
            <w:r w:rsidRPr="00CB1DBB">
              <w:rPr>
                <w:rFonts w:ascii="Times New Roman" w:hAnsi="Times New Roman"/>
                <w:lang w:eastAsia="zh-CN"/>
              </w:rPr>
              <w:t>身份</w:t>
            </w:r>
            <w:r w:rsidR="000746A8" w:rsidRPr="00CB1DBB">
              <w:rPr>
                <w:rFonts w:ascii="Times New Roman" w:hAnsi="Times New Roman"/>
                <w:lang w:eastAsia="zh-CN"/>
              </w:rPr>
              <w:t>业务接口，</w:t>
            </w:r>
            <w:r w:rsidR="004D3F1D" w:rsidRPr="00CB1DBB">
              <w:rPr>
                <w:rFonts w:ascii="Times New Roman" w:hAnsi="Times New Roman" w:hint="eastAsia"/>
                <w:lang w:eastAsia="zh-CN"/>
              </w:rPr>
              <w:t>处理用户和</w:t>
            </w:r>
            <w:r w:rsidR="004D3F1D" w:rsidRPr="00CB1DBB">
              <w:rPr>
                <w:rFonts w:ascii="Times New Roman" w:hAnsi="Times New Roman"/>
                <w:lang w:eastAsia="zh-CN"/>
              </w:rPr>
              <w:t>用户</w:t>
            </w:r>
            <w:r w:rsidR="004D3F1D" w:rsidRPr="00CB1DBB">
              <w:rPr>
                <w:rFonts w:ascii="Times New Roman" w:hAnsi="Times New Roman" w:hint="eastAsia"/>
                <w:lang w:eastAsia="zh-CN"/>
              </w:rPr>
              <w:t>组相关</w:t>
            </w:r>
            <w:r w:rsidR="004D3F1D" w:rsidRPr="00CB1DBB">
              <w:rPr>
                <w:rFonts w:ascii="Times New Roman" w:hAnsi="Times New Roman"/>
                <w:lang w:eastAsia="zh-CN"/>
              </w:rPr>
              <w:t>操作</w:t>
            </w:r>
            <w:r w:rsidR="00CF61B9" w:rsidRPr="00CB1DBB">
              <w:rPr>
                <w:rFonts w:ascii="Times New Roman" w:hAnsi="Times New Roman"/>
                <w:lang w:eastAsia="zh-CN"/>
              </w:rPr>
              <w:t>。</w:t>
            </w:r>
          </w:p>
        </w:tc>
      </w:tr>
      <w:tr w:rsidR="009D00B9" w:rsidRPr="00CB1DBB" w14:paraId="0FBF976D" w14:textId="77777777" w:rsidTr="00A95CCE">
        <w:tc>
          <w:tcPr>
            <w:tcW w:w="2223" w:type="dxa"/>
            <w:shd w:val="clear" w:color="auto" w:fill="auto"/>
          </w:tcPr>
          <w:p w14:paraId="085D9D5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RuntimeService</w:t>
            </w:r>
          </w:p>
        </w:tc>
        <w:tc>
          <w:tcPr>
            <w:tcW w:w="7128" w:type="dxa"/>
            <w:shd w:val="clear" w:color="auto" w:fill="auto"/>
          </w:tcPr>
          <w:p w14:paraId="0A699681" w14:textId="77777777" w:rsidR="00AC4F08" w:rsidRPr="00CB1DBB" w:rsidRDefault="005D5A5F" w:rsidP="00A95CCE">
            <w:pPr>
              <w:ind w:firstLineChars="0" w:firstLine="0"/>
              <w:rPr>
                <w:rFonts w:ascii="Times New Roman" w:hAnsi="Times New Roman"/>
                <w:lang w:eastAsia="zh-CN"/>
              </w:rPr>
            </w:pPr>
            <w:r w:rsidRPr="00CB1DBB">
              <w:rPr>
                <w:rFonts w:ascii="Times New Roman" w:hAnsi="Times New Roman"/>
                <w:lang w:eastAsia="zh-CN"/>
              </w:rPr>
              <w:t>运行业务</w:t>
            </w:r>
            <w:r w:rsidRPr="00CB1DBB">
              <w:rPr>
                <w:rFonts w:ascii="Times New Roman" w:hAnsi="Times New Roman" w:hint="eastAsia"/>
                <w:lang w:eastAsia="zh-CN"/>
              </w:rPr>
              <w:t>接口</w:t>
            </w:r>
            <w:r w:rsidRPr="00CB1DBB">
              <w:rPr>
                <w:rFonts w:ascii="Times New Roman" w:hAnsi="Times New Roman"/>
                <w:lang w:eastAsia="zh-CN"/>
              </w:rPr>
              <w:t>，</w:t>
            </w:r>
            <w:r w:rsidR="00FE1D0C" w:rsidRPr="00CB1DBB">
              <w:rPr>
                <w:rFonts w:ascii="Times New Roman" w:hAnsi="Times New Roman" w:hint="eastAsia"/>
                <w:lang w:eastAsia="zh-CN"/>
              </w:rPr>
              <w:t>包括</w:t>
            </w:r>
            <w:r w:rsidR="006172F0" w:rsidRPr="00CB1DBB">
              <w:rPr>
                <w:rFonts w:ascii="Times New Roman" w:hAnsi="Times New Roman" w:hint="eastAsia"/>
                <w:lang w:eastAsia="zh-CN"/>
              </w:rPr>
              <w:t>正在运行</w:t>
            </w:r>
            <w:r w:rsidR="00AC4F08" w:rsidRPr="00CB1DBB">
              <w:rPr>
                <w:rFonts w:ascii="Times New Roman" w:hAnsi="Times New Roman" w:hint="eastAsia"/>
                <w:lang w:eastAsia="zh-CN"/>
              </w:rPr>
              <w:t>的</w:t>
            </w:r>
            <w:r w:rsidR="00B83134" w:rsidRPr="00CB1DBB">
              <w:rPr>
                <w:rFonts w:ascii="Times New Roman" w:hAnsi="Times New Roman"/>
                <w:lang w:eastAsia="zh-CN"/>
              </w:rPr>
              <w:t>任务</w:t>
            </w:r>
            <w:r w:rsidR="0037174B" w:rsidRPr="00CB1DBB">
              <w:rPr>
                <w:rFonts w:ascii="Times New Roman" w:hAnsi="Times New Roman"/>
                <w:lang w:eastAsia="zh-CN"/>
              </w:rPr>
              <w:t>、</w:t>
            </w:r>
            <w:r w:rsidR="0037174B" w:rsidRPr="00CB1DBB">
              <w:rPr>
                <w:rFonts w:ascii="Times New Roman" w:hAnsi="Times New Roman" w:hint="eastAsia"/>
                <w:lang w:eastAsia="zh-CN"/>
              </w:rPr>
              <w:t>流程实例</w:t>
            </w:r>
            <w:r w:rsidR="00AC4F08" w:rsidRPr="00CB1DBB">
              <w:rPr>
                <w:rFonts w:ascii="Times New Roman" w:hAnsi="Times New Roman" w:hint="eastAsia"/>
                <w:lang w:eastAsia="zh-CN"/>
              </w:rPr>
              <w:t>等</w:t>
            </w:r>
            <w:r w:rsidR="006172F0" w:rsidRPr="00CB1DBB">
              <w:rPr>
                <w:rFonts w:ascii="Times New Roman" w:hAnsi="Times New Roman" w:hint="eastAsia"/>
                <w:lang w:eastAsia="zh-CN"/>
              </w:rPr>
              <w:t>功能</w:t>
            </w:r>
            <w:r w:rsidR="00AC4F08" w:rsidRPr="00CB1DBB">
              <w:rPr>
                <w:rFonts w:ascii="Times New Roman" w:hAnsi="Times New Roman" w:hint="eastAsia"/>
                <w:lang w:eastAsia="zh-CN"/>
              </w:rPr>
              <w:tab/>
            </w:r>
          </w:p>
        </w:tc>
      </w:tr>
      <w:tr w:rsidR="009D00B9" w:rsidRPr="00CB1DBB" w14:paraId="038B4189" w14:textId="77777777" w:rsidTr="00A95CCE">
        <w:trPr>
          <w:trHeight w:val="542"/>
        </w:trPr>
        <w:tc>
          <w:tcPr>
            <w:tcW w:w="2223" w:type="dxa"/>
            <w:shd w:val="clear" w:color="auto" w:fill="auto"/>
          </w:tcPr>
          <w:p w14:paraId="4420EBCB" w14:textId="77777777" w:rsidR="00AC4F08" w:rsidRPr="00CB1DBB" w:rsidRDefault="00AC4F08" w:rsidP="00A95CCE">
            <w:pPr>
              <w:tabs>
                <w:tab w:val="left" w:pos="3004"/>
              </w:tabs>
              <w:ind w:firstLineChars="0" w:firstLine="0"/>
              <w:rPr>
                <w:rFonts w:ascii="Times New Roman" w:hAnsi="Times New Roman"/>
                <w:lang w:eastAsia="zh-CN"/>
              </w:rPr>
            </w:pPr>
            <w:r w:rsidRPr="00CB1DBB">
              <w:rPr>
                <w:rFonts w:ascii="Times New Roman" w:hAnsi="Times New Roman"/>
                <w:lang w:eastAsia="zh-CN"/>
              </w:rPr>
              <w:t>TaskService</w:t>
            </w:r>
          </w:p>
        </w:tc>
        <w:tc>
          <w:tcPr>
            <w:tcW w:w="7128" w:type="dxa"/>
            <w:shd w:val="clear" w:color="auto" w:fill="auto"/>
          </w:tcPr>
          <w:p w14:paraId="3E029141" w14:textId="77777777" w:rsidR="00AC4F08" w:rsidRPr="00CB1DBB" w:rsidRDefault="00C47A63" w:rsidP="00A95CCE">
            <w:pPr>
              <w:ind w:firstLineChars="0" w:firstLine="0"/>
              <w:rPr>
                <w:rFonts w:ascii="Times New Roman" w:hAnsi="Times New Roman"/>
                <w:lang w:eastAsia="zh-CN"/>
              </w:rPr>
            </w:pPr>
            <w:r w:rsidRPr="00CB1DBB">
              <w:rPr>
                <w:rFonts w:ascii="Times New Roman" w:hAnsi="Times New Roman"/>
                <w:lang w:eastAsia="zh-CN"/>
              </w:rPr>
              <w:t>任务业务</w:t>
            </w:r>
            <w:r w:rsidRPr="00CB1DBB">
              <w:rPr>
                <w:rFonts w:ascii="Times New Roman" w:hAnsi="Times New Roman" w:hint="eastAsia"/>
                <w:lang w:eastAsia="zh-CN"/>
              </w:rPr>
              <w:t>接口</w:t>
            </w:r>
            <w:r w:rsidRPr="00CB1DBB">
              <w:rPr>
                <w:rFonts w:ascii="Times New Roman" w:hAnsi="Times New Roman"/>
                <w:lang w:eastAsia="zh-CN"/>
              </w:rPr>
              <w:t>，包含</w:t>
            </w:r>
            <w:r w:rsidRPr="00CB1DBB">
              <w:rPr>
                <w:rFonts w:ascii="Times New Roman" w:hAnsi="Times New Roman" w:hint="eastAsia"/>
                <w:lang w:eastAsia="zh-CN"/>
              </w:rPr>
              <w:t>查询、签收、办理、指派任务</w:t>
            </w:r>
            <w:r w:rsidRPr="00CB1DBB">
              <w:rPr>
                <w:rFonts w:ascii="Times New Roman" w:hAnsi="Times New Roman"/>
                <w:lang w:eastAsia="zh-CN"/>
              </w:rPr>
              <w:t>等</w:t>
            </w:r>
            <w:r w:rsidRPr="00CB1DBB">
              <w:rPr>
                <w:rFonts w:ascii="Times New Roman" w:hAnsi="Times New Roman" w:hint="eastAsia"/>
                <w:lang w:eastAsia="zh-CN"/>
              </w:rPr>
              <w:t>功能</w:t>
            </w:r>
          </w:p>
        </w:tc>
      </w:tr>
      <w:tr w:rsidR="009D00B9" w:rsidRPr="00CB1DBB" w14:paraId="105BF9F6" w14:textId="77777777" w:rsidTr="00A95CCE">
        <w:tc>
          <w:tcPr>
            <w:tcW w:w="2223" w:type="dxa"/>
            <w:shd w:val="clear" w:color="auto" w:fill="auto"/>
          </w:tcPr>
          <w:p w14:paraId="105DCCDC"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FormService</w:t>
            </w:r>
          </w:p>
        </w:tc>
        <w:tc>
          <w:tcPr>
            <w:tcW w:w="7128" w:type="dxa"/>
            <w:shd w:val="clear" w:color="auto" w:fill="auto"/>
          </w:tcPr>
          <w:p w14:paraId="7988CE37" w14:textId="77777777" w:rsidR="00AC4F08" w:rsidRPr="00CB1DBB" w:rsidRDefault="00451660" w:rsidP="00A95CCE">
            <w:pPr>
              <w:ind w:firstLineChars="0" w:firstLine="0"/>
              <w:rPr>
                <w:rFonts w:ascii="Times New Roman" w:hAnsi="Times New Roman"/>
                <w:lang w:eastAsia="zh-CN"/>
              </w:rPr>
            </w:pPr>
            <w:r w:rsidRPr="00CB1DBB">
              <w:rPr>
                <w:rFonts w:ascii="Times New Roman" w:hAnsi="Times New Roman"/>
                <w:lang w:eastAsia="zh-CN"/>
              </w:rPr>
              <w:t>表单业务接口，</w:t>
            </w:r>
            <w:r w:rsidR="00992477" w:rsidRPr="00CB1DBB">
              <w:rPr>
                <w:rFonts w:ascii="Times New Roman" w:hAnsi="Times New Roman" w:hint="eastAsia"/>
                <w:lang w:eastAsia="zh-CN"/>
              </w:rPr>
              <w:t>包含</w:t>
            </w:r>
            <w:r w:rsidR="00AC4F08" w:rsidRPr="00CB1DBB">
              <w:rPr>
                <w:rFonts w:ascii="Times New Roman" w:hAnsi="Times New Roman" w:hint="eastAsia"/>
                <w:lang w:eastAsia="zh-CN"/>
              </w:rPr>
              <w:t>读取和流程、任务相关的表单数据</w:t>
            </w:r>
            <w:r w:rsidR="00992477" w:rsidRPr="00CB1DBB">
              <w:rPr>
                <w:rFonts w:ascii="Times New Roman" w:hAnsi="Times New Roman" w:hint="eastAsia"/>
                <w:lang w:eastAsia="zh-CN"/>
              </w:rPr>
              <w:t>功能</w:t>
            </w:r>
          </w:p>
        </w:tc>
      </w:tr>
      <w:tr w:rsidR="009D00B9" w:rsidRPr="00CB1DBB" w14:paraId="5A6C1B70" w14:textId="77777777" w:rsidTr="00A95CCE">
        <w:tc>
          <w:tcPr>
            <w:tcW w:w="2223" w:type="dxa"/>
            <w:shd w:val="clear" w:color="auto" w:fill="auto"/>
          </w:tcPr>
          <w:p w14:paraId="33910E1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HistoryService</w:t>
            </w:r>
          </w:p>
        </w:tc>
        <w:tc>
          <w:tcPr>
            <w:tcW w:w="7128" w:type="dxa"/>
            <w:shd w:val="clear" w:color="auto" w:fill="auto"/>
          </w:tcPr>
          <w:p w14:paraId="5ED632EA" w14:textId="77777777" w:rsidR="00AC4F08" w:rsidRPr="00CB1DBB" w:rsidRDefault="00A21EE7" w:rsidP="00A95CCE">
            <w:pPr>
              <w:ind w:firstLineChars="0" w:firstLine="0"/>
              <w:rPr>
                <w:rFonts w:ascii="Times New Roman" w:hAnsi="Times New Roman"/>
                <w:lang w:eastAsia="zh-CN"/>
              </w:rPr>
            </w:pPr>
            <w:r w:rsidRPr="00CB1DBB">
              <w:rPr>
                <w:rFonts w:ascii="Times New Roman" w:hAnsi="Times New Roman"/>
                <w:lang w:eastAsia="zh-CN"/>
              </w:rPr>
              <w:t>历史业务接口，</w:t>
            </w:r>
            <w:r w:rsidRPr="00CB1DBB">
              <w:rPr>
                <w:rFonts w:ascii="Times New Roman" w:hAnsi="Times New Roman" w:hint="eastAsia"/>
                <w:lang w:eastAsia="zh-CN"/>
              </w:rPr>
              <w:t>包含查询历史数据，流程实例、任务</w:t>
            </w:r>
            <w:r w:rsidRPr="00CB1DBB">
              <w:rPr>
                <w:rFonts w:ascii="Times New Roman" w:hAnsi="Times New Roman"/>
                <w:lang w:eastAsia="zh-CN"/>
              </w:rPr>
              <w:t>、变量</w:t>
            </w:r>
            <w:r w:rsidRPr="00CB1DBB">
              <w:rPr>
                <w:rFonts w:ascii="Times New Roman" w:hAnsi="Times New Roman" w:hint="eastAsia"/>
                <w:lang w:eastAsia="zh-CN"/>
              </w:rPr>
              <w:t>等</w:t>
            </w:r>
            <w:r w:rsidRPr="00CB1DBB">
              <w:rPr>
                <w:rFonts w:ascii="Times New Roman" w:hAnsi="Times New Roman"/>
                <w:lang w:eastAsia="zh-CN"/>
              </w:rPr>
              <w:t>功能</w:t>
            </w:r>
          </w:p>
        </w:tc>
      </w:tr>
      <w:tr w:rsidR="009D00B9" w:rsidRPr="00CB1DBB" w14:paraId="07A9BDB0" w14:textId="77777777" w:rsidTr="00A95CCE">
        <w:tc>
          <w:tcPr>
            <w:tcW w:w="2223" w:type="dxa"/>
            <w:shd w:val="clear" w:color="auto" w:fill="auto"/>
          </w:tcPr>
          <w:p w14:paraId="00658F21" w14:textId="77777777" w:rsidR="00AC4F08" w:rsidRPr="00CB1DBB" w:rsidRDefault="00AC4F08" w:rsidP="00A95CCE">
            <w:pPr>
              <w:tabs>
                <w:tab w:val="left" w:pos="2652"/>
              </w:tabs>
              <w:ind w:firstLineChars="0" w:firstLine="0"/>
              <w:rPr>
                <w:rFonts w:ascii="Times New Roman" w:hAnsi="Times New Roman"/>
                <w:lang w:eastAsia="zh-CN"/>
              </w:rPr>
            </w:pPr>
            <w:r w:rsidRPr="00CB1DBB">
              <w:rPr>
                <w:rFonts w:ascii="Times New Roman" w:hAnsi="Times New Roman"/>
                <w:lang w:eastAsia="zh-CN"/>
              </w:rPr>
              <w:t>ManagementService</w:t>
            </w:r>
          </w:p>
        </w:tc>
        <w:tc>
          <w:tcPr>
            <w:tcW w:w="7128" w:type="dxa"/>
            <w:shd w:val="clear" w:color="auto" w:fill="auto"/>
          </w:tcPr>
          <w:p w14:paraId="533086A1" w14:textId="77777777" w:rsidR="00AC4F08" w:rsidRPr="00CB1DBB" w:rsidRDefault="00584327" w:rsidP="00A95CCE">
            <w:pPr>
              <w:ind w:firstLineChars="0" w:firstLine="0"/>
              <w:rPr>
                <w:rFonts w:ascii="Times New Roman" w:hAnsi="Times New Roman"/>
                <w:lang w:eastAsia="zh-CN"/>
              </w:rPr>
            </w:pPr>
            <w:r w:rsidRPr="00CB1DBB">
              <w:rPr>
                <w:rFonts w:ascii="Times New Roman" w:hAnsi="Times New Roman"/>
                <w:lang w:eastAsia="zh-CN"/>
              </w:rPr>
              <w:t>管理业务接口，</w:t>
            </w:r>
            <w:r w:rsidR="00AC4F08" w:rsidRPr="00CB1DBB">
              <w:rPr>
                <w:rFonts w:ascii="Times New Roman" w:hAnsi="Times New Roman" w:hint="eastAsia"/>
                <w:lang w:eastAsia="zh-CN"/>
              </w:rPr>
              <w:t>查询</w:t>
            </w:r>
            <w:r w:rsidRPr="00CB1DBB">
              <w:rPr>
                <w:rFonts w:ascii="Times New Roman" w:hAnsi="Times New Roman" w:hint="eastAsia"/>
                <w:lang w:eastAsia="zh-CN"/>
              </w:rPr>
              <w:t>数据库</w:t>
            </w:r>
            <w:r w:rsidRPr="00CB1DBB">
              <w:rPr>
                <w:rFonts w:ascii="Times New Roman" w:hAnsi="Times New Roman"/>
                <w:lang w:eastAsia="zh-CN"/>
              </w:rPr>
              <w:t>、</w:t>
            </w:r>
            <w:r w:rsidR="00AC4F08" w:rsidRPr="00CB1DBB">
              <w:rPr>
                <w:rFonts w:ascii="Times New Roman" w:hAnsi="Times New Roman" w:hint="eastAsia"/>
                <w:lang w:eastAsia="zh-CN"/>
              </w:rPr>
              <w:t>引擎配置、作业等</w:t>
            </w:r>
            <w:r w:rsidRPr="00CB1DBB">
              <w:rPr>
                <w:rFonts w:ascii="Times New Roman" w:hAnsi="Times New Roman" w:hint="eastAsia"/>
                <w:lang w:eastAsia="zh-CN"/>
              </w:rPr>
              <w:t>功能</w:t>
            </w:r>
          </w:p>
        </w:tc>
      </w:tr>
    </w:tbl>
    <w:p w14:paraId="15DEB9B8" w14:textId="77777777" w:rsidR="006A3FA9" w:rsidRPr="00CB1DBB" w:rsidRDefault="006A3FA9" w:rsidP="00DE5361">
      <w:pPr>
        <w:pStyle w:val="3"/>
        <w:numPr>
          <w:ilvl w:val="2"/>
          <w:numId w:val="79"/>
        </w:numPr>
        <w:ind w:firstLineChars="0"/>
        <w:rPr>
          <w:rFonts w:ascii="Times New Roman" w:hAnsi="Times New Roman"/>
        </w:rPr>
      </w:pPr>
      <w:bookmarkStart w:id="78" w:name="_Toc451434954"/>
      <w:bookmarkStart w:id="79" w:name="_Toc451435788"/>
      <w:bookmarkStart w:id="80" w:name="_Toc451455836"/>
      <w:bookmarkStart w:id="81" w:name="_Toc451456807"/>
      <w:bookmarkStart w:id="82" w:name="_Toc451457043"/>
      <w:bookmarkStart w:id="83" w:name="_Toc451457509"/>
      <w:bookmarkStart w:id="84" w:name="_Toc451702725"/>
      <w:r w:rsidRPr="00CB1DBB">
        <w:rPr>
          <w:rFonts w:ascii="Times New Roman" w:hAnsi="Times New Roman" w:hint="eastAsia"/>
        </w:rPr>
        <w:t>权限</w:t>
      </w:r>
      <w:r w:rsidRPr="00CB1DBB">
        <w:rPr>
          <w:rFonts w:ascii="Times New Roman" w:hAnsi="Times New Roman"/>
        </w:rPr>
        <w:t>框架</w:t>
      </w:r>
      <w:bookmarkEnd w:id="78"/>
      <w:bookmarkEnd w:id="79"/>
      <w:bookmarkEnd w:id="80"/>
      <w:bookmarkEnd w:id="81"/>
      <w:bookmarkEnd w:id="82"/>
      <w:bookmarkEnd w:id="83"/>
      <w:bookmarkEnd w:id="84"/>
    </w:p>
    <w:p w14:paraId="1C8784D6" w14:textId="77777777" w:rsidR="001E0C78" w:rsidRPr="00CB1DBB" w:rsidRDefault="001E0C78" w:rsidP="001E0C78">
      <w:pPr>
        <w:ind w:firstLine="480"/>
        <w:rPr>
          <w:rFonts w:ascii="Times New Roman" w:hAnsi="Times New Roman"/>
          <w:lang w:eastAsia="zh-CN"/>
        </w:rPr>
      </w:pPr>
      <w:r w:rsidRPr="00CB1DBB">
        <w:rPr>
          <w:rFonts w:ascii="Times New Roman" w:hAnsi="Times New Roman" w:hint="eastAsia"/>
          <w:lang w:eastAsia="zh-CN"/>
        </w:rPr>
        <w:t xml:space="preserve">Apache Shiro </w:t>
      </w:r>
      <w:r w:rsidRPr="00CB1DBB">
        <w:rPr>
          <w:rFonts w:ascii="Times New Roman" w:hAnsi="Times New Roman" w:hint="eastAsia"/>
          <w:lang w:eastAsia="zh-CN"/>
        </w:rPr>
        <w:t>是一个</w:t>
      </w:r>
      <w:r w:rsidRPr="00CB1DBB">
        <w:rPr>
          <w:rFonts w:ascii="Times New Roman" w:hAnsi="Times New Roman" w:hint="eastAsia"/>
          <w:lang w:eastAsia="zh-CN"/>
        </w:rPr>
        <w:t xml:space="preserve"> Java </w:t>
      </w:r>
      <w:r w:rsidRPr="00CB1DBB">
        <w:rPr>
          <w:rFonts w:ascii="Times New Roman" w:hAnsi="Times New Roman" w:hint="eastAsia"/>
          <w:lang w:eastAsia="zh-CN"/>
        </w:rPr>
        <w:t>安全框架。就目前而言，</w:t>
      </w:r>
      <w:r w:rsidRPr="00CB1DBB">
        <w:rPr>
          <w:rFonts w:ascii="Times New Roman" w:hAnsi="Times New Roman" w:hint="eastAsia"/>
          <w:lang w:eastAsia="zh-CN"/>
        </w:rPr>
        <w:t xml:space="preserve"> </w:t>
      </w:r>
      <w:r w:rsidRPr="00CB1DBB">
        <w:rPr>
          <w:rFonts w:ascii="Times New Roman" w:hAnsi="Times New Roman" w:hint="eastAsia"/>
          <w:lang w:eastAsia="zh-CN"/>
        </w:rPr>
        <w:t>使用</w:t>
      </w:r>
      <w:r w:rsidRPr="00CB1DBB">
        <w:rPr>
          <w:rFonts w:ascii="Times New Roman" w:hAnsi="Times New Roman" w:hint="eastAsia"/>
          <w:lang w:eastAsia="zh-CN"/>
        </w:rPr>
        <w:t xml:space="preserve">Apache Shiro </w:t>
      </w:r>
      <w:r w:rsidRPr="00CB1DBB">
        <w:rPr>
          <w:rFonts w:ascii="Times New Roman" w:hAnsi="Times New Roman" w:hint="eastAsia"/>
          <w:lang w:eastAsia="zh-CN"/>
        </w:rPr>
        <w:t>的开发者逐渐多了起来。因为它使用起来十分的简单，和</w:t>
      </w:r>
      <w:r w:rsidRPr="00CB1DBB">
        <w:rPr>
          <w:rFonts w:ascii="Times New Roman" w:hAnsi="Times New Roman" w:hint="eastAsia"/>
          <w:lang w:eastAsia="zh-CN"/>
        </w:rPr>
        <w:t xml:space="preserve"> Spring Security </w:t>
      </w:r>
      <w:r w:rsidRPr="00CB1DBB">
        <w:rPr>
          <w:rFonts w:ascii="Times New Roman" w:hAnsi="Times New Roman" w:hint="eastAsia"/>
          <w:lang w:eastAsia="zh-CN"/>
        </w:rPr>
        <w:t>相比它更加的轻量级。</w:t>
      </w:r>
    </w:p>
    <w:p w14:paraId="15FFDA0A" w14:textId="5DCFF147" w:rsidR="001E0C78" w:rsidRPr="00CB1DBB" w:rsidRDefault="001E0C78" w:rsidP="001E0C78">
      <w:pPr>
        <w:ind w:firstLine="480"/>
        <w:rPr>
          <w:rFonts w:ascii="Times New Roman" w:hAnsi="Times New Roman"/>
          <w:lang w:eastAsia="zh-CN"/>
        </w:rPr>
      </w:pPr>
      <w:r w:rsidRPr="00CB1DBB">
        <w:rPr>
          <w:rFonts w:ascii="Times New Roman" w:hAnsi="Times New Roman" w:hint="eastAsia"/>
          <w:lang w:eastAsia="zh-CN"/>
        </w:rPr>
        <w:t>Shiro</w:t>
      </w:r>
      <w:r w:rsidR="00AD33B7">
        <w:rPr>
          <w:rFonts w:ascii="Times New Roman" w:hAnsi="Times New Roman"/>
          <w:lang w:eastAsia="zh-CN"/>
        </w:rPr>
        <w:t xml:space="preserve"> </w:t>
      </w:r>
      <w:r w:rsidR="00AD33B7">
        <w:rPr>
          <w:rFonts w:ascii="Times New Roman" w:hAnsi="Times New Roman" w:hint="eastAsia"/>
          <w:lang w:eastAsia="zh-CN"/>
        </w:rPr>
        <w:t>提供</w:t>
      </w:r>
      <w:r w:rsidR="00DD69B5">
        <w:rPr>
          <w:rFonts w:ascii="Times New Roman" w:hAnsi="Times New Roman" w:hint="eastAsia"/>
          <w:lang w:eastAsia="zh-CN"/>
        </w:rPr>
        <w:t>认证、</w:t>
      </w:r>
      <w:r w:rsidR="00163291">
        <w:rPr>
          <w:rFonts w:ascii="Times New Roman" w:hAnsi="Times New Roman" w:hint="eastAsia"/>
          <w:lang w:eastAsia="zh-CN"/>
        </w:rPr>
        <w:t>授权</w:t>
      </w:r>
      <w:r w:rsidR="00DD69B5">
        <w:rPr>
          <w:rFonts w:ascii="Times New Roman" w:hAnsi="Times New Roman" w:hint="eastAsia"/>
          <w:lang w:eastAsia="zh-CN"/>
        </w:rPr>
        <w:t>、加密、会话等</w:t>
      </w:r>
      <w:r w:rsidR="00BB09BF">
        <w:rPr>
          <w:rFonts w:ascii="Times New Roman" w:hAnsi="Times New Roman" w:hint="eastAsia"/>
          <w:lang w:eastAsia="zh-CN"/>
        </w:rPr>
        <w:t>接口</w:t>
      </w:r>
      <w:r w:rsidR="008E5B44">
        <w:rPr>
          <w:rFonts w:ascii="Times New Roman" w:hAnsi="Times New Roman" w:hint="eastAsia"/>
          <w:lang w:eastAsia="zh-CN"/>
        </w:rPr>
        <w:t>，</w:t>
      </w:r>
      <w:r w:rsidR="00BB09BF">
        <w:rPr>
          <w:rFonts w:ascii="Times New Roman" w:hAnsi="Times New Roman"/>
          <w:lang w:eastAsia="zh-CN"/>
        </w:rPr>
        <w:t>根据</w:t>
      </w:r>
      <w:r w:rsidR="00BB09BF">
        <w:rPr>
          <w:rFonts w:ascii="Times New Roman" w:hAnsi="Times New Roman" w:hint="eastAsia"/>
          <w:lang w:eastAsia="zh-CN"/>
        </w:rPr>
        <w:t>系统</w:t>
      </w:r>
      <w:r w:rsidR="00BB09BF">
        <w:rPr>
          <w:rFonts w:ascii="Times New Roman" w:hAnsi="Times New Roman"/>
          <w:lang w:eastAsia="zh-CN"/>
        </w:rPr>
        <w:t>的需求，</w:t>
      </w:r>
      <w:r w:rsidR="00BB09BF">
        <w:rPr>
          <w:rFonts w:ascii="Times New Roman" w:hAnsi="Times New Roman" w:hint="eastAsia"/>
          <w:lang w:eastAsia="zh-CN"/>
        </w:rPr>
        <w:t>自己针对</w:t>
      </w:r>
      <w:r w:rsidR="00BB09BF">
        <w:rPr>
          <w:rFonts w:ascii="Times New Roman" w:hAnsi="Times New Roman"/>
          <w:lang w:eastAsia="zh-CN"/>
        </w:rPr>
        <w:t>它提供的接口</w:t>
      </w:r>
      <w:r w:rsidR="00BB09BF">
        <w:rPr>
          <w:rFonts w:ascii="Times New Roman" w:hAnsi="Times New Roman" w:hint="eastAsia"/>
          <w:lang w:eastAsia="zh-CN"/>
        </w:rPr>
        <w:t>功能</w:t>
      </w:r>
      <w:r w:rsidR="00BB09BF">
        <w:rPr>
          <w:rFonts w:ascii="Times New Roman" w:hAnsi="Times New Roman"/>
          <w:lang w:eastAsia="zh-CN"/>
        </w:rPr>
        <w:t>进行</w:t>
      </w:r>
      <w:r w:rsidR="00BB09BF">
        <w:rPr>
          <w:rFonts w:ascii="Times New Roman" w:hAnsi="Times New Roman" w:hint="eastAsia"/>
          <w:lang w:eastAsia="zh-CN"/>
        </w:rPr>
        <w:t>相应</w:t>
      </w:r>
      <w:r w:rsidR="00BB09BF">
        <w:rPr>
          <w:rFonts w:ascii="Times New Roman" w:hAnsi="Times New Roman"/>
          <w:lang w:eastAsia="zh-CN"/>
        </w:rPr>
        <w:t>的实现。</w:t>
      </w:r>
      <w:r w:rsidR="00BB09BF">
        <w:rPr>
          <w:rFonts w:ascii="Times New Roman" w:hAnsi="Times New Roman"/>
          <w:lang w:eastAsia="zh-CN"/>
        </w:rPr>
        <w:t xml:space="preserve">Shiro </w:t>
      </w:r>
      <w:r w:rsidR="00BB09BF">
        <w:rPr>
          <w:rFonts w:ascii="Times New Roman" w:hAnsi="Times New Roman" w:hint="eastAsia"/>
          <w:lang w:eastAsia="zh-CN"/>
        </w:rPr>
        <w:t>并不会去维护用户</w:t>
      </w:r>
      <w:r w:rsidR="00BB09BF">
        <w:rPr>
          <w:rFonts w:ascii="Times New Roman" w:hAnsi="Times New Roman"/>
          <w:lang w:eastAsia="zh-CN"/>
        </w:rPr>
        <w:t>和用户的</w:t>
      </w:r>
      <w:r w:rsidR="008E5B44">
        <w:rPr>
          <w:rFonts w:ascii="Times New Roman" w:hAnsi="Times New Roman" w:hint="eastAsia"/>
          <w:lang w:eastAsia="zh-CN"/>
        </w:rPr>
        <w:t>权限，</w:t>
      </w:r>
      <w:r w:rsidR="008E5B44">
        <w:rPr>
          <w:rFonts w:ascii="Times New Roman" w:hAnsi="Times New Roman"/>
          <w:lang w:eastAsia="zh-CN"/>
        </w:rPr>
        <w:t>只负责</w:t>
      </w:r>
      <w:r w:rsidR="00100539">
        <w:rPr>
          <w:rFonts w:ascii="Times New Roman" w:hAnsi="Times New Roman" w:hint="eastAsia"/>
          <w:lang w:eastAsia="zh-CN"/>
        </w:rPr>
        <w:t>管理</w:t>
      </w:r>
      <w:r w:rsidRPr="00CB1DBB">
        <w:rPr>
          <w:rFonts w:ascii="Times New Roman" w:hAnsi="Times New Roman" w:hint="eastAsia"/>
          <w:lang w:eastAsia="zh-CN"/>
        </w:rPr>
        <w:t>。</w:t>
      </w:r>
    </w:p>
    <w:p w14:paraId="135C7260" w14:textId="77777777" w:rsidR="001E0C78" w:rsidRPr="00CB1DBB" w:rsidRDefault="006A3FA9" w:rsidP="00DE5361">
      <w:pPr>
        <w:pStyle w:val="3"/>
        <w:numPr>
          <w:ilvl w:val="2"/>
          <w:numId w:val="79"/>
        </w:numPr>
        <w:ind w:firstLineChars="0"/>
        <w:rPr>
          <w:rFonts w:ascii="Times New Roman" w:hAnsi="Times New Roman"/>
        </w:rPr>
      </w:pPr>
      <w:bookmarkStart w:id="85" w:name="_Toc451434955"/>
      <w:bookmarkStart w:id="86" w:name="_Toc451435789"/>
      <w:bookmarkStart w:id="87" w:name="_Toc451455837"/>
      <w:bookmarkStart w:id="88" w:name="_Toc451456808"/>
      <w:bookmarkStart w:id="89" w:name="_Toc451457044"/>
      <w:bookmarkStart w:id="90" w:name="_Toc451457510"/>
      <w:bookmarkStart w:id="91" w:name="_Toc451702726"/>
      <w:r w:rsidRPr="00CB1DBB">
        <w:rPr>
          <w:rFonts w:ascii="Times New Roman" w:hAnsi="Times New Roman" w:hint="eastAsia"/>
        </w:rPr>
        <w:t>日志</w:t>
      </w:r>
      <w:r w:rsidRPr="00CB1DBB">
        <w:rPr>
          <w:rFonts w:ascii="Times New Roman" w:hAnsi="Times New Roman"/>
        </w:rPr>
        <w:t>框架</w:t>
      </w:r>
      <w:bookmarkEnd w:id="85"/>
      <w:bookmarkEnd w:id="86"/>
      <w:bookmarkEnd w:id="87"/>
      <w:bookmarkEnd w:id="88"/>
      <w:bookmarkEnd w:id="89"/>
      <w:bookmarkEnd w:id="90"/>
      <w:bookmarkEnd w:id="91"/>
    </w:p>
    <w:p w14:paraId="5C9C7DF4" w14:textId="77777777" w:rsidR="001E0C78" w:rsidRPr="00CB1DBB" w:rsidRDefault="001E0C78" w:rsidP="001E0C78">
      <w:pPr>
        <w:ind w:firstLine="480"/>
        <w:rPr>
          <w:rFonts w:ascii="Times New Roman" w:hAnsi="Times New Roman"/>
          <w:lang w:eastAsia="zh-CN"/>
        </w:rPr>
      </w:pPr>
      <w:r w:rsidRPr="00CB1DBB">
        <w:rPr>
          <w:rFonts w:ascii="Times New Roman" w:hAnsi="Times New Roman"/>
        </w:rPr>
        <w:t xml:space="preserve">SLF4J(Simple Logging Facade </w:t>
      </w:r>
      <w:r w:rsidRPr="00CB1DBB">
        <w:rPr>
          <w:rFonts w:ascii="Times New Roman" w:hAnsi="Times New Roman" w:hint="eastAsia"/>
        </w:rPr>
        <w:t>For Java</w:t>
      </w:r>
      <w:r w:rsidRPr="00CB1DBB">
        <w:rPr>
          <w:rFonts w:ascii="Times New Roman" w:hAnsi="Times New Roman"/>
        </w:rPr>
        <w:t>)</w:t>
      </w:r>
      <w:r w:rsidR="002138D9" w:rsidRPr="00CB1DBB">
        <w:rPr>
          <w:rFonts w:ascii="Times New Roman" w:hAnsi="Times New Roman"/>
          <w:lang w:eastAsia="zh-CN"/>
        </w:rPr>
        <w:t>提供了操作日志的</w:t>
      </w:r>
      <w:r w:rsidR="002138D9" w:rsidRPr="00CB1DBB">
        <w:rPr>
          <w:rFonts w:ascii="Times New Roman" w:hAnsi="Times New Roman" w:hint="eastAsia"/>
          <w:lang w:eastAsia="zh-CN"/>
        </w:rPr>
        <w:t>相应</w:t>
      </w:r>
      <w:r w:rsidR="002138D9" w:rsidRPr="00CB1DBB">
        <w:rPr>
          <w:rFonts w:ascii="Times New Roman" w:hAnsi="Times New Roman"/>
          <w:lang w:eastAsia="zh-CN"/>
        </w:rPr>
        <w:t>接口规范</w:t>
      </w:r>
      <w:r w:rsidRPr="00CB1DBB">
        <w:rPr>
          <w:rFonts w:ascii="Times New Roman" w:hAnsi="Times New Roman"/>
        </w:rPr>
        <w:t>，</w:t>
      </w:r>
      <w:r w:rsidRPr="00CB1DBB">
        <w:rPr>
          <w:rFonts w:ascii="Times New Roman" w:hAnsi="Times New Roman" w:hint="eastAsia"/>
        </w:rPr>
        <w:t>而</w:t>
      </w:r>
      <w:r w:rsidRPr="00CB1DBB">
        <w:rPr>
          <w:rFonts w:ascii="Times New Roman" w:hAnsi="Times New Roman"/>
        </w:rPr>
        <w:t xml:space="preserve"> </w:t>
      </w:r>
      <w:r w:rsidRPr="00CB1DBB">
        <w:rPr>
          <w:rFonts w:ascii="Times New Roman" w:hAnsi="Times New Roman" w:hint="eastAsia"/>
        </w:rPr>
        <w:t>Log</w:t>
      </w:r>
      <w:r w:rsidRPr="00CB1DBB">
        <w:rPr>
          <w:rFonts w:ascii="Times New Roman" w:hAnsi="Times New Roman"/>
        </w:rPr>
        <w:t>4J(Log For Java )</w:t>
      </w:r>
      <w:r w:rsidR="00CB085A" w:rsidRPr="00CB1DBB">
        <w:rPr>
          <w:rFonts w:ascii="Times New Roman" w:hAnsi="Times New Roman"/>
          <w:lang w:eastAsia="zh-CN"/>
        </w:rPr>
        <w:t xml:space="preserve"> </w:t>
      </w:r>
      <w:r w:rsidR="002138D9" w:rsidRPr="00CB1DBB">
        <w:rPr>
          <w:rFonts w:ascii="Times New Roman" w:hAnsi="Times New Roman"/>
        </w:rPr>
        <w:t>框架</w:t>
      </w:r>
      <w:r w:rsidR="002138D9" w:rsidRPr="00CB1DBB">
        <w:rPr>
          <w:rFonts w:ascii="Times New Roman" w:hAnsi="Times New Roman"/>
          <w:lang w:eastAsia="zh-CN"/>
        </w:rPr>
        <w:t>则是针对该规范接口的</w:t>
      </w:r>
      <w:r w:rsidR="002138D9" w:rsidRPr="00CB1DBB">
        <w:rPr>
          <w:rFonts w:ascii="Times New Roman" w:hAnsi="Times New Roman" w:hint="eastAsia"/>
          <w:lang w:eastAsia="zh-CN"/>
        </w:rPr>
        <w:t>对应</w:t>
      </w:r>
      <w:r w:rsidR="002138D9" w:rsidRPr="00CB1DBB">
        <w:rPr>
          <w:rFonts w:ascii="Times New Roman" w:hAnsi="Times New Roman"/>
          <w:lang w:eastAsia="zh-CN"/>
        </w:rPr>
        <w:t>实现</w:t>
      </w:r>
      <w:r w:rsidRPr="00CB1DBB">
        <w:rPr>
          <w:rFonts w:ascii="Times New Roman" w:hAnsi="Times New Roman"/>
        </w:rPr>
        <w:t>。使用</w:t>
      </w:r>
      <w:r w:rsidRPr="00CB1DBB">
        <w:rPr>
          <w:rFonts w:ascii="Times New Roman" w:hAnsi="Times New Roman" w:hint="eastAsia"/>
        </w:rPr>
        <w:t>SLF</w:t>
      </w:r>
      <w:r w:rsidRPr="00CB1DBB">
        <w:rPr>
          <w:rFonts w:ascii="Times New Roman" w:hAnsi="Times New Roman"/>
        </w:rPr>
        <w:t>4J</w:t>
      </w:r>
      <w:r w:rsidR="002138D9" w:rsidRPr="00CB1DBB">
        <w:rPr>
          <w:rFonts w:ascii="Times New Roman" w:hAnsi="Times New Roman"/>
        </w:rPr>
        <w:t>相当于</w:t>
      </w:r>
      <w:r w:rsidR="002138D9" w:rsidRPr="00CB1DBB">
        <w:rPr>
          <w:rFonts w:ascii="Times New Roman" w:hAnsi="Times New Roman"/>
          <w:lang w:eastAsia="zh-CN"/>
        </w:rPr>
        <w:t>一层</w:t>
      </w:r>
      <w:r w:rsidR="002138D9" w:rsidRPr="00CB1DBB">
        <w:rPr>
          <w:rFonts w:ascii="Times New Roman" w:hAnsi="Times New Roman" w:hint="eastAsia"/>
          <w:lang w:eastAsia="zh-CN"/>
        </w:rPr>
        <w:t>接口</w:t>
      </w:r>
      <w:r w:rsidR="002138D9" w:rsidRPr="00CB1DBB">
        <w:rPr>
          <w:rFonts w:ascii="Times New Roman" w:hAnsi="Times New Roman"/>
          <w:lang w:eastAsia="zh-CN"/>
        </w:rPr>
        <w:t>，</w:t>
      </w:r>
      <w:r w:rsidR="002138D9" w:rsidRPr="00CB1DBB">
        <w:rPr>
          <w:rFonts w:ascii="Times New Roman" w:hAnsi="Times New Roman" w:hint="eastAsia"/>
          <w:lang w:eastAsia="zh-CN"/>
        </w:rPr>
        <w:t>使用</w:t>
      </w:r>
      <w:r w:rsidR="002138D9" w:rsidRPr="00CB1DBB">
        <w:rPr>
          <w:rFonts w:ascii="Times New Roman" w:hAnsi="Times New Roman"/>
          <w:lang w:eastAsia="zh-CN"/>
        </w:rPr>
        <w:t>设计模式中的外观模式，</w:t>
      </w:r>
      <w:r w:rsidR="002138D9" w:rsidRPr="00CB1DBB">
        <w:rPr>
          <w:rFonts w:ascii="Times New Roman" w:hAnsi="Times New Roman" w:hint="eastAsia"/>
          <w:lang w:eastAsia="zh-CN"/>
        </w:rPr>
        <w:t>可以</w:t>
      </w:r>
      <w:r w:rsidR="002138D9" w:rsidRPr="00CB1DBB">
        <w:rPr>
          <w:rFonts w:ascii="Times New Roman" w:hAnsi="Times New Roman"/>
          <w:lang w:eastAsia="zh-CN"/>
        </w:rPr>
        <w:t>很好的分离实现，而不依赖</w:t>
      </w:r>
      <w:r w:rsidR="002138D9" w:rsidRPr="00CB1DBB">
        <w:rPr>
          <w:rFonts w:ascii="Times New Roman" w:hAnsi="Times New Roman" w:hint="eastAsia"/>
          <w:lang w:eastAsia="zh-CN"/>
        </w:rPr>
        <w:t>于</w:t>
      </w:r>
      <w:r w:rsidR="002138D9" w:rsidRPr="00CB1DBB">
        <w:rPr>
          <w:rFonts w:ascii="Times New Roman" w:hAnsi="Times New Roman"/>
          <w:lang w:eastAsia="zh-CN"/>
        </w:rPr>
        <w:t>具体的</w:t>
      </w:r>
      <w:r w:rsidR="002138D9" w:rsidRPr="00CB1DBB">
        <w:rPr>
          <w:rFonts w:ascii="Times New Roman" w:hAnsi="Times New Roman" w:hint="eastAsia"/>
          <w:lang w:eastAsia="zh-CN"/>
        </w:rPr>
        <w:t>日志</w:t>
      </w:r>
      <w:r w:rsidR="002138D9" w:rsidRPr="00CB1DBB">
        <w:rPr>
          <w:rFonts w:ascii="Times New Roman" w:hAnsi="Times New Roman"/>
          <w:lang w:eastAsia="zh-CN"/>
        </w:rPr>
        <w:t>实现矿建</w:t>
      </w:r>
      <w:r w:rsidRPr="00CB1DBB">
        <w:rPr>
          <w:rFonts w:ascii="Times New Roman" w:hAnsi="Times New Roman"/>
        </w:rPr>
        <w:t>。通过默认的</w:t>
      </w:r>
      <w:r w:rsidRPr="00CB1DBB">
        <w:rPr>
          <w:rFonts w:ascii="Times New Roman" w:hAnsi="Times New Roman"/>
        </w:rPr>
        <w:t xml:space="preserve">log4.properties </w:t>
      </w:r>
      <w:r w:rsidRPr="00CB1DBB">
        <w:rPr>
          <w:rFonts w:ascii="Times New Roman" w:hAnsi="Times New Roman" w:hint="eastAsia"/>
        </w:rPr>
        <w:t>文件</w:t>
      </w:r>
      <w:r w:rsidRPr="00CB1DBB">
        <w:rPr>
          <w:rFonts w:ascii="Times New Roman" w:hAnsi="Times New Roman"/>
        </w:rPr>
        <w:t>，</w:t>
      </w:r>
      <w:r w:rsidRPr="00CB1DBB">
        <w:rPr>
          <w:rFonts w:ascii="Times New Roman" w:hAnsi="Times New Roman" w:hint="eastAsia"/>
        </w:rPr>
        <w:t>通过对</w:t>
      </w:r>
      <w:r w:rsidRPr="00CB1DBB">
        <w:rPr>
          <w:rFonts w:ascii="Times New Roman" w:hAnsi="Times New Roman"/>
        </w:rPr>
        <w:t>日志输出级别的控制，</w:t>
      </w:r>
      <w:r w:rsidRPr="00CB1DBB">
        <w:rPr>
          <w:rFonts w:ascii="Times New Roman" w:hAnsi="Times New Roman" w:hint="eastAsia"/>
        </w:rPr>
        <w:t>和相应</w:t>
      </w:r>
      <w:r w:rsidRPr="00CB1DBB">
        <w:rPr>
          <w:rFonts w:ascii="Times New Roman" w:hAnsi="Times New Roman"/>
        </w:rPr>
        <w:t>的设置，</w:t>
      </w:r>
      <w:r w:rsidRPr="00CB1DBB">
        <w:rPr>
          <w:rFonts w:ascii="Times New Roman" w:hAnsi="Times New Roman" w:hint="eastAsia"/>
        </w:rPr>
        <w:t>可以</w:t>
      </w:r>
      <w:r w:rsidRPr="00CB1DBB">
        <w:rPr>
          <w:rFonts w:ascii="Times New Roman" w:hAnsi="Times New Roman"/>
        </w:rPr>
        <w:t>很</w:t>
      </w:r>
      <w:r w:rsidRPr="00CB1DBB">
        <w:rPr>
          <w:rFonts w:ascii="Times New Roman" w:hAnsi="Times New Roman"/>
        </w:rPr>
        <w:lastRenderedPageBreak/>
        <w:t>容易的实现</w:t>
      </w:r>
      <w:r w:rsidRPr="00CB1DBB">
        <w:rPr>
          <w:rFonts w:ascii="Times New Roman" w:hAnsi="Times New Roman" w:hint="eastAsia"/>
        </w:rPr>
        <w:t>对程序</w:t>
      </w:r>
      <w:r w:rsidRPr="00CB1DBB">
        <w:rPr>
          <w:rFonts w:ascii="Times New Roman" w:hAnsi="Times New Roman"/>
        </w:rPr>
        <w:t>运行过程中日志</w:t>
      </w:r>
      <w:r w:rsidRPr="00CB1DBB">
        <w:rPr>
          <w:rFonts w:ascii="Times New Roman" w:hAnsi="Times New Roman" w:hint="eastAsia"/>
        </w:rPr>
        <w:t>信息</w:t>
      </w:r>
      <w:r w:rsidRPr="00CB1DBB">
        <w:rPr>
          <w:rFonts w:ascii="Times New Roman" w:hAnsi="Times New Roman"/>
        </w:rPr>
        <w:t>的</w:t>
      </w:r>
      <w:r w:rsidRPr="00CB1DBB">
        <w:rPr>
          <w:rFonts w:ascii="Times New Roman" w:hAnsi="Times New Roman" w:hint="eastAsia"/>
        </w:rPr>
        <w:t>过滤</w:t>
      </w:r>
      <w:r w:rsidRPr="00CB1DBB">
        <w:rPr>
          <w:rFonts w:ascii="Times New Roman" w:hAnsi="Times New Roman"/>
        </w:rPr>
        <w:t>，</w:t>
      </w:r>
      <w:r w:rsidRPr="00CB1DBB">
        <w:rPr>
          <w:rFonts w:ascii="Times New Roman" w:hAnsi="Times New Roman" w:hint="eastAsia"/>
        </w:rPr>
        <w:t>并且可以</w:t>
      </w:r>
      <w:r w:rsidRPr="00CB1DBB">
        <w:rPr>
          <w:rFonts w:ascii="Times New Roman" w:hAnsi="Times New Roman"/>
        </w:rPr>
        <w:t>对重要的日志信息进行文件</w:t>
      </w:r>
      <w:r w:rsidRPr="00CB1DBB">
        <w:rPr>
          <w:rFonts w:ascii="Times New Roman" w:hAnsi="Times New Roman" w:hint="eastAsia"/>
        </w:rPr>
        <w:t>存储</w:t>
      </w:r>
      <w:r w:rsidRPr="00CB1DBB">
        <w:rPr>
          <w:rFonts w:ascii="Times New Roman" w:hAnsi="Times New Roman"/>
        </w:rPr>
        <w:t>。</w:t>
      </w:r>
    </w:p>
    <w:p w14:paraId="7A98D281" w14:textId="77777777" w:rsidR="00E465C9" w:rsidRPr="00CB1DBB" w:rsidRDefault="00E465C9" w:rsidP="00E465C9">
      <w:pPr>
        <w:ind w:firstLineChars="0" w:firstLine="0"/>
        <w:rPr>
          <w:rFonts w:ascii="Times New Roman" w:hAnsi="Times New Roman"/>
          <w:lang w:eastAsia="zh-CN"/>
        </w:rPr>
      </w:pPr>
    </w:p>
    <w:p w14:paraId="53D08909" w14:textId="77777777" w:rsidR="00E465C9" w:rsidRPr="00CB1DBB" w:rsidRDefault="00E465C9" w:rsidP="00DE5361">
      <w:pPr>
        <w:pStyle w:val="3"/>
        <w:numPr>
          <w:ilvl w:val="2"/>
          <w:numId w:val="79"/>
        </w:numPr>
        <w:ind w:firstLineChars="0"/>
        <w:rPr>
          <w:rFonts w:ascii="Times New Roman" w:hAnsi="Times New Roman"/>
        </w:rPr>
      </w:pPr>
      <w:bookmarkStart w:id="92" w:name="_Toc451434956"/>
      <w:bookmarkStart w:id="93" w:name="_Toc451435790"/>
      <w:bookmarkStart w:id="94" w:name="_Toc451455838"/>
      <w:bookmarkStart w:id="95" w:name="_Toc451456809"/>
      <w:bookmarkStart w:id="96" w:name="_Toc451457045"/>
      <w:bookmarkStart w:id="97" w:name="_Toc451457511"/>
      <w:bookmarkStart w:id="98" w:name="_Toc451702727"/>
      <w:r w:rsidRPr="00CB1DBB">
        <w:rPr>
          <w:rFonts w:ascii="Times New Roman" w:hAnsi="Times New Roman" w:hint="eastAsia"/>
        </w:rPr>
        <w:t>布局框架</w:t>
      </w:r>
      <w:bookmarkEnd w:id="92"/>
      <w:bookmarkEnd w:id="93"/>
      <w:bookmarkEnd w:id="94"/>
      <w:bookmarkEnd w:id="95"/>
      <w:bookmarkEnd w:id="96"/>
      <w:bookmarkEnd w:id="97"/>
      <w:bookmarkEnd w:id="98"/>
    </w:p>
    <w:p w14:paraId="022606F3" w14:textId="77777777" w:rsidR="001E0C78" w:rsidRPr="00CB1DBB" w:rsidRDefault="00E465C9" w:rsidP="00273A20">
      <w:pPr>
        <w:ind w:firstLine="480"/>
        <w:rPr>
          <w:rFonts w:ascii="Times New Roman" w:hAnsi="Times New Roman"/>
          <w:lang w:eastAsia="zh-CN"/>
        </w:rPr>
      </w:pPr>
      <w:r w:rsidRPr="00CB1DBB">
        <w:rPr>
          <w:rFonts w:ascii="Times New Roman" w:hAnsi="Times New Roman" w:hint="eastAsia"/>
          <w:lang w:eastAsia="zh-CN"/>
        </w:rPr>
        <w:t xml:space="preserve">SiteMesh </w:t>
      </w:r>
      <w:r w:rsidRPr="00CB1DBB">
        <w:rPr>
          <w:rFonts w:ascii="Times New Roman" w:hAnsi="Times New Roman" w:hint="eastAsia"/>
          <w:lang w:eastAsia="zh-CN"/>
        </w:rPr>
        <w:t>是一个轻量级且灵活的</w:t>
      </w:r>
      <w:r w:rsidRPr="00CB1DBB">
        <w:rPr>
          <w:rFonts w:ascii="Times New Roman" w:hAnsi="Times New Roman" w:hint="eastAsia"/>
          <w:lang w:eastAsia="zh-CN"/>
        </w:rPr>
        <w:t xml:space="preserve">Java web </w:t>
      </w:r>
      <w:r w:rsidRPr="00CB1DBB">
        <w:rPr>
          <w:rFonts w:ascii="Times New Roman" w:hAnsi="Times New Roman" w:hint="eastAsia"/>
          <w:lang w:eastAsia="zh-CN"/>
        </w:rPr>
        <w:t>应用框架，基于</w:t>
      </w:r>
      <w:r w:rsidRPr="00CB1DBB">
        <w:rPr>
          <w:rFonts w:ascii="Times New Roman" w:hAnsi="Times New Roman" w:hint="eastAsia"/>
          <w:lang w:eastAsia="zh-CN"/>
        </w:rPr>
        <w:t xml:space="preserve"> Servlet </w:t>
      </w:r>
      <w:r w:rsidRPr="00CB1DBB">
        <w:rPr>
          <w:rFonts w:ascii="Times New Roman" w:hAnsi="Times New Roman" w:hint="eastAsia"/>
          <w:lang w:eastAsia="zh-CN"/>
        </w:rPr>
        <w:t>中的</w:t>
      </w:r>
      <w:r w:rsidRPr="00CB1DBB">
        <w:rPr>
          <w:rFonts w:ascii="Times New Roman" w:hAnsi="Times New Roman" w:hint="eastAsia"/>
          <w:lang w:eastAsia="zh-CN"/>
        </w:rPr>
        <w:t xml:space="preserve"> Filter</w:t>
      </w:r>
      <w:r w:rsidRPr="00CB1DBB">
        <w:rPr>
          <w:rFonts w:ascii="Times New Roman" w:hAnsi="Times New Roman" w:hint="eastAsia"/>
          <w:lang w:eastAsia="zh-CN"/>
        </w:rPr>
        <w:t>采用了设计模式中的装饰者模式</w:t>
      </w:r>
      <w:r w:rsidRPr="00CB1DBB">
        <w:rPr>
          <w:rFonts w:ascii="Times New Roman" w:hAnsi="Times New Roman" w:hint="eastAsia"/>
          <w:lang w:eastAsia="zh-CN"/>
        </w:rPr>
        <w:t xml:space="preserve">(decorator pattern) </w:t>
      </w:r>
      <w:r w:rsidRPr="00CB1DBB">
        <w:rPr>
          <w:rFonts w:ascii="Times New Roman" w:hAnsi="Times New Roman" w:hint="eastAsia"/>
          <w:lang w:eastAsia="zh-CN"/>
        </w:rPr>
        <w:t>可以很容易的对页面进行布局</w:t>
      </w:r>
      <w:r w:rsidRPr="00CB1DBB">
        <w:rPr>
          <w:rFonts w:ascii="Times New Roman" w:hAnsi="Times New Roman"/>
          <w:lang w:eastAsia="zh-CN"/>
        </w:rPr>
        <w:t>。</w:t>
      </w:r>
    </w:p>
    <w:p w14:paraId="07E5423E" w14:textId="77777777" w:rsidR="00273A20" w:rsidRPr="00CB1DBB" w:rsidRDefault="00273A20" w:rsidP="00273A20">
      <w:pPr>
        <w:keepNext/>
        <w:spacing w:line="240" w:lineRule="auto"/>
        <w:ind w:firstLineChars="0" w:firstLine="0"/>
        <w:jc w:val="center"/>
        <w:rPr>
          <w:rFonts w:ascii="Times New Roman" w:hAnsi="Times New Roman"/>
        </w:rPr>
      </w:pPr>
    </w:p>
    <w:p w14:paraId="012AED37" w14:textId="77777777" w:rsidR="00E465C9" w:rsidRPr="00CB1DBB" w:rsidRDefault="00E465C9" w:rsidP="00DE5361">
      <w:pPr>
        <w:pStyle w:val="3"/>
        <w:numPr>
          <w:ilvl w:val="2"/>
          <w:numId w:val="79"/>
        </w:numPr>
        <w:ind w:firstLineChars="0"/>
        <w:rPr>
          <w:rFonts w:ascii="Times New Roman" w:hAnsi="Times New Roman"/>
        </w:rPr>
      </w:pPr>
      <w:bookmarkStart w:id="99" w:name="_Toc451434957"/>
      <w:bookmarkStart w:id="100" w:name="_Toc451435791"/>
      <w:bookmarkStart w:id="101" w:name="_Toc451455839"/>
      <w:bookmarkStart w:id="102" w:name="_Toc451456810"/>
      <w:bookmarkStart w:id="103" w:name="_Toc451457046"/>
      <w:bookmarkStart w:id="104" w:name="_Toc451457512"/>
      <w:bookmarkStart w:id="105" w:name="_Toc451702728"/>
      <w:r w:rsidRPr="00CB1DBB">
        <w:rPr>
          <w:rFonts w:ascii="Times New Roman" w:hAnsi="Times New Roman" w:hint="eastAsia"/>
        </w:rPr>
        <w:t>前端</w:t>
      </w:r>
      <w:r w:rsidRPr="00CB1DBB">
        <w:rPr>
          <w:rFonts w:ascii="Times New Roman" w:hAnsi="Times New Roman"/>
        </w:rPr>
        <w:t>框架</w:t>
      </w:r>
      <w:r w:rsidR="00CA5879" w:rsidRPr="00CB1DBB">
        <w:rPr>
          <w:rFonts w:ascii="Times New Roman" w:hAnsi="Times New Roman"/>
        </w:rPr>
        <w:t>列表</w:t>
      </w:r>
      <w:bookmarkEnd w:id="99"/>
      <w:bookmarkEnd w:id="100"/>
      <w:bookmarkEnd w:id="101"/>
      <w:bookmarkEnd w:id="102"/>
      <w:bookmarkEnd w:id="103"/>
      <w:bookmarkEnd w:id="104"/>
      <w:bookmarkEnd w:id="105"/>
    </w:p>
    <w:p w14:paraId="66DB1349"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lang w:eastAsia="zh-CN"/>
        </w:rPr>
        <w:t>J</w:t>
      </w:r>
      <w:r w:rsidRPr="00CB1DBB">
        <w:rPr>
          <w:rFonts w:ascii="Times New Roman" w:hAnsi="Times New Roman" w:hint="eastAsia"/>
          <w:lang w:eastAsia="zh-CN"/>
        </w:rPr>
        <w:t>S</w:t>
      </w:r>
      <w:r w:rsidRPr="00CB1DBB">
        <w:rPr>
          <w:rFonts w:ascii="Times New Roman" w:hAnsi="Times New Roman"/>
          <w:lang w:eastAsia="zh-CN"/>
        </w:rPr>
        <w:t xml:space="preserve"> </w:t>
      </w:r>
      <w:r w:rsidRPr="00CB1DBB">
        <w:rPr>
          <w:rFonts w:ascii="Times New Roman" w:hAnsi="Times New Roman" w:hint="eastAsia"/>
          <w:lang w:eastAsia="zh-CN"/>
        </w:rPr>
        <w:t>框架</w:t>
      </w:r>
      <w:r w:rsidRPr="00CB1DBB">
        <w:rPr>
          <w:rFonts w:ascii="Times New Roman" w:hAnsi="Times New Roman"/>
          <w:lang w:eastAsia="zh-CN"/>
        </w:rPr>
        <w:t>：</w:t>
      </w:r>
      <w:r w:rsidRPr="00CB1DBB">
        <w:rPr>
          <w:rFonts w:ascii="Times New Roman" w:hAnsi="Times New Roman" w:hint="eastAsia"/>
          <w:lang w:eastAsia="zh-CN"/>
        </w:rPr>
        <w:t>J</w:t>
      </w:r>
      <w:r w:rsidRPr="00CB1DBB">
        <w:rPr>
          <w:rFonts w:ascii="Times New Roman" w:hAnsi="Times New Roman"/>
          <w:lang w:eastAsia="zh-CN"/>
        </w:rPr>
        <w:t>Query</w:t>
      </w:r>
    </w:p>
    <w:p w14:paraId="7D7FD0EE"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 xml:space="preserve">CSS </w:t>
      </w:r>
      <w:r w:rsidRPr="00CB1DBB">
        <w:rPr>
          <w:rFonts w:ascii="Times New Roman" w:hAnsi="Times New Roman" w:hint="eastAsia"/>
          <w:lang w:eastAsia="zh-CN"/>
        </w:rPr>
        <w:t>框架：</w:t>
      </w:r>
      <w:r w:rsidRPr="00CB1DBB">
        <w:rPr>
          <w:rFonts w:ascii="Times New Roman" w:hAnsi="Times New Roman" w:hint="eastAsia"/>
          <w:lang w:eastAsia="zh-CN"/>
        </w:rPr>
        <w:t>Bootstrap inspinia</w:t>
      </w:r>
    </w:p>
    <w:p w14:paraId="2B7F3113"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客户端校验：</w:t>
      </w:r>
      <w:r w:rsidRPr="00CB1DBB">
        <w:rPr>
          <w:rFonts w:ascii="Times New Roman" w:hAnsi="Times New Roman" w:hint="eastAsia"/>
          <w:lang w:eastAsia="zh-CN"/>
        </w:rPr>
        <w:t>JQuery Validation</w:t>
      </w:r>
    </w:p>
    <w:p w14:paraId="498A6E0F"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富文本：</w:t>
      </w:r>
      <w:r w:rsidRPr="00CB1DBB">
        <w:rPr>
          <w:rFonts w:ascii="Times New Roman" w:hAnsi="Times New Roman" w:hint="eastAsia"/>
          <w:lang w:eastAsia="zh-CN"/>
        </w:rPr>
        <w:t>CKEcitor</w:t>
      </w:r>
    </w:p>
    <w:p w14:paraId="5EAD0C37"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文件管理：</w:t>
      </w:r>
      <w:r w:rsidRPr="00CB1DBB">
        <w:rPr>
          <w:rFonts w:ascii="Times New Roman" w:hAnsi="Times New Roman" w:hint="eastAsia"/>
          <w:lang w:eastAsia="zh-CN"/>
        </w:rPr>
        <w:t>CKFinder</w:t>
      </w:r>
    </w:p>
    <w:p w14:paraId="2FBA80DC"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数据表格：</w:t>
      </w:r>
      <w:r w:rsidRPr="00CB1DBB">
        <w:rPr>
          <w:rFonts w:ascii="Times New Roman" w:hAnsi="Times New Roman" w:hint="eastAsia"/>
          <w:lang w:eastAsia="zh-CN"/>
        </w:rPr>
        <w:t>jqGrid</w:t>
      </w:r>
    </w:p>
    <w:p w14:paraId="20EE3A76"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对话框：</w:t>
      </w:r>
      <w:r w:rsidRPr="00CB1DBB">
        <w:rPr>
          <w:rFonts w:ascii="Times New Roman" w:hAnsi="Times New Roman" w:hint="eastAsia"/>
          <w:lang w:eastAsia="zh-CN"/>
        </w:rPr>
        <w:t>jQuery jBox</w:t>
      </w:r>
    </w:p>
    <w:p w14:paraId="6E457FBB"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下拉框：</w:t>
      </w:r>
      <w:r w:rsidRPr="00CB1DBB">
        <w:rPr>
          <w:rFonts w:ascii="Times New Roman" w:hAnsi="Times New Roman" w:hint="eastAsia"/>
          <w:lang w:eastAsia="zh-CN"/>
        </w:rPr>
        <w:t>jQuery Select2</w:t>
      </w:r>
    </w:p>
    <w:p w14:paraId="7B4211FB"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树形结构控件：</w:t>
      </w:r>
      <w:r w:rsidRPr="00CB1DBB">
        <w:rPr>
          <w:rFonts w:ascii="Times New Roman" w:hAnsi="Times New Roman" w:hint="eastAsia"/>
          <w:lang w:eastAsia="zh-CN"/>
        </w:rPr>
        <w:t>JQuery zTree</w:t>
      </w:r>
    </w:p>
    <w:p w14:paraId="30B8BD80" w14:textId="77777777" w:rsidR="005B12C8" w:rsidRPr="00CB1DBB" w:rsidRDefault="005B12C8"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图表控件</w:t>
      </w:r>
      <w:r w:rsidRPr="00CB1DBB">
        <w:rPr>
          <w:rFonts w:ascii="Times New Roman" w:hAnsi="Times New Roman"/>
          <w:lang w:eastAsia="zh-CN"/>
        </w:rPr>
        <w:t>：</w:t>
      </w:r>
      <w:r w:rsidRPr="00CB1DBB">
        <w:rPr>
          <w:rFonts w:ascii="Times New Roman" w:hAnsi="Times New Roman" w:hint="eastAsia"/>
          <w:lang w:eastAsia="zh-CN"/>
        </w:rPr>
        <w:t>C</w:t>
      </w:r>
      <w:r w:rsidRPr="00CB1DBB">
        <w:rPr>
          <w:rFonts w:ascii="Times New Roman" w:hAnsi="Times New Roman"/>
          <w:lang w:eastAsia="zh-CN"/>
        </w:rPr>
        <w:t>hart</w:t>
      </w:r>
    </w:p>
    <w:p w14:paraId="3A4A9FF5" w14:textId="48859661" w:rsidR="00533733" w:rsidRPr="00CB1DBB" w:rsidRDefault="009B0D2E"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聊天</w:t>
      </w:r>
      <w:r w:rsidRPr="00CB1DBB">
        <w:rPr>
          <w:rFonts w:ascii="Times New Roman" w:hAnsi="Times New Roman"/>
          <w:lang w:eastAsia="zh-CN"/>
        </w:rPr>
        <w:t>插件：</w:t>
      </w:r>
      <w:r w:rsidRPr="00CB1DBB">
        <w:rPr>
          <w:rFonts w:ascii="Times New Roman" w:hAnsi="Times New Roman" w:hint="eastAsia"/>
          <w:lang w:eastAsia="zh-CN"/>
        </w:rPr>
        <w:t>l</w:t>
      </w:r>
      <w:r w:rsidR="00D51668" w:rsidRPr="00CB1DBB">
        <w:rPr>
          <w:rFonts w:ascii="Times New Roman" w:hAnsi="Times New Roman"/>
          <w:lang w:eastAsia="zh-CN"/>
        </w:rPr>
        <w:t>ayim</w:t>
      </w:r>
    </w:p>
    <w:p w14:paraId="5BE74648" w14:textId="77777777" w:rsidR="00B4233D" w:rsidRPr="00CB1DBB" w:rsidRDefault="00856A15" w:rsidP="00DE5361">
      <w:pPr>
        <w:pStyle w:val="10"/>
        <w:numPr>
          <w:ilvl w:val="0"/>
          <w:numId w:val="79"/>
        </w:numPr>
        <w:ind w:firstLineChars="0"/>
        <w:rPr>
          <w:rFonts w:ascii="Times New Roman" w:hAnsi="Times New Roman"/>
        </w:rPr>
      </w:pPr>
      <w:bookmarkStart w:id="106" w:name="_Toc451434958"/>
      <w:bookmarkStart w:id="107" w:name="_Toc451435792"/>
      <w:bookmarkStart w:id="108" w:name="_Toc451456811"/>
      <w:bookmarkStart w:id="109" w:name="_Toc451457047"/>
      <w:bookmarkStart w:id="110" w:name="_Toc451457513"/>
      <w:bookmarkStart w:id="111" w:name="_Toc451455840"/>
      <w:bookmarkStart w:id="112" w:name="_Toc451702729"/>
      <w:r w:rsidRPr="00CB1DBB">
        <w:rPr>
          <w:rFonts w:ascii="Times New Roman" w:hAnsi="Times New Roman" w:hint="eastAsia"/>
        </w:rPr>
        <w:t>需求</w:t>
      </w:r>
      <w:r w:rsidR="00905640" w:rsidRPr="00CB1DBB">
        <w:rPr>
          <w:rFonts w:ascii="Times New Roman" w:hAnsi="Times New Roman" w:hint="eastAsia"/>
        </w:rPr>
        <w:t>设计</w:t>
      </w:r>
      <w:bookmarkEnd w:id="106"/>
      <w:bookmarkEnd w:id="107"/>
      <w:bookmarkEnd w:id="108"/>
      <w:bookmarkEnd w:id="109"/>
      <w:bookmarkEnd w:id="110"/>
      <w:bookmarkEnd w:id="111"/>
      <w:bookmarkEnd w:id="112"/>
    </w:p>
    <w:p w14:paraId="52800E8C" w14:textId="77777777" w:rsidR="001C7FDD" w:rsidRPr="00CB1DBB" w:rsidRDefault="00DE5361" w:rsidP="00DE5361">
      <w:pPr>
        <w:pStyle w:val="2"/>
        <w:numPr>
          <w:ilvl w:val="1"/>
          <w:numId w:val="79"/>
        </w:numPr>
        <w:ind w:firstLineChars="0"/>
        <w:rPr>
          <w:rFonts w:ascii="Times New Roman" w:hAnsi="Times New Roman"/>
        </w:rPr>
      </w:pPr>
      <w:bookmarkStart w:id="113" w:name="_Toc451434959"/>
      <w:bookmarkStart w:id="114" w:name="_Toc451435793"/>
      <w:bookmarkStart w:id="115" w:name="_Toc451455841"/>
      <w:bookmarkStart w:id="116" w:name="_Toc451456812"/>
      <w:bookmarkStart w:id="117" w:name="_Toc451457048"/>
      <w:bookmarkStart w:id="118" w:name="_Toc451457514"/>
      <w:r>
        <w:rPr>
          <w:rFonts w:ascii="Times New Roman" w:hAnsi="Times New Roman"/>
        </w:rPr>
        <w:t xml:space="preserve"> </w:t>
      </w:r>
      <w:bookmarkStart w:id="119" w:name="_Toc451702730"/>
      <w:r w:rsidR="001C7FDD" w:rsidRPr="00CB1DBB">
        <w:rPr>
          <w:rFonts w:ascii="Times New Roman" w:hAnsi="Times New Roman" w:hint="eastAsia"/>
        </w:rPr>
        <w:t>系统功能</w:t>
      </w:r>
      <w:r w:rsidR="001C7FDD" w:rsidRPr="00CB1DBB">
        <w:rPr>
          <w:rFonts w:ascii="Times New Roman" w:hAnsi="Times New Roman"/>
        </w:rPr>
        <w:t>分析</w:t>
      </w:r>
      <w:bookmarkEnd w:id="113"/>
      <w:bookmarkEnd w:id="114"/>
      <w:bookmarkEnd w:id="115"/>
      <w:bookmarkEnd w:id="116"/>
      <w:bookmarkEnd w:id="117"/>
      <w:bookmarkEnd w:id="118"/>
      <w:bookmarkEnd w:id="119"/>
    </w:p>
    <w:p w14:paraId="15BAFB43" w14:textId="77777777" w:rsidR="001C7FDD" w:rsidRPr="00CB1DBB" w:rsidRDefault="001C7FDD" w:rsidP="001C7FDD">
      <w:pPr>
        <w:ind w:firstLine="480"/>
        <w:rPr>
          <w:rFonts w:ascii="Times New Roman" w:hAnsi="Times New Roman"/>
          <w:lang w:eastAsia="zh-CN"/>
        </w:rPr>
      </w:pPr>
      <w:r w:rsidRPr="00CB1DBB">
        <w:rPr>
          <w:rFonts w:ascii="Times New Roman" w:hAnsi="Times New Roman" w:hint="eastAsia"/>
          <w:lang w:eastAsia="zh-CN"/>
        </w:rPr>
        <w:t>通过</w:t>
      </w:r>
      <w:r w:rsidRPr="00CB1DBB">
        <w:rPr>
          <w:rFonts w:ascii="Times New Roman" w:hAnsi="Times New Roman"/>
          <w:lang w:eastAsia="zh-CN"/>
        </w:rPr>
        <w:t>分析，</w:t>
      </w:r>
      <w:r w:rsidRPr="00CB1DBB">
        <w:rPr>
          <w:rFonts w:ascii="Times New Roman" w:hAnsi="Times New Roman" w:hint="eastAsia"/>
          <w:lang w:eastAsia="zh-CN"/>
        </w:rPr>
        <w:t>对</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w:t>
      </w:r>
      <w:r w:rsidRPr="00CB1DBB">
        <w:rPr>
          <w:rFonts w:ascii="Times New Roman" w:hAnsi="Times New Roman" w:hint="eastAsia"/>
          <w:lang w:eastAsia="zh-CN"/>
        </w:rPr>
        <w:t>进行</w:t>
      </w:r>
      <w:r w:rsidRPr="00CB1DBB">
        <w:rPr>
          <w:rFonts w:ascii="Times New Roman" w:hAnsi="Times New Roman"/>
          <w:lang w:eastAsia="zh-CN"/>
        </w:rPr>
        <w:t>如下设计。</w:t>
      </w:r>
    </w:p>
    <w:p w14:paraId="4145EA1E" w14:textId="77777777" w:rsidR="001C7FDD" w:rsidRPr="00CB1DBB" w:rsidRDefault="007178E1" w:rsidP="001C7FDD">
      <w:pPr>
        <w:ind w:firstLine="480"/>
        <w:rPr>
          <w:rFonts w:ascii="Times New Roman" w:hAnsi="Times New Roman"/>
          <w:lang w:eastAsia="zh-CN"/>
        </w:rPr>
      </w:pPr>
      <w:r w:rsidRPr="00CB1DBB">
        <w:rPr>
          <w:rFonts w:ascii="Times New Roman" w:hAnsi="Times New Roman" w:hint="eastAsia"/>
          <w:lang w:eastAsia="zh-CN"/>
        </w:rPr>
        <w:t>为了</w:t>
      </w:r>
      <w:r w:rsidRPr="00CB1DBB">
        <w:rPr>
          <w:rFonts w:ascii="Times New Roman" w:hAnsi="Times New Roman"/>
          <w:lang w:eastAsia="zh-CN"/>
        </w:rPr>
        <w:t>体现软件的</w:t>
      </w:r>
      <w:r w:rsidRPr="00CB1DBB">
        <w:rPr>
          <w:rFonts w:ascii="Times New Roman" w:hAnsi="Times New Roman" w:hint="eastAsia"/>
          <w:lang w:eastAsia="zh-CN"/>
        </w:rPr>
        <w:t>高</w:t>
      </w:r>
      <w:r w:rsidRPr="00CB1DBB">
        <w:rPr>
          <w:rFonts w:ascii="Times New Roman" w:hAnsi="Times New Roman"/>
          <w:lang w:eastAsia="zh-CN"/>
        </w:rPr>
        <w:t>内聚、</w:t>
      </w:r>
      <w:r w:rsidRPr="00CB1DBB">
        <w:rPr>
          <w:rFonts w:ascii="Times New Roman" w:hAnsi="Times New Roman" w:hint="eastAsia"/>
          <w:lang w:eastAsia="zh-CN"/>
        </w:rPr>
        <w:t>低耦合</w:t>
      </w:r>
      <w:r w:rsidRPr="00CB1DBB">
        <w:rPr>
          <w:rFonts w:ascii="Times New Roman" w:hAnsi="Times New Roman"/>
          <w:lang w:eastAsia="zh-CN"/>
        </w:rPr>
        <w:t>，</w:t>
      </w:r>
      <w:r w:rsidR="001C7FDD" w:rsidRPr="00CB1DBB">
        <w:rPr>
          <w:rFonts w:ascii="Times New Roman" w:hAnsi="Times New Roman" w:hint="eastAsia"/>
          <w:lang w:eastAsia="zh-CN"/>
        </w:rPr>
        <w:t>按</w:t>
      </w:r>
      <w:r w:rsidR="001C7FDD" w:rsidRPr="00CB1DBB">
        <w:rPr>
          <w:rFonts w:ascii="Times New Roman" w:hAnsi="Times New Roman"/>
          <w:lang w:eastAsia="zh-CN"/>
        </w:rPr>
        <w:t>功能模块进行划分，</w:t>
      </w:r>
      <w:r w:rsidR="001C7FDD" w:rsidRPr="00CB1DBB">
        <w:rPr>
          <w:rFonts w:ascii="Times New Roman" w:hAnsi="Times New Roman" w:hint="eastAsia"/>
          <w:lang w:eastAsia="zh-CN"/>
        </w:rPr>
        <w:t>大致划分为</w:t>
      </w:r>
      <w:r w:rsidR="00BC32A9" w:rsidRPr="00CB1DBB">
        <w:rPr>
          <w:rFonts w:ascii="Times New Roman" w:hAnsi="Times New Roman" w:hint="eastAsia"/>
          <w:lang w:eastAsia="zh-CN"/>
        </w:rPr>
        <w:t>如下</w:t>
      </w:r>
      <w:r w:rsidR="00BC32A9" w:rsidRPr="00CB1DBB">
        <w:rPr>
          <w:rFonts w:ascii="Times New Roman" w:hAnsi="Times New Roman"/>
          <w:lang w:eastAsia="zh-CN"/>
        </w:rPr>
        <w:t>模块</w:t>
      </w:r>
      <w:r w:rsidR="00074D0E" w:rsidRPr="00CB1DBB">
        <w:rPr>
          <w:rFonts w:ascii="Times New Roman" w:hAnsi="Times New Roman"/>
          <w:lang w:eastAsia="zh-CN"/>
        </w:rPr>
        <w:t>：</w:t>
      </w:r>
    </w:p>
    <w:p w14:paraId="32336441" w14:textId="50C1663E" w:rsidR="001C7FDD" w:rsidRPr="00CB1DBB" w:rsidRDefault="002F2ADF" w:rsidP="00EF1675">
      <w:pPr>
        <w:pStyle w:val="a8"/>
        <w:numPr>
          <w:ilvl w:val="0"/>
          <w:numId w:val="5"/>
        </w:numPr>
        <w:ind w:firstLineChars="0"/>
        <w:rPr>
          <w:rFonts w:ascii="Times New Roman" w:hAnsi="Times New Roman"/>
          <w:lang w:eastAsia="zh-CN"/>
        </w:rPr>
      </w:pPr>
      <w:r>
        <w:rPr>
          <w:rFonts w:ascii="Times New Roman" w:hAnsi="Times New Roman"/>
          <w:lang w:eastAsia="zh-CN"/>
        </w:rPr>
        <w:t>基础信息管理</w:t>
      </w:r>
      <w:ins w:id="120" w:author="Microsoft Office User" w:date="2016-05-24T17:41:00Z">
        <w:r w:rsidR="00E87418">
          <w:rPr>
            <w:rFonts w:ascii="Times New Roman" w:hAnsi="Times New Roman"/>
            <w:lang w:eastAsia="zh-CN"/>
          </w:rPr>
          <w:t>模块</w:t>
        </w:r>
      </w:ins>
      <w:r w:rsidR="001C7FDD" w:rsidRPr="00CB1DBB">
        <w:rPr>
          <w:rFonts w:ascii="Times New Roman" w:hAnsi="Times New Roman"/>
          <w:lang w:eastAsia="zh-CN"/>
        </w:rPr>
        <w:t>：</w:t>
      </w:r>
      <w:r w:rsidR="001C7FDD" w:rsidRPr="00CB1DBB">
        <w:rPr>
          <w:rFonts w:ascii="Times New Roman" w:hAnsi="Times New Roman" w:hint="eastAsia"/>
          <w:lang w:eastAsia="zh-CN"/>
        </w:rPr>
        <w:t>用户</w:t>
      </w:r>
      <w:r w:rsidR="001C7FDD" w:rsidRPr="00CB1DBB">
        <w:rPr>
          <w:rFonts w:ascii="Times New Roman" w:hAnsi="Times New Roman"/>
          <w:lang w:eastAsia="zh-CN"/>
        </w:rPr>
        <w:t>，</w:t>
      </w:r>
      <w:r w:rsidR="001C7FDD" w:rsidRPr="00CB1DBB">
        <w:rPr>
          <w:rFonts w:ascii="Times New Roman" w:hAnsi="Times New Roman" w:hint="eastAsia"/>
          <w:lang w:eastAsia="zh-CN"/>
        </w:rPr>
        <w:t>角色</w:t>
      </w:r>
      <w:r w:rsidR="001C7FDD" w:rsidRPr="00CB1DBB">
        <w:rPr>
          <w:rFonts w:ascii="Times New Roman" w:hAnsi="Times New Roman"/>
          <w:lang w:eastAsia="zh-CN"/>
        </w:rPr>
        <w:t>，</w:t>
      </w:r>
      <w:r w:rsidR="001C7FDD" w:rsidRPr="00CB1DBB">
        <w:rPr>
          <w:rFonts w:ascii="Times New Roman" w:hAnsi="Times New Roman" w:hint="eastAsia"/>
          <w:lang w:eastAsia="zh-CN"/>
        </w:rPr>
        <w:t>权限</w:t>
      </w:r>
      <w:r w:rsidR="001C7FDD" w:rsidRPr="00CB1DBB">
        <w:rPr>
          <w:rFonts w:ascii="Times New Roman" w:hAnsi="Times New Roman"/>
          <w:lang w:eastAsia="zh-CN"/>
        </w:rPr>
        <w:t>，</w:t>
      </w:r>
      <w:r w:rsidR="001C7FDD" w:rsidRPr="00CB1DBB">
        <w:rPr>
          <w:rFonts w:ascii="Times New Roman" w:hAnsi="Times New Roman" w:hint="eastAsia"/>
          <w:lang w:eastAsia="zh-CN"/>
        </w:rPr>
        <w:t>部门</w:t>
      </w:r>
      <w:r w:rsidR="001C7FDD" w:rsidRPr="00CB1DBB">
        <w:rPr>
          <w:rFonts w:ascii="Times New Roman" w:hAnsi="Times New Roman"/>
          <w:lang w:eastAsia="zh-CN"/>
        </w:rPr>
        <w:t xml:space="preserve"> </w:t>
      </w:r>
      <w:r w:rsidR="001C7FDD" w:rsidRPr="00CB1DBB">
        <w:rPr>
          <w:rFonts w:ascii="Times New Roman" w:hAnsi="Times New Roman" w:hint="eastAsia"/>
          <w:lang w:eastAsia="zh-CN"/>
        </w:rPr>
        <w:t>管理</w:t>
      </w:r>
    </w:p>
    <w:p w14:paraId="7899E5E8" w14:textId="7FDF87BA" w:rsidR="001C7FDD" w:rsidRPr="00CB1DBB" w:rsidRDefault="002F2ADF" w:rsidP="00EF1675">
      <w:pPr>
        <w:pStyle w:val="a8"/>
        <w:numPr>
          <w:ilvl w:val="0"/>
          <w:numId w:val="5"/>
        </w:numPr>
        <w:ind w:firstLineChars="0"/>
        <w:rPr>
          <w:rFonts w:ascii="Times New Roman" w:hAnsi="Times New Roman"/>
          <w:lang w:eastAsia="zh-CN"/>
        </w:rPr>
      </w:pPr>
      <w:r>
        <w:rPr>
          <w:rFonts w:ascii="Times New Roman" w:hAnsi="Times New Roman"/>
          <w:lang w:eastAsia="zh-CN"/>
        </w:rPr>
        <w:lastRenderedPageBreak/>
        <w:t>问题单管理模块</w:t>
      </w:r>
      <w:r w:rsidR="001C7FDD" w:rsidRPr="00CB1DBB">
        <w:rPr>
          <w:rFonts w:ascii="Times New Roman" w:hAnsi="Times New Roman"/>
          <w:lang w:eastAsia="zh-CN"/>
        </w:rPr>
        <w:t>：</w:t>
      </w:r>
      <w:r w:rsidR="0066016B">
        <w:rPr>
          <w:rFonts w:ascii="Times New Roman" w:hAnsi="Times New Roman" w:hint="eastAsia"/>
          <w:lang w:eastAsia="zh-CN"/>
        </w:rPr>
        <w:t>Bug</w:t>
      </w:r>
      <w:r>
        <w:rPr>
          <w:rFonts w:ascii="Times New Roman" w:hAnsi="Times New Roman"/>
          <w:lang w:eastAsia="zh-CN"/>
        </w:rPr>
        <w:t xml:space="preserve"> </w:t>
      </w:r>
      <w:r>
        <w:rPr>
          <w:rFonts w:ascii="Times New Roman" w:hAnsi="Times New Roman" w:hint="eastAsia"/>
          <w:lang w:eastAsia="zh-CN"/>
        </w:rPr>
        <w:t>管理</w:t>
      </w:r>
      <w:r w:rsidR="001C7FDD" w:rsidRPr="00CB1DBB">
        <w:rPr>
          <w:rFonts w:ascii="Times New Roman" w:hAnsi="Times New Roman"/>
          <w:lang w:eastAsia="zh-CN"/>
        </w:rPr>
        <w:t>，</w:t>
      </w:r>
      <w:r w:rsidR="001C7FDD" w:rsidRPr="00CB1DBB">
        <w:rPr>
          <w:rFonts w:ascii="Times New Roman" w:hAnsi="Times New Roman" w:hint="eastAsia"/>
          <w:lang w:eastAsia="zh-CN"/>
        </w:rPr>
        <w:t>项目</w:t>
      </w:r>
      <w:r w:rsidR="001C7FDD" w:rsidRPr="00CB1DBB">
        <w:rPr>
          <w:rFonts w:ascii="Times New Roman" w:hAnsi="Times New Roman"/>
          <w:lang w:eastAsia="zh-CN"/>
        </w:rPr>
        <w:t>管理</w:t>
      </w:r>
    </w:p>
    <w:p w14:paraId="4315DC62" w14:textId="77777777" w:rsidR="001C7FDD" w:rsidRPr="00CB1DBB" w:rsidRDefault="001C7FDD" w:rsidP="00EF1675">
      <w:pPr>
        <w:pStyle w:val="a8"/>
        <w:numPr>
          <w:ilvl w:val="0"/>
          <w:numId w:val="5"/>
        </w:numPr>
        <w:ind w:firstLineChars="0"/>
        <w:rPr>
          <w:rFonts w:ascii="Times New Roman" w:hAnsi="Times New Roman"/>
          <w:lang w:eastAsia="zh-CN"/>
        </w:rPr>
      </w:pPr>
      <w:r w:rsidRPr="00CB1DBB">
        <w:rPr>
          <w:rFonts w:ascii="Times New Roman" w:hAnsi="Times New Roman"/>
          <w:lang w:eastAsia="zh-CN"/>
        </w:rPr>
        <w:t>工作流模块：流程，</w:t>
      </w:r>
      <w:r w:rsidRPr="00CB1DBB">
        <w:rPr>
          <w:rFonts w:ascii="Times New Roman" w:hAnsi="Times New Roman" w:hint="eastAsia"/>
          <w:lang w:eastAsia="zh-CN"/>
        </w:rPr>
        <w:t>模型</w:t>
      </w:r>
      <w:r w:rsidRPr="00CB1DBB">
        <w:rPr>
          <w:rFonts w:ascii="Times New Roman" w:hAnsi="Times New Roman"/>
          <w:lang w:eastAsia="zh-CN"/>
        </w:rPr>
        <w:t>管理</w:t>
      </w:r>
    </w:p>
    <w:p w14:paraId="38B4730B" w14:textId="3D66E454" w:rsidR="001C7FDD" w:rsidRPr="00CB1DBB" w:rsidRDefault="002F2ADF" w:rsidP="00EF1675">
      <w:pPr>
        <w:pStyle w:val="a8"/>
        <w:numPr>
          <w:ilvl w:val="0"/>
          <w:numId w:val="5"/>
        </w:numPr>
        <w:ind w:firstLineChars="0"/>
        <w:rPr>
          <w:rFonts w:ascii="Times New Roman" w:hAnsi="Times New Roman"/>
          <w:lang w:eastAsia="zh-CN"/>
        </w:rPr>
      </w:pPr>
      <w:r>
        <w:rPr>
          <w:rFonts w:ascii="Times New Roman" w:hAnsi="Times New Roman"/>
          <w:lang w:eastAsia="zh-CN"/>
        </w:rPr>
        <w:t>项目组成员即时</w:t>
      </w:r>
      <w:r>
        <w:rPr>
          <w:rFonts w:ascii="Times New Roman" w:hAnsi="Times New Roman" w:hint="eastAsia"/>
          <w:lang w:eastAsia="zh-CN"/>
        </w:rPr>
        <w:t>通讯模块</w:t>
      </w:r>
      <w:r w:rsidR="001C7FDD" w:rsidRPr="00CB1DBB">
        <w:rPr>
          <w:rFonts w:ascii="Times New Roman" w:hAnsi="Times New Roman"/>
          <w:lang w:eastAsia="zh-CN"/>
        </w:rPr>
        <w:t>：</w:t>
      </w:r>
      <w:r w:rsidR="001C7FDD" w:rsidRPr="00CB1DBB">
        <w:rPr>
          <w:rFonts w:ascii="Times New Roman" w:hAnsi="Times New Roman" w:hint="eastAsia"/>
          <w:lang w:eastAsia="zh-CN"/>
        </w:rPr>
        <w:t>站内</w:t>
      </w:r>
      <w:r w:rsidR="001C7FDD" w:rsidRPr="00CB1DBB">
        <w:rPr>
          <w:rFonts w:ascii="Times New Roman" w:hAnsi="Times New Roman"/>
          <w:lang w:eastAsia="zh-CN"/>
        </w:rPr>
        <w:t>通知，</w:t>
      </w:r>
      <w:r w:rsidR="001C7FDD" w:rsidRPr="00CB1DBB">
        <w:rPr>
          <w:rFonts w:ascii="Times New Roman" w:hAnsi="Times New Roman" w:hint="eastAsia"/>
          <w:lang w:eastAsia="zh-CN"/>
        </w:rPr>
        <w:t>聊天管理</w:t>
      </w:r>
    </w:p>
    <w:p w14:paraId="7DAE45DC" w14:textId="77777777" w:rsidR="001C7FDD" w:rsidRPr="00CB1DBB" w:rsidRDefault="001C7FDD" w:rsidP="001C7FDD">
      <w:pPr>
        <w:ind w:firstLineChars="0" w:firstLine="480"/>
        <w:rPr>
          <w:rFonts w:ascii="Times New Roman" w:hAnsi="Times New Roman"/>
          <w:lang w:eastAsia="zh-CN"/>
        </w:rPr>
      </w:pPr>
      <w:r w:rsidRPr="00CB1DBB">
        <w:rPr>
          <w:rFonts w:ascii="Times New Roman" w:hAnsi="Times New Roman"/>
          <w:lang w:eastAsia="zh-CN"/>
        </w:rPr>
        <w:t>其中</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模块为本系统的</w:t>
      </w:r>
      <w:r w:rsidRPr="00CB1DBB">
        <w:rPr>
          <w:rFonts w:ascii="Times New Roman" w:hAnsi="Times New Roman" w:hint="eastAsia"/>
          <w:lang w:eastAsia="zh-CN"/>
        </w:rPr>
        <w:t>核心</w:t>
      </w:r>
      <w:r w:rsidRPr="00CB1DBB">
        <w:rPr>
          <w:rFonts w:ascii="Times New Roman" w:hAnsi="Times New Roman"/>
          <w:lang w:eastAsia="zh-CN"/>
        </w:rPr>
        <w:t>，</w:t>
      </w:r>
      <w:r w:rsidRPr="00CB1DBB">
        <w:rPr>
          <w:rFonts w:ascii="Times New Roman" w:hAnsi="Times New Roman" w:hint="eastAsia"/>
          <w:lang w:eastAsia="zh-CN"/>
        </w:rPr>
        <w:t>在</w:t>
      </w:r>
      <w:r w:rsidRPr="00CB1DBB">
        <w:rPr>
          <w:rFonts w:ascii="Times New Roman" w:hAnsi="Times New Roman"/>
          <w:lang w:eastAsia="zh-CN"/>
        </w:rPr>
        <w:t>实际</w:t>
      </w:r>
      <w:r w:rsidRPr="00CB1DBB">
        <w:rPr>
          <w:rFonts w:ascii="Times New Roman" w:hAnsi="Times New Roman" w:hint="eastAsia"/>
          <w:lang w:eastAsia="zh-CN"/>
        </w:rPr>
        <w:t>的</w:t>
      </w:r>
      <w:r w:rsidRPr="00CB1DBB">
        <w:rPr>
          <w:rFonts w:ascii="Times New Roman" w:hAnsi="Times New Roman"/>
          <w:lang w:eastAsia="zh-CN"/>
        </w:rPr>
        <w:t>开发过程中我们可以了解到，</w:t>
      </w:r>
      <w:r w:rsidRPr="00CB1DBB">
        <w:rPr>
          <w:rFonts w:ascii="Times New Roman" w:hAnsi="Times New Roman" w:hint="eastAsia"/>
          <w:lang w:eastAsia="zh-CN"/>
        </w:rPr>
        <w:t>在软件测试</w:t>
      </w:r>
      <w:r w:rsidRPr="00CB1DBB">
        <w:rPr>
          <w:rFonts w:ascii="Times New Roman" w:hAnsi="Times New Roman"/>
          <w:lang w:eastAsia="zh-CN"/>
        </w:rPr>
        <w:t>的过程中，</w:t>
      </w:r>
      <w:r w:rsidRPr="00CB1DBB">
        <w:rPr>
          <w:rFonts w:ascii="Times New Roman" w:hAnsi="Times New Roman" w:hint="eastAsia"/>
          <w:lang w:eastAsia="zh-CN"/>
        </w:rPr>
        <w:t>参与</w:t>
      </w:r>
      <w:r w:rsidRPr="00CB1DBB">
        <w:rPr>
          <w:rFonts w:ascii="Times New Roman" w:hAnsi="Times New Roman"/>
          <w:lang w:eastAsia="zh-CN"/>
        </w:rPr>
        <w:t>的</w:t>
      </w:r>
      <w:r w:rsidRPr="00CB1DBB">
        <w:rPr>
          <w:rFonts w:ascii="Times New Roman" w:hAnsi="Times New Roman" w:hint="eastAsia"/>
          <w:lang w:eastAsia="zh-CN"/>
        </w:rPr>
        <w:t>角色</w:t>
      </w:r>
      <w:r w:rsidRPr="00CB1DBB">
        <w:rPr>
          <w:rFonts w:ascii="Times New Roman" w:hAnsi="Times New Roman"/>
          <w:lang w:eastAsia="zh-CN"/>
        </w:rPr>
        <w:t>可以划分为</w:t>
      </w:r>
      <w:r w:rsidR="00074D0E" w:rsidRPr="00CB1DBB">
        <w:rPr>
          <w:rFonts w:ascii="Times New Roman" w:hAnsi="Times New Roman"/>
          <w:lang w:eastAsia="zh-CN"/>
        </w:rPr>
        <w:t>：</w:t>
      </w:r>
    </w:p>
    <w:p w14:paraId="21BAF319"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lang w:eastAsia="zh-CN"/>
        </w:rPr>
        <w:t>测试人员：负责提交</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w:t>
      </w:r>
      <w:r w:rsidRPr="00CB1DBB">
        <w:rPr>
          <w:rFonts w:ascii="Times New Roman" w:hAnsi="Times New Roman" w:hint="eastAsia"/>
          <w:lang w:eastAsia="zh-CN"/>
        </w:rPr>
        <w:t>重新</w:t>
      </w:r>
      <w:r w:rsidRPr="00CB1DBB">
        <w:rPr>
          <w:rFonts w:ascii="Times New Roman" w:hAnsi="Times New Roman"/>
          <w:lang w:eastAsia="zh-CN"/>
        </w:rPr>
        <w:t>验证修复的</w:t>
      </w:r>
      <w:r w:rsidR="0066016B">
        <w:rPr>
          <w:rFonts w:ascii="Times New Roman" w:hAnsi="Times New Roman"/>
          <w:lang w:eastAsia="zh-CN"/>
        </w:rPr>
        <w:t>Bug</w:t>
      </w:r>
    </w:p>
    <w:p w14:paraId="1C0CC865"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测试</w:t>
      </w:r>
      <w:r w:rsidRPr="00CB1DBB">
        <w:rPr>
          <w:rFonts w:ascii="Times New Roman" w:hAnsi="Times New Roman"/>
          <w:lang w:eastAsia="zh-CN"/>
        </w:rPr>
        <w:t>主管：</w:t>
      </w:r>
      <w:r w:rsidRPr="00CB1DBB">
        <w:rPr>
          <w:rFonts w:ascii="Times New Roman" w:hAnsi="Times New Roman" w:hint="eastAsia"/>
          <w:lang w:eastAsia="zh-CN"/>
        </w:rPr>
        <w:t>负责</w:t>
      </w:r>
      <w:r w:rsidRPr="00CB1DBB">
        <w:rPr>
          <w:rFonts w:ascii="Times New Roman" w:hAnsi="Times New Roman"/>
          <w:lang w:eastAsia="zh-CN"/>
        </w:rPr>
        <w:t>审核新建的</w:t>
      </w:r>
      <w:r w:rsidR="0066016B">
        <w:rPr>
          <w:rFonts w:ascii="Times New Roman" w:hAnsi="Times New Roman" w:hint="eastAsia"/>
          <w:lang w:eastAsia="zh-CN"/>
        </w:rPr>
        <w:t>Bug</w:t>
      </w:r>
      <w:r w:rsidRPr="00CB1DBB">
        <w:rPr>
          <w:rFonts w:ascii="Times New Roman" w:hAnsi="Times New Roman"/>
          <w:lang w:eastAsia="zh-CN"/>
        </w:rPr>
        <w:t>；</w:t>
      </w:r>
      <w:r w:rsidRPr="00CB1DBB">
        <w:rPr>
          <w:rFonts w:ascii="Times New Roman" w:hAnsi="Times New Roman" w:hint="eastAsia"/>
          <w:lang w:eastAsia="zh-CN"/>
        </w:rPr>
        <w:t>确认</w:t>
      </w:r>
      <w:r w:rsidR="0066016B">
        <w:rPr>
          <w:rFonts w:ascii="Times New Roman" w:hAnsi="Times New Roman"/>
          <w:lang w:eastAsia="zh-CN"/>
        </w:rPr>
        <w:t>Bug</w:t>
      </w:r>
      <w:r w:rsidRPr="00CB1DBB">
        <w:rPr>
          <w:rFonts w:ascii="Times New Roman" w:hAnsi="Times New Roman" w:hint="eastAsia"/>
          <w:lang w:eastAsia="zh-CN"/>
        </w:rPr>
        <w:t>是否</w:t>
      </w:r>
      <w:r w:rsidRPr="00CB1DBB">
        <w:rPr>
          <w:rFonts w:ascii="Times New Roman" w:hAnsi="Times New Roman"/>
          <w:lang w:eastAsia="zh-CN"/>
        </w:rPr>
        <w:t>有效</w:t>
      </w:r>
    </w:p>
    <w:p w14:paraId="31709B04"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lang w:eastAsia="zh-CN"/>
        </w:rPr>
        <w:t xml:space="preserve"> </w:t>
      </w:r>
      <w:r w:rsidRPr="00CB1DBB">
        <w:rPr>
          <w:rFonts w:ascii="Times New Roman" w:hAnsi="Times New Roman"/>
          <w:lang w:eastAsia="zh-CN"/>
        </w:rPr>
        <w:t>负责</w:t>
      </w:r>
      <w:r w:rsidRPr="00CB1DBB">
        <w:rPr>
          <w:rFonts w:ascii="Times New Roman" w:hAnsi="Times New Roman" w:hint="eastAsia"/>
          <w:lang w:eastAsia="zh-CN"/>
        </w:rPr>
        <w:t>处理</w:t>
      </w:r>
      <w:r w:rsidRPr="00CB1DBB">
        <w:rPr>
          <w:rFonts w:ascii="Times New Roman" w:hAnsi="Times New Roman"/>
          <w:lang w:eastAsia="zh-CN"/>
        </w:rPr>
        <w:t>有效</w:t>
      </w:r>
      <w:r w:rsidR="0066016B">
        <w:rPr>
          <w:rFonts w:ascii="Times New Roman" w:hAnsi="Times New Roman"/>
          <w:lang w:eastAsia="zh-CN"/>
        </w:rPr>
        <w:t>Bug</w:t>
      </w:r>
    </w:p>
    <w:p w14:paraId="47F7B781"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开发</w:t>
      </w:r>
      <w:r w:rsidRPr="00CB1DBB">
        <w:rPr>
          <w:rFonts w:ascii="Times New Roman" w:hAnsi="Times New Roman"/>
          <w:lang w:eastAsia="zh-CN"/>
        </w:rPr>
        <w:t>主管：</w:t>
      </w:r>
      <w:r w:rsidRPr="00CB1DBB">
        <w:rPr>
          <w:rFonts w:ascii="Times New Roman" w:hAnsi="Times New Roman" w:hint="eastAsia"/>
          <w:lang w:eastAsia="zh-CN"/>
        </w:rPr>
        <w:t>负责处理</w:t>
      </w:r>
      <w:r w:rsidRPr="00CB1DBB">
        <w:rPr>
          <w:rFonts w:ascii="Times New Roman" w:hAnsi="Times New Roman"/>
          <w:lang w:eastAsia="zh-CN"/>
        </w:rPr>
        <w:t>有效</w:t>
      </w:r>
      <w:r w:rsidRPr="00CB1DBB">
        <w:rPr>
          <w:rFonts w:ascii="Times New Roman" w:hAnsi="Times New Roman"/>
          <w:lang w:eastAsia="zh-CN"/>
        </w:rPr>
        <w:t xml:space="preserve"> </w:t>
      </w:r>
      <w:r w:rsidR="0066016B">
        <w:rPr>
          <w:rFonts w:ascii="Times New Roman" w:hAnsi="Times New Roman" w:hint="eastAsia"/>
          <w:lang w:eastAsia="zh-CN"/>
        </w:rPr>
        <w:t>Bug</w:t>
      </w:r>
    </w:p>
    <w:p w14:paraId="05479B8B"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开发</w:t>
      </w:r>
      <w:r w:rsidRPr="00CB1DBB">
        <w:rPr>
          <w:rFonts w:ascii="Times New Roman" w:hAnsi="Times New Roman"/>
          <w:lang w:eastAsia="zh-CN"/>
        </w:rPr>
        <w:t>人员：</w:t>
      </w:r>
      <w:r w:rsidRPr="00CB1DBB">
        <w:rPr>
          <w:rFonts w:ascii="Times New Roman" w:hAnsi="Times New Roman" w:hint="eastAsia"/>
          <w:lang w:eastAsia="zh-CN"/>
        </w:rPr>
        <w:t>负责</w:t>
      </w:r>
      <w:r w:rsidRPr="00CB1DBB">
        <w:rPr>
          <w:rFonts w:ascii="Times New Roman" w:hAnsi="Times New Roman"/>
          <w:lang w:eastAsia="zh-CN"/>
        </w:rPr>
        <w:t>修复分配的</w:t>
      </w:r>
      <w:r w:rsidRPr="00CB1DBB">
        <w:rPr>
          <w:rFonts w:ascii="Times New Roman" w:hAnsi="Times New Roman"/>
          <w:lang w:eastAsia="zh-CN"/>
        </w:rPr>
        <w:t xml:space="preserve"> </w:t>
      </w:r>
      <w:r w:rsidR="0066016B">
        <w:rPr>
          <w:rFonts w:ascii="Times New Roman" w:hAnsi="Times New Roman"/>
          <w:lang w:eastAsia="zh-CN"/>
        </w:rPr>
        <w:t>Bug</w:t>
      </w:r>
    </w:p>
    <w:p w14:paraId="2726E882" w14:textId="267C2733" w:rsidR="00C05A01" w:rsidRPr="00CB1DBB" w:rsidRDefault="001C7FDD" w:rsidP="00C05A01">
      <w:pPr>
        <w:ind w:firstLineChars="0" w:firstLine="480"/>
        <w:rPr>
          <w:rFonts w:ascii="Times New Roman" w:hAnsi="Times New Roman"/>
          <w:lang w:eastAsia="zh-CN"/>
        </w:rPr>
      </w:pPr>
      <w:r w:rsidRPr="00CB1DBB">
        <w:rPr>
          <w:rFonts w:ascii="Times New Roman" w:hAnsi="Times New Roman" w:hint="eastAsia"/>
          <w:lang w:eastAsia="zh-CN"/>
        </w:rPr>
        <w:t>根据软件</w:t>
      </w:r>
      <w:r w:rsidRPr="00CB1DBB">
        <w:rPr>
          <w:rFonts w:ascii="Times New Roman" w:hAnsi="Times New Roman"/>
          <w:lang w:eastAsia="zh-CN"/>
        </w:rPr>
        <w:t>测试过程中角色的划分，</w:t>
      </w:r>
      <w:r w:rsidRPr="00CB1DBB">
        <w:rPr>
          <w:rFonts w:ascii="Times New Roman" w:hAnsi="Times New Roman" w:hint="eastAsia"/>
          <w:lang w:eastAsia="zh-CN"/>
        </w:rPr>
        <w:t>本系统在启动</w:t>
      </w:r>
      <w:r w:rsidRPr="00CB1DBB">
        <w:rPr>
          <w:rFonts w:ascii="Times New Roman" w:hAnsi="Times New Roman"/>
          <w:lang w:eastAsia="zh-CN"/>
        </w:rPr>
        <w:t>时，</w:t>
      </w:r>
      <w:r w:rsidRPr="00CB1DBB">
        <w:rPr>
          <w:rFonts w:ascii="Times New Roman" w:hAnsi="Times New Roman" w:hint="eastAsia"/>
          <w:lang w:eastAsia="zh-CN"/>
        </w:rPr>
        <w:t>会提供</w:t>
      </w:r>
      <w:r w:rsidR="00C65791" w:rsidRPr="00CB1DBB">
        <w:rPr>
          <w:rFonts w:ascii="Times New Roman" w:hAnsi="Times New Roman"/>
          <w:lang w:eastAsia="zh-CN"/>
        </w:rPr>
        <w:t>上述分析的</w:t>
      </w:r>
      <w:r w:rsidRPr="00CB1DBB">
        <w:rPr>
          <w:rFonts w:ascii="Times New Roman" w:hAnsi="Times New Roman" w:hint="eastAsia"/>
          <w:lang w:eastAsia="zh-CN"/>
        </w:rPr>
        <w:t>角色和系统</w:t>
      </w:r>
      <w:r w:rsidRPr="00CB1DBB">
        <w:rPr>
          <w:rFonts w:ascii="Times New Roman" w:hAnsi="Times New Roman"/>
          <w:lang w:eastAsia="zh-CN"/>
        </w:rPr>
        <w:t>管理员</w:t>
      </w:r>
      <w:r w:rsidRPr="00CB1DBB">
        <w:rPr>
          <w:rFonts w:ascii="Times New Roman" w:hAnsi="Times New Roman" w:hint="eastAsia"/>
          <w:lang w:eastAsia="zh-CN"/>
        </w:rPr>
        <w:t>角色</w:t>
      </w:r>
      <w:r w:rsidRPr="00CB1DBB">
        <w:rPr>
          <w:rFonts w:ascii="Times New Roman" w:hAnsi="Times New Roman"/>
          <w:lang w:eastAsia="zh-CN"/>
        </w:rPr>
        <w:t>。</w:t>
      </w:r>
      <w:r w:rsidRPr="00CB1DBB">
        <w:rPr>
          <w:rFonts w:ascii="Times New Roman" w:hAnsi="Times New Roman" w:hint="eastAsia"/>
          <w:lang w:eastAsia="zh-CN"/>
        </w:rPr>
        <w:t>也会</w:t>
      </w:r>
      <w:r w:rsidRPr="00CB1DBB">
        <w:rPr>
          <w:rFonts w:ascii="Times New Roman" w:hAnsi="Times New Roman"/>
          <w:lang w:eastAsia="zh-CN"/>
        </w:rPr>
        <w:t>提供一个</w:t>
      </w:r>
      <w:ins w:id="121" w:author="Microsoft Office User" w:date="2016-05-24T17:42:00Z">
        <w:r w:rsidR="00E87418">
          <w:rPr>
            <w:rFonts w:ascii="Times New Roman" w:hAnsi="Times New Roman"/>
            <w:lang w:eastAsia="zh-CN"/>
          </w:rPr>
          <w:t>传统</w:t>
        </w:r>
      </w:ins>
      <w:del w:id="122" w:author="Microsoft Office User" w:date="2016-05-24T17:42:00Z">
        <w:r w:rsidRPr="00CB1DBB" w:rsidDel="00E87418">
          <w:rPr>
            <w:rFonts w:ascii="Times New Roman" w:hAnsi="Times New Roman"/>
            <w:lang w:eastAsia="zh-CN"/>
          </w:rPr>
          <w:delText>平台默认</w:delText>
        </w:r>
      </w:del>
      <w:r w:rsidRPr="00CB1DBB">
        <w:rPr>
          <w:rFonts w:ascii="Times New Roman" w:hAnsi="Times New Roman"/>
          <w:lang w:eastAsia="zh-CN"/>
        </w:rPr>
        <w:t>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w:t>
      </w:r>
      <w:r w:rsidRPr="00CB1DBB">
        <w:rPr>
          <w:rFonts w:ascii="Times New Roman" w:hAnsi="Times New Roman" w:hint="eastAsia"/>
          <w:lang w:eastAsia="zh-CN"/>
        </w:rPr>
        <w:t>，即</w:t>
      </w:r>
      <w:r w:rsidRPr="00CB1DBB">
        <w:rPr>
          <w:rFonts w:ascii="Times New Roman" w:hAnsi="Times New Roman"/>
          <w:lang w:eastAsia="zh-CN"/>
        </w:rPr>
        <w:t>，</w:t>
      </w:r>
      <w:r w:rsidRPr="00CB1DBB">
        <w:rPr>
          <w:rFonts w:ascii="Times New Roman" w:hAnsi="Times New Roman" w:hint="eastAsia"/>
          <w:lang w:eastAsia="zh-CN"/>
        </w:rPr>
        <w:t>测试</w:t>
      </w:r>
      <w:r w:rsidRPr="00CB1DBB">
        <w:rPr>
          <w:rFonts w:ascii="Times New Roman" w:hAnsi="Times New Roman"/>
          <w:lang w:eastAsia="zh-CN"/>
        </w:rPr>
        <w:t>人员发现提交</w:t>
      </w:r>
      <w:r w:rsidR="0066016B">
        <w:rPr>
          <w:rFonts w:ascii="Times New Roman" w:hAnsi="Times New Roman" w:hint="eastAsia"/>
          <w:lang w:eastAsia="zh-CN"/>
        </w:rPr>
        <w:t>Bug</w:t>
      </w:r>
      <w:r w:rsidRPr="00CB1DBB">
        <w:rPr>
          <w:rFonts w:ascii="Times New Roman" w:hAnsi="Times New Roman"/>
          <w:lang w:eastAsia="zh-CN"/>
        </w:rPr>
        <w:t>，</w:t>
      </w:r>
      <w:r w:rsidRPr="00CB1DBB">
        <w:rPr>
          <w:rFonts w:ascii="Times New Roman" w:hAnsi="Times New Roman" w:hint="eastAsia"/>
          <w:lang w:eastAsia="zh-CN"/>
        </w:rPr>
        <w:t>测试</w:t>
      </w:r>
      <w:r w:rsidRPr="00CB1DBB">
        <w:rPr>
          <w:rFonts w:ascii="Times New Roman" w:hAnsi="Times New Roman"/>
          <w:lang w:eastAsia="zh-CN"/>
        </w:rPr>
        <w:t>主管将有效</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流转</w:t>
      </w:r>
      <w:r w:rsidRPr="00CB1DBB">
        <w:rPr>
          <w:rFonts w:ascii="Times New Roman" w:hAnsi="Times New Roman" w:hint="eastAsia"/>
          <w:lang w:eastAsia="zh-CN"/>
        </w:rPr>
        <w:t>到</w:t>
      </w:r>
      <w:r w:rsidRPr="00CB1DBB">
        <w:rPr>
          <w:rFonts w:ascii="Times New Roman" w:hAnsi="Times New Roman"/>
          <w:lang w:eastAsia="zh-CN"/>
        </w:rPr>
        <w:t xml:space="preserve"> </w:t>
      </w: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hint="eastAsia"/>
          <w:lang w:eastAsia="zh-CN"/>
        </w:rPr>
        <w:t>决定</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是否</w:t>
      </w:r>
      <w:r w:rsidRPr="00CB1DBB">
        <w:rPr>
          <w:rFonts w:ascii="Times New Roman" w:hAnsi="Times New Roman"/>
          <w:lang w:eastAsia="zh-CN"/>
        </w:rPr>
        <w:t>要被</w:t>
      </w:r>
      <w:r w:rsidRPr="00CB1DBB">
        <w:rPr>
          <w:rFonts w:ascii="Times New Roman" w:hAnsi="Times New Roman" w:hint="eastAsia"/>
          <w:lang w:eastAsia="zh-CN"/>
        </w:rPr>
        <w:t>处理</w:t>
      </w:r>
      <w:r w:rsidRPr="00CB1DBB">
        <w:rPr>
          <w:rFonts w:ascii="Times New Roman" w:hAnsi="Times New Roman"/>
          <w:lang w:eastAsia="zh-CN"/>
        </w:rPr>
        <w:t>，若需要处理，</w:t>
      </w:r>
      <w:r w:rsidRPr="00CB1DBB">
        <w:rPr>
          <w:rFonts w:ascii="Times New Roman" w:hAnsi="Times New Roman" w:hint="eastAsia"/>
          <w:lang w:eastAsia="zh-CN"/>
        </w:rPr>
        <w:t>则将</w:t>
      </w:r>
      <w:r w:rsidR="0066016B">
        <w:rPr>
          <w:rFonts w:ascii="Times New Roman" w:hAnsi="Times New Roman"/>
          <w:lang w:eastAsia="zh-CN"/>
        </w:rPr>
        <w:t>Bug</w:t>
      </w:r>
      <w:r w:rsidRPr="00CB1DBB">
        <w:rPr>
          <w:rFonts w:ascii="Times New Roman" w:hAnsi="Times New Roman" w:hint="eastAsia"/>
          <w:lang w:eastAsia="zh-CN"/>
        </w:rPr>
        <w:t>分配</w:t>
      </w:r>
      <w:r w:rsidR="00E745F9" w:rsidRPr="00CB1DBB">
        <w:rPr>
          <w:rFonts w:ascii="Times New Roman" w:hAnsi="Times New Roman" w:hint="eastAsia"/>
          <w:lang w:eastAsia="zh-CN"/>
        </w:rPr>
        <w:t>给</w:t>
      </w:r>
      <w:r w:rsidRPr="00CB1DBB">
        <w:rPr>
          <w:rFonts w:ascii="Times New Roman" w:hAnsi="Times New Roman" w:hint="eastAsia"/>
          <w:lang w:eastAsia="zh-CN"/>
        </w:rPr>
        <w:t>开发</w:t>
      </w:r>
      <w:r w:rsidRPr="00CB1DBB">
        <w:rPr>
          <w:rFonts w:ascii="Times New Roman" w:hAnsi="Times New Roman"/>
          <w:lang w:eastAsia="zh-CN"/>
        </w:rPr>
        <w:t>人员。</w:t>
      </w:r>
      <w:r w:rsidRPr="00CB1DBB">
        <w:rPr>
          <w:rFonts w:ascii="Times New Roman" w:hAnsi="Times New Roman" w:hint="eastAsia"/>
          <w:lang w:eastAsia="zh-CN"/>
        </w:rPr>
        <w:t>开发人员</w:t>
      </w:r>
      <w:r w:rsidR="00E745F9" w:rsidRPr="00CB1DBB">
        <w:rPr>
          <w:rFonts w:ascii="Times New Roman" w:hAnsi="Times New Roman" w:hint="eastAsia"/>
          <w:lang w:eastAsia="zh-CN"/>
        </w:rPr>
        <w:t>开始</w:t>
      </w:r>
      <w:r w:rsidR="00E745F9" w:rsidRPr="00CB1DBB">
        <w:rPr>
          <w:rFonts w:ascii="Times New Roman" w:hAnsi="Times New Roman"/>
          <w:lang w:eastAsia="zh-CN"/>
        </w:rPr>
        <w:t>修复</w:t>
      </w:r>
      <w:r w:rsidR="00E745F9" w:rsidRPr="00CB1DBB">
        <w:rPr>
          <w:rFonts w:ascii="Times New Roman" w:hAnsi="Times New Roman"/>
          <w:lang w:eastAsia="zh-CN"/>
        </w:rPr>
        <w:t xml:space="preserve"> </w:t>
      </w:r>
      <w:r w:rsidR="0066016B">
        <w:rPr>
          <w:rFonts w:ascii="Times New Roman" w:hAnsi="Times New Roman" w:hint="eastAsia"/>
          <w:lang w:eastAsia="zh-CN"/>
        </w:rPr>
        <w:t>Bug</w:t>
      </w:r>
      <w:r w:rsidRPr="00CB1DBB">
        <w:rPr>
          <w:rFonts w:ascii="Times New Roman" w:hAnsi="Times New Roman"/>
          <w:lang w:eastAsia="zh-CN"/>
        </w:rPr>
        <w:t>，</w:t>
      </w:r>
      <w:r w:rsidR="00E745F9" w:rsidRPr="00CB1DBB">
        <w:rPr>
          <w:rFonts w:ascii="Times New Roman" w:hAnsi="Times New Roman" w:hint="eastAsia"/>
          <w:lang w:eastAsia="zh-CN"/>
        </w:rPr>
        <w:t>开发</w:t>
      </w:r>
      <w:r w:rsidR="00E745F9" w:rsidRPr="00CB1DBB">
        <w:rPr>
          <w:rFonts w:ascii="Times New Roman" w:hAnsi="Times New Roman"/>
          <w:lang w:eastAsia="zh-CN"/>
        </w:rPr>
        <w:t>人员确认</w:t>
      </w:r>
      <w:r w:rsidR="00E745F9" w:rsidRPr="00CB1DBB">
        <w:rPr>
          <w:rFonts w:ascii="Times New Roman" w:hAnsi="Times New Roman" w:hint="eastAsia"/>
          <w:lang w:eastAsia="zh-CN"/>
        </w:rPr>
        <w:t>提交</w:t>
      </w:r>
      <w:r w:rsidR="00E745F9" w:rsidRPr="00CB1DBB">
        <w:rPr>
          <w:rFonts w:ascii="Times New Roman" w:hAnsi="Times New Roman"/>
          <w:lang w:eastAsia="zh-CN"/>
        </w:rPr>
        <w:t xml:space="preserve"> </w:t>
      </w:r>
      <w:r w:rsidR="0066016B">
        <w:rPr>
          <w:rFonts w:ascii="Times New Roman" w:hAnsi="Times New Roman"/>
          <w:lang w:eastAsia="zh-CN"/>
        </w:rPr>
        <w:t>Bug</w:t>
      </w:r>
      <w:r w:rsidR="00E745F9" w:rsidRPr="00CB1DBB">
        <w:rPr>
          <w:rFonts w:ascii="Times New Roman" w:hAnsi="Times New Roman" w:hint="eastAsia"/>
          <w:lang w:eastAsia="zh-CN"/>
        </w:rPr>
        <w:t>被</w:t>
      </w:r>
      <w:r w:rsidR="00E745F9" w:rsidRPr="00CB1DBB">
        <w:rPr>
          <w:rFonts w:ascii="Times New Roman" w:hAnsi="Times New Roman"/>
          <w:lang w:eastAsia="zh-CN"/>
        </w:rPr>
        <w:t>自己修复后</w:t>
      </w:r>
      <w:r w:rsidRPr="00CB1DBB">
        <w:rPr>
          <w:rFonts w:ascii="Times New Roman" w:hAnsi="Times New Roman"/>
          <w:lang w:eastAsia="zh-CN"/>
        </w:rPr>
        <w:t>，测试</w:t>
      </w:r>
      <w:r w:rsidRPr="00CB1DBB">
        <w:rPr>
          <w:rFonts w:ascii="Times New Roman" w:hAnsi="Times New Roman" w:hint="eastAsia"/>
          <w:lang w:eastAsia="zh-CN"/>
        </w:rPr>
        <w:t>人员</w:t>
      </w:r>
      <w:r w:rsidR="007B052D" w:rsidRPr="00CB1DBB">
        <w:rPr>
          <w:rFonts w:ascii="Times New Roman" w:hAnsi="Times New Roman"/>
          <w:lang w:eastAsia="zh-CN"/>
        </w:rPr>
        <w:t>将开始再次</w:t>
      </w:r>
      <w:r w:rsidRPr="00CB1DBB">
        <w:rPr>
          <w:rFonts w:ascii="Times New Roman" w:hAnsi="Times New Roman" w:hint="eastAsia"/>
          <w:lang w:eastAsia="zh-CN"/>
        </w:rPr>
        <w:t>验证</w:t>
      </w:r>
      <w:r w:rsidR="000730D1" w:rsidRPr="00CB1DBB">
        <w:rPr>
          <w:rFonts w:ascii="Times New Roman" w:hAnsi="Times New Roman" w:hint="eastAsia"/>
          <w:lang w:eastAsia="zh-CN"/>
        </w:rPr>
        <w:t>开发</w:t>
      </w:r>
      <w:r w:rsidR="000730D1" w:rsidRPr="00CB1DBB">
        <w:rPr>
          <w:rFonts w:ascii="Times New Roman" w:hAnsi="Times New Roman"/>
          <w:lang w:eastAsia="zh-CN"/>
        </w:rPr>
        <w:t>人员修复的</w:t>
      </w:r>
      <w:r w:rsidR="000730D1"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w:t>
      </w:r>
      <w:r w:rsidR="000730D1" w:rsidRPr="00CB1DBB">
        <w:rPr>
          <w:rFonts w:ascii="Times New Roman" w:hAnsi="Times New Roman" w:hint="eastAsia"/>
          <w:lang w:eastAsia="zh-CN"/>
        </w:rPr>
        <w:t>若</w:t>
      </w:r>
      <w:r w:rsidR="000730D1" w:rsidRPr="00CB1DBB">
        <w:rPr>
          <w:rFonts w:ascii="Times New Roman" w:hAnsi="Times New Roman"/>
          <w:lang w:eastAsia="zh-CN"/>
        </w:rPr>
        <w:t>验证</w:t>
      </w:r>
      <w:r w:rsidR="0066016B">
        <w:rPr>
          <w:rFonts w:ascii="Times New Roman" w:hAnsi="Times New Roman"/>
          <w:lang w:eastAsia="zh-CN"/>
        </w:rPr>
        <w:t>Bug</w:t>
      </w:r>
      <w:r w:rsidR="000730D1" w:rsidRPr="00CB1DBB">
        <w:rPr>
          <w:rFonts w:ascii="Times New Roman" w:hAnsi="Times New Roman"/>
          <w:lang w:eastAsia="zh-CN"/>
        </w:rPr>
        <w:t>不存在，</w:t>
      </w:r>
      <w:r w:rsidR="00286A52" w:rsidRPr="00CB1DBB">
        <w:rPr>
          <w:rFonts w:ascii="Times New Roman" w:hAnsi="Times New Roman"/>
          <w:lang w:eastAsia="zh-CN"/>
        </w:rPr>
        <w:t>则</w:t>
      </w:r>
      <w:r w:rsidR="00286A52" w:rsidRPr="00CB1DBB">
        <w:rPr>
          <w:rFonts w:ascii="Times New Roman" w:hAnsi="Times New Roman" w:hint="eastAsia"/>
          <w:lang w:eastAsia="zh-CN"/>
        </w:rPr>
        <w:t>表明</w:t>
      </w:r>
      <w:r w:rsidR="0066016B">
        <w:rPr>
          <w:rFonts w:ascii="Times New Roman" w:hAnsi="Times New Roman"/>
          <w:lang w:eastAsia="zh-CN"/>
        </w:rPr>
        <w:t>Bug</w:t>
      </w:r>
      <w:r w:rsidR="000730D1" w:rsidRPr="00CB1DBB">
        <w:rPr>
          <w:rFonts w:ascii="Times New Roman" w:hAnsi="Times New Roman" w:hint="eastAsia"/>
          <w:lang w:eastAsia="zh-CN"/>
        </w:rPr>
        <w:t>确实</w:t>
      </w:r>
      <w:r w:rsidR="000730D1" w:rsidRPr="00CB1DBB">
        <w:rPr>
          <w:rFonts w:ascii="Times New Roman" w:hAnsi="Times New Roman"/>
          <w:lang w:eastAsia="zh-CN"/>
        </w:rPr>
        <w:t>已被修复</w:t>
      </w:r>
      <w:r w:rsidRPr="00CB1DBB">
        <w:rPr>
          <w:rFonts w:ascii="Times New Roman" w:hAnsi="Times New Roman"/>
          <w:lang w:eastAsia="zh-CN"/>
        </w:rPr>
        <w:t>，</w:t>
      </w:r>
      <w:r w:rsidR="00E85D24" w:rsidRPr="00CB1DBB">
        <w:rPr>
          <w:rFonts w:ascii="Times New Roman" w:hAnsi="Times New Roman" w:hint="eastAsia"/>
          <w:lang w:eastAsia="zh-CN"/>
        </w:rPr>
        <w:t>则</w:t>
      </w:r>
      <w:r w:rsidR="0066016B">
        <w:rPr>
          <w:rFonts w:ascii="Times New Roman" w:hAnsi="Times New Roman"/>
          <w:lang w:eastAsia="zh-CN"/>
        </w:rPr>
        <w:t>Bug</w:t>
      </w:r>
      <w:r w:rsidR="00BD6B68" w:rsidRPr="00CB1DBB">
        <w:rPr>
          <w:rFonts w:ascii="Times New Roman" w:hAnsi="Times New Roman"/>
          <w:lang w:eastAsia="zh-CN"/>
        </w:rPr>
        <w:t>被</w:t>
      </w:r>
      <w:r w:rsidR="00E85D24" w:rsidRPr="00CB1DBB">
        <w:rPr>
          <w:rFonts w:ascii="Times New Roman" w:hAnsi="Times New Roman"/>
          <w:lang w:eastAsia="zh-CN"/>
        </w:rPr>
        <w:t>关闭</w:t>
      </w:r>
      <w:r w:rsidRPr="00CB1DBB">
        <w:rPr>
          <w:rFonts w:ascii="Times New Roman" w:hAnsi="Times New Roman"/>
          <w:lang w:eastAsia="zh-CN"/>
        </w:rPr>
        <w:t>。</w:t>
      </w:r>
      <w:r w:rsidRPr="00CB1DBB">
        <w:rPr>
          <w:rFonts w:ascii="Times New Roman" w:hAnsi="Times New Roman" w:hint="eastAsia"/>
          <w:lang w:eastAsia="zh-CN"/>
        </w:rPr>
        <w:t>当然</w:t>
      </w:r>
      <w:r w:rsidRPr="00CB1DBB">
        <w:rPr>
          <w:rFonts w:ascii="Times New Roman" w:hAnsi="Times New Roman"/>
          <w:lang w:eastAsia="zh-CN"/>
        </w:rPr>
        <w:t>，通过在线的</w:t>
      </w:r>
      <w:r w:rsidRPr="00CB1DBB">
        <w:rPr>
          <w:rFonts w:ascii="Times New Roman" w:hAnsi="Times New Roman" w:hint="eastAsia"/>
          <w:lang w:eastAsia="zh-CN"/>
        </w:rPr>
        <w:t>流程设计器</w:t>
      </w:r>
      <w:r w:rsidRPr="00CB1DBB">
        <w:rPr>
          <w:rFonts w:ascii="Times New Roman" w:hAnsi="Times New Roman"/>
          <w:lang w:eastAsia="zh-CN"/>
        </w:rPr>
        <w:t>，也可以对平台默认的</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流程进行</w:t>
      </w:r>
      <w:r w:rsidRPr="00CB1DBB">
        <w:rPr>
          <w:rFonts w:ascii="Times New Roman" w:hAnsi="Times New Roman" w:hint="eastAsia"/>
          <w:lang w:eastAsia="zh-CN"/>
        </w:rPr>
        <w:t>相应</w:t>
      </w:r>
      <w:r w:rsidRPr="00CB1DBB">
        <w:rPr>
          <w:rFonts w:ascii="Times New Roman" w:hAnsi="Times New Roman"/>
          <w:lang w:eastAsia="zh-CN"/>
        </w:rPr>
        <w:t>的调整。</w:t>
      </w:r>
    </w:p>
    <w:p w14:paraId="1AB281DF" w14:textId="77777777" w:rsidR="00C05A01" w:rsidRPr="00CB1DBB" w:rsidRDefault="00C05A01" w:rsidP="00C05A01">
      <w:pPr>
        <w:ind w:firstLineChars="0"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流程处理过程中，</w:t>
      </w:r>
      <w:r w:rsidRPr="00CB1DBB">
        <w:rPr>
          <w:rFonts w:ascii="Times New Roman" w:hAnsi="Times New Roman" w:hint="eastAsia"/>
          <w:lang w:eastAsia="zh-CN"/>
        </w:rPr>
        <w:t>可能</w:t>
      </w:r>
      <w:r w:rsidRPr="00CB1DBB">
        <w:rPr>
          <w:rFonts w:ascii="Times New Roman" w:hAnsi="Times New Roman"/>
          <w:lang w:eastAsia="zh-CN"/>
        </w:rPr>
        <w:t>会出现</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的分歧</w:t>
      </w:r>
      <w:r w:rsidRPr="00CB1DBB">
        <w:rPr>
          <w:rFonts w:ascii="Times New Roman" w:hAnsi="Times New Roman"/>
          <w:lang w:eastAsia="zh-CN"/>
        </w:rPr>
        <w:t>，</w:t>
      </w:r>
      <w:r w:rsidRPr="00CB1DBB">
        <w:rPr>
          <w:rFonts w:ascii="Times New Roman" w:hAnsi="Times New Roman" w:hint="eastAsia"/>
          <w:lang w:eastAsia="zh-CN"/>
        </w:rPr>
        <w:t>需要</w:t>
      </w:r>
      <w:r w:rsidRPr="00CB1DBB">
        <w:rPr>
          <w:rFonts w:ascii="Times New Roman" w:hAnsi="Times New Roman"/>
          <w:lang w:eastAsia="zh-CN"/>
        </w:rPr>
        <w:t>及时沟通，</w:t>
      </w:r>
      <w:r w:rsidRPr="00CB1DBB">
        <w:rPr>
          <w:rFonts w:ascii="Times New Roman" w:hAnsi="Times New Roman" w:hint="eastAsia"/>
          <w:lang w:eastAsia="zh-CN"/>
        </w:rPr>
        <w:t>需要</w:t>
      </w:r>
      <w:r w:rsidRPr="00CB1DBB">
        <w:rPr>
          <w:rFonts w:ascii="Times New Roman" w:hAnsi="Times New Roman"/>
          <w:lang w:eastAsia="zh-CN"/>
        </w:rPr>
        <w:t>简单的</w:t>
      </w:r>
      <w:r w:rsidRPr="00CB1DBB">
        <w:rPr>
          <w:rFonts w:ascii="Times New Roman" w:hAnsi="Times New Roman" w:hint="eastAsia"/>
          <w:lang w:eastAsia="zh-CN"/>
        </w:rPr>
        <w:t>聊天</w:t>
      </w:r>
      <w:r w:rsidRPr="00CB1DBB">
        <w:rPr>
          <w:rFonts w:ascii="Times New Roman" w:hAnsi="Times New Roman"/>
          <w:lang w:eastAsia="zh-CN"/>
        </w:rPr>
        <w:t>功能。</w:t>
      </w:r>
    </w:p>
    <w:p w14:paraId="4D2CF5CB" w14:textId="77777777" w:rsidR="001C7FDD" w:rsidRPr="00CB1DBB" w:rsidRDefault="001C7FDD" w:rsidP="001C7FDD">
      <w:pPr>
        <w:ind w:firstLineChars="0" w:firstLine="480"/>
        <w:rPr>
          <w:rFonts w:ascii="Times New Roman" w:hAnsi="Times New Roman"/>
          <w:lang w:eastAsia="zh-CN"/>
        </w:rPr>
      </w:pPr>
      <w:r w:rsidRPr="00CB1DBB">
        <w:rPr>
          <w:rFonts w:ascii="Times New Roman" w:hAnsi="Times New Roman" w:hint="eastAsia"/>
          <w:lang w:eastAsia="zh-CN"/>
        </w:rPr>
        <w:t>综上</w:t>
      </w:r>
      <w:r w:rsidRPr="00CB1DBB">
        <w:rPr>
          <w:rFonts w:ascii="Times New Roman" w:hAnsi="Times New Roman"/>
          <w:lang w:eastAsia="zh-CN"/>
        </w:rPr>
        <w:t>分析，</w:t>
      </w:r>
      <w:r w:rsidRPr="00CB1DBB">
        <w:rPr>
          <w:rFonts w:ascii="Times New Roman" w:hAnsi="Times New Roman" w:hint="eastAsia"/>
          <w:lang w:eastAsia="zh-CN"/>
        </w:rPr>
        <w:t>要求</w:t>
      </w:r>
      <w:r w:rsidR="0066016B">
        <w:rPr>
          <w:rFonts w:ascii="Times New Roman" w:hAnsi="Times New Roman" w:hint="eastAsia"/>
          <w:lang w:eastAsia="zh-CN"/>
        </w:rPr>
        <w:t>Bug</w:t>
      </w:r>
      <w:r w:rsidRPr="00CB1DBB">
        <w:rPr>
          <w:rFonts w:ascii="Times New Roman" w:hAnsi="Times New Roman" w:hint="eastAsia"/>
          <w:lang w:eastAsia="zh-CN"/>
        </w:rPr>
        <w:t>管理系统应</w:t>
      </w:r>
      <w:r w:rsidRPr="00CB1DBB">
        <w:rPr>
          <w:rFonts w:ascii="Times New Roman" w:hAnsi="Times New Roman"/>
          <w:lang w:eastAsia="zh-CN"/>
        </w:rPr>
        <w:t>努力实现</w:t>
      </w:r>
      <w:r w:rsidRPr="00CB1DBB">
        <w:rPr>
          <w:rFonts w:ascii="Times New Roman" w:hAnsi="Times New Roman" w:hint="eastAsia"/>
          <w:lang w:eastAsia="zh-CN"/>
        </w:rPr>
        <w:t>如下功能</w:t>
      </w:r>
      <w:r w:rsidRPr="00CB1DBB">
        <w:rPr>
          <w:rFonts w:ascii="Times New Roman" w:hAnsi="Times New Roman"/>
          <w:lang w:eastAsia="zh-CN"/>
        </w:rPr>
        <w:t>：</w:t>
      </w:r>
    </w:p>
    <w:p w14:paraId="50DE45E9" w14:textId="77777777" w:rsidR="001C7FDD" w:rsidRPr="00CB1DBB" w:rsidRDefault="00AD7119"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完备</w:t>
      </w:r>
      <w:r w:rsidR="006036BF" w:rsidRPr="00CB1DBB">
        <w:rPr>
          <w:rFonts w:ascii="Times New Roman" w:hAnsi="Times New Roman"/>
          <w:lang w:eastAsia="zh-CN"/>
        </w:rPr>
        <w:t>角色权限</w:t>
      </w:r>
      <w:r w:rsidR="0083022F" w:rsidRPr="00CB1DBB">
        <w:rPr>
          <w:rFonts w:ascii="Times New Roman" w:hAnsi="Times New Roman"/>
          <w:lang w:eastAsia="zh-CN"/>
        </w:rPr>
        <w:t>管理，</w:t>
      </w:r>
      <w:r w:rsidR="00CA2E65" w:rsidRPr="00CB1DBB">
        <w:rPr>
          <w:rFonts w:ascii="Times New Roman" w:hAnsi="Times New Roman" w:hint="eastAsia"/>
          <w:lang w:eastAsia="zh-CN"/>
        </w:rPr>
        <w:t>实现</w:t>
      </w:r>
      <w:r w:rsidR="00CA2E65" w:rsidRPr="00CB1DBB">
        <w:rPr>
          <w:rFonts w:ascii="Times New Roman" w:hAnsi="Times New Roman"/>
          <w:lang w:eastAsia="zh-CN"/>
        </w:rPr>
        <w:t>细粒度</w:t>
      </w:r>
      <w:r w:rsidR="00DE6725" w:rsidRPr="00CB1DBB">
        <w:rPr>
          <w:rFonts w:ascii="Times New Roman" w:hAnsi="Times New Roman"/>
          <w:lang w:eastAsia="zh-CN"/>
        </w:rPr>
        <w:t>权限访问</w:t>
      </w:r>
      <w:r w:rsidR="00CA2E65" w:rsidRPr="00CB1DBB">
        <w:rPr>
          <w:rFonts w:ascii="Times New Roman" w:hAnsi="Times New Roman"/>
          <w:lang w:eastAsia="zh-CN"/>
        </w:rPr>
        <w:t>控制</w:t>
      </w:r>
      <w:r w:rsidR="001C7FDD" w:rsidRPr="00CB1DBB">
        <w:rPr>
          <w:rFonts w:ascii="Times New Roman" w:hAnsi="Times New Roman"/>
          <w:lang w:eastAsia="zh-CN"/>
        </w:rPr>
        <w:t>，</w:t>
      </w:r>
      <w:r w:rsidR="005F0035" w:rsidRPr="00CB1DBB">
        <w:rPr>
          <w:rFonts w:ascii="Times New Roman" w:hAnsi="Times New Roman"/>
          <w:lang w:eastAsia="zh-CN"/>
        </w:rPr>
        <w:t>使</w:t>
      </w:r>
      <w:r w:rsidR="00F05B73" w:rsidRPr="00CB1DBB">
        <w:rPr>
          <w:rFonts w:ascii="Times New Roman" w:hAnsi="Times New Roman"/>
          <w:lang w:eastAsia="zh-CN"/>
        </w:rPr>
        <w:t>平台</w:t>
      </w:r>
      <w:r w:rsidR="005F0035" w:rsidRPr="00CB1DBB">
        <w:rPr>
          <w:rFonts w:ascii="Times New Roman" w:hAnsi="Times New Roman"/>
          <w:lang w:eastAsia="zh-CN"/>
        </w:rPr>
        <w:t>更加的灵活和</w:t>
      </w:r>
      <w:r w:rsidR="001C7FDD" w:rsidRPr="00CB1DBB">
        <w:rPr>
          <w:rFonts w:ascii="Times New Roman" w:hAnsi="Times New Roman"/>
          <w:lang w:eastAsia="zh-CN"/>
        </w:rPr>
        <w:t>安全。</w:t>
      </w:r>
    </w:p>
    <w:p w14:paraId="7A2CDB53" w14:textId="77777777" w:rsidR="001C7FDD" w:rsidRPr="00CB1DBB" w:rsidRDefault="001C7FDD"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用户</w:t>
      </w:r>
      <w:r w:rsidRPr="00CB1DBB">
        <w:rPr>
          <w:rFonts w:ascii="Times New Roman" w:hAnsi="Times New Roman"/>
          <w:lang w:eastAsia="zh-CN"/>
        </w:rPr>
        <w:t>登录系统可以看到自己参与项目</w:t>
      </w:r>
      <w:r w:rsidR="00EE1D34" w:rsidRPr="00CB1DBB">
        <w:rPr>
          <w:rFonts w:ascii="Times New Roman" w:hAnsi="Times New Roman" w:hint="eastAsia"/>
          <w:lang w:eastAsia="zh-CN"/>
        </w:rPr>
        <w:t>详细</w:t>
      </w:r>
      <w:r w:rsidR="00EE1D34" w:rsidRPr="00CB1DBB">
        <w:rPr>
          <w:rFonts w:ascii="Times New Roman" w:hAnsi="Times New Roman"/>
          <w:lang w:eastAsia="zh-CN"/>
        </w:rPr>
        <w:t>信息、</w:t>
      </w:r>
      <w:r w:rsidR="0066016B">
        <w:rPr>
          <w:rFonts w:ascii="Times New Roman" w:hAnsi="Times New Roman"/>
          <w:lang w:eastAsia="zh-CN"/>
        </w:rPr>
        <w:t>Bug</w:t>
      </w:r>
      <w:r w:rsidR="00EE1D34" w:rsidRPr="00CB1DBB">
        <w:rPr>
          <w:rFonts w:ascii="Times New Roman" w:hAnsi="Times New Roman" w:hint="eastAsia"/>
          <w:lang w:eastAsia="zh-CN"/>
        </w:rPr>
        <w:t>统计</w:t>
      </w:r>
      <w:r w:rsidR="00EE1D34" w:rsidRPr="00CB1DBB">
        <w:rPr>
          <w:rFonts w:ascii="Times New Roman" w:hAnsi="Times New Roman"/>
          <w:lang w:eastAsia="zh-CN"/>
        </w:rPr>
        <w:t>、</w:t>
      </w:r>
      <w:r w:rsidR="00EE1D34" w:rsidRPr="00CB1DBB">
        <w:rPr>
          <w:rFonts w:ascii="Times New Roman" w:hAnsi="Times New Roman" w:hint="eastAsia"/>
          <w:lang w:eastAsia="zh-CN"/>
        </w:rPr>
        <w:t>分配</w:t>
      </w:r>
      <w:r w:rsidR="00B87EB7" w:rsidRPr="00CB1DBB">
        <w:rPr>
          <w:rFonts w:ascii="Times New Roman" w:hAnsi="Times New Roman"/>
          <w:lang w:eastAsia="zh-CN"/>
        </w:rPr>
        <w:t>给</w:t>
      </w:r>
      <w:r w:rsidR="00EE1D34" w:rsidRPr="00CB1DBB">
        <w:rPr>
          <w:rFonts w:ascii="Times New Roman" w:hAnsi="Times New Roman"/>
          <w:lang w:eastAsia="zh-CN"/>
        </w:rPr>
        <w:t>我</w:t>
      </w:r>
      <w:r w:rsidR="0066016B">
        <w:rPr>
          <w:rFonts w:ascii="Times New Roman" w:hAnsi="Times New Roman"/>
          <w:lang w:eastAsia="zh-CN"/>
        </w:rPr>
        <w:t>Bug</w:t>
      </w:r>
      <w:r w:rsidR="00EE1D34" w:rsidRPr="00CB1DBB">
        <w:rPr>
          <w:rFonts w:ascii="Times New Roman" w:hAnsi="Times New Roman"/>
          <w:lang w:eastAsia="zh-CN"/>
        </w:rPr>
        <w:t>、</w:t>
      </w:r>
      <w:r w:rsidR="00EE1D34" w:rsidRPr="00CB1DBB">
        <w:rPr>
          <w:rFonts w:ascii="Times New Roman" w:hAnsi="Times New Roman" w:hint="eastAsia"/>
          <w:lang w:eastAsia="zh-CN"/>
        </w:rPr>
        <w:t>已提交</w:t>
      </w:r>
      <w:r w:rsidR="0066016B">
        <w:rPr>
          <w:rFonts w:ascii="Times New Roman" w:hAnsi="Times New Roman"/>
          <w:lang w:eastAsia="zh-CN"/>
        </w:rPr>
        <w:t>Bug</w:t>
      </w:r>
      <w:r w:rsidR="00EE1D34" w:rsidRPr="00CB1DBB">
        <w:rPr>
          <w:rFonts w:ascii="Times New Roman" w:hAnsi="Times New Roman"/>
          <w:lang w:eastAsia="zh-CN"/>
        </w:rPr>
        <w:t>、</w:t>
      </w:r>
      <w:r w:rsidR="0066016B">
        <w:rPr>
          <w:rFonts w:ascii="Times New Roman" w:hAnsi="Times New Roman"/>
          <w:lang w:eastAsia="zh-CN"/>
        </w:rPr>
        <w:t>Bug</w:t>
      </w:r>
      <w:r w:rsidR="00EE1D34" w:rsidRPr="00CB1DBB">
        <w:rPr>
          <w:rFonts w:ascii="Times New Roman" w:hAnsi="Times New Roman" w:hint="eastAsia"/>
          <w:lang w:eastAsia="zh-CN"/>
        </w:rPr>
        <w:t>追踪</w:t>
      </w:r>
      <w:r w:rsidRPr="00CB1DBB">
        <w:rPr>
          <w:rFonts w:ascii="Times New Roman" w:hAnsi="Times New Roman"/>
          <w:lang w:eastAsia="zh-CN"/>
        </w:rPr>
        <w:t>等信息。</w:t>
      </w:r>
    </w:p>
    <w:p w14:paraId="25E6FDA2" w14:textId="77777777" w:rsidR="00C05A01" w:rsidRPr="00CB1DBB" w:rsidRDefault="00C05A01" w:rsidP="00EF1675">
      <w:pPr>
        <w:pStyle w:val="a8"/>
        <w:numPr>
          <w:ilvl w:val="0"/>
          <w:numId w:val="12"/>
        </w:numPr>
        <w:ind w:firstLineChars="0"/>
        <w:rPr>
          <w:rFonts w:ascii="Times New Roman" w:hAnsi="Times New Roman"/>
          <w:lang w:eastAsia="zh-CN"/>
        </w:rPr>
      </w:pPr>
      <w:r w:rsidRPr="00CB1DBB">
        <w:rPr>
          <w:rFonts w:ascii="Times New Roman" w:hAnsi="Times New Roman"/>
          <w:lang w:eastAsia="zh-CN"/>
        </w:rPr>
        <w:t>以图</w:t>
      </w:r>
      <w:r w:rsidRPr="00CB1DBB">
        <w:rPr>
          <w:rFonts w:ascii="Times New Roman" w:hAnsi="Times New Roman" w:hint="eastAsia"/>
          <w:lang w:eastAsia="zh-CN"/>
        </w:rPr>
        <w:t>表</w:t>
      </w:r>
      <w:r w:rsidRPr="00CB1DBB">
        <w:rPr>
          <w:rFonts w:ascii="Times New Roman" w:hAnsi="Times New Roman"/>
          <w:lang w:eastAsia="zh-CN"/>
        </w:rPr>
        <w:t>的形式形象、</w:t>
      </w:r>
      <w:r w:rsidRPr="00CB1DBB">
        <w:rPr>
          <w:rFonts w:ascii="Times New Roman" w:hAnsi="Times New Roman" w:hint="eastAsia"/>
          <w:lang w:eastAsia="zh-CN"/>
        </w:rPr>
        <w:t>生动</w:t>
      </w:r>
      <w:r w:rsidRPr="00CB1DBB">
        <w:rPr>
          <w:rFonts w:ascii="Times New Roman" w:hAnsi="Times New Roman"/>
          <w:lang w:eastAsia="zh-CN"/>
        </w:rPr>
        <w:t>的</w:t>
      </w:r>
      <w:r w:rsidRPr="00CB1DBB">
        <w:rPr>
          <w:rFonts w:ascii="Times New Roman" w:hAnsi="Times New Roman" w:hint="eastAsia"/>
          <w:lang w:eastAsia="zh-CN"/>
        </w:rPr>
        <w:t>显示项目</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的分布图</w:t>
      </w:r>
      <w:r w:rsidRPr="00CB1DBB">
        <w:rPr>
          <w:rFonts w:ascii="Times New Roman" w:hAnsi="Times New Roman"/>
          <w:lang w:eastAsia="zh-CN"/>
        </w:rPr>
        <w:t xml:space="preserve"> </w:t>
      </w:r>
      <w:r w:rsidRPr="00CB1DBB">
        <w:rPr>
          <w:rFonts w:ascii="Times New Roman" w:hAnsi="Times New Roman" w:hint="eastAsia"/>
          <w:lang w:eastAsia="zh-CN"/>
        </w:rPr>
        <w:t>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的</w:t>
      </w:r>
      <w:r w:rsidRPr="00CB1DBB">
        <w:rPr>
          <w:rFonts w:ascii="Times New Roman" w:hAnsi="Times New Roman" w:hint="eastAsia"/>
          <w:lang w:eastAsia="zh-CN"/>
        </w:rPr>
        <w:t>趋势图</w:t>
      </w:r>
      <w:r w:rsidRPr="00CB1DBB">
        <w:rPr>
          <w:rFonts w:ascii="Times New Roman" w:hAnsi="Times New Roman"/>
          <w:lang w:eastAsia="zh-CN"/>
        </w:rPr>
        <w:t>。</w:t>
      </w:r>
    </w:p>
    <w:p w14:paraId="299CFAB5" w14:textId="15CC2C39" w:rsidR="001C7FDD" w:rsidRPr="00CB1DBB" w:rsidRDefault="00E87418" w:rsidP="00EF1675">
      <w:pPr>
        <w:pStyle w:val="a8"/>
        <w:numPr>
          <w:ilvl w:val="0"/>
          <w:numId w:val="12"/>
        </w:numPr>
        <w:ind w:firstLineChars="0"/>
        <w:rPr>
          <w:rFonts w:ascii="Times New Roman" w:hAnsi="Times New Roman"/>
          <w:lang w:eastAsia="zh-CN"/>
        </w:rPr>
      </w:pPr>
      <w:ins w:id="123" w:author="Microsoft Office User" w:date="2016-05-24T17:43:00Z">
        <w:r>
          <w:rPr>
            <w:rFonts w:ascii="Times New Roman" w:hAnsi="Times New Roman"/>
            <w:lang w:eastAsia="zh-CN"/>
          </w:rPr>
          <w:t>流程可配，</w:t>
        </w:r>
        <w:r>
          <w:rPr>
            <w:rFonts w:ascii="Times New Roman" w:hAnsi="Times New Roman" w:hint="eastAsia"/>
            <w:lang w:eastAsia="zh-CN"/>
          </w:rPr>
          <w:t>提供</w:t>
        </w:r>
      </w:ins>
      <w:r w:rsidR="001C7FDD" w:rsidRPr="00CB1DBB">
        <w:rPr>
          <w:rFonts w:ascii="Times New Roman" w:hAnsi="Times New Roman" w:hint="eastAsia"/>
          <w:lang w:eastAsia="zh-CN"/>
        </w:rPr>
        <w:t>在线流程设计器</w:t>
      </w:r>
      <w:r w:rsidR="001C7FDD" w:rsidRPr="00CB1DBB">
        <w:rPr>
          <w:rFonts w:ascii="Times New Roman" w:hAnsi="Times New Roman"/>
          <w:lang w:eastAsia="zh-CN"/>
        </w:rPr>
        <w:t>，</w:t>
      </w:r>
      <w:ins w:id="124" w:author="Microsoft Office User" w:date="2016-05-24T17:43:00Z">
        <w:r>
          <w:rPr>
            <w:rFonts w:ascii="Times New Roman" w:hAnsi="Times New Roman"/>
            <w:lang w:eastAsia="zh-CN"/>
          </w:rPr>
          <w:t>可</w:t>
        </w:r>
      </w:ins>
      <w:r w:rsidR="00C05A01" w:rsidRPr="00CB1DBB">
        <w:rPr>
          <w:rFonts w:ascii="Times New Roman" w:hAnsi="Times New Roman"/>
          <w:lang w:eastAsia="zh-CN"/>
        </w:rPr>
        <w:t>新建模型流程或</w:t>
      </w:r>
      <w:r w:rsidR="00C05A01" w:rsidRPr="00CB1DBB">
        <w:rPr>
          <w:rFonts w:ascii="Times New Roman" w:hAnsi="Times New Roman" w:hint="eastAsia"/>
          <w:lang w:eastAsia="zh-CN"/>
        </w:rPr>
        <w:t>对</w:t>
      </w:r>
      <w:r w:rsidR="00C05A01" w:rsidRPr="00CB1DBB">
        <w:rPr>
          <w:rFonts w:ascii="Times New Roman" w:hAnsi="Times New Roman"/>
          <w:lang w:eastAsia="zh-CN"/>
        </w:rPr>
        <w:t>已有的流程进行在线的修改优化</w:t>
      </w:r>
      <w:r w:rsidR="001C7FDD" w:rsidRPr="00CB1DBB">
        <w:rPr>
          <w:rFonts w:ascii="Times New Roman" w:hAnsi="Times New Roman"/>
          <w:lang w:eastAsia="zh-CN"/>
        </w:rPr>
        <w:t>。</w:t>
      </w:r>
    </w:p>
    <w:p w14:paraId="064AB6D7" w14:textId="6806CFE9" w:rsidR="00A6104D" w:rsidRPr="00CB1DBB" w:rsidRDefault="00E87418" w:rsidP="00EF1675">
      <w:pPr>
        <w:pStyle w:val="a8"/>
        <w:numPr>
          <w:ilvl w:val="0"/>
          <w:numId w:val="12"/>
        </w:numPr>
        <w:ind w:firstLineChars="0"/>
        <w:rPr>
          <w:rFonts w:ascii="Times New Roman" w:hAnsi="Times New Roman"/>
          <w:lang w:eastAsia="zh-CN"/>
        </w:rPr>
      </w:pPr>
      <w:ins w:id="125" w:author="Microsoft Office User" w:date="2016-05-24T17:42:00Z">
        <w:r>
          <w:rPr>
            <w:rFonts w:ascii="Times New Roman" w:hAnsi="Times New Roman"/>
            <w:lang w:eastAsia="zh-CN"/>
          </w:rPr>
          <w:t>项目组成员之间可进行</w:t>
        </w:r>
      </w:ins>
      <w:r w:rsidR="00A6104D" w:rsidRPr="00CB1DBB">
        <w:rPr>
          <w:rFonts w:ascii="Times New Roman" w:hAnsi="Times New Roman" w:hint="eastAsia"/>
          <w:lang w:eastAsia="zh-CN"/>
        </w:rPr>
        <w:t>简单的</w:t>
      </w:r>
      <w:r w:rsidR="00A6104D" w:rsidRPr="00CB1DBB">
        <w:rPr>
          <w:rFonts w:ascii="Times New Roman" w:hAnsi="Times New Roman"/>
          <w:lang w:eastAsia="zh-CN"/>
        </w:rPr>
        <w:t>聊天</w:t>
      </w:r>
    </w:p>
    <w:p w14:paraId="7B551BB6" w14:textId="77777777" w:rsidR="0076455D" w:rsidRPr="00CB1DBB" w:rsidRDefault="0076455D" w:rsidP="0076455D">
      <w:pPr>
        <w:ind w:firstLine="480"/>
        <w:rPr>
          <w:rFonts w:ascii="Times New Roman" w:hAnsi="Times New Roman"/>
          <w:lang w:eastAsia="zh-CN"/>
        </w:rPr>
      </w:pPr>
    </w:p>
    <w:p w14:paraId="0B150B82" w14:textId="77777777" w:rsidR="00140D8C" w:rsidRPr="00CB1DBB" w:rsidRDefault="006207F5" w:rsidP="00DE5361">
      <w:pPr>
        <w:pStyle w:val="2"/>
        <w:numPr>
          <w:ilvl w:val="1"/>
          <w:numId w:val="79"/>
        </w:numPr>
        <w:ind w:firstLineChars="0"/>
        <w:rPr>
          <w:rFonts w:ascii="Times New Roman" w:hAnsi="Times New Roman"/>
        </w:rPr>
      </w:pPr>
      <w:bookmarkStart w:id="126" w:name="_Toc451434960"/>
      <w:bookmarkStart w:id="127" w:name="_Toc451435794"/>
      <w:bookmarkStart w:id="128" w:name="_Toc451455842"/>
      <w:bookmarkStart w:id="129" w:name="_Toc451456813"/>
      <w:bookmarkStart w:id="130" w:name="_Toc451457049"/>
      <w:bookmarkStart w:id="131" w:name="_Toc451457515"/>
      <w:r>
        <w:rPr>
          <w:rFonts w:ascii="Times New Roman" w:hAnsi="Times New Roman"/>
        </w:rPr>
        <w:lastRenderedPageBreak/>
        <w:t xml:space="preserve"> </w:t>
      </w:r>
      <w:bookmarkStart w:id="132" w:name="_Toc451702731"/>
      <w:r>
        <w:rPr>
          <w:rFonts w:ascii="Times New Roman" w:hAnsi="Times New Roman" w:hint="eastAsia"/>
        </w:rPr>
        <w:t>缺陷</w:t>
      </w:r>
      <w:r>
        <w:rPr>
          <w:rFonts w:ascii="Times New Roman" w:hAnsi="Times New Roman"/>
        </w:rPr>
        <w:t>管理</w:t>
      </w:r>
      <w:r w:rsidR="006A3FA9" w:rsidRPr="00CB1DBB">
        <w:rPr>
          <w:rFonts w:ascii="Times New Roman" w:hAnsi="Times New Roman" w:hint="eastAsia"/>
        </w:rPr>
        <w:t>业务</w:t>
      </w:r>
      <w:r>
        <w:rPr>
          <w:rFonts w:ascii="Times New Roman" w:hAnsi="Times New Roman"/>
        </w:rPr>
        <w:t>分析</w:t>
      </w:r>
      <w:bookmarkEnd w:id="126"/>
      <w:bookmarkEnd w:id="127"/>
      <w:bookmarkEnd w:id="128"/>
      <w:bookmarkEnd w:id="129"/>
      <w:bookmarkEnd w:id="130"/>
      <w:bookmarkEnd w:id="131"/>
      <w:bookmarkEnd w:id="132"/>
    </w:p>
    <w:p w14:paraId="41672D67" w14:textId="77777777" w:rsidR="004045BE" w:rsidRPr="00CB1DBB" w:rsidRDefault="0066016B" w:rsidP="00DE5361">
      <w:pPr>
        <w:pStyle w:val="3"/>
        <w:numPr>
          <w:ilvl w:val="2"/>
          <w:numId w:val="79"/>
        </w:numPr>
        <w:ind w:firstLineChars="0"/>
        <w:rPr>
          <w:rFonts w:ascii="Times New Roman" w:hAnsi="Times New Roman"/>
        </w:rPr>
      </w:pPr>
      <w:bookmarkStart w:id="133" w:name="_Toc451456814"/>
      <w:bookmarkStart w:id="134" w:name="_Toc451457050"/>
      <w:bookmarkStart w:id="135" w:name="_Toc451457516"/>
      <w:bookmarkStart w:id="136" w:name="_Toc451434961"/>
      <w:bookmarkStart w:id="137" w:name="_Toc451435795"/>
      <w:bookmarkStart w:id="138" w:name="_Toc451455843"/>
      <w:bookmarkStart w:id="139" w:name="_Toc451702732"/>
      <w:r>
        <w:rPr>
          <w:rFonts w:ascii="Times New Roman" w:hAnsi="Times New Roman"/>
        </w:rPr>
        <w:t>Bug</w:t>
      </w:r>
      <w:r w:rsidR="001E6F4B" w:rsidRPr="00CB1DBB">
        <w:rPr>
          <w:rFonts w:ascii="Times New Roman" w:hAnsi="Times New Roman" w:hint="eastAsia"/>
        </w:rPr>
        <w:t>生命</w:t>
      </w:r>
      <w:r w:rsidR="001E6F4B" w:rsidRPr="00CB1DBB">
        <w:rPr>
          <w:rFonts w:ascii="Times New Roman" w:hAnsi="Times New Roman"/>
          <w:bCs w:val="0"/>
          <w:szCs w:val="24"/>
        </w:rPr>
        <w:t>周期</w:t>
      </w:r>
      <w:bookmarkEnd w:id="133"/>
      <w:bookmarkEnd w:id="134"/>
      <w:bookmarkEnd w:id="135"/>
      <w:bookmarkEnd w:id="136"/>
      <w:bookmarkEnd w:id="137"/>
      <w:bookmarkEnd w:id="138"/>
      <w:bookmarkEnd w:id="139"/>
    </w:p>
    <w:p w14:paraId="2E45A495" w14:textId="77777777" w:rsidR="001E6F4B" w:rsidRPr="00CB1DBB" w:rsidRDefault="001E6F4B" w:rsidP="001E6F4B">
      <w:pPr>
        <w:ind w:firstLine="480"/>
        <w:rPr>
          <w:rFonts w:ascii="Times New Roman" w:hAnsi="Times New Roman"/>
          <w:lang w:eastAsia="zh-CN"/>
        </w:rPr>
      </w:pPr>
      <w:r w:rsidRPr="00CB1DBB">
        <w:rPr>
          <w:rFonts w:ascii="Times New Roman" w:hAnsi="Times New Roman"/>
        </w:rPr>
        <w:t>从</w:t>
      </w:r>
      <w:r w:rsidRPr="00CB1DBB">
        <w:rPr>
          <w:rFonts w:ascii="Times New Roman" w:hAnsi="Times New Roman"/>
          <w:lang w:eastAsia="zh-CN"/>
        </w:rPr>
        <w:t>下图我们很</w:t>
      </w:r>
      <w:r w:rsidRPr="00CB1DBB">
        <w:rPr>
          <w:rFonts w:ascii="Times New Roman" w:hAnsi="Times New Roman" w:hint="eastAsia"/>
          <w:lang w:eastAsia="zh-CN"/>
        </w:rPr>
        <w:t>直观</w:t>
      </w:r>
      <w:r w:rsidRPr="00CB1DBB">
        <w:rPr>
          <w:rFonts w:ascii="Times New Roman" w:hAnsi="Times New Roman"/>
          <w:lang w:eastAsia="zh-CN"/>
        </w:rPr>
        <w:t>的看出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生命周期。</w:t>
      </w:r>
    </w:p>
    <w:p w14:paraId="40C7ABA4" w14:textId="77777777" w:rsidR="001E6F4B" w:rsidRPr="00CB1DBB" w:rsidRDefault="001E6F4B" w:rsidP="001E6F4B">
      <w:pPr>
        <w:ind w:firstLine="480"/>
        <w:rPr>
          <w:rFonts w:ascii="Times New Roman" w:hAnsi="Times New Roman"/>
          <w:lang w:eastAsia="zh-CN"/>
        </w:rPr>
      </w:pPr>
    </w:p>
    <w:p w14:paraId="47107F4E" w14:textId="77777777" w:rsidR="00546F57" w:rsidRDefault="009F1502" w:rsidP="009F1502">
      <w:pPr>
        <w:keepNext/>
        <w:spacing w:line="240" w:lineRule="auto"/>
        <w:ind w:firstLine="480"/>
        <w:jc w:val="center"/>
        <w:rPr>
          <w:rFonts w:ascii="Times New Roman" w:hAnsi="Times New Roman"/>
          <w:noProof/>
          <w:lang w:eastAsia="zh-CN"/>
        </w:rPr>
      </w:pPr>
      <w:r>
        <w:rPr>
          <w:rFonts w:ascii="Times New Roman" w:hAnsi="Times New Roman"/>
          <w:noProof/>
          <w:lang w:eastAsia="zh-CN"/>
        </w:rPr>
        <w:drawing>
          <wp:inline distT="0" distB="0" distL="0" distR="0" wp14:anchorId="67AD64B7" wp14:editId="01FDAF74">
            <wp:extent cx="3783171" cy="35333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g-life-2.png"/>
                    <pic:cNvPicPr/>
                  </pic:nvPicPr>
                  <pic:blipFill>
                    <a:blip r:embed="rId15">
                      <a:extLst>
                        <a:ext uri="{28A0092B-C50C-407E-A947-70E740481C1C}">
                          <a14:useLocalDpi xmlns:a14="http://schemas.microsoft.com/office/drawing/2010/main" val="0"/>
                        </a:ext>
                      </a:extLst>
                    </a:blip>
                    <a:stretch>
                      <a:fillRect/>
                    </a:stretch>
                  </pic:blipFill>
                  <pic:spPr>
                    <a:xfrm>
                      <a:off x="0" y="0"/>
                      <a:ext cx="3796987" cy="3546282"/>
                    </a:xfrm>
                    <a:prstGeom prst="rect">
                      <a:avLst/>
                    </a:prstGeom>
                  </pic:spPr>
                </pic:pic>
              </a:graphicData>
            </a:graphic>
          </wp:inline>
        </w:drawing>
      </w:r>
    </w:p>
    <w:p w14:paraId="5EF0AD2C" w14:textId="77777777" w:rsidR="00D27B51" w:rsidRDefault="00D27B51" w:rsidP="00546F57">
      <w:pPr>
        <w:keepNext/>
        <w:spacing w:line="240" w:lineRule="auto"/>
        <w:ind w:firstLine="480"/>
        <w:rPr>
          <w:rFonts w:ascii="Times New Roman" w:hAnsi="Times New Roman"/>
          <w:noProof/>
          <w:lang w:eastAsia="zh-CN"/>
        </w:rPr>
      </w:pPr>
    </w:p>
    <w:p w14:paraId="52306905" w14:textId="77777777" w:rsidR="00D27B51" w:rsidRPr="00CB1DBB" w:rsidRDefault="00D27B51" w:rsidP="00546F57">
      <w:pPr>
        <w:keepNext/>
        <w:spacing w:line="240" w:lineRule="auto"/>
        <w:ind w:firstLine="480"/>
        <w:rPr>
          <w:rFonts w:ascii="Times New Roman" w:hAnsi="Times New Roman"/>
        </w:rPr>
      </w:pPr>
    </w:p>
    <w:p w14:paraId="2639BE35" w14:textId="77777777" w:rsidR="001E6F4B" w:rsidRPr="00CB1DBB" w:rsidRDefault="00546F57" w:rsidP="00546F57">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Pr="00CB1DBB">
        <w:rPr>
          <w:rFonts w:ascii="Times New Roman" w:hAnsi="Times New Roman"/>
          <w:noProof/>
          <w:lang w:eastAsia="zh-CN"/>
        </w:rPr>
        <w:t xml:space="preserve">-1 </w:t>
      </w:r>
      <w:r w:rsidR="0066016B">
        <w:rPr>
          <w:rFonts w:ascii="Times New Roman" w:hAnsi="Times New Roman"/>
          <w:noProof/>
          <w:lang w:eastAsia="zh-CN"/>
        </w:rPr>
        <w:t>Bug</w:t>
      </w:r>
      <w:r w:rsidRPr="00CB1DBB">
        <w:rPr>
          <w:rFonts w:ascii="Times New Roman" w:hAnsi="Times New Roman"/>
          <w:noProof/>
          <w:lang w:eastAsia="zh-CN"/>
        </w:rPr>
        <w:t>生命周</w:t>
      </w:r>
      <w:r w:rsidRPr="00CB1DBB">
        <w:rPr>
          <w:rFonts w:ascii="Times New Roman" w:hAnsi="Times New Roman" w:hint="eastAsia"/>
          <w:noProof/>
          <w:lang w:eastAsia="zh-CN"/>
        </w:rPr>
        <w:t>周期</w:t>
      </w:r>
    </w:p>
    <w:p w14:paraId="1042C57B" w14:textId="77777777" w:rsidR="001E6F4B" w:rsidRPr="00CB1DBB" w:rsidRDefault="001E6F4B" w:rsidP="001E6F4B">
      <w:pPr>
        <w:ind w:firstLine="480"/>
        <w:rPr>
          <w:rFonts w:ascii="Times New Roman" w:hAnsi="Times New Roman"/>
          <w:lang w:eastAsia="zh-CN"/>
        </w:rPr>
      </w:pPr>
    </w:p>
    <w:p w14:paraId="6C9ECB6F" w14:textId="77777777" w:rsidR="00326FA5" w:rsidRPr="00CB1DBB" w:rsidRDefault="00326FA5" w:rsidP="00326FA5">
      <w:pPr>
        <w:ind w:firstLine="480"/>
        <w:rPr>
          <w:rFonts w:ascii="Times New Roman" w:hAnsi="Times New Roman"/>
          <w:lang w:eastAsia="zh-CN"/>
        </w:rPr>
      </w:pPr>
      <w:r w:rsidRPr="00CB1DBB">
        <w:rPr>
          <w:rFonts w:ascii="Times New Roman" w:hAnsi="Times New Roman" w:hint="eastAsia"/>
          <w:lang w:eastAsia="zh-CN"/>
        </w:rPr>
        <w:t>通过上图</w:t>
      </w:r>
      <w:r w:rsidRPr="00CB1DBB">
        <w:rPr>
          <w:rFonts w:ascii="Times New Roman" w:hAnsi="Times New Roman"/>
          <w:lang w:eastAsia="zh-CN"/>
        </w:rPr>
        <w:t>的分析，</w:t>
      </w:r>
      <w:r w:rsidRPr="00CB1DBB">
        <w:rPr>
          <w:rFonts w:ascii="Times New Roman" w:hAnsi="Times New Roman" w:hint="eastAsia"/>
          <w:lang w:eastAsia="zh-CN"/>
        </w:rPr>
        <w:t>我们</w:t>
      </w:r>
      <w:r w:rsidRPr="00CB1DBB">
        <w:rPr>
          <w:rFonts w:ascii="Times New Roman" w:hAnsi="Times New Roman"/>
          <w:lang w:eastAsia="zh-CN"/>
        </w:rPr>
        <w:t>可</w:t>
      </w:r>
      <w:r w:rsidRPr="00CB1DBB">
        <w:rPr>
          <w:rFonts w:ascii="Times New Roman" w:hAnsi="Times New Roman" w:hint="eastAsia"/>
          <w:lang w:eastAsia="zh-CN"/>
        </w:rPr>
        <w:t>看出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的生命周期一定程度反应一次</w:t>
      </w:r>
      <w:r w:rsidR="0066016B">
        <w:rPr>
          <w:rFonts w:ascii="Times New Roman" w:hAnsi="Times New Roman"/>
          <w:lang w:eastAsia="zh-CN"/>
        </w:rPr>
        <w:t>Bug</w:t>
      </w:r>
      <w:r w:rsidRPr="00CB1DBB">
        <w:rPr>
          <w:rFonts w:ascii="Times New Roman" w:hAnsi="Times New Roman" w:hint="eastAsia"/>
          <w:lang w:eastAsia="zh-CN"/>
        </w:rPr>
        <w:t>提交的过程中</w:t>
      </w:r>
      <w:r w:rsidRPr="00CB1DBB">
        <w:rPr>
          <w:rFonts w:ascii="Times New Roman" w:hAnsi="Times New Roman" w:hint="eastAsia"/>
          <w:lang w:eastAsia="zh-CN"/>
        </w:rPr>
        <w:t xml:space="preserve"> </w:t>
      </w:r>
      <w:r w:rsidR="0066016B">
        <w:rPr>
          <w:rFonts w:ascii="Times New Roman" w:hAnsi="Times New Roman"/>
          <w:lang w:eastAsia="zh-CN"/>
        </w:rPr>
        <w:t>Bug</w:t>
      </w:r>
      <w:r w:rsidR="002A36CF" w:rsidRPr="00CB1DBB">
        <w:rPr>
          <w:rFonts w:ascii="Times New Roman" w:hAnsi="Times New Roman" w:hint="eastAsia"/>
          <w:lang w:eastAsia="zh-CN"/>
        </w:rPr>
        <w:t>的状态。根据</w:t>
      </w:r>
      <w:r w:rsidR="002A36CF" w:rsidRPr="00CB1DBB">
        <w:rPr>
          <w:rFonts w:ascii="Times New Roman" w:hAnsi="Times New Roman"/>
          <w:lang w:eastAsia="zh-CN"/>
        </w:rPr>
        <w:t>图</w:t>
      </w:r>
      <w:r w:rsidR="002A36CF" w:rsidRPr="00CB1DBB">
        <w:rPr>
          <w:rFonts w:ascii="Times New Roman" w:hAnsi="Times New Roman"/>
          <w:lang w:eastAsia="zh-CN"/>
        </w:rPr>
        <w:t xml:space="preserve">3-1 </w:t>
      </w:r>
      <w:r w:rsidR="002A36CF" w:rsidRPr="00CB1DBB">
        <w:rPr>
          <w:rFonts w:ascii="Times New Roman" w:hAnsi="Times New Roman" w:hint="eastAsia"/>
          <w:lang w:eastAsia="zh-CN"/>
        </w:rPr>
        <w:t>的</w:t>
      </w:r>
      <w:r w:rsidRPr="00CB1DBB">
        <w:rPr>
          <w:rFonts w:ascii="Times New Roman" w:hAnsi="Times New Roman" w:hint="eastAsia"/>
          <w:lang w:eastAsia="zh-CN"/>
        </w:rPr>
        <w:t>上图</w:t>
      </w:r>
      <w:r w:rsidR="002A36CF" w:rsidRPr="00CB1DBB">
        <w:rPr>
          <w:rFonts w:ascii="Times New Roman" w:hAnsi="Times New Roman"/>
          <w:lang w:eastAsia="zh-CN"/>
        </w:rPr>
        <w:t>分析，</w:t>
      </w:r>
      <w:r w:rsidRPr="00CB1DBB">
        <w:rPr>
          <w:rFonts w:ascii="Times New Roman" w:hAnsi="Times New Roman" w:hint="eastAsia"/>
          <w:lang w:eastAsia="zh-CN"/>
        </w:rPr>
        <w:t>并结合相应的实际情况</w:t>
      </w:r>
      <w:r w:rsidR="00D14C7B" w:rsidRPr="00CB1DBB">
        <w:rPr>
          <w:rFonts w:ascii="Times New Roman" w:hAnsi="Times New Roman"/>
          <w:lang w:eastAsia="zh-CN"/>
        </w:rPr>
        <w:t>，</w:t>
      </w:r>
      <w:r w:rsidR="00D14C7B" w:rsidRPr="00CB1DBB">
        <w:rPr>
          <w:rFonts w:ascii="Times New Roman" w:hAnsi="Times New Roman" w:hint="eastAsia"/>
          <w:lang w:eastAsia="zh-CN"/>
        </w:rPr>
        <w:t>对其</w:t>
      </w:r>
      <w:r w:rsidR="00D14C7B" w:rsidRPr="00CB1DBB">
        <w:rPr>
          <w:rFonts w:ascii="Times New Roman" w:hAnsi="Times New Roman"/>
          <w:lang w:eastAsia="zh-CN"/>
        </w:rPr>
        <w:t>进行调整</w:t>
      </w:r>
      <w:r w:rsidRPr="00CB1DBB">
        <w:rPr>
          <w:rFonts w:ascii="Times New Roman" w:hAnsi="Times New Roman" w:hint="eastAsia"/>
          <w:lang w:eastAsia="zh-CN"/>
        </w:rPr>
        <w:t>，可以得到如下</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p>
    <w:p w14:paraId="22EF53AB"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hint="eastAsia"/>
          <w:lang w:eastAsia="zh-CN"/>
        </w:rPr>
        <w:t>(New)</w:t>
      </w:r>
      <w:r w:rsidRPr="00CB1DBB">
        <w:rPr>
          <w:rFonts w:ascii="Times New Roman" w:hAnsi="Times New Roman" w:hint="eastAsia"/>
          <w:lang w:eastAsia="zh-CN"/>
        </w:rPr>
        <w:t>：缺陷首次被提交，默认状态为新建；</w:t>
      </w:r>
    </w:p>
    <w:p w14:paraId="526981CA"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有效</w:t>
      </w:r>
      <w:r w:rsidRPr="00CB1DBB">
        <w:rPr>
          <w:rFonts w:ascii="Times New Roman" w:hAnsi="Times New Roman" w:hint="eastAsia"/>
          <w:lang w:eastAsia="zh-CN"/>
        </w:rPr>
        <w:t>(Genuine)</w:t>
      </w:r>
      <w:r w:rsidRPr="00CB1DBB">
        <w:rPr>
          <w:rFonts w:ascii="Times New Roman" w:hAnsi="Times New Roman" w:hint="eastAsia"/>
          <w:lang w:eastAsia="zh-CN"/>
        </w:rPr>
        <w:t>：审核通过的缺陷；</w:t>
      </w:r>
    </w:p>
    <w:p w14:paraId="34A504D7"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分配</w:t>
      </w:r>
      <w:r w:rsidRPr="00CB1DBB">
        <w:rPr>
          <w:rFonts w:ascii="Times New Roman" w:hAnsi="Times New Roman" w:hint="eastAsia"/>
          <w:lang w:eastAsia="zh-CN"/>
        </w:rPr>
        <w:t>(Assign)</w:t>
      </w:r>
      <w:r w:rsidRPr="00CB1DBB">
        <w:rPr>
          <w:rFonts w:ascii="Times New Roman" w:hAnsi="Times New Roman" w:hint="eastAsia"/>
          <w:lang w:eastAsia="zh-CN"/>
        </w:rPr>
        <w:t>：缺陷被分配给处理缺陷的成员；</w:t>
      </w:r>
      <w:bookmarkStart w:id="140" w:name="_GoBack"/>
      <w:bookmarkEnd w:id="140"/>
    </w:p>
    <w:p w14:paraId="39B77982" w14:textId="57936308" w:rsidR="00326FA5" w:rsidRPr="00CB1DBB" w:rsidDel="00E87418" w:rsidRDefault="00326FA5" w:rsidP="00EF1675">
      <w:pPr>
        <w:pStyle w:val="a8"/>
        <w:numPr>
          <w:ilvl w:val="0"/>
          <w:numId w:val="11"/>
        </w:numPr>
        <w:ind w:firstLineChars="0"/>
        <w:rPr>
          <w:del w:id="141" w:author="Microsoft Office User" w:date="2016-05-24T17:45:00Z"/>
          <w:rFonts w:ascii="Times New Roman" w:hAnsi="Times New Roman"/>
          <w:lang w:eastAsia="zh-CN"/>
        </w:rPr>
      </w:pPr>
      <w:del w:id="142" w:author="Microsoft Office User" w:date="2016-05-24T17:45:00Z">
        <w:r w:rsidRPr="00CB1DBB" w:rsidDel="00E87418">
          <w:rPr>
            <w:rFonts w:ascii="Times New Roman" w:hAnsi="Times New Roman" w:hint="eastAsia"/>
            <w:lang w:eastAsia="zh-CN"/>
          </w:rPr>
          <w:delText>打开</w:delText>
        </w:r>
        <w:r w:rsidRPr="00CB1DBB" w:rsidDel="00E87418">
          <w:rPr>
            <w:rFonts w:ascii="Times New Roman" w:hAnsi="Times New Roman" w:hint="eastAsia"/>
            <w:lang w:eastAsia="zh-CN"/>
          </w:rPr>
          <w:delText>(Open)</w:delText>
        </w:r>
        <w:r w:rsidRPr="00CB1DBB" w:rsidDel="00E87418">
          <w:rPr>
            <w:rFonts w:ascii="Times New Roman" w:hAnsi="Times New Roman" w:hint="eastAsia"/>
            <w:lang w:eastAsia="zh-CN"/>
          </w:rPr>
          <w:delText>：缺陷被分配的成员签收；</w:delText>
        </w:r>
      </w:del>
    </w:p>
    <w:p w14:paraId="4EBD3C0E"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检测</w:t>
      </w:r>
      <w:r w:rsidRPr="00CB1DBB">
        <w:rPr>
          <w:rFonts w:ascii="Times New Roman" w:hAnsi="Times New Roman" w:hint="eastAsia"/>
          <w:lang w:eastAsia="zh-CN"/>
        </w:rPr>
        <w:t>(Test)</w:t>
      </w:r>
      <w:r w:rsidRPr="00CB1DBB">
        <w:rPr>
          <w:rFonts w:ascii="Times New Roman" w:hAnsi="Times New Roman" w:hint="eastAsia"/>
          <w:lang w:eastAsia="zh-CN"/>
        </w:rPr>
        <w:t>：缺陷被修复，待验证；</w:t>
      </w:r>
    </w:p>
    <w:p w14:paraId="4CB5B808"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验证</w:t>
      </w:r>
      <w:r w:rsidRPr="00CB1DBB">
        <w:rPr>
          <w:rFonts w:ascii="Times New Roman" w:hAnsi="Times New Roman" w:hint="eastAsia"/>
          <w:lang w:eastAsia="zh-CN"/>
        </w:rPr>
        <w:t xml:space="preserve">(Verified): </w:t>
      </w:r>
      <w:r w:rsidRPr="00CB1DBB">
        <w:rPr>
          <w:rFonts w:ascii="Times New Roman" w:hAnsi="Times New Roman" w:hint="eastAsia"/>
          <w:lang w:eastAsia="zh-CN"/>
        </w:rPr>
        <w:t>缺陷被成员验证；</w:t>
      </w:r>
    </w:p>
    <w:p w14:paraId="7261E7AA"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重新打开</w:t>
      </w:r>
      <w:r w:rsidRPr="00CB1DBB">
        <w:rPr>
          <w:rFonts w:ascii="Times New Roman" w:hAnsi="Times New Roman" w:hint="eastAsia"/>
          <w:lang w:eastAsia="zh-CN"/>
        </w:rPr>
        <w:t>(Reopened)</w:t>
      </w:r>
      <w:r w:rsidRPr="00CB1DBB">
        <w:rPr>
          <w:rFonts w:ascii="Times New Roman" w:hAnsi="Times New Roman" w:hint="eastAsia"/>
          <w:lang w:eastAsia="zh-CN"/>
        </w:rPr>
        <w:t>：验证后，缺陷依然存在；</w:t>
      </w:r>
    </w:p>
    <w:p w14:paraId="31016004"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lastRenderedPageBreak/>
        <w:t>拒绝</w:t>
      </w:r>
      <w:r w:rsidRPr="00CB1DBB">
        <w:rPr>
          <w:rFonts w:ascii="Times New Roman" w:hAnsi="Times New Roman" w:hint="eastAsia"/>
          <w:lang w:eastAsia="zh-CN"/>
        </w:rPr>
        <w:t>(Rejected)</w:t>
      </w:r>
      <w:r w:rsidRPr="00CB1DBB">
        <w:rPr>
          <w:rFonts w:ascii="Times New Roman" w:hAnsi="Times New Roman" w:hint="eastAsia"/>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缺陷被拒绝；</w:t>
      </w:r>
    </w:p>
    <w:p w14:paraId="1CCD4BA7" w14:textId="77777777" w:rsidR="001E6F4B"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延期</w:t>
      </w:r>
      <w:r w:rsidRPr="00CB1DBB">
        <w:rPr>
          <w:rFonts w:ascii="Times New Roman" w:hAnsi="Times New Roman" w:hint="eastAsia"/>
          <w:lang w:eastAsia="zh-CN"/>
        </w:rPr>
        <w:t>(Deferred)</w:t>
      </w:r>
      <w:r w:rsidRPr="00CB1DBB">
        <w:rPr>
          <w:rFonts w:ascii="Times New Roman" w:hAnsi="Times New Roman" w:hint="eastAsia"/>
          <w:lang w:eastAsia="zh-CN"/>
        </w:rPr>
        <w:t>：此次不修复该缺陷</w:t>
      </w:r>
    </w:p>
    <w:p w14:paraId="0ADC031D" w14:textId="77777777" w:rsidR="00FB05CC" w:rsidRPr="00CB1DBB" w:rsidRDefault="00FB05CC" w:rsidP="00CB1DBB">
      <w:pPr>
        <w:ind w:firstLine="480"/>
        <w:rPr>
          <w:rFonts w:ascii="Times New Roman" w:hAnsi="Times New Roman"/>
          <w:lang w:eastAsia="zh-CN"/>
        </w:rPr>
      </w:pPr>
    </w:p>
    <w:p w14:paraId="357020EA" w14:textId="77777777" w:rsidR="005617F5" w:rsidRPr="00CB1DBB" w:rsidRDefault="0066016B" w:rsidP="00DE5361">
      <w:pPr>
        <w:pStyle w:val="3"/>
        <w:numPr>
          <w:ilvl w:val="2"/>
          <w:numId w:val="79"/>
        </w:numPr>
        <w:ind w:firstLineChars="0"/>
        <w:rPr>
          <w:rFonts w:ascii="Times New Roman" w:hAnsi="Times New Roman"/>
        </w:rPr>
      </w:pPr>
      <w:bookmarkStart w:id="143" w:name="_Toc451434962"/>
      <w:bookmarkStart w:id="144" w:name="_Toc451435796"/>
      <w:bookmarkStart w:id="145" w:name="_Toc451455844"/>
      <w:bookmarkStart w:id="146" w:name="_Toc451456815"/>
      <w:bookmarkStart w:id="147" w:name="_Toc451457051"/>
      <w:bookmarkStart w:id="148" w:name="_Toc451457517"/>
      <w:bookmarkStart w:id="149" w:name="_Toc451702733"/>
      <w:r>
        <w:rPr>
          <w:rFonts w:ascii="Times New Roman" w:hAnsi="Times New Roman"/>
        </w:rPr>
        <w:t>Bug</w:t>
      </w:r>
      <w:r w:rsidR="005617F5" w:rsidRPr="00CB1DBB">
        <w:rPr>
          <w:rFonts w:ascii="Times New Roman" w:hAnsi="Times New Roman"/>
        </w:rPr>
        <w:t>类型</w:t>
      </w:r>
      <w:bookmarkEnd w:id="143"/>
      <w:bookmarkEnd w:id="144"/>
      <w:bookmarkEnd w:id="145"/>
      <w:bookmarkEnd w:id="146"/>
      <w:bookmarkEnd w:id="147"/>
      <w:bookmarkEnd w:id="148"/>
      <w:bookmarkEnd w:id="149"/>
    </w:p>
    <w:p w14:paraId="29AB7F62" w14:textId="77777777" w:rsidR="00C17FE5" w:rsidRPr="00CB1DBB" w:rsidRDefault="00C17FE5" w:rsidP="00C17FE5">
      <w:pPr>
        <w:ind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本系统</w:t>
      </w:r>
      <w:r w:rsidRPr="00CB1DBB">
        <w:rPr>
          <w:rFonts w:ascii="Times New Roman" w:hAnsi="Times New Roman" w:hint="eastAsia"/>
          <w:lang w:eastAsia="zh-CN"/>
        </w:rPr>
        <w:t>中</w:t>
      </w:r>
      <w:r w:rsidRPr="00CB1DBB">
        <w:rPr>
          <w:rFonts w:ascii="Times New Roman" w:hAnsi="Times New Roman"/>
          <w:lang w:eastAsia="zh-CN"/>
        </w:rPr>
        <w:t>，</w:t>
      </w:r>
      <w:r w:rsidRPr="00CB1DBB">
        <w:rPr>
          <w:rFonts w:ascii="Times New Roman" w:hAnsi="Times New Roman" w:hint="eastAsia"/>
          <w:lang w:eastAsia="zh-CN"/>
        </w:rPr>
        <w:t>我们</w:t>
      </w:r>
      <w:r w:rsidRPr="00CB1DBB">
        <w:rPr>
          <w:rFonts w:ascii="Times New Roman" w:hAnsi="Times New Roman"/>
          <w:lang w:eastAsia="zh-CN"/>
        </w:rPr>
        <w:t>将</w:t>
      </w:r>
      <w:r w:rsidR="0066016B">
        <w:rPr>
          <w:rFonts w:ascii="Times New Roman" w:hAnsi="Times New Roman"/>
          <w:lang w:eastAsia="zh-CN"/>
        </w:rPr>
        <w:t>Bug</w:t>
      </w:r>
      <w:r w:rsidRPr="00CB1DBB">
        <w:rPr>
          <w:rFonts w:ascii="Times New Roman" w:hAnsi="Times New Roman" w:hint="eastAsia"/>
          <w:lang w:eastAsia="zh-CN"/>
        </w:rPr>
        <w:t>类型</w:t>
      </w:r>
      <w:r w:rsidR="00A76C59" w:rsidRPr="00CB1DBB">
        <w:rPr>
          <w:rFonts w:ascii="Times New Roman" w:hAnsi="Times New Roman" w:hint="eastAsia"/>
          <w:lang w:eastAsia="zh-CN"/>
        </w:rPr>
        <w:t>划分为</w:t>
      </w:r>
    </w:p>
    <w:p w14:paraId="3342AC4B" w14:textId="77777777" w:rsidR="006B375C" w:rsidRPr="00CB1DBB" w:rsidRDefault="0066016B" w:rsidP="00EF1675">
      <w:pPr>
        <w:pStyle w:val="a8"/>
        <w:numPr>
          <w:ilvl w:val="0"/>
          <w:numId w:val="7"/>
        </w:numPr>
        <w:ind w:firstLineChars="0"/>
        <w:rPr>
          <w:rFonts w:ascii="Times New Roman" w:hAnsi="Times New Roman"/>
          <w:lang w:eastAsia="zh-CN"/>
        </w:rPr>
      </w:pPr>
      <w:r>
        <w:rPr>
          <w:rFonts w:ascii="Times New Roman" w:hAnsi="Times New Roman" w:hint="eastAsia"/>
          <w:lang w:eastAsia="zh-CN"/>
        </w:rPr>
        <w:t>Bug</w:t>
      </w:r>
    </w:p>
    <w:p w14:paraId="1FD87CFC"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hint="eastAsia"/>
          <w:lang w:eastAsia="zh-CN"/>
        </w:rPr>
        <w:t>改进</w:t>
      </w:r>
    </w:p>
    <w:p w14:paraId="4F3F8AD1"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lang w:eastAsia="zh-CN"/>
        </w:rPr>
        <w:t>任务</w:t>
      </w:r>
    </w:p>
    <w:p w14:paraId="53BD4167"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hint="eastAsia"/>
          <w:lang w:eastAsia="zh-CN"/>
        </w:rPr>
        <w:t>需求</w:t>
      </w:r>
    </w:p>
    <w:p w14:paraId="1E82DF37" w14:textId="77777777" w:rsidR="005D33E8" w:rsidRPr="00CB1DBB" w:rsidRDefault="0066016B" w:rsidP="00DE5361">
      <w:pPr>
        <w:pStyle w:val="3"/>
        <w:numPr>
          <w:ilvl w:val="2"/>
          <w:numId w:val="79"/>
        </w:numPr>
        <w:ind w:firstLineChars="0"/>
        <w:rPr>
          <w:rFonts w:ascii="Times New Roman" w:hAnsi="Times New Roman"/>
        </w:rPr>
      </w:pPr>
      <w:bookmarkStart w:id="150" w:name="_Toc451434963"/>
      <w:bookmarkStart w:id="151" w:name="_Toc451435797"/>
      <w:bookmarkStart w:id="152" w:name="_Toc451455845"/>
      <w:bookmarkStart w:id="153" w:name="_Toc451456816"/>
      <w:bookmarkStart w:id="154" w:name="_Toc451457052"/>
      <w:bookmarkStart w:id="155" w:name="_Toc451457518"/>
      <w:bookmarkStart w:id="156" w:name="_Toc451702734"/>
      <w:r>
        <w:rPr>
          <w:rFonts w:ascii="Times New Roman" w:hAnsi="Times New Roman"/>
        </w:rPr>
        <w:t>Bug</w:t>
      </w:r>
      <w:r w:rsidR="005D33E8" w:rsidRPr="00CB1DBB">
        <w:rPr>
          <w:rFonts w:ascii="Times New Roman" w:hAnsi="Times New Roman" w:hint="eastAsia"/>
        </w:rPr>
        <w:t>优先级</w:t>
      </w:r>
      <w:bookmarkEnd w:id="150"/>
      <w:bookmarkEnd w:id="151"/>
      <w:bookmarkEnd w:id="152"/>
      <w:bookmarkEnd w:id="153"/>
      <w:bookmarkEnd w:id="154"/>
      <w:bookmarkEnd w:id="155"/>
      <w:bookmarkEnd w:id="156"/>
    </w:p>
    <w:p w14:paraId="1DBA0FCF" w14:textId="77777777" w:rsidR="00A76C59" w:rsidRPr="00CB1DBB" w:rsidRDefault="00A76C59" w:rsidP="00A76C59">
      <w:pPr>
        <w:ind w:firstLineChars="83" w:firstLine="199"/>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hint="eastAsia"/>
          <w:lang w:eastAsia="zh-CN"/>
        </w:rPr>
        <w:t>在</w:t>
      </w:r>
      <w:r w:rsidRPr="00CB1DBB">
        <w:rPr>
          <w:rFonts w:ascii="Times New Roman" w:hAnsi="Times New Roman"/>
          <w:lang w:eastAsia="zh-CN"/>
        </w:rPr>
        <w:t>本系统中，</w:t>
      </w:r>
      <w:r w:rsidRPr="00CB1DBB">
        <w:rPr>
          <w:rFonts w:ascii="Times New Roman" w:hAnsi="Times New Roman" w:hint="eastAsia"/>
          <w:lang w:eastAsia="zh-CN"/>
        </w:rPr>
        <w:t>依据</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严重</w:t>
      </w:r>
      <w:r w:rsidRPr="00CB1DBB">
        <w:rPr>
          <w:rFonts w:ascii="Times New Roman" w:hAnsi="Times New Roman" w:hint="eastAsia"/>
          <w:lang w:eastAsia="zh-CN"/>
        </w:rPr>
        <w:t>程度</w:t>
      </w:r>
      <w:r w:rsidRPr="00CB1DBB">
        <w:rPr>
          <w:rFonts w:ascii="Times New Roman" w:hAnsi="Times New Roman"/>
          <w:lang w:eastAsia="zh-CN"/>
        </w:rPr>
        <w:t>将</w:t>
      </w:r>
      <w:r w:rsidR="0066016B">
        <w:rPr>
          <w:rFonts w:ascii="Times New Roman" w:hAnsi="Times New Roman"/>
          <w:lang w:eastAsia="zh-CN"/>
        </w:rPr>
        <w:t>Bug</w:t>
      </w:r>
      <w:r w:rsidRPr="00CB1DBB">
        <w:rPr>
          <w:rFonts w:ascii="Times New Roman" w:hAnsi="Times New Roman" w:hint="eastAsia"/>
          <w:lang w:eastAsia="zh-CN"/>
        </w:rPr>
        <w:t>划分为</w:t>
      </w:r>
      <w:r w:rsidRPr="00CB1DBB">
        <w:rPr>
          <w:rFonts w:ascii="Times New Roman" w:hAnsi="Times New Roman"/>
          <w:lang w:eastAsia="zh-CN"/>
        </w:rPr>
        <w:t>如下优先级</w:t>
      </w:r>
    </w:p>
    <w:p w14:paraId="05FD2EFA" w14:textId="77777777" w:rsidR="00CB1D1B"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lang w:eastAsia="zh-CN"/>
        </w:rPr>
        <w:t>紧急</w:t>
      </w:r>
      <w:r w:rsidR="007546DE" w:rsidRPr="00CB1DBB">
        <w:rPr>
          <w:rFonts w:ascii="Times New Roman" w:hAnsi="Times New Roman"/>
          <w:lang w:eastAsia="zh-CN"/>
        </w:rPr>
        <w:t>：</w:t>
      </w:r>
      <w:r w:rsidR="00F0523A" w:rsidRPr="00CB1DBB">
        <w:rPr>
          <w:rFonts w:ascii="Times New Roman" w:hAnsi="Times New Roman" w:hint="eastAsia"/>
          <w:lang w:eastAsia="zh-CN"/>
        </w:rPr>
        <w:t>特别</w:t>
      </w:r>
      <w:r w:rsidR="00F0523A" w:rsidRPr="00CB1DBB">
        <w:rPr>
          <w:rFonts w:ascii="Times New Roman" w:hAnsi="Times New Roman"/>
          <w:lang w:eastAsia="zh-CN"/>
        </w:rPr>
        <w:t>严重的</w:t>
      </w:r>
      <w:r w:rsidR="0066016B">
        <w:rPr>
          <w:rFonts w:ascii="Times New Roman" w:hAnsi="Times New Roman" w:hint="eastAsia"/>
          <w:lang w:eastAsia="zh-CN"/>
        </w:rPr>
        <w:t>Bug</w:t>
      </w:r>
      <w:r w:rsidR="007546DE" w:rsidRPr="00CB1DBB">
        <w:rPr>
          <w:rFonts w:ascii="Times New Roman" w:hAnsi="Times New Roman"/>
          <w:lang w:eastAsia="zh-CN"/>
        </w:rPr>
        <w:t>，</w:t>
      </w:r>
      <w:r w:rsidR="00F0523A" w:rsidRPr="00CB1DBB">
        <w:rPr>
          <w:rFonts w:ascii="Times New Roman" w:hAnsi="Times New Roman"/>
          <w:lang w:eastAsia="zh-CN"/>
        </w:rPr>
        <w:t>必须马上进行处理</w:t>
      </w:r>
      <w:r w:rsidR="007546DE" w:rsidRPr="00CB1DBB">
        <w:rPr>
          <w:rFonts w:ascii="Times New Roman" w:hAnsi="Times New Roman"/>
          <w:lang w:eastAsia="zh-CN"/>
        </w:rPr>
        <w:t>，</w:t>
      </w:r>
      <w:r w:rsidR="009A24D1" w:rsidRPr="00CB1DBB">
        <w:rPr>
          <w:rFonts w:ascii="Times New Roman" w:hAnsi="Times New Roman" w:hint="eastAsia"/>
          <w:lang w:eastAsia="zh-CN"/>
        </w:rPr>
        <w:t>因为</w:t>
      </w:r>
      <w:r w:rsidR="009A24D1" w:rsidRPr="00CB1DBB">
        <w:rPr>
          <w:rFonts w:ascii="Times New Roman" w:hAnsi="Times New Roman"/>
          <w:lang w:eastAsia="zh-CN"/>
        </w:rPr>
        <w:t>如果不能</w:t>
      </w:r>
      <w:r w:rsidR="009A24D1" w:rsidRPr="00CB1DBB">
        <w:rPr>
          <w:rFonts w:ascii="Times New Roman" w:hAnsi="Times New Roman" w:hint="eastAsia"/>
          <w:lang w:eastAsia="zh-CN"/>
        </w:rPr>
        <w:t>立刻</w:t>
      </w:r>
      <w:r w:rsidR="009A24D1" w:rsidRPr="00CB1DBB">
        <w:rPr>
          <w:rFonts w:ascii="Times New Roman" w:hAnsi="Times New Roman"/>
          <w:lang w:eastAsia="zh-CN"/>
        </w:rPr>
        <w:t>处理</w:t>
      </w:r>
      <w:r w:rsidR="007546DE" w:rsidRPr="00CB1DBB">
        <w:rPr>
          <w:rFonts w:ascii="Times New Roman" w:hAnsi="Times New Roman"/>
          <w:lang w:eastAsia="zh-CN"/>
        </w:rPr>
        <w:t>，</w:t>
      </w:r>
      <w:r w:rsidR="00CB1D1B" w:rsidRPr="00CB1DBB">
        <w:rPr>
          <w:rFonts w:ascii="Times New Roman" w:hAnsi="Times New Roman" w:hint="eastAsia"/>
          <w:lang w:eastAsia="zh-CN"/>
        </w:rPr>
        <w:t>项目软</w:t>
      </w:r>
    </w:p>
    <w:p w14:paraId="5CFFD7D4" w14:textId="77777777" w:rsidR="00A76C59" w:rsidRPr="00CB1DBB" w:rsidRDefault="00CB1D1B" w:rsidP="006319DB">
      <w:pPr>
        <w:ind w:firstLineChars="0" w:firstLine="0"/>
        <w:rPr>
          <w:rFonts w:ascii="Times New Roman" w:hAnsi="Times New Roman"/>
          <w:lang w:eastAsia="zh-CN"/>
        </w:rPr>
      </w:pPr>
      <w:r w:rsidRPr="00CB1DBB">
        <w:rPr>
          <w:rFonts w:ascii="Times New Roman" w:hAnsi="Times New Roman" w:hint="eastAsia"/>
          <w:lang w:eastAsia="zh-CN"/>
        </w:rPr>
        <w:t>件的</w:t>
      </w:r>
      <w:r w:rsidRPr="00CB1DBB">
        <w:rPr>
          <w:rFonts w:ascii="Times New Roman" w:hAnsi="Times New Roman"/>
          <w:lang w:eastAsia="zh-CN"/>
        </w:rPr>
        <w:t>其他</w:t>
      </w:r>
      <w:r w:rsidR="00084D7F" w:rsidRPr="00CB1DBB">
        <w:rPr>
          <w:rFonts w:ascii="Times New Roman" w:hAnsi="Times New Roman"/>
          <w:lang w:eastAsia="zh-CN"/>
        </w:rPr>
        <w:t>关联</w:t>
      </w:r>
      <w:r w:rsidR="00084D7F" w:rsidRPr="00CB1DBB">
        <w:rPr>
          <w:rFonts w:ascii="Times New Roman" w:hAnsi="Times New Roman" w:hint="eastAsia"/>
          <w:lang w:eastAsia="zh-CN"/>
        </w:rPr>
        <w:t>功能</w:t>
      </w:r>
      <w:r w:rsidR="00D66331" w:rsidRPr="00CB1DBB">
        <w:rPr>
          <w:rFonts w:ascii="Times New Roman" w:hAnsi="Times New Roman"/>
          <w:lang w:eastAsia="zh-CN"/>
        </w:rPr>
        <w:t>有可能</w:t>
      </w:r>
      <w:r w:rsidR="009A24D1" w:rsidRPr="00CB1DBB">
        <w:rPr>
          <w:rFonts w:ascii="Times New Roman" w:hAnsi="Times New Roman"/>
          <w:lang w:eastAsia="zh-CN"/>
        </w:rPr>
        <w:t>没有办法</w:t>
      </w:r>
      <w:r w:rsidR="00B94165" w:rsidRPr="00CB1DBB">
        <w:rPr>
          <w:rFonts w:ascii="Times New Roman" w:hAnsi="Times New Roman"/>
          <w:lang w:eastAsia="zh-CN"/>
        </w:rPr>
        <w:t>正常运行</w:t>
      </w:r>
      <w:r w:rsidR="007546DE" w:rsidRPr="00CB1DBB">
        <w:rPr>
          <w:rFonts w:ascii="Times New Roman" w:hAnsi="Times New Roman"/>
          <w:lang w:eastAsia="zh-CN"/>
        </w:rPr>
        <w:t>，</w:t>
      </w:r>
      <w:r w:rsidR="007546DE" w:rsidRPr="00CB1DBB">
        <w:rPr>
          <w:rFonts w:ascii="Times New Roman" w:hAnsi="Times New Roman" w:hint="eastAsia"/>
          <w:lang w:eastAsia="zh-CN"/>
        </w:rPr>
        <w:t>测试</w:t>
      </w:r>
      <w:r w:rsidR="002018C9" w:rsidRPr="00CB1DBB">
        <w:rPr>
          <w:rFonts w:ascii="Times New Roman" w:hAnsi="Times New Roman"/>
          <w:lang w:eastAsia="zh-CN"/>
        </w:rPr>
        <w:t>工作无法</w:t>
      </w:r>
      <w:r w:rsidR="00B71099" w:rsidRPr="00CB1DBB">
        <w:rPr>
          <w:rFonts w:ascii="Times New Roman" w:hAnsi="Times New Roman" w:hint="eastAsia"/>
          <w:lang w:eastAsia="zh-CN"/>
        </w:rPr>
        <w:t>进行</w:t>
      </w:r>
      <w:r w:rsidR="00B71099" w:rsidRPr="00CB1DBB">
        <w:rPr>
          <w:rFonts w:ascii="Times New Roman" w:hAnsi="Times New Roman"/>
          <w:lang w:eastAsia="zh-CN"/>
        </w:rPr>
        <w:t>下去</w:t>
      </w:r>
      <w:r w:rsidR="007546DE" w:rsidRPr="00CB1DBB">
        <w:rPr>
          <w:rFonts w:ascii="Times New Roman" w:hAnsi="Times New Roman"/>
          <w:lang w:eastAsia="zh-CN"/>
        </w:rPr>
        <w:t>。</w:t>
      </w:r>
    </w:p>
    <w:p w14:paraId="5E07C3E5" w14:textId="77777777" w:rsidR="00A76C59"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高</w:t>
      </w:r>
      <w:r w:rsidR="007546DE" w:rsidRPr="00CB1DBB">
        <w:rPr>
          <w:rFonts w:ascii="Times New Roman" w:hAnsi="Times New Roman"/>
          <w:lang w:eastAsia="zh-CN"/>
        </w:rPr>
        <w:t>：严重</w:t>
      </w:r>
      <w:r w:rsidR="0066016B">
        <w:rPr>
          <w:rFonts w:ascii="Times New Roman" w:hAnsi="Times New Roman"/>
          <w:lang w:eastAsia="zh-CN"/>
        </w:rPr>
        <w:t>Bug</w:t>
      </w:r>
    </w:p>
    <w:p w14:paraId="6AF306E6" w14:textId="77777777" w:rsidR="00A76C59"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普通</w:t>
      </w:r>
      <w:r w:rsidR="006319DB" w:rsidRPr="00CB1DBB">
        <w:rPr>
          <w:rFonts w:ascii="Times New Roman" w:hAnsi="Times New Roman"/>
          <w:lang w:eastAsia="zh-CN"/>
        </w:rPr>
        <w:t>：</w:t>
      </w:r>
      <w:r w:rsidR="006319DB" w:rsidRPr="00CB1DBB">
        <w:rPr>
          <w:rFonts w:ascii="Times New Roman" w:hAnsi="Times New Roman" w:hint="eastAsia"/>
          <w:lang w:eastAsia="zh-CN"/>
        </w:rPr>
        <w:t>常见</w:t>
      </w:r>
      <w:r w:rsidR="006319DB" w:rsidRPr="00CB1DBB">
        <w:rPr>
          <w:rFonts w:ascii="Times New Roman" w:hAnsi="Times New Roman"/>
          <w:lang w:eastAsia="zh-CN"/>
        </w:rPr>
        <w:t>的</w:t>
      </w:r>
      <w:r w:rsidR="006319DB" w:rsidRPr="00CB1DBB">
        <w:rPr>
          <w:rFonts w:ascii="Times New Roman" w:hAnsi="Times New Roman"/>
          <w:lang w:eastAsia="zh-CN"/>
        </w:rPr>
        <w:t xml:space="preserve"> </w:t>
      </w:r>
      <w:r w:rsidR="0066016B">
        <w:rPr>
          <w:rFonts w:ascii="Times New Roman" w:hAnsi="Times New Roman" w:hint="eastAsia"/>
          <w:lang w:eastAsia="zh-CN"/>
        </w:rPr>
        <w:t>Bug</w:t>
      </w:r>
    </w:p>
    <w:p w14:paraId="085C962D" w14:textId="77777777" w:rsidR="00CA659A"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低</w:t>
      </w:r>
      <w:r w:rsidR="006319DB" w:rsidRPr="00CB1DBB">
        <w:rPr>
          <w:rFonts w:ascii="Times New Roman" w:hAnsi="Times New Roman"/>
          <w:lang w:eastAsia="zh-CN"/>
        </w:rPr>
        <w:t>：</w:t>
      </w:r>
      <w:r w:rsidR="006319DB" w:rsidRPr="00CB1DBB">
        <w:rPr>
          <w:rFonts w:ascii="Times New Roman" w:hAnsi="Times New Roman" w:hint="eastAsia"/>
          <w:lang w:eastAsia="zh-CN"/>
        </w:rPr>
        <w:t>建议类</w:t>
      </w:r>
      <w:r w:rsidR="006319DB" w:rsidRPr="00CB1DBB">
        <w:rPr>
          <w:rFonts w:ascii="Times New Roman" w:hAnsi="Times New Roman"/>
          <w:lang w:eastAsia="zh-CN"/>
        </w:rPr>
        <w:t xml:space="preserve"> </w:t>
      </w:r>
      <w:r w:rsidR="0066016B">
        <w:rPr>
          <w:rFonts w:ascii="Times New Roman" w:hAnsi="Times New Roman" w:hint="eastAsia"/>
          <w:lang w:eastAsia="zh-CN"/>
        </w:rPr>
        <w:t>Bug</w:t>
      </w:r>
    </w:p>
    <w:p w14:paraId="62F9F01F" w14:textId="77777777" w:rsidR="00CA659A" w:rsidRPr="00CB1DBB" w:rsidRDefault="00CA659A">
      <w:pPr>
        <w:spacing w:line="240" w:lineRule="auto"/>
        <w:ind w:firstLineChars="0" w:firstLine="0"/>
        <w:jc w:val="left"/>
        <w:rPr>
          <w:rFonts w:ascii="Times New Roman" w:hAnsi="Times New Roman"/>
          <w:lang w:eastAsia="zh-CN"/>
        </w:rPr>
      </w:pPr>
      <w:r w:rsidRPr="00CB1DBB">
        <w:rPr>
          <w:rFonts w:ascii="Times New Roman" w:hAnsi="Times New Roman"/>
          <w:lang w:eastAsia="zh-CN"/>
        </w:rPr>
        <w:br w:type="page"/>
      </w:r>
    </w:p>
    <w:p w14:paraId="297DC2CF" w14:textId="77777777" w:rsidR="00A76C59" w:rsidRPr="00CB1DBB" w:rsidRDefault="00A76C59" w:rsidP="00CA659A">
      <w:pPr>
        <w:pStyle w:val="a8"/>
        <w:ind w:left="951" w:firstLineChars="0" w:firstLine="0"/>
        <w:rPr>
          <w:rFonts w:ascii="Times New Roman" w:hAnsi="Times New Roman"/>
          <w:lang w:eastAsia="zh-CN"/>
        </w:rPr>
      </w:pPr>
    </w:p>
    <w:p w14:paraId="58A7481A" w14:textId="77777777" w:rsidR="004045BE" w:rsidRPr="00CB1DBB" w:rsidRDefault="004045BE" w:rsidP="00DE5361">
      <w:pPr>
        <w:pStyle w:val="3"/>
        <w:numPr>
          <w:ilvl w:val="2"/>
          <w:numId w:val="79"/>
        </w:numPr>
        <w:ind w:firstLineChars="0"/>
        <w:rPr>
          <w:rFonts w:ascii="Times New Roman" w:hAnsi="Times New Roman"/>
        </w:rPr>
      </w:pPr>
      <w:bookmarkStart w:id="157" w:name="_Toc451434964"/>
      <w:bookmarkStart w:id="158" w:name="_Toc451435798"/>
      <w:bookmarkStart w:id="159" w:name="_Toc451455846"/>
      <w:bookmarkStart w:id="160" w:name="_Toc451456817"/>
      <w:bookmarkStart w:id="161" w:name="_Toc451457053"/>
      <w:bookmarkStart w:id="162" w:name="_Toc451457519"/>
      <w:bookmarkStart w:id="163" w:name="_Toc451702735"/>
      <w:r w:rsidRPr="00CB1DBB">
        <w:rPr>
          <w:rFonts w:ascii="Times New Roman" w:hAnsi="Times New Roman" w:hint="eastAsia"/>
        </w:rPr>
        <w:t>B</w:t>
      </w:r>
      <w:r w:rsidRPr="00CB1DBB">
        <w:rPr>
          <w:rFonts w:ascii="Times New Roman" w:hAnsi="Times New Roman"/>
        </w:rPr>
        <w:t xml:space="preserve">PMN </w:t>
      </w:r>
      <w:r w:rsidRPr="00CB1DBB">
        <w:rPr>
          <w:rFonts w:ascii="Times New Roman" w:hAnsi="Times New Roman" w:hint="eastAsia"/>
        </w:rPr>
        <w:t>流程</w:t>
      </w:r>
      <w:r w:rsidRPr="00CB1DBB">
        <w:rPr>
          <w:rFonts w:ascii="Times New Roman" w:hAnsi="Times New Roman"/>
        </w:rPr>
        <w:t>定义图</w:t>
      </w:r>
      <w:bookmarkEnd w:id="157"/>
      <w:bookmarkEnd w:id="158"/>
      <w:bookmarkEnd w:id="159"/>
      <w:bookmarkEnd w:id="160"/>
      <w:bookmarkEnd w:id="161"/>
      <w:bookmarkEnd w:id="162"/>
      <w:bookmarkEnd w:id="163"/>
      <w:r w:rsidRPr="00CB1DBB">
        <w:rPr>
          <w:rFonts w:ascii="Times New Roman" w:hAnsi="Times New Roman"/>
        </w:rPr>
        <w:t xml:space="preserve"> </w:t>
      </w:r>
    </w:p>
    <w:p w14:paraId="24860389" w14:textId="3AE237C0" w:rsidR="004045BE" w:rsidRPr="00CB1DBB" w:rsidRDefault="00F37F8A" w:rsidP="004045BE">
      <w:pPr>
        <w:ind w:firstLine="480"/>
        <w:rPr>
          <w:rFonts w:ascii="Times New Roman" w:hAnsi="Times New Roman"/>
          <w:lang w:eastAsia="zh-CN"/>
        </w:rPr>
      </w:pPr>
      <w:r>
        <w:rPr>
          <w:rFonts w:ascii="Times New Roman" w:hAnsi="Times New Roman"/>
          <w:lang w:eastAsia="zh-CN"/>
        </w:rPr>
        <w:t>传统</w:t>
      </w:r>
      <w:r w:rsidR="00DE5F27">
        <w:rPr>
          <w:rFonts w:ascii="Times New Roman" w:hAnsi="Times New Roman"/>
          <w:lang w:eastAsia="zh-CN"/>
        </w:rPr>
        <w:t xml:space="preserve">Bug </w:t>
      </w:r>
      <w:r w:rsidR="00DE5F27">
        <w:rPr>
          <w:rFonts w:ascii="Times New Roman" w:hAnsi="Times New Roman" w:hint="eastAsia"/>
          <w:lang w:eastAsia="zh-CN"/>
        </w:rPr>
        <w:t>流转</w:t>
      </w:r>
      <w:r>
        <w:rPr>
          <w:rFonts w:ascii="Times New Roman" w:hAnsi="Times New Roman"/>
          <w:lang w:eastAsia="zh-CN"/>
        </w:rPr>
        <w:t>流程</w:t>
      </w:r>
      <w:r w:rsidR="00CD579C">
        <w:rPr>
          <w:rFonts w:ascii="Times New Roman" w:hAnsi="Times New Roman"/>
          <w:lang w:eastAsia="zh-CN"/>
        </w:rPr>
        <w:t>，</w:t>
      </w:r>
      <w:r w:rsidR="00CD579C">
        <w:rPr>
          <w:rFonts w:ascii="Times New Roman" w:hAnsi="Times New Roman" w:hint="eastAsia"/>
          <w:lang w:eastAsia="zh-CN"/>
        </w:rPr>
        <w:t>流程相对</w:t>
      </w:r>
      <w:r w:rsidR="00CD579C">
        <w:rPr>
          <w:rFonts w:ascii="Times New Roman" w:hAnsi="Times New Roman"/>
          <w:lang w:eastAsia="zh-CN"/>
        </w:rPr>
        <w:t>比较复杂，</w:t>
      </w:r>
      <w:r w:rsidR="00CD579C">
        <w:rPr>
          <w:rFonts w:ascii="Times New Roman" w:hAnsi="Times New Roman" w:hint="eastAsia"/>
          <w:lang w:eastAsia="zh-CN"/>
        </w:rPr>
        <w:t>测试人员</w:t>
      </w:r>
      <w:r w:rsidR="00CD579C">
        <w:rPr>
          <w:rFonts w:ascii="Times New Roman" w:hAnsi="Times New Roman"/>
          <w:lang w:eastAsia="zh-CN"/>
        </w:rPr>
        <w:t>、</w:t>
      </w:r>
      <w:r w:rsidR="00CD579C">
        <w:rPr>
          <w:rFonts w:ascii="Times New Roman" w:hAnsi="Times New Roman" w:hint="eastAsia"/>
          <w:lang w:eastAsia="zh-CN"/>
        </w:rPr>
        <w:t>测试</w:t>
      </w:r>
      <w:r w:rsidR="00CD579C">
        <w:rPr>
          <w:rFonts w:ascii="Times New Roman" w:hAnsi="Times New Roman"/>
          <w:lang w:eastAsia="zh-CN"/>
        </w:rPr>
        <w:t>主管、</w:t>
      </w:r>
      <w:r w:rsidR="00CD579C">
        <w:rPr>
          <w:rFonts w:ascii="Times New Roman" w:hAnsi="Times New Roman" w:hint="eastAsia"/>
          <w:lang w:eastAsia="zh-CN"/>
        </w:rPr>
        <w:t>项目经理</w:t>
      </w:r>
      <w:r w:rsidR="00CD579C">
        <w:rPr>
          <w:rFonts w:ascii="Times New Roman" w:hAnsi="Times New Roman"/>
          <w:lang w:eastAsia="zh-CN"/>
        </w:rPr>
        <w:t>、</w:t>
      </w:r>
      <w:r w:rsidR="00CD579C">
        <w:rPr>
          <w:rFonts w:ascii="Times New Roman" w:hAnsi="Times New Roman" w:hint="eastAsia"/>
          <w:lang w:eastAsia="zh-CN"/>
        </w:rPr>
        <w:t>开发人员</w:t>
      </w:r>
      <w:r w:rsidR="00CD579C">
        <w:rPr>
          <w:rFonts w:ascii="Times New Roman" w:hAnsi="Times New Roman"/>
          <w:lang w:eastAsia="zh-CN"/>
        </w:rPr>
        <w:t>、</w:t>
      </w:r>
      <w:r w:rsidR="00CD579C">
        <w:rPr>
          <w:rFonts w:ascii="Times New Roman" w:hAnsi="Times New Roman" w:hint="eastAsia"/>
          <w:lang w:eastAsia="zh-CN"/>
        </w:rPr>
        <w:t>测试</w:t>
      </w:r>
      <w:r w:rsidR="00CD579C">
        <w:rPr>
          <w:rFonts w:ascii="Times New Roman" w:hAnsi="Times New Roman"/>
          <w:lang w:eastAsia="zh-CN"/>
        </w:rPr>
        <w:t>人员</w:t>
      </w:r>
      <w:r w:rsidR="00CD579C">
        <w:rPr>
          <w:rFonts w:ascii="Times New Roman" w:hAnsi="Times New Roman" w:hint="eastAsia"/>
          <w:lang w:eastAsia="zh-CN"/>
        </w:rPr>
        <w:t>都会</w:t>
      </w:r>
      <w:r w:rsidR="00CD579C">
        <w:rPr>
          <w:rFonts w:ascii="Times New Roman" w:hAnsi="Times New Roman"/>
          <w:lang w:eastAsia="zh-CN"/>
        </w:rPr>
        <w:t>参与其中，</w:t>
      </w:r>
      <w:r w:rsidR="00AD10E1" w:rsidRPr="00CB1DBB">
        <w:rPr>
          <w:rFonts w:ascii="Times New Roman" w:hAnsi="Times New Roman" w:hint="eastAsia"/>
          <w:lang w:eastAsia="zh-CN"/>
        </w:rPr>
        <w:t>具体流程</w:t>
      </w:r>
      <w:r w:rsidR="00AD10E1" w:rsidRPr="00CB1DBB">
        <w:rPr>
          <w:rFonts w:ascii="Times New Roman" w:hAnsi="Times New Roman"/>
          <w:lang w:eastAsia="zh-CN"/>
        </w:rPr>
        <w:t>定义如</w:t>
      </w:r>
      <w:r w:rsidR="004045BE" w:rsidRPr="00CB1DBB">
        <w:rPr>
          <w:rFonts w:ascii="Times New Roman" w:hAnsi="Times New Roman"/>
          <w:lang w:eastAsia="zh-CN"/>
        </w:rPr>
        <w:t>图</w:t>
      </w:r>
      <w:r w:rsidR="00AD10E1" w:rsidRPr="00CB1DBB">
        <w:rPr>
          <w:rFonts w:ascii="Times New Roman" w:hAnsi="Times New Roman"/>
          <w:lang w:eastAsia="zh-CN"/>
        </w:rPr>
        <w:t>3</w:t>
      </w:r>
      <w:r w:rsidR="002F2ADF">
        <w:rPr>
          <w:rFonts w:ascii="Times New Roman" w:hAnsi="Times New Roman"/>
          <w:lang w:eastAsia="zh-CN"/>
        </w:rPr>
        <w:t>-2</w:t>
      </w:r>
      <w:r w:rsidR="004045BE" w:rsidRPr="00CB1DBB">
        <w:rPr>
          <w:rFonts w:ascii="Times New Roman" w:hAnsi="Times New Roman" w:hint="eastAsia"/>
          <w:lang w:eastAsia="zh-CN"/>
        </w:rPr>
        <w:t>所示</w:t>
      </w:r>
    </w:p>
    <w:p w14:paraId="44425C70" w14:textId="20277BF5" w:rsidR="002A20A8" w:rsidRPr="00CB1DBB" w:rsidRDefault="00D27153" w:rsidP="00A7518B">
      <w:pPr>
        <w:keepNext/>
        <w:spacing w:line="240" w:lineRule="auto"/>
        <w:ind w:firstLineChars="0" w:firstLine="0"/>
        <w:jc w:val="center"/>
        <w:rPr>
          <w:rFonts w:ascii="Times New Roman" w:hAnsi="Times New Roman"/>
        </w:rPr>
      </w:pPr>
      <w:r w:rsidRPr="00D27153">
        <w:rPr>
          <w:rFonts w:ascii="Times New Roman" w:hAnsi="Times New Roman"/>
          <w:noProof/>
          <w:lang w:eastAsia="zh-CN"/>
        </w:rPr>
        <w:drawing>
          <wp:inline distT="0" distB="0" distL="0" distR="0" wp14:anchorId="25CB29AB" wp14:editId="0C64DE47">
            <wp:extent cx="5537002" cy="3423675"/>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9959" cy="3425503"/>
                    </a:xfrm>
                    <a:prstGeom prst="rect">
                      <a:avLst/>
                    </a:prstGeom>
                  </pic:spPr>
                </pic:pic>
              </a:graphicData>
            </a:graphic>
          </wp:inline>
        </w:drawing>
      </w:r>
    </w:p>
    <w:p w14:paraId="40E0FAF8" w14:textId="77777777" w:rsidR="00484209" w:rsidRDefault="002A20A8" w:rsidP="002A20A8">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3-2</w:t>
      </w:r>
      <w:r w:rsidR="00A13E9D">
        <w:rPr>
          <w:rFonts w:ascii="Times New Roman" w:hAnsi="Times New Roman"/>
          <w:lang w:eastAsia="zh-CN"/>
        </w:rPr>
        <w:t>传统</w:t>
      </w:r>
      <w:r w:rsidR="0066016B">
        <w:rPr>
          <w:rFonts w:ascii="Times New Roman" w:hAnsi="Times New Roman"/>
          <w:lang w:eastAsia="zh-CN"/>
        </w:rPr>
        <w:t>Bug</w:t>
      </w:r>
      <w:r w:rsidRPr="00CB1DBB">
        <w:rPr>
          <w:rFonts w:ascii="Times New Roman" w:hAnsi="Times New Roman"/>
          <w:lang w:eastAsia="zh-CN"/>
        </w:rPr>
        <w:t>流转流程图</w:t>
      </w:r>
    </w:p>
    <w:p w14:paraId="1208E479" w14:textId="77777777" w:rsidR="00F37F8A" w:rsidRDefault="00F37F8A" w:rsidP="00792CD2">
      <w:pPr>
        <w:ind w:firstLine="480"/>
      </w:pPr>
    </w:p>
    <w:p w14:paraId="7A31AA67" w14:textId="6C25FAC5" w:rsidR="00F37F8A" w:rsidRDefault="00F37F8A" w:rsidP="00792CD2">
      <w:pPr>
        <w:ind w:firstLine="480"/>
      </w:pPr>
      <w:r>
        <w:rPr>
          <w:rFonts w:hint="eastAsia"/>
        </w:rPr>
        <w:t>敏捷</w:t>
      </w:r>
      <w:r w:rsidR="00DE5F27" w:rsidRPr="00DE5F27">
        <w:rPr>
          <w:rFonts w:ascii="Times New Roman" w:hAnsi="Times New Roman"/>
          <w:lang w:eastAsia="zh-CN"/>
        </w:rPr>
        <w:t>Bug</w:t>
      </w:r>
      <w:r w:rsidR="00DE5F27">
        <w:t>流转</w:t>
      </w:r>
      <w:r>
        <w:t>流程</w:t>
      </w:r>
      <w:r w:rsidR="00CD579C">
        <w:t>，</w:t>
      </w:r>
      <w:r w:rsidR="00CD579C">
        <w:rPr>
          <w:rFonts w:hint="eastAsia"/>
        </w:rPr>
        <w:t>流程</w:t>
      </w:r>
      <w:r w:rsidR="00CD579C">
        <w:t>相对比较简单，</w:t>
      </w:r>
      <w:r w:rsidR="00CD579C">
        <w:rPr>
          <w:rFonts w:hint="eastAsia"/>
        </w:rPr>
        <w:t>只有</w:t>
      </w:r>
      <w:r w:rsidR="00CD579C">
        <w:t>测试人员</w:t>
      </w:r>
      <w:r w:rsidR="00CD579C">
        <w:rPr>
          <w:rFonts w:hint="eastAsia"/>
        </w:rPr>
        <w:t>和</w:t>
      </w:r>
      <w:r w:rsidR="00CD579C">
        <w:t>开发人员参与</w:t>
      </w:r>
      <w:r w:rsidR="00CD579C">
        <w:rPr>
          <w:rFonts w:hint="eastAsia"/>
        </w:rPr>
        <w:t>其中</w:t>
      </w:r>
      <w:r w:rsidR="006378B4">
        <w:t>，具体流程</w:t>
      </w:r>
      <w:r w:rsidR="006378B4">
        <w:rPr>
          <w:rFonts w:hint="eastAsia"/>
        </w:rPr>
        <w:t>定义如图</w:t>
      </w:r>
      <w:r w:rsidR="006378B4">
        <w:t xml:space="preserve"> </w:t>
      </w:r>
      <w:r w:rsidR="00011809">
        <w:t>3-3</w:t>
      </w:r>
      <w:r w:rsidR="006378B4">
        <w:t xml:space="preserve"> </w:t>
      </w:r>
      <w:r w:rsidR="006378B4">
        <w:rPr>
          <w:rFonts w:hint="eastAsia"/>
        </w:rPr>
        <w:t>所示</w:t>
      </w:r>
      <w:r w:rsidR="006378B4">
        <w:t>。</w:t>
      </w:r>
    </w:p>
    <w:p w14:paraId="5E633750" w14:textId="2A169604" w:rsidR="00CD15F6" w:rsidRDefault="00CD15F6" w:rsidP="00FE1BBD">
      <w:pPr>
        <w:spacing w:line="240" w:lineRule="auto"/>
        <w:ind w:firstLine="480"/>
        <w:rPr>
          <w:lang w:eastAsia="zh-CN"/>
        </w:rPr>
      </w:pPr>
    </w:p>
    <w:p w14:paraId="714D9861" w14:textId="4F019360" w:rsidR="00AC2BD0" w:rsidRDefault="00DE5F27" w:rsidP="00FE1BBD">
      <w:pPr>
        <w:keepNext/>
        <w:spacing w:line="240" w:lineRule="auto"/>
        <w:ind w:firstLine="480"/>
        <w:jc w:val="center"/>
      </w:pPr>
      <w:r w:rsidRPr="00DE5F27">
        <w:rPr>
          <w:noProof/>
          <w:lang w:eastAsia="zh-CN"/>
        </w:rPr>
        <w:drawing>
          <wp:inline distT="0" distB="0" distL="0" distR="0" wp14:anchorId="0A7F9A47" wp14:editId="06230396">
            <wp:extent cx="3272638" cy="2088099"/>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2566" cy="2100814"/>
                    </a:xfrm>
                    <a:prstGeom prst="rect">
                      <a:avLst/>
                    </a:prstGeom>
                  </pic:spPr>
                </pic:pic>
              </a:graphicData>
            </a:graphic>
          </wp:inline>
        </w:drawing>
      </w:r>
    </w:p>
    <w:p w14:paraId="1F4DE8AF" w14:textId="42831094" w:rsidR="00A13E9D" w:rsidRPr="00CD15F6" w:rsidRDefault="00AC2BD0" w:rsidP="00FE1BBD">
      <w:pPr>
        <w:pStyle w:val="ab"/>
        <w:ind w:firstLine="400"/>
        <w:jc w:val="center"/>
      </w:pPr>
      <w:r>
        <w:rPr>
          <w:rFonts w:hint="eastAsia"/>
        </w:rPr>
        <w:t>图</w:t>
      </w:r>
      <w:r>
        <w:t xml:space="preserve"> 3-3</w:t>
      </w:r>
      <w:r>
        <w:t>敏捷</w:t>
      </w:r>
      <w:r w:rsidR="00DE5F27" w:rsidRPr="00DE5F27">
        <w:rPr>
          <w:rFonts w:ascii="Times New Roman" w:hAnsi="Times New Roman"/>
          <w:lang w:eastAsia="zh-CN"/>
        </w:rPr>
        <w:t>Bug</w:t>
      </w:r>
      <w:r w:rsidR="00DE5F27">
        <w:rPr>
          <w:lang w:eastAsia="zh-CN"/>
        </w:rPr>
        <w:t>流转</w:t>
      </w:r>
      <w:r>
        <w:t>流程</w:t>
      </w:r>
    </w:p>
    <w:p w14:paraId="0AE43547" w14:textId="77777777" w:rsidR="005820A2" w:rsidRDefault="00CD15F6" w:rsidP="00DE5361">
      <w:pPr>
        <w:pStyle w:val="2"/>
        <w:numPr>
          <w:ilvl w:val="1"/>
          <w:numId w:val="79"/>
        </w:numPr>
        <w:ind w:firstLineChars="0"/>
        <w:rPr>
          <w:rFonts w:ascii="Times New Roman" w:hAnsi="Times New Roman"/>
        </w:rPr>
      </w:pPr>
      <w:bookmarkStart w:id="164" w:name="_Toc451434965"/>
      <w:bookmarkStart w:id="165" w:name="_Toc451435799"/>
      <w:r>
        <w:rPr>
          <w:rFonts w:ascii="Times New Roman" w:hAnsi="Times New Roman"/>
        </w:rPr>
        <w:lastRenderedPageBreak/>
        <w:t xml:space="preserve"> </w:t>
      </w:r>
      <w:bookmarkStart w:id="166" w:name="_Toc451455847"/>
      <w:bookmarkStart w:id="167" w:name="_Toc451456818"/>
      <w:bookmarkStart w:id="168" w:name="_Toc451457054"/>
      <w:bookmarkStart w:id="169" w:name="_Toc451457520"/>
      <w:bookmarkStart w:id="170" w:name="_Toc451702736"/>
      <w:r w:rsidR="00884CFF" w:rsidRPr="00CB1DBB">
        <w:rPr>
          <w:rFonts w:ascii="Times New Roman" w:hAnsi="Times New Roman"/>
        </w:rPr>
        <w:t>系统</w:t>
      </w:r>
      <w:r w:rsidR="00372FE5">
        <w:rPr>
          <w:rFonts w:ascii="Times New Roman" w:hAnsi="Times New Roman"/>
        </w:rPr>
        <w:t>功能需求</w:t>
      </w:r>
      <w:bookmarkEnd w:id="164"/>
      <w:bookmarkEnd w:id="165"/>
      <w:bookmarkEnd w:id="166"/>
      <w:bookmarkEnd w:id="167"/>
      <w:bookmarkEnd w:id="168"/>
      <w:bookmarkEnd w:id="169"/>
      <w:bookmarkEnd w:id="170"/>
    </w:p>
    <w:p w14:paraId="6FDCA501" w14:textId="56D9AF1B" w:rsidR="008711FF" w:rsidRPr="00CB1DBB" w:rsidRDefault="00616FC0" w:rsidP="00616FC0">
      <w:pPr>
        <w:keepNext/>
        <w:spacing w:line="240" w:lineRule="auto"/>
        <w:ind w:left="360" w:firstLineChars="0" w:firstLine="0"/>
        <w:jc w:val="center"/>
        <w:rPr>
          <w:rFonts w:ascii="Times New Roman" w:hAnsi="Times New Roman"/>
        </w:rPr>
      </w:pPr>
      <w:r>
        <w:rPr>
          <w:rFonts w:ascii="Times New Roman" w:hAnsi="Times New Roman"/>
          <w:noProof/>
          <w:lang w:eastAsia="zh-CN"/>
        </w:rPr>
        <w:drawing>
          <wp:inline distT="0" distB="0" distL="0" distR="0" wp14:anchorId="781F8A8D" wp14:editId="30F98A0E">
            <wp:extent cx="5773828" cy="2553494"/>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 Organization Template-3.png"/>
                    <pic:cNvPicPr/>
                  </pic:nvPicPr>
                  <pic:blipFill>
                    <a:blip r:embed="rId18">
                      <a:extLst>
                        <a:ext uri="{28A0092B-C50C-407E-A947-70E740481C1C}">
                          <a14:useLocalDpi xmlns:a14="http://schemas.microsoft.com/office/drawing/2010/main" val="0"/>
                        </a:ext>
                      </a:extLst>
                    </a:blip>
                    <a:stretch>
                      <a:fillRect/>
                    </a:stretch>
                  </pic:blipFill>
                  <pic:spPr>
                    <a:xfrm>
                      <a:off x="0" y="0"/>
                      <a:ext cx="5777159" cy="2554967"/>
                    </a:xfrm>
                    <a:prstGeom prst="rect">
                      <a:avLst/>
                    </a:prstGeom>
                  </pic:spPr>
                </pic:pic>
              </a:graphicData>
            </a:graphic>
          </wp:inline>
        </w:drawing>
      </w:r>
    </w:p>
    <w:p w14:paraId="7EB30AC0" w14:textId="6924A7BD" w:rsidR="008711FF" w:rsidRPr="00CB1DBB" w:rsidRDefault="008711FF" w:rsidP="00792CD2">
      <w:pPr>
        <w:pStyle w:val="ab"/>
        <w:ind w:firstLineChars="0" w:firstLine="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00616FC0">
        <w:rPr>
          <w:rFonts w:ascii="Times New Roman" w:hAnsi="Times New Roman"/>
          <w:lang w:eastAsia="zh-CN"/>
        </w:rPr>
        <w:t>3</w:t>
      </w:r>
      <w:r w:rsidR="00945C83">
        <w:rPr>
          <w:rFonts w:ascii="Times New Roman" w:hAnsi="Times New Roman"/>
          <w:lang w:eastAsia="zh-CN"/>
        </w:rPr>
        <w:t>-</w:t>
      </w:r>
      <w:r w:rsidR="00F42B87">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系统功能框架图</w:t>
      </w:r>
    </w:p>
    <w:p w14:paraId="35B05D77" w14:textId="77777777" w:rsidR="008711FF" w:rsidRPr="00792CD2" w:rsidRDefault="008711FF" w:rsidP="00792CD2">
      <w:pPr>
        <w:ind w:firstLine="480"/>
      </w:pPr>
    </w:p>
    <w:p w14:paraId="49FE5F7E" w14:textId="300A1913" w:rsidR="00FD1AEF" w:rsidRPr="00CB1DBB" w:rsidRDefault="002F2ADF" w:rsidP="00B5165D">
      <w:pPr>
        <w:pStyle w:val="3"/>
        <w:numPr>
          <w:ilvl w:val="2"/>
          <w:numId w:val="79"/>
        </w:numPr>
        <w:ind w:firstLineChars="0"/>
        <w:rPr>
          <w:rFonts w:ascii="Times New Roman" w:hAnsi="Times New Roman"/>
        </w:rPr>
      </w:pPr>
      <w:bookmarkStart w:id="171" w:name="_Toc451702737"/>
      <w:r>
        <w:rPr>
          <w:rFonts w:ascii="Times New Roman" w:hAnsi="Times New Roman"/>
        </w:rPr>
        <w:t>基础信息管理</w:t>
      </w:r>
      <w:bookmarkEnd w:id="171"/>
    </w:p>
    <w:p w14:paraId="3EA246A1" w14:textId="77777777" w:rsidR="0059773C" w:rsidRPr="00CB1DBB" w:rsidRDefault="0059773C" w:rsidP="0059773C">
      <w:pPr>
        <w:ind w:firstLineChars="0" w:firstLine="480"/>
        <w:rPr>
          <w:rFonts w:ascii="Times New Roman" w:hAnsi="Times New Roman"/>
        </w:rPr>
      </w:pPr>
      <w:r w:rsidRPr="00CB1DBB">
        <w:rPr>
          <w:rFonts w:ascii="Times New Roman" w:hAnsi="Times New Roman" w:hint="eastAsia"/>
        </w:rPr>
        <w:t>本</w:t>
      </w:r>
      <w:r w:rsidRPr="00CB1DBB">
        <w:rPr>
          <w:rFonts w:ascii="Times New Roman" w:hAnsi="Times New Roman"/>
        </w:rPr>
        <w:t>模块</w:t>
      </w:r>
      <w:r w:rsidR="001E52AE" w:rsidRPr="00CB1DBB">
        <w:rPr>
          <w:rFonts w:ascii="Times New Roman" w:hAnsi="Times New Roman"/>
        </w:rPr>
        <w:t>主要</w:t>
      </w:r>
      <w:r w:rsidR="001E52AE" w:rsidRPr="00CB1DBB">
        <w:rPr>
          <w:rFonts w:ascii="Times New Roman" w:hAnsi="Times New Roman" w:hint="eastAsia"/>
        </w:rPr>
        <w:t>包括</w:t>
      </w:r>
      <w:r w:rsidR="00B5165D">
        <w:rPr>
          <w:rFonts w:ascii="Times New Roman" w:hAnsi="Times New Roman"/>
        </w:rPr>
        <w:t>用户管理，</w:t>
      </w:r>
      <w:r w:rsidRPr="00CB1DBB">
        <w:rPr>
          <w:rFonts w:ascii="Times New Roman" w:hAnsi="Times New Roman" w:hint="eastAsia"/>
        </w:rPr>
        <w:t>角色</w:t>
      </w:r>
      <w:r w:rsidRPr="00CB1DBB">
        <w:rPr>
          <w:rFonts w:ascii="Times New Roman" w:hAnsi="Times New Roman"/>
        </w:rPr>
        <w:t>管理，</w:t>
      </w:r>
      <w:r w:rsidRPr="00CB1DBB">
        <w:rPr>
          <w:rFonts w:ascii="Times New Roman" w:hAnsi="Times New Roman" w:hint="eastAsia"/>
        </w:rPr>
        <w:t>权限</w:t>
      </w:r>
      <w:r w:rsidRPr="00CB1DBB">
        <w:rPr>
          <w:rFonts w:ascii="Times New Roman" w:hAnsi="Times New Roman"/>
        </w:rPr>
        <w:t>管理，部门管理，</w:t>
      </w:r>
      <w:r w:rsidRPr="00CB1DBB">
        <w:rPr>
          <w:rFonts w:ascii="Times New Roman" w:hAnsi="Times New Roman" w:hint="eastAsia"/>
        </w:rPr>
        <w:t>字典</w:t>
      </w:r>
      <w:r w:rsidRPr="00CB1DBB">
        <w:rPr>
          <w:rFonts w:ascii="Times New Roman" w:hAnsi="Times New Roman"/>
        </w:rPr>
        <w:t>管理，个人文件管理。</w:t>
      </w:r>
    </w:p>
    <w:p w14:paraId="727C70DE" w14:textId="77777777" w:rsidR="0059773C" w:rsidRPr="00CB1DBB" w:rsidRDefault="0059773C" w:rsidP="0059773C">
      <w:pPr>
        <w:ind w:firstLineChars="0" w:firstLine="480"/>
        <w:rPr>
          <w:rFonts w:ascii="Times New Roman" w:hAnsi="Times New Roman"/>
          <w:lang w:eastAsia="zh-CN"/>
        </w:rPr>
      </w:pPr>
      <w:r w:rsidRPr="00CB1DBB">
        <w:rPr>
          <w:rFonts w:ascii="Times New Roman" w:hAnsi="Times New Roman"/>
        </w:rPr>
        <w:t>本平台初始化系统</w:t>
      </w:r>
      <w:r w:rsidRPr="00CB1DBB">
        <w:rPr>
          <w:rFonts w:ascii="Times New Roman" w:hAnsi="Times New Roman" w:hint="eastAsia"/>
        </w:rPr>
        <w:t>管理</w:t>
      </w:r>
      <w:r w:rsidRPr="00CB1DBB">
        <w:rPr>
          <w:rFonts w:ascii="Times New Roman" w:hAnsi="Times New Roman"/>
        </w:rPr>
        <w:t>员拥有</w:t>
      </w:r>
      <w:r w:rsidRPr="00CB1DBB">
        <w:rPr>
          <w:rFonts w:ascii="Times New Roman" w:hAnsi="Times New Roman" w:hint="eastAsia"/>
        </w:rPr>
        <w:t>本系统最高</w:t>
      </w:r>
      <w:r w:rsidRPr="00CB1DBB">
        <w:rPr>
          <w:rFonts w:ascii="Times New Roman" w:hAnsi="Times New Roman"/>
        </w:rPr>
        <w:t>权限，即可以对用户，</w:t>
      </w:r>
      <w:r w:rsidRPr="00CB1DBB">
        <w:rPr>
          <w:rFonts w:ascii="Times New Roman" w:hAnsi="Times New Roman" w:hint="eastAsia"/>
        </w:rPr>
        <w:t>角色</w:t>
      </w:r>
      <w:r w:rsidRPr="00CB1DBB">
        <w:rPr>
          <w:rFonts w:ascii="Times New Roman" w:hAnsi="Times New Roman"/>
        </w:rPr>
        <w:t>，</w:t>
      </w:r>
      <w:r w:rsidRPr="00CB1DBB">
        <w:rPr>
          <w:rFonts w:ascii="Times New Roman" w:hAnsi="Times New Roman" w:hint="eastAsia"/>
        </w:rPr>
        <w:t>权限</w:t>
      </w:r>
      <w:r w:rsidRPr="00CB1DBB">
        <w:rPr>
          <w:rFonts w:ascii="Times New Roman" w:hAnsi="Times New Roman"/>
        </w:rPr>
        <w:t>，</w:t>
      </w:r>
      <w:r w:rsidRPr="00CB1DBB">
        <w:rPr>
          <w:rFonts w:ascii="Times New Roman" w:hAnsi="Times New Roman" w:hint="eastAsia"/>
        </w:rPr>
        <w:t>部门</w:t>
      </w:r>
      <w:r w:rsidRPr="00CB1DBB">
        <w:rPr>
          <w:rFonts w:ascii="Times New Roman" w:hAnsi="Times New Roman"/>
        </w:rPr>
        <w:t>，</w:t>
      </w:r>
      <w:r w:rsidRPr="00CB1DBB">
        <w:rPr>
          <w:rFonts w:ascii="Times New Roman" w:hAnsi="Times New Roman" w:hint="eastAsia"/>
        </w:rPr>
        <w:t>字典</w:t>
      </w:r>
      <w:r w:rsidRPr="00CB1DBB">
        <w:rPr>
          <w:rFonts w:ascii="Times New Roman" w:hAnsi="Times New Roman"/>
        </w:rPr>
        <w:t>，</w:t>
      </w:r>
      <w:r w:rsidRPr="00CB1DBB">
        <w:rPr>
          <w:rFonts w:ascii="Times New Roman" w:hAnsi="Times New Roman" w:hint="eastAsia"/>
        </w:rPr>
        <w:t>文件</w:t>
      </w:r>
      <w:r w:rsidRPr="00CB1DBB">
        <w:rPr>
          <w:rFonts w:ascii="Times New Roman" w:hAnsi="Times New Roman"/>
        </w:rPr>
        <w:t>进行管理。</w:t>
      </w:r>
      <w:r w:rsidRPr="00CB1DBB">
        <w:rPr>
          <w:rFonts w:ascii="Times New Roman" w:hAnsi="Times New Roman" w:hint="eastAsia"/>
        </w:rPr>
        <w:t>本</w:t>
      </w:r>
      <w:r w:rsidRPr="00CB1DBB">
        <w:rPr>
          <w:rFonts w:ascii="Times New Roman" w:hAnsi="Times New Roman"/>
        </w:rPr>
        <w:t>平台普通</w:t>
      </w:r>
      <w:r w:rsidRPr="00CB1DBB">
        <w:rPr>
          <w:rFonts w:ascii="Times New Roman" w:hAnsi="Times New Roman" w:hint="eastAsia"/>
        </w:rPr>
        <w:t>角色</w:t>
      </w:r>
      <w:r w:rsidRPr="00CB1DBB">
        <w:rPr>
          <w:rFonts w:ascii="Times New Roman" w:hAnsi="Times New Roman"/>
        </w:rPr>
        <w:t>成员，可以进行个人信息的管理，例如</w:t>
      </w:r>
      <w:r w:rsidRPr="00CB1DBB">
        <w:rPr>
          <w:rFonts w:ascii="Times New Roman" w:hAnsi="Times New Roman" w:hint="eastAsia"/>
        </w:rPr>
        <w:t>查看个人</w:t>
      </w:r>
      <w:r w:rsidRPr="00CB1DBB">
        <w:rPr>
          <w:rFonts w:ascii="Times New Roman" w:hAnsi="Times New Roman"/>
        </w:rPr>
        <w:t>信息、</w:t>
      </w:r>
      <w:r w:rsidRPr="00CB1DBB">
        <w:rPr>
          <w:rFonts w:ascii="Times New Roman" w:hAnsi="Times New Roman" w:hint="eastAsia"/>
        </w:rPr>
        <w:t>修改</w:t>
      </w:r>
      <w:r w:rsidRPr="00CB1DBB">
        <w:rPr>
          <w:rFonts w:ascii="Times New Roman" w:hAnsi="Times New Roman"/>
        </w:rPr>
        <w:t>个人信息、</w:t>
      </w:r>
      <w:r w:rsidRPr="00CB1DBB">
        <w:rPr>
          <w:rFonts w:ascii="Times New Roman" w:hAnsi="Times New Roman" w:hint="eastAsia"/>
        </w:rPr>
        <w:t>修改</w:t>
      </w:r>
      <w:r w:rsidRPr="00CB1DBB">
        <w:rPr>
          <w:rFonts w:ascii="Times New Roman" w:hAnsi="Times New Roman"/>
        </w:rPr>
        <w:t>密码，</w:t>
      </w:r>
      <w:r w:rsidRPr="00CB1DBB">
        <w:rPr>
          <w:rFonts w:ascii="Times New Roman" w:hAnsi="Times New Roman" w:hint="eastAsia"/>
        </w:rPr>
        <w:t>个人</w:t>
      </w:r>
      <w:r w:rsidRPr="00CB1DBB">
        <w:rPr>
          <w:rFonts w:ascii="Times New Roman" w:hAnsi="Times New Roman"/>
        </w:rPr>
        <w:t>文</w:t>
      </w:r>
      <w:r w:rsidRPr="00CB1DBB">
        <w:rPr>
          <w:rFonts w:ascii="Times New Roman" w:hAnsi="Times New Roman"/>
          <w:lang w:eastAsia="zh-CN"/>
        </w:rPr>
        <w:t>件管理</w:t>
      </w:r>
      <w:r w:rsidRPr="00CB1DBB">
        <w:rPr>
          <w:rFonts w:ascii="Times New Roman" w:hAnsi="Times New Roman" w:hint="eastAsia"/>
          <w:lang w:eastAsia="zh-CN"/>
        </w:rPr>
        <w:t>，而项目</w:t>
      </w:r>
      <w:r w:rsidRPr="00CB1DBB">
        <w:rPr>
          <w:rFonts w:ascii="Times New Roman" w:hAnsi="Times New Roman"/>
          <w:lang w:eastAsia="zh-CN"/>
        </w:rPr>
        <w:t>经理</w:t>
      </w:r>
      <w:r w:rsidRPr="00CB1DBB">
        <w:rPr>
          <w:rFonts w:ascii="Times New Roman" w:hAnsi="Times New Roman" w:hint="eastAsia"/>
          <w:lang w:eastAsia="zh-CN"/>
        </w:rPr>
        <w:t>在</w:t>
      </w:r>
      <w:r w:rsidRPr="00CB1DBB">
        <w:rPr>
          <w:rFonts w:ascii="Times New Roman" w:hAnsi="Times New Roman"/>
          <w:lang w:eastAsia="zh-CN"/>
        </w:rPr>
        <w:t>此基础</w:t>
      </w:r>
      <w:r w:rsidRPr="00CB1DBB">
        <w:rPr>
          <w:rFonts w:ascii="Times New Roman" w:hAnsi="Times New Roman" w:hint="eastAsia"/>
          <w:lang w:eastAsia="zh-CN"/>
        </w:rPr>
        <w:t>之上</w:t>
      </w:r>
      <w:r w:rsidRPr="00CB1DBB">
        <w:rPr>
          <w:rFonts w:ascii="Times New Roman" w:hAnsi="Times New Roman"/>
          <w:lang w:eastAsia="zh-CN"/>
        </w:rPr>
        <w:t>，可以</w:t>
      </w:r>
      <w:r w:rsidRPr="00CB1DBB">
        <w:rPr>
          <w:rFonts w:ascii="Times New Roman" w:hAnsi="Times New Roman" w:hint="eastAsia"/>
          <w:lang w:eastAsia="zh-CN"/>
        </w:rPr>
        <w:t>对</w:t>
      </w:r>
      <w:r w:rsidRPr="00CB1DBB">
        <w:rPr>
          <w:rFonts w:ascii="Times New Roman" w:hAnsi="Times New Roman"/>
          <w:lang w:eastAsia="zh-CN"/>
        </w:rPr>
        <w:t>用户</w:t>
      </w:r>
      <w:r w:rsidRPr="00CB1DBB">
        <w:rPr>
          <w:rFonts w:ascii="Times New Roman" w:hAnsi="Times New Roman" w:hint="eastAsia"/>
          <w:lang w:eastAsia="zh-CN"/>
        </w:rPr>
        <w:t>进行</w:t>
      </w:r>
      <w:r w:rsidRPr="00CB1DBB">
        <w:rPr>
          <w:rFonts w:ascii="Times New Roman" w:hAnsi="Times New Roman"/>
          <w:lang w:eastAsia="zh-CN"/>
        </w:rPr>
        <w:t>一定</w:t>
      </w:r>
      <w:r w:rsidRPr="00CB1DBB">
        <w:rPr>
          <w:rFonts w:ascii="Times New Roman" w:hAnsi="Times New Roman" w:hint="eastAsia"/>
          <w:lang w:eastAsia="zh-CN"/>
        </w:rPr>
        <w:t>程度</w:t>
      </w:r>
      <w:r w:rsidRPr="00CB1DBB">
        <w:rPr>
          <w:rFonts w:ascii="Times New Roman" w:hAnsi="Times New Roman"/>
          <w:lang w:eastAsia="zh-CN"/>
        </w:rPr>
        <w:t>上的管理。</w:t>
      </w:r>
    </w:p>
    <w:p w14:paraId="2B02E172" w14:textId="77777777" w:rsidR="0059773C" w:rsidRPr="00CB1DBB" w:rsidRDefault="0059773C" w:rsidP="0059773C">
      <w:pPr>
        <w:ind w:firstLine="480"/>
        <w:rPr>
          <w:rFonts w:ascii="Times New Roman" w:hAnsi="Times New Roman"/>
          <w:lang w:eastAsia="zh-CN"/>
        </w:rPr>
      </w:pPr>
    </w:p>
    <w:p w14:paraId="288FA25D" w14:textId="77777777" w:rsidR="00CA659A" w:rsidRPr="00CB1DBB" w:rsidRDefault="009F1502" w:rsidP="00A7518B">
      <w:pPr>
        <w:pStyle w:val="ac"/>
        <w:jc w:val="center"/>
        <w:rPr>
          <w:rFonts w:ascii="Times New Roman" w:hAnsi="Times New Roman"/>
        </w:rPr>
      </w:pPr>
      <w:r w:rsidRPr="00CB1DBB">
        <w:rPr>
          <w:rFonts w:ascii="Times New Roman" w:hAnsi="Times New Roman"/>
          <w:noProof/>
        </w:rPr>
        <w:lastRenderedPageBreak/>
        <w:drawing>
          <wp:inline distT="0" distB="0" distL="0" distR="0" wp14:anchorId="274ABAF8" wp14:editId="78F3940E">
            <wp:extent cx="4907915" cy="2707640"/>
            <wp:effectExtent l="0" t="0" r="0" b="0"/>
            <wp:docPr id="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915" cy="2707640"/>
                    </a:xfrm>
                    <a:prstGeom prst="rect">
                      <a:avLst/>
                    </a:prstGeom>
                    <a:noFill/>
                    <a:ln>
                      <a:noFill/>
                    </a:ln>
                  </pic:spPr>
                </pic:pic>
              </a:graphicData>
            </a:graphic>
          </wp:inline>
        </w:drawing>
      </w:r>
    </w:p>
    <w:p w14:paraId="29549C5C" w14:textId="3E43E06B" w:rsidR="00FD1AEF" w:rsidRPr="00CB1DBB" w:rsidRDefault="00CA659A" w:rsidP="00CA659A">
      <w:pPr>
        <w:pStyle w:val="ab"/>
        <w:ind w:firstLine="400"/>
        <w:jc w:val="center"/>
        <w:rPr>
          <w:rFonts w:ascii="Times New Roman" w:hAnsi="Times New Roman"/>
        </w:rPr>
      </w:pPr>
      <w:r w:rsidRPr="00CB1DBB">
        <w:rPr>
          <w:rFonts w:ascii="Times New Roman" w:eastAsia="SimSun" w:hAnsi="Times New Roman" w:cs="SimSun"/>
        </w:rPr>
        <w:t>图</w:t>
      </w:r>
      <w:r w:rsidRPr="00CB1DBB">
        <w:rPr>
          <w:rFonts w:ascii="Times New Roman" w:hAnsi="Times New Roman"/>
          <w:lang w:eastAsia="zh-CN"/>
        </w:rPr>
        <w:t>3-</w:t>
      </w:r>
      <w:r w:rsidR="00F42B87">
        <w:rPr>
          <w:rFonts w:ascii="Times New Roman" w:hAnsi="Times New Roman"/>
          <w:lang w:eastAsia="zh-CN"/>
        </w:rPr>
        <w:t>5</w:t>
      </w:r>
      <w:r w:rsidR="002F2ADF">
        <w:rPr>
          <w:rFonts w:ascii="Times New Roman" w:hAnsi="Times New Roman"/>
          <w:lang w:eastAsia="zh-CN"/>
        </w:rPr>
        <w:t>基础信息管理</w:t>
      </w:r>
      <w:r w:rsidRPr="00CB1DBB">
        <w:rPr>
          <w:rFonts w:ascii="Times New Roman" w:hAnsi="Times New Roman"/>
          <w:lang w:eastAsia="zh-CN"/>
        </w:rPr>
        <w:t>用例图</w:t>
      </w:r>
    </w:p>
    <w:p w14:paraId="2DFF2F58" w14:textId="77777777" w:rsidR="00964EFA" w:rsidRPr="00CB1DBB" w:rsidRDefault="00964EFA" w:rsidP="007D1D5C">
      <w:pPr>
        <w:ind w:left="960" w:firstLineChars="0" w:firstLine="0"/>
        <w:rPr>
          <w:rFonts w:ascii="Times New Roman" w:hAnsi="Times New Roman"/>
          <w:lang w:eastAsia="zh-CN"/>
        </w:rPr>
      </w:pPr>
    </w:p>
    <w:p w14:paraId="31C8061B" w14:textId="77777777" w:rsidR="004515E6" w:rsidRPr="00CB1DBB" w:rsidRDefault="009F1502" w:rsidP="00CB1DBB">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3383E6BB" wp14:editId="66376155">
            <wp:extent cx="4965065" cy="2821940"/>
            <wp:effectExtent l="0" t="0" r="0" b="0"/>
            <wp:docPr id="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065" cy="2821940"/>
                    </a:xfrm>
                    <a:prstGeom prst="rect">
                      <a:avLst/>
                    </a:prstGeom>
                    <a:noFill/>
                    <a:ln>
                      <a:noFill/>
                    </a:ln>
                  </pic:spPr>
                </pic:pic>
              </a:graphicData>
            </a:graphic>
          </wp:inline>
        </w:drawing>
      </w:r>
    </w:p>
    <w:p w14:paraId="619F0A0E" w14:textId="4D052BC8" w:rsidR="00CA659A" w:rsidRPr="00CB1DBB" w:rsidRDefault="004515E6" w:rsidP="00CB1DBB">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00F42B87">
        <w:rPr>
          <w:rFonts w:ascii="Times New Roman" w:hAnsi="Times New Roman"/>
          <w:lang w:eastAsia="zh-CN"/>
        </w:rPr>
        <w:t>6</w:t>
      </w:r>
      <w:r w:rsidRPr="00CB1DBB">
        <w:rPr>
          <w:rFonts w:ascii="Times New Roman" w:hAnsi="Times New Roman"/>
          <w:lang w:eastAsia="zh-CN"/>
        </w:rPr>
        <w:t xml:space="preserve"> </w:t>
      </w:r>
      <w:r w:rsidRPr="00CB1DBB">
        <w:rPr>
          <w:rFonts w:ascii="Times New Roman" w:hAnsi="Times New Roman"/>
          <w:lang w:eastAsia="zh-CN"/>
        </w:rPr>
        <w:t>角色分配用户时序图</w:t>
      </w:r>
    </w:p>
    <w:p w14:paraId="0E397420" w14:textId="77777777" w:rsidR="00FE1BBD" w:rsidRDefault="002F2ADF" w:rsidP="00FE1BBD">
      <w:pPr>
        <w:pStyle w:val="3"/>
        <w:numPr>
          <w:ilvl w:val="2"/>
          <w:numId w:val="79"/>
        </w:numPr>
        <w:ind w:firstLineChars="0"/>
        <w:rPr>
          <w:rFonts w:ascii="Times New Roman" w:hAnsi="Times New Roman"/>
        </w:rPr>
      </w:pPr>
      <w:bookmarkStart w:id="172" w:name="_Toc451702738"/>
      <w:r>
        <w:rPr>
          <w:rFonts w:ascii="Times New Roman" w:hAnsi="Times New Roman"/>
        </w:rPr>
        <w:t>问题单管理</w:t>
      </w:r>
      <w:bookmarkEnd w:id="172"/>
    </w:p>
    <w:p w14:paraId="30E19635" w14:textId="4D28AD11" w:rsidR="00EE5830" w:rsidRPr="00CB1DBB" w:rsidRDefault="00EE5830" w:rsidP="00EE5830">
      <w:pPr>
        <w:pStyle w:val="a8"/>
        <w:ind w:left="425" w:firstLineChars="0" w:firstLine="0"/>
        <w:rPr>
          <w:rFonts w:ascii="Times New Roman" w:hAnsi="Times New Roman"/>
          <w:lang w:eastAsia="zh-CN"/>
        </w:rPr>
      </w:pPr>
      <w:r w:rsidRPr="00CB1DBB">
        <w:rPr>
          <w:rFonts w:ascii="Times New Roman" w:hAnsi="Times New Roman"/>
        </w:rPr>
        <w:t>本</w:t>
      </w:r>
      <w:r w:rsidRPr="00CB1DBB">
        <w:rPr>
          <w:rFonts w:ascii="Times New Roman" w:hAnsi="Times New Roman"/>
          <w:lang w:eastAsia="zh-CN"/>
        </w:rPr>
        <w:t>模块</w:t>
      </w:r>
      <w:r w:rsidRPr="00CB1DBB">
        <w:rPr>
          <w:rFonts w:ascii="Times New Roman" w:hAnsi="Times New Roman" w:hint="eastAsia"/>
          <w:lang w:eastAsia="zh-CN"/>
        </w:rPr>
        <w:t>由</w:t>
      </w:r>
      <w:r w:rsidRPr="00CB1DBB">
        <w:rPr>
          <w:rFonts w:ascii="Times New Roman" w:hAnsi="Times New Roman"/>
          <w:lang w:eastAsia="zh-CN"/>
        </w:rPr>
        <w:t>项目管理</w:t>
      </w:r>
      <w:r w:rsidRPr="00CB1DBB">
        <w:rPr>
          <w:rFonts w:ascii="Times New Roman" w:hAnsi="Times New Roman"/>
          <w:lang w:eastAsia="zh-CN"/>
        </w:rPr>
        <w:t xml:space="preserve"> </w:t>
      </w:r>
      <w:r w:rsidRPr="00CB1DBB">
        <w:rPr>
          <w:rFonts w:ascii="Times New Roman" w:hAnsi="Times New Roman" w:hint="eastAsia"/>
          <w:lang w:eastAsia="zh-CN"/>
        </w:rPr>
        <w:t>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管理组成</w:t>
      </w:r>
      <w:r w:rsidRPr="00CB1DBB">
        <w:rPr>
          <w:rFonts w:ascii="Times New Roman" w:hAnsi="Times New Roman"/>
          <w:lang w:eastAsia="zh-CN"/>
        </w:rPr>
        <w:t>。</w:t>
      </w:r>
    </w:p>
    <w:p w14:paraId="594C33E3"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管理</w:t>
      </w:r>
      <w:r w:rsidR="00592FB8" w:rsidRPr="00CB1DBB">
        <w:rPr>
          <w:rFonts w:ascii="Times New Roman" w:hAnsi="Times New Roman"/>
          <w:lang w:eastAsia="zh-CN"/>
        </w:rPr>
        <w:t>主要</w:t>
      </w:r>
      <w:r w:rsidR="00216285" w:rsidRPr="00CB1DBB">
        <w:rPr>
          <w:rFonts w:ascii="Times New Roman" w:hAnsi="Times New Roman"/>
          <w:lang w:eastAsia="zh-CN"/>
        </w:rPr>
        <w:t>包括</w:t>
      </w:r>
      <w:r w:rsidR="009F62AB" w:rsidRPr="00CB1DBB">
        <w:rPr>
          <w:rFonts w:ascii="Times New Roman" w:hAnsi="Times New Roman"/>
          <w:lang w:eastAsia="zh-CN"/>
        </w:rPr>
        <w:t>创建新项目</w:t>
      </w:r>
      <w:r w:rsidRPr="00CB1DBB">
        <w:rPr>
          <w:rFonts w:ascii="Times New Roman" w:hAnsi="Times New Roman"/>
          <w:lang w:eastAsia="zh-CN"/>
        </w:rPr>
        <w:t>、</w:t>
      </w:r>
      <w:r w:rsidR="00733E0B" w:rsidRPr="00CB1DBB">
        <w:rPr>
          <w:rFonts w:ascii="Times New Roman" w:hAnsi="Times New Roman" w:hint="eastAsia"/>
          <w:lang w:eastAsia="zh-CN"/>
        </w:rPr>
        <w:t>给</w:t>
      </w:r>
      <w:r w:rsidR="00733E0B" w:rsidRPr="00CB1DBB">
        <w:rPr>
          <w:rFonts w:ascii="Times New Roman" w:hAnsi="Times New Roman"/>
          <w:lang w:eastAsia="zh-CN"/>
        </w:rPr>
        <w:t>项目添加版本、</w:t>
      </w:r>
      <w:r w:rsidR="00FB3263" w:rsidRPr="00CB1DBB">
        <w:rPr>
          <w:rFonts w:ascii="Times New Roman" w:hAnsi="Times New Roman"/>
          <w:lang w:eastAsia="zh-CN"/>
        </w:rPr>
        <w:t>修改项目、</w:t>
      </w:r>
      <w:r w:rsidR="00592FB8" w:rsidRPr="00CB1DBB">
        <w:rPr>
          <w:rFonts w:ascii="Times New Roman" w:hAnsi="Times New Roman"/>
          <w:lang w:eastAsia="zh-CN"/>
        </w:rPr>
        <w:t>浏览</w:t>
      </w:r>
      <w:r w:rsidRPr="00CB1DBB">
        <w:rPr>
          <w:rFonts w:ascii="Times New Roman" w:hAnsi="Times New Roman"/>
          <w:lang w:eastAsia="zh-CN"/>
        </w:rPr>
        <w:t>项目</w:t>
      </w:r>
      <w:r w:rsidR="004A0ACD" w:rsidRPr="00CB1DBB">
        <w:rPr>
          <w:rFonts w:ascii="Times New Roman" w:hAnsi="Times New Roman"/>
          <w:lang w:eastAsia="zh-CN"/>
        </w:rPr>
        <w:t>详情</w:t>
      </w:r>
      <w:r w:rsidRPr="00CB1DBB">
        <w:rPr>
          <w:rFonts w:ascii="Times New Roman" w:hAnsi="Times New Roman" w:hint="eastAsia"/>
          <w:lang w:eastAsia="zh-CN"/>
        </w:rPr>
        <w:t>、</w:t>
      </w:r>
      <w:r w:rsidR="00105528" w:rsidRPr="00CB1DBB">
        <w:rPr>
          <w:rFonts w:ascii="Times New Roman" w:hAnsi="Times New Roman" w:hint="eastAsia"/>
          <w:lang w:eastAsia="zh-CN"/>
        </w:rPr>
        <w:t>添加</w:t>
      </w:r>
      <w:r w:rsidR="00105528" w:rsidRPr="00CB1DBB">
        <w:rPr>
          <w:rFonts w:ascii="Times New Roman" w:hAnsi="Times New Roman"/>
          <w:lang w:eastAsia="zh-CN"/>
        </w:rPr>
        <w:t>项目组成员</w:t>
      </w:r>
      <w:r w:rsidRPr="00CB1DBB">
        <w:rPr>
          <w:rFonts w:ascii="Times New Roman" w:hAnsi="Times New Roman"/>
          <w:lang w:eastAsia="zh-CN"/>
        </w:rPr>
        <w:t>、</w:t>
      </w:r>
      <w:r w:rsidRPr="00CB1DBB">
        <w:rPr>
          <w:rFonts w:ascii="Times New Roman" w:hAnsi="Times New Roman" w:hint="eastAsia"/>
          <w:lang w:eastAsia="zh-CN"/>
        </w:rPr>
        <w:t>项目</w:t>
      </w:r>
      <w:r w:rsidR="0066016B">
        <w:rPr>
          <w:rFonts w:ascii="Times New Roman" w:hAnsi="Times New Roman"/>
          <w:lang w:eastAsia="zh-CN"/>
        </w:rPr>
        <w:t>Bug</w:t>
      </w:r>
      <w:r w:rsidRPr="00CB1DBB">
        <w:rPr>
          <w:rFonts w:ascii="Times New Roman" w:hAnsi="Times New Roman" w:hint="eastAsia"/>
          <w:lang w:eastAsia="zh-CN"/>
        </w:rPr>
        <w:t>统计</w:t>
      </w:r>
      <w:r w:rsidRPr="00CB1DBB">
        <w:rPr>
          <w:rFonts w:ascii="Times New Roman" w:hAnsi="Times New Roman"/>
          <w:lang w:eastAsia="zh-CN"/>
        </w:rPr>
        <w:t>。</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管理包含</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提交</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统计</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任务</w:t>
      </w:r>
      <w:r w:rsidRPr="00CB1DBB">
        <w:rPr>
          <w:rFonts w:ascii="Times New Roman" w:hAnsi="Times New Roman"/>
          <w:lang w:eastAsia="zh-CN"/>
        </w:rPr>
        <w:t>分配、</w:t>
      </w:r>
      <w:r w:rsidR="0066016B">
        <w:rPr>
          <w:rFonts w:ascii="Times New Roman" w:hAnsi="Times New Roman"/>
          <w:lang w:eastAsia="zh-CN"/>
        </w:rPr>
        <w:t>Bug</w:t>
      </w:r>
      <w:r w:rsidRPr="00CB1DBB">
        <w:rPr>
          <w:rFonts w:ascii="Times New Roman" w:hAnsi="Times New Roman" w:hint="eastAsia"/>
          <w:lang w:eastAsia="zh-CN"/>
        </w:rPr>
        <w:t>追踪</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查询</w:t>
      </w:r>
      <w:r w:rsidRPr="00CB1DBB">
        <w:rPr>
          <w:rFonts w:ascii="Times New Roman" w:hAnsi="Times New Roman"/>
          <w:lang w:eastAsia="zh-CN"/>
        </w:rPr>
        <w:t>。</w:t>
      </w:r>
    </w:p>
    <w:p w14:paraId="5B6F73FD" w14:textId="77777777" w:rsidR="00EE5830" w:rsidRPr="00CB1DBB" w:rsidRDefault="00F00597" w:rsidP="00EE5830">
      <w:pPr>
        <w:ind w:firstLineChars="0" w:firstLine="480"/>
        <w:rPr>
          <w:rFonts w:ascii="Times New Roman" w:hAnsi="Times New Roman"/>
          <w:lang w:eastAsia="zh-CN"/>
        </w:rPr>
      </w:pPr>
      <w:r w:rsidRPr="00CB1DBB">
        <w:rPr>
          <w:rFonts w:ascii="Times New Roman" w:hAnsi="Times New Roman"/>
          <w:lang w:eastAsia="zh-CN"/>
        </w:rPr>
        <w:t>项目负责人</w:t>
      </w:r>
      <w:r w:rsidR="00EE5830" w:rsidRPr="00CB1DBB">
        <w:rPr>
          <w:rFonts w:ascii="Times New Roman" w:hAnsi="Times New Roman"/>
          <w:lang w:eastAsia="zh-CN"/>
        </w:rPr>
        <w:t>负责创建项目</w:t>
      </w:r>
      <w:r w:rsidR="00EE5830" w:rsidRPr="00CB1DBB">
        <w:rPr>
          <w:rFonts w:ascii="Times New Roman" w:hAnsi="Times New Roman" w:hint="eastAsia"/>
          <w:lang w:eastAsia="zh-CN"/>
        </w:rPr>
        <w:t>及其</w:t>
      </w:r>
      <w:r w:rsidR="0092669D" w:rsidRPr="00CB1DBB">
        <w:rPr>
          <w:rFonts w:ascii="Times New Roman" w:hAnsi="Times New Roman"/>
          <w:lang w:eastAsia="zh-CN"/>
        </w:rPr>
        <w:t>对应的</w:t>
      </w:r>
      <w:r w:rsidR="00EE5830" w:rsidRPr="00CB1DBB">
        <w:rPr>
          <w:rFonts w:ascii="Times New Roman" w:hAnsi="Times New Roman"/>
          <w:lang w:eastAsia="zh-CN"/>
        </w:rPr>
        <w:t>版本</w:t>
      </w:r>
      <w:r w:rsidR="00EE5830" w:rsidRPr="00CB1DBB">
        <w:rPr>
          <w:rFonts w:ascii="Times New Roman" w:hAnsi="Times New Roman" w:hint="eastAsia"/>
          <w:lang w:eastAsia="zh-CN"/>
        </w:rPr>
        <w:t>号</w:t>
      </w:r>
      <w:r w:rsidR="00EE5830" w:rsidRPr="00CB1DBB">
        <w:rPr>
          <w:rFonts w:ascii="Times New Roman" w:hAnsi="Times New Roman"/>
          <w:lang w:eastAsia="zh-CN"/>
        </w:rPr>
        <w:t>，</w:t>
      </w:r>
      <w:r w:rsidR="00F57121" w:rsidRPr="00CB1DBB">
        <w:rPr>
          <w:rFonts w:ascii="Times New Roman" w:hAnsi="Times New Roman"/>
          <w:lang w:eastAsia="zh-CN"/>
        </w:rPr>
        <w:t>测试人员</w:t>
      </w:r>
      <w:r w:rsidR="00EE5830" w:rsidRPr="00CB1DBB">
        <w:rPr>
          <w:rFonts w:ascii="Times New Roman" w:hAnsi="Times New Roman" w:hint="eastAsia"/>
          <w:lang w:eastAsia="zh-CN"/>
        </w:rPr>
        <w:t>选择项目及其</w:t>
      </w:r>
      <w:r w:rsidR="00EE5830" w:rsidRPr="00CB1DBB">
        <w:rPr>
          <w:rFonts w:ascii="Times New Roman" w:hAnsi="Times New Roman"/>
          <w:lang w:eastAsia="zh-CN"/>
        </w:rPr>
        <w:t>对应的版本号提交软件测试过程中发现的</w:t>
      </w:r>
      <w:r w:rsidR="00EE5830" w:rsidRPr="00CB1DBB">
        <w:rPr>
          <w:rFonts w:ascii="Times New Roman" w:hAnsi="Times New Roman"/>
          <w:lang w:eastAsia="zh-CN"/>
        </w:rPr>
        <w:t xml:space="preserve"> </w:t>
      </w:r>
      <w:r w:rsidR="0066016B">
        <w:rPr>
          <w:rFonts w:ascii="Times New Roman" w:hAnsi="Times New Roman"/>
          <w:lang w:eastAsia="zh-CN"/>
        </w:rPr>
        <w:t>Bug</w:t>
      </w:r>
      <w:r w:rsidR="00EE5830" w:rsidRPr="00CB1DBB">
        <w:rPr>
          <w:rFonts w:ascii="Times New Roman" w:hAnsi="Times New Roman"/>
          <w:lang w:eastAsia="zh-CN"/>
        </w:rPr>
        <w:t>，</w:t>
      </w:r>
      <w:r w:rsidR="00235F98" w:rsidRPr="00CB1DBB">
        <w:rPr>
          <w:rFonts w:ascii="Times New Roman" w:hAnsi="Times New Roman" w:hint="eastAsia"/>
          <w:lang w:eastAsia="zh-CN"/>
        </w:rPr>
        <w:t>在</w:t>
      </w:r>
      <w:r w:rsidR="00EE5830" w:rsidRPr="00CB1DBB">
        <w:rPr>
          <w:rFonts w:ascii="Times New Roman" w:hAnsi="Times New Roman" w:hint="eastAsia"/>
          <w:lang w:eastAsia="zh-CN"/>
        </w:rPr>
        <w:t>工作</w:t>
      </w:r>
      <w:r w:rsidR="00EE5830" w:rsidRPr="00CB1DBB">
        <w:rPr>
          <w:rFonts w:ascii="Times New Roman" w:hAnsi="Times New Roman"/>
          <w:lang w:eastAsia="zh-CN"/>
        </w:rPr>
        <w:t>流模块的调度之下，</w:t>
      </w:r>
      <w:r w:rsidR="0066016B">
        <w:rPr>
          <w:rFonts w:ascii="Times New Roman" w:hAnsi="Times New Roman"/>
          <w:lang w:eastAsia="zh-CN"/>
        </w:rPr>
        <w:t>Bug</w:t>
      </w:r>
      <w:r w:rsidR="00EE5830" w:rsidRPr="00CB1DBB">
        <w:rPr>
          <w:rFonts w:ascii="Times New Roman" w:hAnsi="Times New Roman" w:hint="eastAsia"/>
          <w:lang w:eastAsia="zh-CN"/>
        </w:rPr>
        <w:t>的</w:t>
      </w:r>
      <w:r w:rsidR="00EE5830" w:rsidRPr="00CB1DBB">
        <w:rPr>
          <w:rFonts w:ascii="Times New Roman" w:hAnsi="Times New Roman"/>
          <w:lang w:eastAsia="zh-CN"/>
        </w:rPr>
        <w:t>任务流转到项目</w:t>
      </w:r>
      <w:r w:rsidR="00EE5830" w:rsidRPr="00CB1DBB">
        <w:rPr>
          <w:rFonts w:ascii="Times New Roman" w:hAnsi="Times New Roman" w:hint="eastAsia"/>
          <w:lang w:eastAsia="zh-CN"/>
        </w:rPr>
        <w:t>组</w:t>
      </w:r>
      <w:r w:rsidR="00EE5830" w:rsidRPr="00CB1DBB">
        <w:rPr>
          <w:rFonts w:ascii="Times New Roman" w:hAnsi="Times New Roman"/>
          <w:lang w:eastAsia="zh-CN"/>
        </w:rPr>
        <w:lastRenderedPageBreak/>
        <w:t>中的各个成员。</w:t>
      </w:r>
      <w:r w:rsidR="00EE5830" w:rsidRPr="00CB1DBB">
        <w:rPr>
          <w:rFonts w:ascii="Times New Roman" w:hAnsi="Times New Roman" w:hint="eastAsia"/>
          <w:lang w:eastAsia="zh-CN"/>
        </w:rPr>
        <w:t>项目组</w:t>
      </w:r>
      <w:r w:rsidR="00EE5830" w:rsidRPr="00CB1DBB">
        <w:rPr>
          <w:rFonts w:ascii="Times New Roman" w:hAnsi="Times New Roman"/>
          <w:lang w:eastAsia="zh-CN"/>
        </w:rPr>
        <w:t>成员</w:t>
      </w:r>
      <w:r w:rsidR="00EE5830" w:rsidRPr="00CB1DBB">
        <w:rPr>
          <w:rFonts w:ascii="Times New Roman" w:hAnsi="Times New Roman" w:hint="eastAsia"/>
          <w:lang w:eastAsia="zh-CN"/>
        </w:rPr>
        <w:t>选择</w:t>
      </w:r>
      <w:r w:rsidR="00EE5830" w:rsidRPr="00CB1DBB">
        <w:rPr>
          <w:rFonts w:ascii="Times New Roman" w:hAnsi="Times New Roman"/>
          <w:lang w:eastAsia="zh-CN"/>
        </w:rPr>
        <w:t>对应的</w:t>
      </w:r>
      <w:r w:rsidR="00EE5830" w:rsidRPr="00CB1DBB">
        <w:rPr>
          <w:rFonts w:ascii="Times New Roman" w:hAnsi="Times New Roman" w:hint="eastAsia"/>
          <w:lang w:eastAsia="zh-CN"/>
        </w:rPr>
        <w:t>项目</w:t>
      </w:r>
      <w:r w:rsidR="00EE5830" w:rsidRPr="00CB1DBB">
        <w:rPr>
          <w:rFonts w:ascii="Times New Roman" w:hAnsi="Times New Roman"/>
          <w:lang w:eastAsia="zh-CN"/>
        </w:rPr>
        <w:t>可以看</w:t>
      </w:r>
      <w:r w:rsidR="00EE5830" w:rsidRPr="00CB1DBB">
        <w:rPr>
          <w:rFonts w:ascii="Times New Roman" w:hAnsi="Times New Roman" w:hint="eastAsia"/>
          <w:lang w:eastAsia="zh-CN"/>
        </w:rPr>
        <w:t>到</w:t>
      </w:r>
      <w:r w:rsidR="00EE5830" w:rsidRPr="00CB1DBB">
        <w:rPr>
          <w:rFonts w:ascii="Times New Roman" w:hAnsi="Times New Roman"/>
          <w:lang w:eastAsia="zh-CN"/>
        </w:rPr>
        <w:t>项目</w:t>
      </w:r>
      <w:r w:rsidR="00EE5830" w:rsidRPr="00CB1DBB">
        <w:rPr>
          <w:rFonts w:ascii="Times New Roman" w:hAnsi="Times New Roman" w:hint="eastAsia"/>
          <w:lang w:eastAsia="zh-CN"/>
        </w:rPr>
        <w:t>的</w:t>
      </w:r>
      <w:r w:rsidR="00EE5830" w:rsidRPr="00CB1DBB">
        <w:rPr>
          <w:rFonts w:ascii="Times New Roman" w:hAnsi="Times New Roman"/>
          <w:lang w:eastAsia="zh-CN"/>
        </w:rPr>
        <w:t>基本信息，</w:t>
      </w:r>
      <w:r w:rsidR="00EE5830" w:rsidRPr="00CB1DBB">
        <w:rPr>
          <w:rFonts w:ascii="Times New Roman" w:hAnsi="Times New Roman" w:hint="eastAsia"/>
          <w:lang w:eastAsia="zh-CN"/>
        </w:rPr>
        <w:t>项目</w:t>
      </w:r>
      <w:r w:rsidR="00EE5830" w:rsidRPr="00CB1DBB">
        <w:rPr>
          <w:rFonts w:ascii="Times New Roman" w:hAnsi="Times New Roman"/>
          <w:lang w:eastAsia="zh-CN"/>
        </w:rPr>
        <w:t>的</w:t>
      </w:r>
      <w:r w:rsidR="0066016B">
        <w:rPr>
          <w:rFonts w:ascii="Times New Roman" w:hAnsi="Times New Roman"/>
          <w:lang w:eastAsia="zh-CN"/>
        </w:rPr>
        <w:t>Bug</w:t>
      </w:r>
      <w:r w:rsidR="00EE5830" w:rsidRPr="00CB1DBB">
        <w:rPr>
          <w:rFonts w:ascii="Times New Roman" w:hAnsi="Times New Roman" w:hint="eastAsia"/>
          <w:lang w:eastAsia="zh-CN"/>
        </w:rPr>
        <w:t>统计</w:t>
      </w:r>
      <w:r w:rsidR="00EE5830" w:rsidRPr="00CB1DBB">
        <w:rPr>
          <w:rFonts w:ascii="Times New Roman" w:hAnsi="Times New Roman"/>
          <w:lang w:eastAsia="zh-CN"/>
        </w:rPr>
        <w:t>分布、</w:t>
      </w:r>
      <w:r w:rsidR="00EE5830" w:rsidRPr="00CB1DBB">
        <w:rPr>
          <w:rFonts w:ascii="Times New Roman" w:hAnsi="Times New Roman" w:hint="eastAsia"/>
          <w:lang w:eastAsia="zh-CN"/>
        </w:rPr>
        <w:t>分配给</w:t>
      </w:r>
      <w:r w:rsidR="00EE5830" w:rsidRPr="00CB1DBB">
        <w:rPr>
          <w:rFonts w:ascii="Times New Roman" w:hAnsi="Times New Roman"/>
          <w:lang w:eastAsia="zh-CN"/>
        </w:rPr>
        <w:t>我</w:t>
      </w:r>
      <w:r w:rsidR="00EE5830" w:rsidRPr="00CB1DBB">
        <w:rPr>
          <w:rFonts w:ascii="Times New Roman" w:hAnsi="Times New Roman" w:hint="eastAsia"/>
          <w:lang w:eastAsia="zh-CN"/>
        </w:rPr>
        <w:t>的</w:t>
      </w:r>
      <w:r w:rsidR="00EE5830" w:rsidRPr="00CB1DBB">
        <w:rPr>
          <w:rFonts w:ascii="Times New Roman" w:hAnsi="Times New Roman"/>
          <w:lang w:eastAsia="zh-CN"/>
        </w:rPr>
        <w:t>任务、我提交的</w:t>
      </w:r>
      <w:r w:rsidR="0066016B">
        <w:rPr>
          <w:rFonts w:ascii="Times New Roman" w:hAnsi="Times New Roman"/>
          <w:lang w:eastAsia="zh-CN"/>
        </w:rPr>
        <w:t>Bug</w:t>
      </w:r>
      <w:r w:rsidR="00EE5830" w:rsidRPr="00CB1DBB">
        <w:rPr>
          <w:rFonts w:ascii="Times New Roman" w:hAnsi="Times New Roman"/>
          <w:lang w:eastAsia="zh-CN"/>
        </w:rPr>
        <w:t>、</w:t>
      </w:r>
      <w:r w:rsidR="00EE5830" w:rsidRPr="00CB1DBB">
        <w:rPr>
          <w:rFonts w:ascii="Times New Roman" w:hAnsi="Times New Roman" w:hint="eastAsia"/>
          <w:lang w:eastAsia="zh-CN"/>
        </w:rPr>
        <w:t>我</w:t>
      </w:r>
      <w:r w:rsidR="00EE5830" w:rsidRPr="00CB1DBB">
        <w:rPr>
          <w:rFonts w:ascii="Times New Roman" w:hAnsi="Times New Roman"/>
          <w:lang w:eastAsia="zh-CN"/>
        </w:rPr>
        <w:t>参与的</w:t>
      </w:r>
      <w:r w:rsidR="0066016B">
        <w:rPr>
          <w:rFonts w:ascii="Times New Roman" w:hAnsi="Times New Roman"/>
          <w:lang w:eastAsia="zh-CN"/>
        </w:rPr>
        <w:t>Bug</w:t>
      </w:r>
      <w:r w:rsidR="00EE5830" w:rsidRPr="00CB1DBB">
        <w:rPr>
          <w:rFonts w:ascii="Times New Roman" w:hAnsi="Times New Roman" w:hint="eastAsia"/>
          <w:lang w:eastAsia="zh-CN"/>
        </w:rPr>
        <w:t>流程</w:t>
      </w:r>
      <w:r w:rsidR="00EE5830" w:rsidRPr="00CB1DBB">
        <w:rPr>
          <w:rFonts w:ascii="Times New Roman" w:hAnsi="Times New Roman"/>
          <w:lang w:eastAsia="zh-CN"/>
        </w:rPr>
        <w:t>。</w:t>
      </w:r>
    </w:p>
    <w:p w14:paraId="5DC199A9" w14:textId="77777777" w:rsidR="0075133B" w:rsidRPr="00CB1DBB" w:rsidRDefault="0075133B" w:rsidP="0075133B">
      <w:pPr>
        <w:pStyle w:val="a8"/>
        <w:ind w:left="960" w:firstLineChars="0" w:firstLine="0"/>
        <w:rPr>
          <w:rFonts w:ascii="Times New Roman" w:hAnsi="Times New Roman"/>
          <w:lang w:eastAsia="zh-CN"/>
        </w:rPr>
      </w:pPr>
    </w:p>
    <w:p w14:paraId="6730BFAF" w14:textId="77777777" w:rsidR="00CA659A" w:rsidRPr="00CB1DBB" w:rsidRDefault="009F1502" w:rsidP="00A7518B">
      <w:pPr>
        <w:keepNext/>
        <w:spacing w:line="240" w:lineRule="auto"/>
        <w:ind w:firstLineChars="0"/>
        <w:jc w:val="center"/>
        <w:rPr>
          <w:rFonts w:ascii="Times New Roman" w:hAnsi="Times New Roman"/>
        </w:rPr>
      </w:pPr>
      <w:r w:rsidRPr="00CB1DBB">
        <w:rPr>
          <w:rFonts w:ascii="Times New Roman" w:hAnsi="Times New Roman"/>
          <w:noProof/>
          <w:lang w:eastAsia="zh-CN"/>
        </w:rPr>
        <w:drawing>
          <wp:inline distT="0" distB="0" distL="0" distR="0" wp14:anchorId="759DEC11" wp14:editId="4676417C">
            <wp:extent cx="5193665" cy="2872105"/>
            <wp:effectExtent l="0" t="0" r="0" b="0"/>
            <wp:docPr id="1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3665" cy="2872105"/>
                    </a:xfrm>
                    <a:prstGeom prst="rect">
                      <a:avLst/>
                    </a:prstGeom>
                    <a:noFill/>
                    <a:ln>
                      <a:noFill/>
                    </a:ln>
                  </pic:spPr>
                </pic:pic>
              </a:graphicData>
            </a:graphic>
          </wp:inline>
        </w:drawing>
      </w:r>
    </w:p>
    <w:p w14:paraId="54368DDD" w14:textId="78E38E10" w:rsidR="00964EFA" w:rsidRPr="00CB1DBB" w:rsidRDefault="00CA659A" w:rsidP="00CA659A">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lang w:eastAsia="zh-CN"/>
        </w:rPr>
        <w:t>3-</w:t>
      </w:r>
      <w:r w:rsidR="00F42B87">
        <w:rPr>
          <w:rFonts w:ascii="Times New Roman" w:hAnsi="Times New Roman"/>
          <w:lang w:eastAsia="zh-CN"/>
        </w:rPr>
        <w:t>7</w:t>
      </w:r>
      <w:r w:rsidRPr="00CB1DBB">
        <w:rPr>
          <w:rFonts w:ascii="Times New Roman" w:hAnsi="Times New Roman"/>
          <w:lang w:eastAsia="zh-CN"/>
        </w:rPr>
        <w:t xml:space="preserve"> </w:t>
      </w:r>
      <w:r w:rsidR="002F2ADF">
        <w:rPr>
          <w:rFonts w:ascii="Times New Roman" w:hAnsi="Times New Roman"/>
          <w:lang w:eastAsia="zh-CN"/>
        </w:rPr>
        <w:t>问题单管理模块</w:t>
      </w:r>
      <w:r w:rsidRPr="00CB1DBB">
        <w:rPr>
          <w:rFonts w:ascii="Times New Roman" w:hAnsi="Times New Roman"/>
          <w:lang w:eastAsia="zh-CN"/>
        </w:rPr>
        <w:t>用例图</w:t>
      </w:r>
    </w:p>
    <w:p w14:paraId="4BED49B3" w14:textId="77777777" w:rsidR="00964EFA" w:rsidRPr="00CB1DBB" w:rsidRDefault="00964EFA" w:rsidP="00CA659A">
      <w:pPr>
        <w:ind w:firstLineChars="0" w:firstLine="480"/>
        <w:rPr>
          <w:rFonts w:ascii="Times New Roman" w:hAnsi="Times New Roman"/>
          <w:lang w:eastAsia="zh-CN"/>
        </w:rPr>
      </w:pPr>
    </w:p>
    <w:p w14:paraId="69313FE0" w14:textId="77777777" w:rsidR="000B27C6" w:rsidRPr="00CB1DBB" w:rsidRDefault="009F1502" w:rsidP="00CB1DBB">
      <w:pPr>
        <w:keepNext/>
        <w:spacing w:line="240" w:lineRule="auto"/>
        <w:ind w:firstLineChars="0" w:firstLine="482"/>
        <w:jc w:val="center"/>
        <w:rPr>
          <w:rFonts w:ascii="Times New Roman" w:hAnsi="Times New Roman"/>
        </w:rPr>
      </w:pPr>
      <w:r w:rsidRPr="00CB1DBB">
        <w:rPr>
          <w:rFonts w:ascii="Times New Roman" w:hAnsi="Times New Roman"/>
          <w:noProof/>
          <w:lang w:eastAsia="zh-CN"/>
        </w:rPr>
        <w:drawing>
          <wp:inline distT="0" distB="0" distL="0" distR="0" wp14:anchorId="41BB0EE2" wp14:editId="4036CFF7">
            <wp:extent cx="5143500" cy="3114675"/>
            <wp:effectExtent l="0" t="0" r="0" b="0"/>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3114675"/>
                    </a:xfrm>
                    <a:prstGeom prst="rect">
                      <a:avLst/>
                    </a:prstGeom>
                    <a:noFill/>
                    <a:ln>
                      <a:noFill/>
                    </a:ln>
                  </pic:spPr>
                </pic:pic>
              </a:graphicData>
            </a:graphic>
          </wp:inline>
        </w:drawing>
      </w:r>
    </w:p>
    <w:p w14:paraId="216C6B23" w14:textId="4CCE059B" w:rsidR="000B27C6" w:rsidRPr="00CB1DBB" w:rsidRDefault="000B27C6" w:rsidP="00CB1DBB">
      <w:pPr>
        <w:pStyle w:val="ab"/>
        <w:ind w:firstLine="400"/>
        <w:jc w:val="center"/>
        <w:rPr>
          <w:rFonts w:ascii="Times New Roman" w:hAnsi="Times New Roman"/>
          <w:lang w:eastAsia="zh-CN"/>
        </w:rPr>
      </w:pPr>
      <w:r w:rsidRPr="00CB1DBB">
        <w:rPr>
          <w:rFonts w:ascii="Times New Roman" w:hAnsi="Times New Roman" w:hint="eastAsia"/>
        </w:rPr>
        <w:t>图</w:t>
      </w:r>
      <w:r w:rsidR="004515E6" w:rsidRPr="00CB1DBB">
        <w:rPr>
          <w:rFonts w:ascii="Times New Roman" w:hAnsi="Times New Roman"/>
          <w:lang w:eastAsia="zh-CN"/>
        </w:rPr>
        <w:t>3-</w:t>
      </w:r>
      <w:r w:rsidR="00F42B87">
        <w:rPr>
          <w:rFonts w:ascii="Times New Roman" w:hAnsi="Times New Roman"/>
          <w:lang w:eastAsia="zh-CN"/>
        </w:rPr>
        <w:t>8</w:t>
      </w:r>
      <w:r w:rsidR="0068580D" w:rsidRPr="00CB1DBB">
        <w:rPr>
          <w:rFonts w:ascii="Times New Roman" w:hAnsi="Times New Roman"/>
          <w:lang w:eastAsia="zh-CN"/>
        </w:rPr>
        <w:t xml:space="preserve"> </w:t>
      </w:r>
      <w:r w:rsidR="0068580D" w:rsidRPr="00CB1DBB">
        <w:rPr>
          <w:rFonts w:ascii="Times New Roman" w:hAnsi="Times New Roman" w:hint="eastAsia"/>
          <w:lang w:eastAsia="zh-CN"/>
        </w:rPr>
        <w:t>新建</w:t>
      </w:r>
      <w:r w:rsidR="0068580D" w:rsidRPr="00CB1DBB">
        <w:rPr>
          <w:rFonts w:ascii="Times New Roman" w:hAnsi="Times New Roman"/>
          <w:lang w:eastAsia="zh-CN"/>
        </w:rPr>
        <w:t>问题</w:t>
      </w:r>
      <w:r w:rsidRPr="00CB1DBB">
        <w:rPr>
          <w:rFonts w:ascii="Times New Roman" w:hAnsi="Times New Roman"/>
          <w:lang w:eastAsia="zh-CN"/>
        </w:rPr>
        <w:t>时序图</w:t>
      </w:r>
    </w:p>
    <w:p w14:paraId="5756F3BB" w14:textId="77777777" w:rsidR="0075133B" w:rsidRPr="00CB1DBB" w:rsidRDefault="00D13A3A" w:rsidP="005D259B">
      <w:pPr>
        <w:pStyle w:val="3"/>
        <w:numPr>
          <w:ilvl w:val="2"/>
          <w:numId w:val="79"/>
        </w:numPr>
        <w:ind w:firstLineChars="0"/>
        <w:rPr>
          <w:rFonts w:ascii="Times New Roman" w:hAnsi="Times New Roman"/>
        </w:rPr>
      </w:pPr>
      <w:bookmarkStart w:id="173" w:name="_Toc451434968"/>
      <w:bookmarkStart w:id="174" w:name="_Toc451435802"/>
      <w:bookmarkStart w:id="175" w:name="_Toc451455850"/>
      <w:bookmarkStart w:id="176" w:name="_Toc451456821"/>
      <w:bookmarkStart w:id="177" w:name="_Toc451457057"/>
      <w:bookmarkStart w:id="178" w:name="_Toc451457523"/>
      <w:bookmarkStart w:id="179" w:name="_Toc451702739"/>
      <w:r w:rsidRPr="00CB1DBB">
        <w:rPr>
          <w:rFonts w:ascii="Times New Roman" w:hAnsi="Times New Roman" w:hint="eastAsia"/>
        </w:rPr>
        <w:t>工作流</w:t>
      </w:r>
      <w:r w:rsidR="008711FF">
        <w:rPr>
          <w:rFonts w:ascii="Times New Roman" w:hAnsi="Times New Roman"/>
        </w:rPr>
        <w:t>配置</w:t>
      </w:r>
      <w:r w:rsidR="005A735C" w:rsidRPr="00CB1DBB">
        <w:rPr>
          <w:rFonts w:ascii="Times New Roman" w:hAnsi="Times New Roman"/>
        </w:rPr>
        <w:t>模块</w:t>
      </w:r>
      <w:bookmarkEnd w:id="173"/>
      <w:bookmarkEnd w:id="174"/>
      <w:bookmarkEnd w:id="175"/>
      <w:bookmarkEnd w:id="176"/>
      <w:bookmarkEnd w:id="177"/>
      <w:bookmarkEnd w:id="178"/>
      <w:bookmarkEnd w:id="179"/>
    </w:p>
    <w:p w14:paraId="3DD13ADB"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lang w:eastAsia="zh-CN"/>
        </w:rPr>
        <w:t>本模块由流程管理和模型管理</w:t>
      </w:r>
      <w:r w:rsidRPr="00CB1DBB">
        <w:rPr>
          <w:rFonts w:ascii="Times New Roman" w:hAnsi="Times New Roman" w:hint="eastAsia"/>
          <w:lang w:eastAsia="zh-CN"/>
        </w:rPr>
        <w:t>两大</w:t>
      </w:r>
      <w:r w:rsidRPr="00CB1DBB">
        <w:rPr>
          <w:rFonts w:ascii="Times New Roman" w:hAnsi="Times New Roman"/>
          <w:lang w:eastAsia="zh-CN"/>
        </w:rPr>
        <w:t>部分组</w:t>
      </w:r>
      <w:r w:rsidRPr="00CB1DBB">
        <w:rPr>
          <w:rFonts w:ascii="Times New Roman" w:hAnsi="Times New Roman" w:hint="eastAsia"/>
          <w:lang w:eastAsia="zh-CN"/>
        </w:rPr>
        <w:t>成</w:t>
      </w:r>
      <w:r w:rsidRPr="00CB1DBB">
        <w:rPr>
          <w:rFonts w:ascii="Times New Roman" w:hAnsi="Times New Roman"/>
          <w:lang w:eastAsia="zh-CN"/>
        </w:rPr>
        <w:t>。</w:t>
      </w:r>
    </w:p>
    <w:p w14:paraId="1ECBA8F2"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hint="eastAsia"/>
          <w:lang w:eastAsia="zh-CN"/>
        </w:rPr>
        <w:lastRenderedPageBreak/>
        <w:t>模型</w:t>
      </w:r>
      <w:r w:rsidRPr="00CB1DBB">
        <w:rPr>
          <w:rFonts w:ascii="Times New Roman" w:hAnsi="Times New Roman"/>
          <w:lang w:eastAsia="zh-CN"/>
        </w:rPr>
        <w:t>管理包含新建模型、</w:t>
      </w:r>
      <w:r w:rsidRPr="00CB1DBB">
        <w:rPr>
          <w:rFonts w:ascii="Times New Roman" w:hAnsi="Times New Roman" w:hint="eastAsia"/>
          <w:lang w:eastAsia="zh-CN"/>
        </w:rPr>
        <w:t>编辑</w:t>
      </w:r>
      <w:r w:rsidRPr="00CB1DBB">
        <w:rPr>
          <w:rFonts w:ascii="Times New Roman" w:hAnsi="Times New Roman"/>
          <w:lang w:eastAsia="zh-CN"/>
        </w:rPr>
        <w:t>模型、</w:t>
      </w:r>
      <w:r w:rsidRPr="00CB1DBB">
        <w:rPr>
          <w:rFonts w:ascii="Times New Roman" w:hAnsi="Times New Roman" w:hint="eastAsia"/>
          <w:lang w:eastAsia="zh-CN"/>
        </w:rPr>
        <w:t>部署</w:t>
      </w:r>
      <w:r w:rsidRPr="00CB1DBB">
        <w:rPr>
          <w:rFonts w:ascii="Times New Roman" w:hAnsi="Times New Roman"/>
          <w:lang w:eastAsia="zh-CN"/>
        </w:rPr>
        <w:t>模型、</w:t>
      </w:r>
      <w:r w:rsidRPr="00CB1DBB">
        <w:rPr>
          <w:rFonts w:ascii="Times New Roman" w:hAnsi="Times New Roman" w:hint="eastAsia"/>
          <w:lang w:eastAsia="zh-CN"/>
        </w:rPr>
        <w:t>导出</w:t>
      </w:r>
      <w:r w:rsidRPr="00CB1DBB">
        <w:rPr>
          <w:rFonts w:ascii="Times New Roman" w:hAnsi="Times New Roman"/>
          <w:lang w:eastAsia="zh-CN"/>
        </w:rPr>
        <w:t>模型、</w:t>
      </w:r>
      <w:r w:rsidRPr="00CB1DBB">
        <w:rPr>
          <w:rFonts w:ascii="Times New Roman" w:hAnsi="Times New Roman" w:hint="eastAsia"/>
          <w:lang w:eastAsia="zh-CN"/>
        </w:rPr>
        <w:t>删除</w:t>
      </w:r>
      <w:r w:rsidRPr="00CB1DBB">
        <w:rPr>
          <w:rFonts w:ascii="Times New Roman" w:hAnsi="Times New Roman"/>
          <w:lang w:eastAsia="zh-CN"/>
        </w:rPr>
        <w:t>模型。</w:t>
      </w:r>
      <w:r w:rsidRPr="00CB1DBB">
        <w:rPr>
          <w:rFonts w:ascii="Times New Roman" w:hAnsi="Times New Roman" w:hint="eastAsia"/>
          <w:lang w:eastAsia="zh-CN"/>
        </w:rPr>
        <w:t>流程</w:t>
      </w:r>
      <w:r w:rsidRPr="00CB1DBB">
        <w:rPr>
          <w:rFonts w:ascii="Times New Roman" w:hAnsi="Times New Roman"/>
          <w:lang w:eastAsia="zh-CN"/>
        </w:rPr>
        <w:t>模型包含挂起、</w:t>
      </w:r>
      <w:r w:rsidRPr="00CB1DBB">
        <w:rPr>
          <w:rFonts w:ascii="Times New Roman" w:hAnsi="Times New Roman" w:hint="eastAsia"/>
          <w:lang w:eastAsia="zh-CN"/>
        </w:rPr>
        <w:t>删除</w:t>
      </w:r>
      <w:r w:rsidRPr="00CB1DBB">
        <w:rPr>
          <w:rFonts w:ascii="Times New Roman" w:hAnsi="Times New Roman"/>
          <w:lang w:eastAsia="zh-CN"/>
        </w:rPr>
        <w:t>、转化为模型、</w:t>
      </w:r>
      <w:r w:rsidRPr="00CB1DBB">
        <w:rPr>
          <w:rFonts w:ascii="Times New Roman" w:hAnsi="Times New Roman" w:hint="eastAsia"/>
          <w:lang w:eastAsia="zh-CN"/>
        </w:rPr>
        <w:t>部署</w:t>
      </w:r>
      <w:r w:rsidRPr="00CB1DBB">
        <w:rPr>
          <w:rFonts w:ascii="Times New Roman" w:hAnsi="Times New Roman"/>
          <w:lang w:eastAsia="zh-CN"/>
        </w:rPr>
        <w:t>流程、</w:t>
      </w:r>
      <w:r w:rsidRPr="00CB1DBB">
        <w:rPr>
          <w:rFonts w:ascii="Times New Roman" w:hAnsi="Times New Roman" w:hint="eastAsia"/>
          <w:lang w:eastAsia="zh-CN"/>
        </w:rPr>
        <w:t>删除</w:t>
      </w:r>
      <w:r w:rsidRPr="00CB1DBB">
        <w:rPr>
          <w:rFonts w:ascii="Times New Roman" w:hAnsi="Times New Roman"/>
          <w:lang w:eastAsia="zh-CN"/>
        </w:rPr>
        <w:t>运行中流程。</w:t>
      </w:r>
    </w:p>
    <w:p w14:paraId="061D0709"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lang w:eastAsia="zh-CN"/>
        </w:rPr>
        <w:t>管理人员和项目经理</w:t>
      </w:r>
      <w:r w:rsidRPr="00CB1DBB">
        <w:rPr>
          <w:rFonts w:ascii="Times New Roman" w:hAnsi="Times New Roman" w:hint="eastAsia"/>
          <w:lang w:eastAsia="zh-CN"/>
        </w:rPr>
        <w:t>通过新建模型</w:t>
      </w:r>
      <w:r w:rsidRPr="00CB1DBB">
        <w:rPr>
          <w:rFonts w:ascii="Times New Roman" w:hAnsi="Times New Roman"/>
          <w:lang w:eastAsia="zh-CN"/>
        </w:rPr>
        <w:t>，</w:t>
      </w:r>
      <w:r w:rsidRPr="00CB1DBB">
        <w:rPr>
          <w:rFonts w:ascii="Times New Roman" w:hAnsi="Times New Roman" w:hint="eastAsia"/>
          <w:lang w:eastAsia="zh-CN"/>
        </w:rPr>
        <w:t>或是</w:t>
      </w:r>
      <w:r w:rsidRPr="00CB1DBB">
        <w:rPr>
          <w:rFonts w:ascii="Times New Roman" w:hAnsi="Times New Roman"/>
          <w:lang w:eastAsia="zh-CN"/>
        </w:rPr>
        <w:t>修改已有</w:t>
      </w:r>
      <w:r w:rsidRPr="00CB1DBB">
        <w:rPr>
          <w:rFonts w:ascii="Times New Roman" w:hAnsi="Times New Roman" w:hint="eastAsia"/>
          <w:lang w:eastAsia="zh-CN"/>
        </w:rPr>
        <w:t>的</w:t>
      </w:r>
      <w:r w:rsidRPr="00CB1DBB">
        <w:rPr>
          <w:rFonts w:ascii="Times New Roman" w:hAnsi="Times New Roman"/>
          <w:lang w:eastAsia="zh-CN"/>
        </w:rPr>
        <w:t>模型，</w:t>
      </w:r>
      <w:r w:rsidRPr="00CB1DBB">
        <w:rPr>
          <w:rFonts w:ascii="Times New Roman" w:hAnsi="Times New Roman" w:hint="eastAsia"/>
          <w:lang w:eastAsia="zh-CN"/>
        </w:rPr>
        <w:t>然后使用</w:t>
      </w:r>
      <w:r w:rsidRPr="00CB1DBB">
        <w:rPr>
          <w:rFonts w:ascii="Times New Roman" w:hAnsi="Times New Roman"/>
          <w:lang w:eastAsia="zh-CN"/>
        </w:rPr>
        <w:t xml:space="preserve"> </w:t>
      </w:r>
      <w:r w:rsidRPr="00CB1DBB">
        <w:rPr>
          <w:rFonts w:ascii="Times New Roman" w:hAnsi="Times New Roman" w:hint="eastAsia"/>
          <w:lang w:eastAsia="zh-CN"/>
        </w:rPr>
        <w:t xml:space="preserve">Activiti </w:t>
      </w:r>
      <w:r w:rsidRPr="00CB1DBB">
        <w:rPr>
          <w:rFonts w:ascii="Times New Roman" w:hAnsi="Times New Roman" w:hint="eastAsia"/>
          <w:lang w:eastAsia="zh-CN"/>
        </w:rPr>
        <w:t>的</w:t>
      </w:r>
      <w:r w:rsidRPr="00CB1DBB">
        <w:rPr>
          <w:rFonts w:ascii="Times New Roman" w:hAnsi="Times New Roman"/>
          <w:lang w:eastAsia="zh-CN"/>
        </w:rPr>
        <w:t>在线</w:t>
      </w:r>
      <w:r w:rsidRPr="00CB1DBB">
        <w:rPr>
          <w:rFonts w:ascii="Times New Roman" w:hAnsi="Times New Roman" w:hint="eastAsia"/>
          <w:lang w:eastAsia="zh-CN"/>
        </w:rPr>
        <w:t>流程</w:t>
      </w:r>
      <w:r w:rsidRPr="00CB1DBB">
        <w:rPr>
          <w:rFonts w:ascii="Times New Roman" w:hAnsi="Times New Roman"/>
          <w:lang w:eastAsia="zh-CN"/>
        </w:rPr>
        <w:t>编辑器，</w:t>
      </w:r>
      <w:r w:rsidRPr="00CB1DBB">
        <w:rPr>
          <w:rFonts w:ascii="Times New Roman" w:hAnsi="Times New Roman" w:hint="eastAsia"/>
          <w:lang w:eastAsia="zh-CN"/>
        </w:rPr>
        <w:t>在本</w:t>
      </w:r>
      <w:r w:rsidRPr="00CB1DBB">
        <w:rPr>
          <w:rFonts w:ascii="Times New Roman" w:hAnsi="Times New Roman"/>
          <w:lang w:eastAsia="zh-CN"/>
        </w:rPr>
        <w:t>系统就可以</w:t>
      </w:r>
      <w:r w:rsidRPr="00CB1DBB">
        <w:rPr>
          <w:rFonts w:ascii="Times New Roman" w:hAnsi="Times New Roman" w:hint="eastAsia"/>
          <w:lang w:eastAsia="zh-CN"/>
        </w:rPr>
        <w:t>新建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流程或是</w:t>
      </w:r>
      <w:r w:rsidRPr="00CB1DBB">
        <w:rPr>
          <w:rFonts w:ascii="Times New Roman" w:hAnsi="Times New Roman" w:hint="eastAsia"/>
          <w:lang w:eastAsia="zh-CN"/>
        </w:rPr>
        <w:t>对</w:t>
      </w:r>
      <w:r w:rsidRPr="00CB1DBB">
        <w:rPr>
          <w:rFonts w:ascii="Times New Roman" w:hAnsi="Times New Roman"/>
          <w:lang w:eastAsia="zh-CN"/>
        </w:rPr>
        <w:t>已有的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流程进行</w:t>
      </w:r>
      <w:r w:rsidRPr="00CB1DBB">
        <w:rPr>
          <w:rFonts w:ascii="Times New Roman" w:hAnsi="Times New Roman" w:hint="eastAsia"/>
          <w:lang w:eastAsia="zh-CN"/>
        </w:rPr>
        <w:t>修改</w:t>
      </w:r>
      <w:r w:rsidRPr="00CB1DBB">
        <w:rPr>
          <w:rFonts w:ascii="Times New Roman" w:hAnsi="Times New Roman"/>
          <w:lang w:eastAsia="zh-CN"/>
        </w:rPr>
        <w:t>。</w:t>
      </w:r>
      <w:r w:rsidRPr="00CB1DBB">
        <w:rPr>
          <w:rFonts w:ascii="Times New Roman" w:hAnsi="Times New Roman" w:hint="eastAsia"/>
          <w:lang w:eastAsia="zh-CN"/>
        </w:rPr>
        <w:t>通过</w:t>
      </w:r>
      <w:r w:rsidRPr="00CB1DBB">
        <w:rPr>
          <w:rFonts w:ascii="Times New Roman" w:hAnsi="Times New Roman"/>
          <w:lang w:eastAsia="zh-CN"/>
        </w:rPr>
        <w:t>导入模型</w:t>
      </w:r>
      <w:r w:rsidRPr="00CB1DBB">
        <w:rPr>
          <w:rFonts w:ascii="Times New Roman" w:hAnsi="Times New Roman" w:hint="eastAsia"/>
          <w:lang w:eastAsia="zh-CN"/>
        </w:rPr>
        <w:t>功能</w:t>
      </w:r>
      <w:r w:rsidRPr="00CB1DBB">
        <w:rPr>
          <w:rFonts w:ascii="Times New Roman" w:hAnsi="Times New Roman"/>
          <w:lang w:eastAsia="zh-CN"/>
        </w:rPr>
        <w:t>，</w:t>
      </w:r>
      <w:r w:rsidRPr="00CB1DBB">
        <w:rPr>
          <w:rFonts w:ascii="Times New Roman" w:hAnsi="Times New Roman" w:hint="eastAsia"/>
          <w:lang w:eastAsia="zh-CN"/>
        </w:rPr>
        <w:t>导入</w:t>
      </w:r>
      <w:r w:rsidRPr="00CB1DBB">
        <w:rPr>
          <w:rFonts w:ascii="Times New Roman" w:hAnsi="Times New Roman"/>
          <w:lang w:eastAsia="zh-CN"/>
        </w:rPr>
        <w:t>模型进行</w:t>
      </w:r>
      <w:r w:rsidRPr="00CB1DBB">
        <w:rPr>
          <w:rFonts w:ascii="Times New Roman" w:hAnsi="Times New Roman" w:hint="eastAsia"/>
          <w:lang w:eastAsia="zh-CN"/>
        </w:rPr>
        <w:t>在线</w:t>
      </w:r>
      <w:r w:rsidRPr="00CB1DBB">
        <w:rPr>
          <w:rFonts w:ascii="Times New Roman" w:hAnsi="Times New Roman"/>
          <w:lang w:eastAsia="zh-CN"/>
        </w:rPr>
        <w:t>编辑，</w:t>
      </w:r>
      <w:r w:rsidRPr="00CB1DBB">
        <w:rPr>
          <w:rFonts w:ascii="Times New Roman" w:hAnsi="Times New Roman" w:hint="eastAsia"/>
          <w:lang w:eastAsia="zh-CN"/>
        </w:rPr>
        <w:t>然后</w:t>
      </w:r>
      <w:r w:rsidRPr="00CB1DBB">
        <w:rPr>
          <w:rFonts w:ascii="Times New Roman" w:hAnsi="Times New Roman"/>
          <w:lang w:eastAsia="zh-CN"/>
        </w:rPr>
        <w:t>进行部署，</w:t>
      </w:r>
      <w:r w:rsidRPr="00CB1DBB">
        <w:rPr>
          <w:rFonts w:ascii="Times New Roman" w:hAnsi="Times New Roman" w:hint="eastAsia"/>
          <w:lang w:eastAsia="zh-CN"/>
        </w:rPr>
        <w:t>将</w:t>
      </w:r>
      <w:r w:rsidRPr="00CB1DBB">
        <w:rPr>
          <w:rFonts w:ascii="Times New Roman" w:hAnsi="Times New Roman"/>
          <w:lang w:eastAsia="zh-CN"/>
        </w:rPr>
        <w:t>模型转换为流程。</w:t>
      </w:r>
      <w:r w:rsidRPr="00CB1DBB">
        <w:rPr>
          <w:rFonts w:ascii="Times New Roman" w:hAnsi="Times New Roman" w:hint="eastAsia"/>
          <w:lang w:eastAsia="zh-CN"/>
        </w:rPr>
        <w:t>通过对</w:t>
      </w:r>
      <w:r w:rsidRPr="00CB1DBB">
        <w:rPr>
          <w:rFonts w:ascii="Times New Roman" w:hAnsi="Times New Roman"/>
          <w:lang w:eastAsia="zh-CN"/>
        </w:rPr>
        <w:t>运行</w:t>
      </w:r>
      <w:r w:rsidRPr="00CB1DBB">
        <w:rPr>
          <w:rFonts w:ascii="Times New Roman" w:hAnsi="Times New Roman" w:hint="eastAsia"/>
          <w:lang w:eastAsia="zh-CN"/>
        </w:rPr>
        <w:t>中</w:t>
      </w:r>
      <w:r w:rsidRPr="00CB1DBB">
        <w:rPr>
          <w:rFonts w:ascii="Times New Roman" w:hAnsi="Times New Roman"/>
          <w:lang w:eastAsia="zh-CN"/>
        </w:rPr>
        <w:t>的</w:t>
      </w:r>
      <w:r w:rsidRPr="00CB1DBB">
        <w:rPr>
          <w:rFonts w:ascii="Times New Roman" w:hAnsi="Times New Roman" w:hint="eastAsia"/>
          <w:lang w:eastAsia="zh-CN"/>
        </w:rPr>
        <w:t>流程</w:t>
      </w:r>
      <w:r w:rsidRPr="00CB1DBB">
        <w:rPr>
          <w:rFonts w:ascii="Times New Roman" w:hAnsi="Times New Roman"/>
          <w:lang w:eastAsia="zh-CN"/>
        </w:rPr>
        <w:t>进行挂起，</w:t>
      </w:r>
      <w:r w:rsidRPr="00CB1DBB">
        <w:rPr>
          <w:rFonts w:ascii="Times New Roman" w:hAnsi="Times New Roman" w:hint="eastAsia"/>
          <w:lang w:eastAsia="zh-CN"/>
        </w:rPr>
        <w:t>然后将其</w:t>
      </w:r>
      <w:r w:rsidRPr="00CB1DBB">
        <w:rPr>
          <w:rFonts w:ascii="Times New Roman" w:hAnsi="Times New Roman"/>
          <w:lang w:eastAsia="zh-CN"/>
        </w:rPr>
        <w:t>转化为模型，</w:t>
      </w:r>
      <w:r w:rsidRPr="00CB1DBB">
        <w:rPr>
          <w:rFonts w:ascii="Times New Roman" w:hAnsi="Times New Roman" w:hint="eastAsia"/>
          <w:lang w:eastAsia="zh-CN"/>
        </w:rPr>
        <w:t>对其</w:t>
      </w:r>
      <w:r w:rsidRPr="00CB1DBB">
        <w:rPr>
          <w:rFonts w:ascii="Times New Roman" w:hAnsi="Times New Roman"/>
          <w:lang w:eastAsia="zh-CN"/>
        </w:rPr>
        <w:t>进行模型编辑，</w:t>
      </w:r>
      <w:r w:rsidRPr="00CB1DBB">
        <w:rPr>
          <w:rFonts w:ascii="Times New Roman" w:hAnsi="Times New Roman" w:hint="eastAsia"/>
          <w:lang w:eastAsia="zh-CN"/>
        </w:rPr>
        <w:t>对</w:t>
      </w:r>
      <w:r w:rsidRPr="00CB1DBB">
        <w:rPr>
          <w:rFonts w:ascii="Times New Roman" w:hAnsi="Times New Roman"/>
          <w:lang w:eastAsia="zh-CN"/>
        </w:rPr>
        <w:t>模型进行调整和优化后，</w:t>
      </w:r>
      <w:r w:rsidRPr="00CB1DBB">
        <w:rPr>
          <w:rFonts w:ascii="Times New Roman" w:hAnsi="Times New Roman" w:hint="eastAsia"/>
          <w:lang w:eastAsia="zh-CN"/>
        </w:rPr>
        <w:t>将其部署并转化为</w:t>
      </w:r>
      <w:r w:rsidRPr="00CB1DBB">
        <w:rPr>
          <w:rFonts w:ascii="Times New Roman" w:hAnsi="Times New Roman"/>
          <w:lang w:eastAsia="zh-CN"/>
        </w:rPr>
        <w:t>流程，</w:t>
      </w:r>
      <w:r w:rsidRPr="00CB1DBB">
        <w:rPr>
          <w:rFonts w:ascii="Times New Roman" w:hAnsi="Times New Roman" w:hint="eastAsia"/>
          <w:lang w:eastAsia="zh-CN"/>
        </w:rPr>
        <w:t>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进行</w:t>
      </w:r>
      <w:r w:rsidRPr="00CB1DBB">
        <w:rPr>
          <w:rFonts w:ascii="Times New Roman" w:hAnsi="Times New Roman"/>
          <w:lang w:eastAsia="zh-CN"/>
        </w:rPr>
        <w:t>流程流转。</w:t>
      </w:r>
    </w:p>
    <w:p w14:paraId="22A3A3D0" w14:textId="77777777" w:rsidR="00EE5830" w:rsidRPr="00CB1DBB" w:rsidRDefault="00EE5830" w:rsidP="00EE5830">
      <w:pPr>
        <w:ind w:firstLine="480"/>
        <w:rPr>
          <w:rFonts w:ascii="Times New Roman" w:hAnsi="Times New Roman"/>
          <w:lang w:eastAsia="zh-CN"/>
        </w:rPr>
      </w:pPr>
    </w:p>
    <w:p w14:paraId="7AD0173C" w14:textId="77777777" w:rsidR="00CA659A" w:rsidRPr="00CB1DBB" w:rsidRDefault="009F1502" w:rsidP="00792CD2">
      <w:pPr>
        <w:keepNext/>
        <w:spacing w:line="240" w:lineRule="auto"/>
        <w:ind w:firstLineChars="0"/>
        <w:jc w:val="center"/>
        <w:rPr>
          <w:rFonts w:ascii="Times New Roman" w:hAnsi="Times New Roman"/>
        </w:rPr>
      </w:pPr>
      <w:r w:rsidRPr="00CB1DBB">
        <w:rPr>
          <w:rFonts w:ascii="Times New Roman" w:hAnsi="Times New Roman"/>
          <w:noProof/>
          <w:lang w:eastAsia="zh-CN"/>
        </w:rPr>
        <w:drawing>
          <wp:inline distT="0" distB="0" distL="0" distR="0" wp14:anchorId="11D504BC" wp14:editId="34235725">
            <wp:extent cx="5136515" cy="2486025"/>
            <wp:effectExtent l="0" t="0" r="0"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15" cy="2486025"/>
                    </a:xfrm>
                    <a:prstGeom prst="rect">
                      <a:avLst/>
                    </a:prstGeom>
                    <a:noFill/>
                    <a:ln>
                      <a:noFill/>
                    </a:ln>
                  </pic:spPr>
                </pic:pic>
              </a:graphicData>
            </a:graphic>
          </wp:inline>
        </w:drawing>
      </w:r>
    </w:p>
    <w:p w14:paraId="1C184D3D" w14:textId="74D231E3" w:rsidR="00964EFA" w:rsidRPr="00CB1DBB" w:rsidRDefault="00CA659A" w:rsidP="00C34B85">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00F42B87">
        <w:rPr>
          <w:rFonts w:ascii="Times New Roman" w:hAnsi="Times New Roman"/>
          <w:lang w:eastAsia="zh-CN"/>
        </w:rPr>
        <w:t>9</w:t>
      </w:r>
      <w:r w:rsidRPr="00CB1DBB">
        <w:rPr>
          <w:rFonts w:ascii="Times New Roman" w:hAnsi="Times New Roman"/>
          <w:lang w:eastAsia="zh-CN"/>
        </w:rPr>
        <w:t xml:space="preserve"> </w:t>
      </w:r>
      <w:r w:rsidR="00F42B87">
        <w:rPr>
          <w:rFonts w:ascii="Times New Roman" w:hAnsi="Times New Roman"/>
          <w:lang w:eastAsia="zh-CN"/>
        </w:rPr>
        <w:t>工作流配置模块</w:t>
      </w:r>
      <w:r w:rsidRPr="00CB1DBB">
        <w:rPr>
          <w:rFonts w:ascii="Times New Roman" w:hAnsi="Times New Roman"/>
          <w:lang w:eastAsia="zh-CN"/>
        </w:rPr>
        <w:t>用例图</w:t>
      </w:r>
    </w:p>
    <w:p w14:paraId="6B57DB20" w14:textId="77777777" w:rsidR="00C34B85" w:rsidRPr="00CB1DBB" w:rsidRDefault="00C34B85" w:rsidP="00C34B85">
      <w:pPr>
        <w:ind w:firstLine="480"/>
        <w:rPr>
          <w:rFonts w:ascii="Times New Roman" w:hAnsi="Times New Roman"/>
          <w:lang w:eastAsia="zh-CN"/>
        </w:rPr>
      </w:pPr>
    </w:p>
    <w:p w14:paraId="247E3CC8" w14:textId="77777777" w:rsidR="006E1C86" w:rsidRPr="00CB1DBB" w:rsidRDefault="009F1502" w:rsidP="00CB1DBB">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4AD2FEC8" wp14:editId="1B851E6B">
            <wp:extent cx="4800600" cy="2907665"/>
            <wp:effectExtent l="0" t="0" r="0" b="0"/>
            <wp:docPr id="1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907665"/>
                    </a:xfrm>
                    <a:prstGeom prst="rect">
                      <a:avLst/>
                    </a:prstGeom>
                    <a:noFill/>
                    <a:ln>
                      <a:noFill/>
                    </a:ln>
                  </pic:spPr>
                </pic:pic>
              </a:graphicData>
            </a:graphic>
          </wp:inline>
        </w:drawing>
      </w:r>
    </w:p>
    <w:p w14:paraId="19EE9CB3" w14:textId="6B1CA978" w:rsidR="006E1C86" w:rsidRPr="00CB1DBB" w:rsidRDefault="006E1C86" w:rsidP="00CB1DBB">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00F42B87">
        <w:rPr>
          <w:rFonts w:ascii="Times New Roman" w:hAnsi="Times New Roman"/>
        </w:rPr>
        <w:t>3</w:t>
      </w:r>
      <w:r w:rsidR="004515E6" w:rsidRPr="00CB1DBB">
        <w:rPr>
          <w:rFonts w:ascii="Times New Roman" w:hAnsi="Times New Roman"/>
          <w:lang w:eastAsia="zh-CN"/>
        </w:rPr>
        <w:t>-</w:t>
      </w:r>
      <w:r w:rsidR="00F42B87">
        <w:rPr>
          <w:rFonts w:ascii="Times New Roman" w:hAnsi="Times New Roman"/>
          <w:lang w:eastAsia="zh-CN"/>
        </w:rPr>
        <w:t>10</w:t>
      </w:r>
      <w:r w:rsidRPr="00CB1DBB">
        <w:rPr>
          <w:rFonts w:ascii="Times New Roman" w:hAnsi="Times New Roman"/>
          <w:lang w:eastAsia="zh-CN"/>
        </w:rPr>
        <w:t>流程部署时序图</w:t>
      </w:r>
    </w:p>
    <w:p w14:paraId="71FE42E9" w14:textId="459E5FF9" w:rsidR="00D13A3A" w:rsidRPr="00CB1DBB" w:rsidRDefault="002F2ADF" w:rsidP="005D259B">
      <w:pPr>
        <w:pStyle w:val="3"/>
        <w:numPr>
          <w:ilvl w:val="2"/>
          <w:numId w:val="79"/>
        </w:numPr>
        <w:ind w:firstLineChars="0"/>
        <w:rPr>
          <w:rFonts w:ascii="Times New Roman" w:hAnsi="Times New Roman"/>
        </w:rPr>
      </w:pPr>
      <w:bookmarkStart w:id="180" w:name="_Toc451456822"/>
      <w:bookmarkStart w:id="181" w:name="_Toc451456977"/>
      <w:bookmarkStart w:id="182" w:name="_Toc451457058"/>
      <w:bookmarkStart w:id="183" w:name="_Toc451457161"/>
      <w:bookmarkStart w:id="184" w:name="_Toc451457524"/>
      <w:bookmarkStart w:id="185" w:name="_Toc451458077"/>
      <w:bookmarkStart w:id="186" w:name="_Toc451702740"/>
      <w:bookmarkEnd w:id="180"/>
      <w:bookmarkEnd w:id="181"/>
      <w:bookmarkEnd w:id="182"/>
      <w:bookmarkEnd w:id="183"/>
      <w:bookmarkEnd w:id="184"/>
      <w:bookmarkEnd w:id="185"/>
      <w:r>
        <w:rPr>
          <w:rFonts w:ascii="Times New Roman" w:hAnsi="Times New Roman"/>
        </w:rPr>
        <w:lastRenderedPageBreak/>
        <w:t>即时</w:t>
      </w:r>
      <w:r>
        <w:rPr>
          <w:rFonts w:ascii="Times New Roman" w:hAnsi="Times New Roman" w:hint="eastAsia"/>
        </w:rPr>
        <w:t>通讯模块</w:t>
      </w:r>
      <w:bookmarkEnd w:id="186"/>
    </w:p>
    <w:p w14:paraId="4259D437" w14:textId="77777777" w:rsidR="00E86F18" w:rsidRPr="00CB1DBB" w:rsidRDefault="00D35966" w:rsidP="00E86F18">
      <w:pPr>
        <w:ind w:firstLineChars="0" w:firstLine="482"/>
        <w:rPr>
          <w:rFonts w:ascii="Times New Roman" w:hAnsi="Times New Roman"/>
          <w:lang w:eastAsia="zh-CN"/>
        </w:rPr>
      </w:pPr>
      <w:r w:rsidRPr="00CB1DBB">
        <w:rPr>
          <w:rFonts w:ascii="Times New Roman" w:hAnsi="Times New Roman"/>
          <w:lang w:eastAsia="zh-CN"/>
        </w:rPr>
        <w:t>本</w:t>
      </w:r>
      <w:r w:rsidRPr="00CB1DBB">
        <w:rPr>
          <w:rFonts w:ascii="Times New Roman" w:hAnsi="Times New Roman" w:hint="eastAsia"/>
          <w:lang w:eastAsia="zh-CN"/>
        </w:rPr>
        <w:t>模块</w:t>
      </w:r>
      <w:r w:rsidRPr="00CB1DBB">
        <w:rPr>
          <w:rFonts w:ascii="Times New Roman" w:hAnsi="Times New Roman"/>
          <w:lang w:eastAsia="zh-CN"/>
        </w:rPr>
        <w:t>分为站内通知和简单的</w:t>
      </w:r>
      <w:r w:rsidRPr="00CB1DBB">
        <w:rPr>
          <w:rFonts w:ascii="Times New Roman" w:hAnsi="Times New Roman" w:hint="eastAsia"/>
          <w:lang w:eastAsia="zh-CN"/>
        </w:rPr>
        <w:t>实时</w:t>
      </w:r>
      <w:r w:rsidRPr="00CB1DBB">
        <w:rPr>
          <w:rFonts w:ascii="Times New Roman" w:hAnsi="Times New Roman"/>
          <w:lang w:eastAsia="zh-CN"/>
        </w:rPr>
        <w:t>聊天功能。</w:t>
      </w:r>
    </w:p>
    <w:p w14:paraId="0B2F074B" w14:textId="77777777" w:rsidR="00D35966" w:rsidRPr="00CB1DBB" w:rsidRDefault="00E86F18" w:rsidP="00E86F18">
      <w:pPr>
        <w:ind w:firstLineChars="0" w:firstLine="482"/>
        <w:rPr>
          <w:rFonts w:ascii="Times New Roman" w:hAnsi="Times New Roman"/>
          <w:lang w:eastAsia="zh-CN"/>
        </w:rPr>
      </w:pPr>
      <w:r w:rsidRPr="00CB1DBB">
        <w:rPr>
          <w:rFonts w:ascii="Times New Roman" w:hAnsi="Times New Roman"/>
          <w:lang w:eastAsia="zh-CN"/>
        </w:rPr>
        <w:t>项目</w:t>
      </w:r>
      <w:r w:rsidRPr="00CB1DBB">
        <w:rPr>
          <w:rFonts w:ascii="Times New Roman" w:hAnsi="Times New Roman" w:hint="eastAsia"/>
          <w:lang w:eastAsia="zh-CN"/>
        </w:rPr>
        <w:t>经理</w:t>
      </w:r>
      <w:r w:rsidRPr="00CB1DBB">
        <w:rPr>
          <w:rFonts w:ascii="Times New Roman" w:hAnsi="Times New Roman"/>
          <w:lang w:eastAsia="zh-CN"/>
        </w:rPr>
        <w:t>可以通过通知功能下达一些</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通知</w:t>
      </w:r>
      <w:r w:rsidRPr="00CB1DBB">
        <w:rPr>
          <w:rFonts w:ascii="Times New Roman" w:hAnsi="Times New Roman"/>
          <w:lang w:eastAsia="zh-CN"/>
        </w:rPr>
        <w:t>和要求，</w:t>
      </w:r>
      <w:r w:rsidRPr="00CB1DBB">
        <w:rPr>
          <w:rFonts w:ascii="Times New Roman" w:hAnsi="Times New Roman" w:hint="eastAsia"/>
          <w:lang w:eastAsia="zh-CN"/>
        </w:rPr>
        <w:t>以及</w:t>
      </w:r>
      <w:r w:rsidRPr="00CB1DBB">
        <w:rPr>
          <w:rFonts w:ascii="Times New Roman" w:hAnsi="Times New Roman"/>
          <w:lang w:eastAsia="zh-CN"/>
        </w:rPr>
        <w:t>一些文档。</w:t>
      </w:r>
      <w:r w:rsidRPr="00CB1DBB">
        <w:rPr>
          <w:rFonts w:ascii="Times New Roman" w:hAnsi="Times New Roman" w:hint="eastAsia"/>
          <w:lang w:eastAsia="zh-CN"/>
        </w:rPr>
        <w:t>平台</w:t>
      </w:r>
      <w:r w:rsidRPr="00CB1DBB">
        <w:rPr>
          <w:rFonts w:ascii="Times New Roman" w:hAnsi="Times New Roman"/>
          <w:lang w:eastAsia="zh-CN"/>
        </w:rPr>
        <w:t>用户也可以通过</w:t>
      </w:r>
      <w:r w:rsidRPr="00CB1DBB">
        <w:rPr>
          <w:rFonts w:ascii="Times New Roman" w:hAnsi="Times New Roman" w:hint="eastAsia"/>
          <w:lang w:eastAsia="zh-CN"/>
        </w:rPr>
        <w:t>实时</w:t>
      </w:r>
      <w:r w:rsidRPr="00CB1DBB">
        <w:rPr>
          <w:rFonts w:ascii="Times New Roman" w:hAnsi="Times New Roman"/>
          <w:lang w:eastAsia="zh-CN"/>
        </w:rPr>
        <w:t>聊天功能，</w:t>
      </w:r>
      <w:r w:rsidRPr="00CB1DBB">
        <w:rPr>
          <w:rFonts w:ascii="Times New Roman" w:hAnsi="Times New Roman" w:hint="eastAsia"/>
          <w:lang w:eastAsia="zh-CN"/>
        </w:rPr>
        <w:t>在对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处理过程中进行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00A34A19" w:rsidRPr="00CB1DBB">
        <w:rPr>
          <w:rFonts w:ascii="Times New Roman" w:hAnsi="Times New Roman" w:hint="eastAsia"/>
          <w:lang w:eastAsia="zh-CN"/>
        </w:rPr>
        <w:t>沟通</w:t>
      </w:r>
      <w:r w:rsidR="00A34A19" w:rsidRPr="00CB1DBB">
        <w:rPr>
          <w:rFonts w:ascii="Times New Roman" w:hAnsi="Times New Roman"/>
          <w:lang w:eastAsia="zh-CN"/>
        </w:rPr>
        <w:t>和交流。</w:t>
      </w:r>
    </w:p>
    <w:p w14:paraId="26377C66" w14:textId="77777777" w:rsidR="006D2854" w:rsidRPr="00CB1DBB" w:rsidRDefault="006D2854" w:rsidP="006D2854">
      <w:pPr>
        <w:ind w:firstLineChars="0" w:firstLine="480"/>
        <w:rPr>
          <w:rFonts w:ascii="Times New Roman" w:hAnsi="Times New Roman"/>
          <w:lang w:eastAsia="zh-CN"/>
        </w:rPr>
      </w:pPr>
    </w:p>
    <w:p w14:paraId="39AC18B7" w14:textId="77777777" w:rsidR="006D2854" w:rsidRPr="00CB1DBB" w:rsidRDefault="009F1502" w:rsidP="00CB1DBB">
      <w:pPr>
        <w:keepNext/>
        <w:spacing w:line="240" w:lineRule="auto"/>
        <w:ind w:firstLineChars="0" w:firstLine="482"/>
        <w:jc w:val="center"/>
        <w:rPr>
          <w:rFonts w:ascii="Times New Roman" w:hAnsi="Times New Roman"/>
        </w:rPr>
      </w:pPr>
      <w:r w:rsidRPr="00CB1DBB">
        <w:rPr>
          <w:rFonts w:ascii="Times New Roman" w:hAnsi="Times New Roman"/>
          <w:noProof/>
          <w:lang w:eastAsia="zh-CN"/>
        </w:rPr>
        <w:drawing>
          <wp:inline distT="0" distB="0" distL="0" distR="0" wp14:anchorId="5CECA797" wp14:editId="7DE638F3">
            <wp:extent cx="4072255" cy="2000250"/>
            <wp:effectExtent l="0" t="0" r="0" b="0"/>
            <wp:docPr id="1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255" cy="2000250"/>
                    </a:xfrm>
                    <a:prstGeom prst="rect">
                      <a:avLst/>
                    </a:prstGeom>
                    <a:noFill/>
                    <a:ln>
                      <a:noFill/>
                    </a:ln>
                  </pic:spPr>
                </pic:pic>
              </a:graphicData>
            </a:graphic>
          </wp:inline>
        </w:drawing>
      </w:r>
    </w:p>
    <w:p w14:paraId="1A3CFF25" w14:textId="273FE4F2" w:rsidR="00396B2B" w:rsidRDefault="006D2854" w:rsidP="00792CD2">
      <w:pPr>
        <w:ind w:firstLine="48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00F42B87">
        <w:rPr>
          <w:rFonts w:ascii="Times New Roman" w:hAnsi="Times New Roman"/>
          <w:lang w:eastAsia="zh-CN"/>
        </w:rPr>
        <w:t>11</w:t>
      </w:r>
      <w:r w:rsidR="002F2ADF">
        <w:rPr>
          <w:rFonts w:ascii="Times New Roman" w:hAnsi="Times New Roman"/>
        </w:rPr>
        <w:t>即时</w:t>
      </w:r>
      <w:r w:rsidR="002F2ADF">
        <w:rPr>
          <w:rFonts w:ascii="Times New Roman" w:hAnsi="Times New Roman" w:hint="eastAsia"/>
        </w:rPr>
        <w:t>通讯模块</w:t>
      </w:r>
      <w:r w:rsidRPr="00CB1DBB">
        <w:rPr>
          <w:rFonts w:ascii="Times New Roman" w:hAnsi="Times New Roman" w:hint="eastAsia"/>
        </w:rPr>
        <w:t>用例图</w:t>
      </w:r>
      <w:bookmarkStart w:id="187" w:name="_Toc451455852"/>
      <w:bookmarkStart w:id="188" w:name="_Toc451456824"/>
      <w:bookmarkStart w:id="189" w:name="_Toc451456979"/>
      <w:bookmarkStart w:id="190" w:name="_Toc451457060"/>
      <w:bookmarkStart w:id="191" w:name="_Toc451457163"/>
      <w:bookmarkStart w:id="192" w:name="_Toc451457526"/>
      <w:bookmarkStart w:id="193" w:name="_Toc451458079"/>
      <w:bookmarkStart w:id="194" w:name="_Toc451455853"/>
      <w:bookmarkStart w:id="195" w:name="_Toc451456825"/>
      <w:bookmarkStart w:id="196" w:name="_Toc451457061"/>
      <w:bookmarkStart w:id="197" w:name="_Toc451457527"/>
      <w:bookmarkEnd w:id="187"/>
      <w:bookmarkEnd w:id="188"/>
      <w:bookmarkEnd w:id="189"/>
      <w:bookmarkEnd w:id="190"/>
      <w:bookmarkEnd w:id="191"/>
      <w:bookmarkEnd w:id="192"/>
      <w:bookmarkEnd w:id="193"/>
    </w:p>
    <w:p w14:paraId="3115000A" w14:textId="77777777" w:rsidR="00792CD2" w:rsidRDefault="00792CD2" w:rsidP="00792CD2">
      <w:pPr>
        <w:ind w:firstLine="480"/>
        <w:jc w:val="center"/>
        <w:rPr>
          <w:rFonts w:ascii="Times New Roman" w:hAnsi="Times New Roman"/>
          <w:lang w:eastAsia="zh-CN"/>
        </w:rPr>
      </w:pPr>
    </w:p>
    <w:p w14:paraId="4126DBBE" w14:textId="0AC8DBCC" w:rsidR="00792CD2" w:rsidRPr="00792CD2" w:rsidRDefault="0064759A" w:rsidP="0064759A">
      <w:pPr>
        <w:spacing w:line="240" w:lineRule="auto"/>
        <w:ind w:firstLineChars="0" w:firstLine="0"/>
        <w:jc w:val="left"/>
        <w:rPr>
          <w:rFonts w:ascii="Times New Roman" w:hAnsi="Times New Roman"/>
          <w:lang w:eastAsia="zh-CN"/>
        </w:rPr>
      </w:pPr>
      <w:r>
        <w:rPr>
          <w:rFonts w:ascii="Times New Roman" w:hAnsi="Times New Roman"/>
          <w:lang w:eastAsia="zh-CN"/>
        </w:rPr>
        <w:br w:type="page"/>
      </w:r>
    </w:p>
    <w:p w14:paraId="19EBB56F" w14:textId="77777777" w:rsidR="000A48FD" w:rsidRPr="00396B2B" w:rsidRDefault="00396B2B" w:rsidP="00792CD2">
      <w:pPr>
        <w:pStyle w:val="10"/>
        <w:ind w:firstLineChars="0" w:firstLine="0"/>
      </w:pPr>
      <w:bookmarkStart w:id="198" w:name="_Toc451702741"/>
      <w:r w:rsidRPr="00792CD2">
        <w:rPr>
          <w:rFonts w:hint="eastAsia"/>
        </w:rPr>
        <w:lastRenderedPageBreak/>
        <w:t xml:space="preserve">4 </w:t>
      </w:r>
      <w:r w:rsidRPr="00792CD2">
        <w:t xml:space="preserve"> </w:t>
      </w:r>
      <w:r w:rsidR="00CD15F6" w:rsidRPr="00792CD2">
        <w:t>数据库设计</w:t>
      </w:r>
      <w:bookmarkEnd w:id="194"/>
      <w:bookmarkEnd w:id="195"/>
      <w:bookmarkEnd w:id="196"/>
      <w:bookmarkEnd w:id="197"/>
      <w:bookmarkEnd w:id="198"/>
    </w:p>
    <w:p w14:paraId="029C2EB5" w14:textId="77777777" w:rsidR="00BB1BDE" w:rsidRPr="00CB1DBB" w:rsidRDefault="00FB05CC" w:rsidP="00DE5361">
      <w:pPr>
        <w:pStyle w:val="2"/>
        <w:numPr>
          <w:ilvl w:val="1"/>
          <w:numId w:val="76"/>
        </w:numPr>
        <w:ind w:firstLineChars="0"/>
        <w:rPr>
          <w:rFonts w:ascii="Times New Roman" w:hAnsi="Times New Roman"/>
        </w:rPr>
      </w:pPr>
      <w:bookmarkStart w:id="199" w:name="_Toc451434972"/>
      <w:bookmarkStart w:id="200" w:name="_Toc451435806"/>
      <w:r w:rsidRPr="00CB1DBB">
        <w:rPr>
          <w:rFonts w:ascii="Times New Roman" w:hAnsi="Times New Roman"/>
        </w:rPr>
        <w:t xml:space="preserve"> </w:t>
      </w:r>
      <w:bookmarkStart w:id="201" w:name="_Toc451455855"/>
      <w:bookmarkStart w:id="202" w:name="_Toc451456827"/>
      <w:bookmarkStart w:id="203" w:name="_Toc451457063"/>
      <w:bookmarkStart w:id="204" w:name="_Toc451457529"/>
      <w:bookmarkStart w:id="205" w:name="_Toc451702742"/>
      <w:r w:rsidR="001F42E1" w:rsidRPr="00CB1DBB">
        <w:rPr>
          <w:rFonts w:ascii="Times New Roman" w:hAnsi="Times New Roman"/>
        </w:rPr>
        <w:t>数据库模型设计</w:t>
      </w:r>
      <w:bookmarkEnd w:id="199"/>
      <w:bookmarkEnd w:id="200"/>
      <w:bookmarkEnd w:id="201"/>
      <w:bookmarkEnd w:id="202"/>
      <w:bookmarkEnd w:id="203"/>
      <w:bookmarkEnd w:id="204"/>
      <w:bookmarkEnd w:id="205"/>
    </w:p>
    <w:p w14:paraId="3CB87EE4" w14:textId="77777777" w:rsidR="00222F9F" w:rsidRPr="00CB1DBB" w:rsidRDefault="00695627" w:rsidP="00CB1DBB">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系统共有</w:t>
      </w:r>
      <w:r w:rsidRPr="00CB1DBB">
        <w:rPr>
          <w:rFonts w:ascii="Times New Roman" w:hAnsi="Times New Roman"/>
          <w:lang w:eastAsia="zh-CN"/>
        </w:rPr>
        <w:t xml:space="preserve"> </w:t>
      </w:r>
      <w:r w:rsidRPr="00CB1DBB">
        <w:rPr>
          <w:rFonts w:ascii="Times New Roman" w:hAnsi="Times New Roman" w:hint="eastAsia"/>
          <w:lang w:eastAsia="zh-CN"/>
        </w:rPr>
        <w:t>张</w:t>
      </w:r>
      <w:r w:rsidRPr="00CB1DBB">
        <w:rPr>
          <w:rFonts w:ascii="Times New Roman" w:hAnsi="Times New Roman"/>
          <w:lang w:eastAsia="zh-CN"/>
        </w:rPr>
        <w:t>表，</w:t>
      </w:r>
      <w:r w:rsidRPr="00CB1DBB">
        <w:rPr>
          <w:rFonts w:ascii="Times New Roman" w:hAnsi="Times New Roman" w:hint="eastAsia"/>
          <w:lang w:eastAsia="zh-CN"/>
        </w:rPr>
        <w:t>除去</w:t>
      </w:r>
      <w:r w:rsidRPr="00CB1DBB">
        <w:rPr>
          <w:rFonts w:ascii="Times New Roman" w:hAnsi="Times New Roman"/>
          <w:lang w:eastAsia="zh-CN"/>
        </w:rPr>
        <w:t>工作</w:t>
      </w:r>
      <w:r w:rsidRPr="00CB1DBB">
        <w:rPr>
          <w:rFonts w:ascii="Times New Roman" w:hAnsi="Times New Roman" w:hint="eastAsia"/>
          <w:lang w:eastAsia="zh-CN"/>
        </w:rPr>
        <w:t>流相关</w:t>
      </w:r>
      <w:r w:rsidRPr="00CB1DBB">
        <w:rPr>
          <w:rFonts w:ascii="Times New Roman" w:hAnsi="Times New Roman"/>
          <w:lang w:eastAsia="zh-CN"/>
        </w:rPr>
        <w:t xml:space="preserve"> 23 </w:t>
      </w:r>
      <w:r w:rsidRPr="00CB1DBB">
        <w:rPr>
          <w:rFonts w:ascii="Times New Roman" w:hAnsi="Times New Roman" w:hint="eastAsia"/>
          <w:lang w:eastAsia="zh-CN"/>
        </w:rPr>
        <w:t>张</w:t>
      </w:r>
      <w:r w:rsidRPr="00CB1DBB">
        <w:rPr>
          <w:rFonts w:ascii="Times New Roman" w:hAnsi="Times New Roman"/>
          <w:lang w:eastAsia="zh-CN"/>
        </w:rPr>
        <w:t>表外，</w:t>
      </w:r>
      <w:r w:rsidR="00315A2B" w:rsidRPr="00CB1DBB">
        <w:rPr>
          <w:rFonts w:ascii="Times New Roman" w:hAnsi="Times New Roman" w:hint="eastAsia"/>
          <w:lang w:eastAsia="zh-CN"/>
        </w:rPr>
        <w:t>和</w:t>
      </w:r>
      <w:r w:rsidR="00315A2B" w:rsidRPr="00CB1DBB">
        <w:rPr>
          <w:rFonts w:ascii="Times New Roman" w:hAnsi="Times New Roman"/>
          <w:lang w:eastAsia="zh-CN"/>
        </w:rPr>
        <w:t>本系统</w:t>
      </w:r>
      <w:r w:rsidR="00315A2B" w:rsidRPr="00CB1DBB">
        <w:rPr>
          <w:rFonts w:ascii="Times New Roman" w:hAnsi="Times New Roman" w:hint="eastAsia"/>
          <w:lang w:eastAsia="zh-CN"/>
        </w:rPr>
        <w:t>业务</w:t>
      </w:r>
      <w:r w:rsidR="00315A2B" w:rsidRPr="00CB1DBB">
        <w:rPr>
          <w:rFonts w:ascii="Times New Roman" w:hAnsi="Times New Roman"/>
          <w:lang w:eastAsia="zh-CN"/>
        </w:rPr>
        <w:t>相关的表有</w:t>
      </w:r>
      <w:r w:rsidR="007A319D" w:rsidRPr="00CB1DBB">
        <w:rPr>
          <w:rFonts w:ascii="Times New Roman" w:hAnsi="Times New Roman"/>
          <w:lang w:eastAsia="zh-CN"/>
        </w:rPr>
        <w:t>14</w:t>
      </w:r>
      <w:r w:rsidR="007A319D" w:rsidRPr="00CB1DBB">
        <w:rPr>
          <w:rFonts w:ascii="Times New Roman" w:hAnsi="Times New Roman" w:hint="eastAsia"/>
          <w:lang w:eastAsia="zh-CN"/>
        </w:rPr>
        <w:t>张表</w:t>
      </w:r>
      <w:r w:rsidR="007A319D" w:rsidRPr="00CB1DBB">
        <w:rPr>
          <w:rFonts w:ascii="Times New Roman" w:hAnsi="Times New Roman"/>
          <w:lang w:eastAsia="zh-CN"/>
        </w:rPr>
        <w:t>，</w:t>
      </w:r>
      <w:r w:rsidR="007A319D" w:rsidRPr="00CB1DBB">
        <w:rPr>
          <w:rFonts w:ascii="Times New Roman" w:hAnsi="Times New Roman" w:hint="eastAsia"/>
          <w:lang w:eastAsia="zh-CN"/>
        </w:rPr>
        <w:t>分析设计</w:t>
      </w:r>
      <w:r w:rsidR="007A319D" w:rsidRPr="00CB1DBB">
        <w:rPr>
          <w:rFonts w:ascii="Times New Roman" w:hAnsi="Times New Roman"/>
          <w:lang w:eastAsia="zh-CN"/>
        </w:rPr>
        <w:t>实体</w:t>
      </w:r>
      <w:r w:rsidR="007A319D" w:rsidRPr="00CB1DBB">
        <w:rPr>
          <w:rFonts w:ascii="Times New Roman" w:hAnsi="Times New Roman" w:hint="eastAsia"/>
          <w:lang w:eastAsia="zh-CN"/>
        </w:rPr>
        <w:t>及其实体</w:t>
      </w:r>
      <w:r w:rsidR="007A319D" w:rsidRPr="00CB1DBB">
        <w:rPr>
          <w:rFonts w:ascii="Times New Roman" w:hAnsi="Times New Roman"/>
          <w:lang w:eastAsia="zh-CN"/>
        </w:rPr>
        <w:t>关系如下。</w:t>
      </w:r>
    </w:p>
    <w:p w14:paraId="0CE8BFF5" w14:textId="77777777" w:rsidR="008B07D6" w:rsidRPr="008B07D6" w:rsidRDefault="00A31188" w:rsidP="008B07D6">
      <w:pPr>
        <w:pStyle w:val="ab"/>
        <w:keepNext/>
        <w:ind w:firstLine="420"/>
        <w:jc w:val="center"/>
        <w:rPr>
          <w:sz w:val="21"/>
          <w:szCs w:val="21"/>
        </w:rPr>
      </w:pPr>
      <w:r>
        <w:rPr>
          <w:rFonts w:hint="eastAsia"/>
          <w:sz w:val="21"/>
          <w:szCs w:val="21"/>
        </w:rPr>
        <w:t>表</w:t>
      </w:r>
      <w:r w:rsidR="008B07D6">
        <w:rPr>
          <w:sz w:val="21"/>
          <w:szCs w:val="21"/>
        </w:rPr>
        <w:t xml:space="preserve">4-1 </w:t>
      </w:r>
      <w:r w:rsidR="00222F9F" w:rsidRPr="00CB1DBB">
        <w:rPr>
          <w:sz w:val="21"/>
          <w:szCs w:val="21"/>
        </w:rPr>
        <w:t>实体关系说明</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7185"/>
      </w:tblGrid>
      <w:tr w:rsidR="00D20BE1" w14:paraId="6ACFF860" w14:textId="77777777" w:rsidTr="00CB1DBB">
        <w:trPr>
          <w:trHeight w:val="454"/>
          <w:jc w:val="center"/>
        </w:trPr>
        <w:tc>
          <w:tcPr>
            <w:tcW w:w="1689" w:type="dxa"/>
            <w:shd w:val="clear" w:color="auto" w:fill="D9D9D9"/>
          </w:tcPr>
          <w:p w14:paraId="5818DD4A" w14:textId="77777777" w:rsidR="00D20BE1" w:rsidRDefault="00D20BE1" w:rsidP="00A86084">
            <w:pPr>
              <w:ind w:firstLineChars="0" w:firstLine="0"/>
              <w:rPr>
                <w:rFonts w:ascii="Times New Roman" w:hAnsi="Times New Roman"/>
                <w:lang w:eastAsia="zh-CN"/>
              </w:rPr>
            </w:pPr>
            <w:r>
              <w:rPr>
                <w:rFonts w:ascii="Times New Roman" w:hAnsi="Times New Roman" w:hint="eastAsia"/>
                <w:lang w:eastAsia="zh-CN"/>
              </w:rPr>
              <w:t>关系</w:t>
            </w:r>
          </w:p>
        </w:tc>
        <w:tc>
          <w:tcPr>
            <w:tcW w:w="7185" w:type="dxa"/>
            <w:shd w:val="clear" w:color="auto" w:fill="D9D9D9"/>
          </w:tcPr>
          <w:p w14:paraId="4CEE3E11" w14:textId="77777777" w:rsidR="00D20BE1" w:rsidRDefault="00D20BE1" w:rsidP="00A86084">
            <w:pPr>
              <w:ind w:firstLineChars="0" w:firstLine="0"/>
              <w:rPr>
                <w:rFonts w:ascii="Times New Roman" w:hAnsi="Times New Roman"/>
                <w:lang w:eastAsia="zh-CN"/>
              </w:rPr>
            </w:pPr>
            <w:r>
              <w:rPr>
                <w:rFonts w:ascii="Times New Roman" w:hAnsi="Times New Roman"/>
                <w:lang w:eastAsia="zh-CN"/>
              </w:rPr>
              <w:t>说明</w:t>
            </w:r>
          </w:p>
        </w:tc>
      </w:tr>
      <w:tr w:rsidR="00D20BE1" w14:paraId="341E8902" w14:textId="77777777" w:rsidTr="00CB1DBB">
        <w:trPr>
          <w:trHeight w:val="413"/>
          <w:jc w:val="center"/>
        </w:trPr>
        <w:tc>
          <w:tcPr>
            <w:tcW w:w="1689" w:type="dxa"/>
          </w:tcPr>
          <w:p w14:paraId="477871C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角色</w:t>
            </w:r>
          </w:p>
        </w:tc>
        <w:tc>
          <w:tcPr>
            <w:tcW w:w="7185" w:type="dxa"/>
          </w:tcPr>
          <w:p w14:paraId="72B2100C"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w:t>
            </w:r>
            <w:r w:rsidRPr="002B2FFF">
              <w:rPr>
                <w:rFonts w:ascii="Times New Roman" w:hAnsi="Times New Roman"/>
                <w:lang w:eastAsia="zh-CN"/>
              </w:rPr>
              <w:t>拥有</w:t>
            </w:r>
            <w:r w:rsidRPr="002B2FFF">
              <w:rPr>
                <w:rFonts w:ascii="Times New Roman" w:hAnsi="Times New Roman" w:hint="eastAsia"/>
                <w:lang w:eastAsia="zh-CN"/>
              </w:rPr>
              <w:t>多个角色，一个角色</w:t>
            </w:r>
            <w:r w:rsidRPr="002B2FFF">
              <w:rPr>
                <w:rFonts w:ascii="Times New Roman" w:hAnsi="Times New Roman"/>
                <w:lang w:eastAsia="zh-CN"/>
              </w:rPr>
              <w:t>可以分配给</w:t>
            </w:r>
            <w:r w:rsidRPr="002B2FFF">
              <w:rPr>
                <w:rFonts w:ascii="Times New Roman" w:hAnsi="Times New Roman" w:hint="eastAsia"/>
                <w:lang w:eastAsia="zh-CN"/>
              </w:rPr>
              <w:t>多个用户</w:t>
            </w:r>
            <w:r w:rsidR="00222F9F">
              <w:rPr>
                <w:rFonts w:ascii="Times New Roman" w:hAnsi="Times New Roman"/>
                <w:lang w:eastAsia="zh-CN"/>
              </w:rPr>
              <w:t>。</w:t>
            </w:r>
          </w:p>
        </w:tc>
      </w:tr>
      <w:tr w:rsidR="00D20BE1" w14:paraId="0F85D946" w14:textId="77777777" w:rsidTr="00CB1DBB">
        <w:trPr>
          <w:trHeight w:val="413"/>
          <w:jc w:val="center"/>
        </w:trPr>
        <w:tc>
          <w:tcPr>
            <w:tcW w:w="1689" w:type="dxa"/>
          </w:tcPr>
          <w:p w14:paraId="127AD3E4"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部门</w:t>
            </w:r>
          </w:p>
        </w:tc>
        <w:tc>
          <w:tcPr>
            <w:tcW w:w="7185" w:type="dxa"/>
          </w:tcPr>
          <w:p w14:paraId="0D1F9438"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一个部门有多个用户，一个用户隶属于一个部门</w:t>
            </w:r>
            <w:r w:rsidR="00222F9F">
              <w:rPr>
                <w:rFonts w:ascii="Times New Roman" w:hAnsi="Times New Roman"/>
                <w:lang w:eastAsia="zh-CN"/>
              </w:rPr>
              <w:t>。</w:t>
            </w:r>
          </w:p>
        </w:tc>
      </w:tr>
      <w:tr w:rsidR="00D20BE1" w14:paraId="4D79EFCF" w14:textId="77777777" w:rsidTr="00CB1DBB">
        <w:trPr>
          <w:trHeight w:val="413"/>
          <w:jc w:val="center"/>
        </w:trPr>
        <w:tc>
          <w:tcPr>
            <w:tcW w:w="1689" w:type="dxa"/>
          </w:tcPr>
          <w:p w14:paraId="1CED1D5C"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部门</w:t>
            </w:r>
            <w:r w:rsidRPr="002B2FFF">
              <w:rPr>
                <w:rFonts w:ascii="Times New Roman" w:hAnsi="Times New Roman" w:hint="eastAsia"/>
                <w:lang w:eastAsia="zh-CN"/>
              </w:rPr>
              <w:t>-</w:t>
            </w:r>
            <w:r w:rsidRPr="002B2FFF">
              <w:rPr>
                <w:rFonts w:ascii="Times New Roman" w:hAnsi="Times New Roman" w:hint="eastAsia"/>
                <w:lang w:eastAsia="zh-CN"/>
              </w:rPr>
              <w:t>部门</w:t>
            </w:r>
          </w:p>
        </w:tc>
        <w:tc>
          <w:tcPr>
            <w:tcW w:w="7185" w:type="dxa"/>
          </w:tcPr>
          <w:p w14:paraId="4F8C1E7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一个用户有多个下级部门，一个下级部门只有一个</w:t>
            </w:r>
            <w:r w:rsidRPr="002B2FFF">
              <w:rPr>
                <w:rFonts w:ascii="Times New Roman" w:hAnsi="Times New Roman"/>
                <w:lang w:eastAsia="zh-CN"/>
              </w:rPr>
              <w:t>直接</w:t>
            </w:r>
            <w:r w:rsidRPr="002B2FFF">
              <w:rPr>
                <w:rFonts w:ascii="Times New Roman" w:hAnsi="Times New Roman" w:hint="eastAsia"/>
                <w:lang w:eastAsia="zh-CN"/>
              </w:rPr>
              <w:t>上级部门</w:t>
            </w:r>
            <w:r w:rsidR="00222F9F">
              <w:rPr>
                <w:rFonts w:ascii="Times New Roman" w:hAnsi="Times New Roman"/>
                <w:lang w:eastAsia="zh-CN"/>
              </w:rPr>
              <w:t>。</w:t>
            </w:r>
          </w:p>
        </w:tc>
      </w:tr>
      <w:tr w:rsidR="00D20BE1" w14:paraId="25D89A81" w14:textId="77777777" w:rsidTr="00CB1DBB">
        <w:trPr>
          <w:trHeight w:val="413"/>
          <w:jc w:val="center"/>
        </w:trPr>
        <w:tc>
          <w:tcPr>
            <w:tcW w:w="1689" w:type="dxa"/>
          </w:tcPr>
          <w:p w14:paraId="59F1A89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角色</w:t>
            </w:r>
            <w:r w:rsidRPr="002B2FFF">
              <w:rPr>
                <w:rFonts w:ascii="Times New Roman" w:hAnsi="Times New Roman" w:hint="eastAsia"/>
                <w:lang w:eastAsia="zh-CN"/>
              </w:rPr>
              <w:t>-</w:t>
            </w:r>
            <w:r w:rsidRPr="002B2FFF">
              <w:rPr>
                <w:rFonts w:ascii="Times New Roman" w:hAnsi="Times New Roman" w:hint="eastAsia"/>
                <w:lang w:eastAsia="zh-CN"/>
              </w:rPr>
              <w:t>权限</w:t>
            </w:r>
          </w:p>
        </w:tc>
        <w:tc>
          <w:tcPr>
            <w:tcW w:w="7185" w:type="dxa"/>
          </w:tcPr>
          <w:p w14:paraId="26DDCB9A"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一个角色享有多个个权限，一个权限可以分配给多个角色</w:t>
            </w:r>
            <w:r w:rsidR="00222F9F">
              <w:rPr>
                <w:rFonts w:ascii="Times New Roman" w:hAnsi="Times New Roman"/>
                <w:lang w:eastAsia="zh-CN"/>
              </w:rPr>
              <w:t>。</w:t>
            </w:r>
          </w:p>
        </w:tc>
      </w:tr>
      <w:tr w:rsidR="00D20BE1" w14:paraId="0B54320F" w14:textId="77777777" w:rsidTr="00CB1DBB">
        <w:trPr>
          <w:trHeight w:val="413"/>
          <w:jc w:val="center"/>
        </w:trPr>
        <w:tc>
          <w:tcPr>
            <w:tcW w:w="1689" w:type="dxa"/>
          </w:tcPr>
          <w:p w14:paraId="01AC0C40"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项目</w:t>
            </w:r>
            <w:r w:rsidRPr="002B2FFF">
              <w:rPr>
                <w:rFonts w:ascii="Times New Roman" w:hAnsi="Times New Roman"/>
                <w:lang w:eastAsia="zh-CN"/>
              </w:rPr>
              <w:t>-</w:t>
            </w:r>
            <w:r w:rsidRPr="002B2FFF">
              <w:rPr>
                <w:rFonts w:ascii="Times New Roman" w:hAnsi="Times New Roman" w:hint="eastAsia"/>
                <w:lang w:eastAsia="zh-CN"/>
              </w:rPr>
              <w:t>用户</w:t>
            </w:r>
          </w:p>
        </w:tc>
        <w:tc>
          <w:tcPr>
            <w:tcW w:w="7185" w:type="dxa"/>
          </w:tcPr>
          <w:p w14:paraId="405EAE5E"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一个项目里</w:t>
            </w:r>
            <w:r w:rsidRPr="002B2FFF">
              <w:rPr>
                <w:rFonts w:ascii="Times New Roman" w:hAnsi="Times New Roman"/>
                <w:lang w:eastAsia="zh-CN"/>
              </w:rPr>
              <w:t>有多个项目成员，</w:t>
            </w:r>
            <w:r w:rsidRPr="002B2FFF">
              <w:rPr>
                <w:rFonts w:ascii="Times New Roman" w:hAnsi="Times New Roman" w:hint="eastAsia"/>
                <w:lang w:eastAsia="zh-CN"/>
              </w:rPr>
              <w:t>一个</w:t>
            </w:r>
            <w:r w:rsidRPr="002B2FFF">
              <w:rPr>
                <w:rFonts w:ascii="Times New Roman" w:hAnsi="Times New Roman"/>
                <w:lang w:eastAsia="zh-CN"/>
              </w:rPr>
              <w:t>用户可以</w:t>
            </w:r>
            <w:r w:rsidRPr="002B2FFF">
              <w:rPr>
                <w:rFonts w:ascii="Times New Roman" w:hAnsi="Times New Roman" w:hint="eastAsia"/>
                <w:lang w:eastAsia="zh-CN"/>
              </w:rPr>
              <w:t>参与多个项目</w:t>
            </w:r>
            <w:r w:rsidR="00222F9F">
              <w:rPr>
                <w:rFonts w:ascii="Times New Roman" w:hAnsi="Times New Roman"/>
                <w:lang w:eastAsia="zh-CN"/>
              </w:rPr>
              <w:t>。</w:t>
            </w:r>
          </w:p>
        </w:tc>
      </w:tr>
      <w:tr w:rsidR="00D20BE1" w14:paraId="49760E9F" w14:textId="77777777" w:rsidTr="00CB1DBB">
        <w:trPr>
          <w:trHeight w:val="413"/>
          <w:jc w:val="center"/>
        </w:trPr>
        <w:tc>
          <w:tcPr>
            <w:tcW w:w="1689" w:type="dxa"/>
          </w:tcPr>
          <w:p w14:paraId="38110EC4" w14:textId="77777777" w:rsidR="00D20BE1" w:rsidRDefault="0066016B" w:rsidP="00A86084">
            <w:pPr>
              <w:ind w:firstLineChars="0" w:firstLine="0"/>
              <w:rPr>
                <w:rFonts w:ascii="Times New Roman" w:hAnsi="Times New Roman"/>
                <w:lang w:eastAsia="zh-CN"/>
              </w:rPr>
            </w:pPr>
            <w:r>
              <w:rPr>
                <w:rFonts w:ascii="Times New Roman" w:hAnsi="Times New Roman" w:hint="eastAsia"/>
                <w:lang w:eastAsia="zh-CN"/>
              </w:rPr>
              <w:t>Bug</w:t>
            </w:r>
            <w:r w:rsidR="00D20BE1" w:rsidRPr="002B2FFF">
              <w:rPr>
                <w:rFonts w:ascii="Times New Roman" w:hAnsi="Times New Roman" w:hint="eastAsia"/>
                <w:lang w:eastAsia="zh-CN"/>
              </w:rPr>
              <w:t>-</w:t>
            </w:r>
            <w:r w:rsidR="00D20BE1" w:rsidRPr="002B2FFF">
              <w:rPr>
                <w:rFonts w:ascii="Times New Roman" w:hAnsi="Times New Roman" w:hint="eastAsia"/>
                <w:lang w:eastAsia="zh-CN"/>
              </w:rPr>
              <w:t>项目</w:t>
            </w:r>
          </w:p>
        </w:tc>
        <w:tc>
          <w:tcPr>
            <w:tcW w:w="7185" w:type="dxa"/>
          </w:tcPr>
          <w:p w14:paraId="01703A37"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w:t>
            </w:r>
            <w:r w:rsidR="0066016B">
              <w:rPr>
                <w:rFonts w:ascii="Times New Roman" w:hAnsi="Times New Roman"/>
                <w:lang w:eastAsia="zh-CN"/>
              </w:rPr>
              <w:t>Bug</w:t>
            </w:r>
            <w:r w:rsidRPr="002B2FFF">
              <w:rPr>
                <w:rFonts w:ascii="Times New Roman" w:hAnsi="Times New Roman" w:hint="eastAsia"/>
                <w:lang w:eastAsia="zh-CN"/>
              </w:rPr>
              <w:t>属于一个项目，一个项目有多</w:t>
            </w:r>
            <w:r w:rsidR="0066016B">
              <w:rPr>
                <w:rFonts w:ascii="Times New Roman" w:hAnsi="Times New Roman"/>
                <w:lang w:eastAsia="zh-CN"/>
              </w:rPr>
              <w:t>Bug</w:t>
            </w:r>
            <w:r w:rsidR="00222F9F">
              <w:rPr>
                <w:rFonts w:ascii="Times New Roman" w:hAnsi="Times New Roman"/>
                <w:lang w:eastAsia="zh-CN"/>
              </w:rPr>
              <w:t>。</w:t>
            </w:r>
          </w:p>
        </w:tc>
      </w:tr>
      <w:tr w:rsidR="00D20BE1" w14:paraId="3AC02F50" w14:textId="77777777" w:rsidTr="00CB1DBB">
        <w:trPr>
          <w:trHeight w:val="413"/>
          <w:jc w:val="center"/>
        </w:trPr>
        <w:tc>
          <w:tcPr>
            <w:tcW w:w="1689" w:type="dxa"/>
          </w:tcPr>
          <w:p w14:paraId="511BBDE8"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用户</w:t>
            </w:r>
          </w:p>
        </w:tc>
        <w:tc>
          <w:tcPr>
            <w:tcW w:w="7185" w:type="dxa"/>
          </w:tcPr>
          <w:p w14:paraId="305151E9"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一个用户有多个</w:t>
            </w:r>
            <w:r w:rsidRPr="002B2FFF">
              <w:rPr>
                <w:rFonts w:ascii="Times New Roman" w:hAnsi="Times New Roman"/>
                <w:lang w:eastAsia="zh-CN"/>
              </w:rPr>
              <w:t>联系人</w:t>
            </w:r>
            <w:r w:rsidRPr="002B2FFF">
              <w:rPr>
                <w:rFonts w:ascii="Times New Roman" w:hAnsi="Times New Roman" w:hint="eastAsia"/>
                <w:lang w:eastAsia="zh-CN"/>
              </w:rPr>
              <w:t>，</w:t>
            </w:r>
            <w:r w:rsidRPr="002B2FFF">
              <w:rPr>
                <w:rFonts w:ascii="Times New Roman" w:hAnsi="Times New Roman" w:hint="eastAsia"/>
                <w:lang w:eastAsia="zh-CN"/>
              </w:rPr>
              <w:t xml:space="preserve"> </w:t>
            </w:r>
            <w:r w:rsidRPr="002B2FFF">
              <w:rPr>
                <w:rFonts w:ascii="Times New Roman" w:hAnsi="Times New Roman" w:hint="eastAsia"/>
                <w:lang w:eastAsia="zh-CN"/>
              </w:rPr>
              <w:t>一个用户被多个人</w:t>
            </w:r>
            <w:r w:rsidRPr="002B2FFF">
              <w:rPr>
                <w:rFonts w:ascii="Times New Roman" w:hAnsi="Times New Roman"/>
                <w:lang w:eastAsia="zh-CN"/>
              </w:rPr>
              <w:t>联系</w:t>
            </w:r>
            <w:r w:rsidR="00222F9F">
              <w:rPr>
                <w:rFonts w:ascii="Times New Roman" w:hAnsi="Times New Roman"/>
                <w:lang w:eastAsia="zh-CN"/>
              </w:rPr>
              <w:t>。</w:t>
            </w:r>
          </w:p>
        </w:tc>
      </w:tr>
      <w:tr w:rsidR="00D20BE1" w14:paraId="5C25FD24" w14:textId="77777777" w:rsidTr="00CB1DBB">
        <w:trPr>
          <w:trHeight w:val="413"/>
          <w:jc w:val="center"/>
        </w:trPr>
        <w:tc>
          <w:tcPr>
            <w:tcW w:w="1689" w:type="dxa"/>
          </w:tcPr>
          <w:p w14:paraId="79E3D777"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0066016B">
              <w:rPr>
                <w:rFonts w:ascii="Times New Roman" w:hAnsi="Times New Roman" w:hint="eastAsia"/>
                <w:lang w:eastAsia="zh-CN"/>
              </w:rPr>
              <w:t>Bug</w:t>
            </w:r>
          </w:p>
        </w:tc>
        <w:tc>
          <w:tcPr>
            <w:tcW w:w="7185" w:type="dxa"/>
          </w:tcPr>
          <w:p w14:paraId="34CDF468"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w:t>
            </w:r>
            <w:r w:rsidRPr="002B2FFF">
              <w:rPr>
                <w:rFonts w:ascii="Times New Roman" w:hAnsi="Times New Roman"/>
                <w:lang w:eastAsia="zh-CN"/>
              </w:rPr>
              <w:t>可以报告</w:t>
            </w:r>
            <w:r w:rsidRPr="002B2FFF">
              <w:rPr>
                <w:rFonts w:ascii="Times New Roman" w:hAnsi="Times New Roman" w:hint="eastAsia"/>
                <w:lang w:eastAsia="zh-CN"/>
              </w:rPr>
              <w:t>多个</w:t>
            </w:r>
            <w:r w:rsidRPr="002B2FFF">
              <w:rPr>
                <w:rFonts w:ascii="Times New Roman" w:hAnsi="Times New Roman" w:hint="eastAsia"/>
                <w:lang w:eastAsia="zh-CN"/>
              </w:rPr>
              <w:t xml:space="preserve"> </w:t>
            </w:r>
            <w:r w:rsidR="0066016B">
              <w:rPr>
                <w:rFonts w:ascii="Times New Roman" w:hAnsi="Times New Roman"/>
                <w:lang w:eastAsia="zh-CN"/>
              </w:rPr>
              <w:t>Bug</w:t>
            </w:r>
            <w:r w:rsidRPr="002B2FFF">
              <w:rPr>
                <w:rFonts w:ascii="Times New Roman" w:hAnsi="Times New Roman" w:hint="eastAsia"/>
                <w:lang w:eastAsia="zh-CN"/>
              </w:rPr>
              <w:t>，一个</w:t>
            </w:r>
            <w:r w:rsidRPr="002B2FFF">
              <w:rPr>
                <w:rFonts w:ascii="Times New Roman" w:hAnsi="Times New Roman" w:hint="eastAsia"/>
                <w:lang w:eastAsia="zh-CN"/>
              </w:rPr>
              <w:t xml:space="preserve"> </w:t>
            </w:r>
            <w:r w:rsidR="0066016B">
              <w:rPr>
                <w:rFonts w:ascii="Times New Roman" w:hAnsi="Times New Roman"/>
                <w:lang w:eastAsia="zh-CN"/>
              </w:rPr>
              <w:t>Bug</w:t>
            </w:r>
            <w:r w:rsidRPr="002B2FFF">
              <w:rPr>
                <w:rFonts w:ascii="Times New Roman" w:hAnsi="Times New Roman" w:hint="eastAsia"/>
                <w:lang w:eastAsia="zh-CN"/>
              </w:rPr>
              <w:t>只能被一个用户报告</w:t>
            </w:r>
            <w:r w:rsidR="00222F9F">
              <w:rPr>
                <w:rFonts w:ascii="Times New Roman" w:hAnsi="Times New Roman"/>
                <w:lang w:eastAsia="zh-CN"/>
              </w:rPr>
              <w:t>。</w:t>
            </w:r>
          </w:p>
        </w:tc>
      </w:tr>
      <w:tr w:rsidR="00D20BE1" w14:paraId="24DED8E1" w14:textId="77777777" w:rsidTr="00CB1DBB">
        <w:trPr>
          <w:trHeight w:val="413"/>
          <w:jc w:val="center"/>
        </w:trPr>
        <w:tc>
          <w:tcPr>
            <w:tcW w:w="1689" w:type="dxa"/>
          </w:tcPr>
          <w:p w14:paraId="386D333B"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项目</w:t>
            </w:r>
            <w:r w:rsidRPr="002B2FFF">
              <w:rPr>
                <w:rFonts w:ascii="Times New Roman" w:hAnsi="Times New Roman"/>
                <w:lang w:eastAsia="zh-CN"/>
              </w:rPr>
              <w:t>-</w:t>
            </w:r>
            <w:r w:rsidRPr="002B2FFF">
              <w:rPr>
                <w:rFonts w:ascii="Times New Roman" w:hAnsi="Times New Roman"/>
                <w:lang w:eastAsia="zh-CN"/>
              </w:rPr>
              <w:t>版本</w:t>
            </w:r>
          </w:p>
        </w:tc>
        <w:tc>
          <w:tcPr>
            <w:tcW w:w="7185" w:type="dxa"/>
          </w:tcPr>
          <w:p w14:paraId="50534084"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w:t>
            </w:r>
            <w:r w:rsidRPr="002B2FFF">
              <w:rPr>
                <w:rFonts w:ascii="Times New Roman" w:hAnsi="Times New Roman"/>
                <w:lang w:eastAsia="zh-CN"/>
              </w:rPr>
              <w:t>项目有多个版本，</w:t>
            </w:r>
            <w:r w:rsidRPr="002B2FFF">
              <w:rPr>
                <w:rFonts w:ascii="Times New Roman" w:hAnsi="Times New Roman" w:hint="eastAsia"/>
                <w:lang w:eastAsia="zh-CN"/>
              </w:rPr>
              <w:t>一个</w:t>
            </w:r>
            <w:r w:rsidRPr="002B2FFF">
              <w:rPr>
                <w:rFonts w:ascii="Times New Roman" w:hAnsi="Times New Roman"/>
                <w:lang w:eastAsia="zh-CN"/>
              </w:rPr>
              <w:t>版本</w:t>
            </w:r>
            <w:r w:rsidRPr="002B2FFF">
              <w:rPr>
                <w:rFonts w:ascii="Times New Roman" w:hAnsi="Times New Roman" w:hint="eastAsia"/>
                <w:lang w:eastAsia="zh-CN"/>
              </w:rPr>
              <w:t>只对应</w:t>
            </w:r>
            <w:r w:rsidRPr="002B2FFF">
              <w:rPr>
                <w:rFonts w:ascii="Times New Roman" w:hAnsi="Times New Roman"/>
                <w:lang w:eastAsia="zh-CN"/>
              </w:rPr>
              <w:t>一个项目</w:t>
            </w:r>
            <w:r w:rsidR="00222F9F">
              <w:rPr>
                <w:rFonts w:ascii="Times New Roman" w:hAnsi="Times New Roman"/>
                <w:lang w:eastAsia="zh-CN"/>
              </w:rPr>
              <w:t>。</w:t>
            </w:r>
          </w:p>
        </w:tc>
      </w:tr>
      <w:tr w:rsidR="00D20BE1" w14:paraId="44C5F470" w14:textId="77777777" w:rsidTr="00CB1DBB">
        <w:trPr>
          <w:trHeight w:val="413"/>
          <w:jc w:val="center"/>
        </w:trPr>
        <w:tc>
          <w:tcPr>
            <w:tcW w:w="1689" w:type="dxa"/>
          </w:tcPr>
          <w:p w14:paraId="1432E9D0"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通知</w:t>
            </w:r>
            <w:r w:rsidRPr="002B2FFF">
              <w:rPr>
                <w:rFonts w:ascii="Times New Roman" w:hAnsi="Times New Roman"/>
                <w:lang w:eastAsia="zh-CN"/>
              </w:rPr>
              <w:t>-</w:t>
            </w:r>
            <w:r w:rsidRPr="002B2FFF">
              <w:rPr>
                <w:rFonts w:ascii="Times New Roman" w:hAnsi="Times New Roman" w:hint="eastAsia"/>
                <w:lang w:eastAsia="zh-CN"/>
              </w:rPr>
              <w:t>用户</w:t>
            </w:r>
          </w:p>
        </w:tc>
        <w:tc>
          <w:tcPr>
            <w:tcW w:w="7185" w:type="dxa"/>
          </w:tcPr>
          <w:p w14:paraId="00407B47"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lang w:eastAsia="zh-CN"/>
              </w:rPr>
              <w:t>一个</w:t>
            </w:r>
            <w:r w:rsidRPr="002B2FFF">
              <w:rPr>
                <w:rFonts w:ascii="Times New Roman" w:hAnsi="Times New Roman" w:hint="eastAsia"/>
                <w:lang w:eastAsia="zh-CN"/>
              </w:rPr>
              <w:t>通知被</w:t>
            </w:r>
            <w:r w:rsidRPr="002B2FFF">
              <w:rPr>
                <w:rFonts w:ascii="Times New Roman" w:hAnsi="Times New Roman"/>
                <w:lang w:eastAsia="zh-CN"/>
              </w:rPr>
              <w:t>多个用户</w:t>
            </w:r>
            <w:r w:rsidRPr="002B2FFF">
              <w:rPr>
                <w:rFonts w:ascii="Times New Roman" w:hAnsi="Times New Roman" w:hint="eastAsia"/>
                <w:lang w:eastAsia="zh-CN"/>
              </w:rPr>
              <w:t>收到</w:t>
            </w:r>
            <w:r w:rsidRPr="002B2FFF">
              <w:rPr>
                <w:rFonts w:ascii="Times New Roman" w:hAnsi="Times New Roman"/>
                <w:lang w:eastAsia="zh-CN"/>
              </w:rPr>
              <w:t>，</w:t>
            </w:r>
            <w:r w:rsidRPr="002B2FFF">
              <w:rPr>
                <w:rFonts w:ascii="Times New Roman" w:hAnsi="Times New Roman" w:hint="eastAsia"/>
                <w:lang w:eastAsia="zh-CN"/>
              </w:rPr>
              <w:t>一个</w:t>
            </w:r>
            <w:r w:rsidRPr="002B2FFF">
              <w:rPr>
                <w:rFonts w:ascii="Times New Roman" w:hAnsi="Times New Roman"/>
                <w:lang w:eastAsia="zh-CN"/>
              </w:rPr>
              <w:t>用户</w:t>
            </w:r>
            <w:r w:rsidRPr="002B2FFF">
              <w:rPr>
                <w:rFonts w:ascii="Times New Roman" w:hAnsi="Times New Roman" w:hint="eastAsia"/>
                <w:lang w:eastAsia="zh-CN"/>
              </w:rPr>
              <w:t>发送多个</w:t>
            </w:r>
            <w:r w:rsidRPr="002B2FFF">
              <w:rPr>
                <w:rFonts w:ascii="Times New Roman" w:hAnsi="Times New Roman"/>
                <w:lang w:eastAsia="zh-CN"/>
              </w:rPr>
              <w:t>通知</w:t>
            </w:r>
            <w:r w:rsidR="00222F9F">
              <w:rPr>
                <w:rFonts w:ascii="Times New Roman" w:hAnsi="Times New Roman"/>
                <w:lang w:eastAsia="zh-CN"/>
              </w:rPr>
              <w:t>。</w:t>
            </w:r>
          </w:p>
        </w:tc>
      </w:tr>
    </w:tbl>
    <w:p w14:paraId="793F3584" w14:textId="77777777" w:rsidR="001421E9" w:rsidRPr="00CB1DBB" w:rsidRDefault="009F1502" w:rsidP="004468DE">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423AE1A" wp14:editId="67DADD9B">
            <wp:extent cx="4986655" cy="2900680"/>
            <wp:effectExtent l="0" t="0" r="0" b="0"/>
            <wp:docPr id="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6655" cy="2900680"/>
                    </a:xfrm>
                    <a:prstGeom prst="rect">
                      <a:avLst/>
                    </a:prstGeom>
                    <a:noFill/>
                    <a:ln>
                      <a:noFill/>
                    </a:ln>
                  </pic:spPr>
                </pic:pic>
              </a:graphicData>
            </a:graphic>
          </wp:inline>
        </w:drawing>
      </w:r>
    </w:p>
    <w:p w14:paraId="3B0599EF" w14:textId="733A9A0E" w:rsidR="008154FB" w:rsidRPr="0064759A" w:rsidRDefault="001421E9" w:rsidP="0064759A">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 xml:space="preserve">4-2 E-R </w:t>
      </w:r>
      <w:r w:rsidRPr="00CB1DBB">
        <w:rPr>
          <w:rFonts w:ascii="Times New Roman" w:hAnsi="Times New Roman"/>
          <w:lang w:eastAsia="zh-CN"/>
        </w:rPr>
        <w:t>图</w:t>
      </w:r>
    </w:p>
    <w:p w14:paraId="60EF4116" w14:textId="77777777" w:rsidR="001F42E1" w:rsidRPr="00CB1DBB" w:rsidRDefault="00FB05CC" w:rsidP="00DE5361">
      <w:pPr>
        <w:pStyle w:val="2"/>
        <w:numPr>
          <w:ilvl w:val="1"/>
          <w:numId w:val="76"/>
        </w:numPr>
        <w:ind w:firstLineChars="0"/>
        <w:rPr>
          <w:rFonts w:ascii="Times New Roman" w:hAnsi="Times New Roman"/>
        </w:rPr>
      </w:pPr>
      <w:bookmarkStart w:id="206" w:name="_Toc451434973"/>
      <w:bookmarkStart w:id="207" w:name="_Toc451435807"/>
      <w:r w:rsidRPr="00CB1DBB">
        <w:rPr>
          <w:rFonts w:ascii="Times New Roman" w:hAnsi="Times New Roman"/>
        </w:rPr>
        <w:lastRenderedPageBreak/>
        <w:t xml:space="preserve"> </w:t>
      </w:r>
      <w:bookmarkStart w:id="208" w:name="_Toc451455856"/>
      <w:bookmarkStart w:id="209" w:name="_Toc451456828"/>
      <w:bookmarkStart w:id="210" w:name="_Toc451457064"/>
      <w:bookmarkStart w:id="211" w:name="_Toc451457530"/>
      <w:bookmarkStart w:id="212" w:name="_Toc451702743"/>
      <w:r w:rsidR="001F42E1" w:rsidRPr="00CB1DBB">
        <w:rPr>
          <w:rFonts w:ascii="Times New Roman" w:hAnsi="Times New Roman" w:hint="eastAsia"/>
        </w:rPr>
        <w:t>数据库</w:t>
      </w:r>
      <w:r w:rsidR="001F42E1" w:rsidRPr="00CB1DBB">
        <w:rPr>
          <w:rFonts w:ascii="Times New Roman" w:hAnsi="Times New Roman"/>
        </w:rPr>
        <w:t>表设计</w:t>
      </w:r>
      <w:bookmarkEnd w:id="206"/>
      <w:bookmarkEnd w:id="207"/>
      <w:bookmarkEnd w:id="208"/>
      <w:bookmarkEnd w:id="209"/>
      <w:bookmarkEnd w:id="210"/>
      <w:bookmarkEnd w:id="211"/>
      <w:bookmarkEnd w:id="212"/>
    </w:p>
    <w:p w14:paraId="55A0CBF9"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color w:val="000000"/>
          <w:kern w:val="0"/>
        </w:rPr>
        <w:t>sys_user</w:t>
      </w:r>
      <w:r w:rsidRPr="00CB1DBB">
        <w:rPr>
          <w:rFonts w:ascii="Times New Roman" w:hAnsi="Times New Roman"/>
        </w:rPr>
        <w:t xml:space="preserve"> </w:t>
      </w:r>
      <w:r w:rsidRPr="00CB1DBB">
        <w:rPr>
          <w:rFonts w:ascii="Times New Roman" w:hAnsi="Times New Roman" w:hint="eastAsia"/>
          <w:lang w:eastAsia="zh-CN"/>
        </w:rPr>
        <w:t>表</w:t>
      </w:r>
      <w:r w:rsidRPr="00CB1DBB">
        <w:rPr>
          <w:rFonts w:ascii="Times New Roman" w:hAnsi="Times New Roman"/>
          <w:lang w:eastAsia="zh-CN"/>
        </w:rPr>
        <w:t>是用来保存用户的基本信息</w:t>
      </w:r>
    </w:p>
    <w:p w14:paraId="14BDE747" w14:textId="77777777" w:rsidR="00164915" w:rsidRPr="00CB1DBB" w:rsidRDefault="009B3284" w:rsidP="009B3284">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hint="eastAsia"/>
        </w:rPr>
        <w:t xml:space="preserve"> </w:t>
      </w:r>
      <w:r w:rsidRPr="00CB1DBB">
        <w:rPr>
          <w:rFonts w:ascii="Times New Roman" w:hAnsi="Times New Roman"/>
          <w:lang w:eastAsia="zh-CN"/>
        </w:rPr>
        <w:t>4-</w:t>
      </w:r>
      <w:r w:rsidR="00222F9F">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hint="eastAsia"/>
          <w:lang w:eastAsia="zh-CN"/>
        </w:rPr>
        <w:t>用户</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49384C7F" w14:textId="77777777" w:rsidTr="00A95CCE">
        <w:tc>
          <w:tcPr>
            <w:tcW w:w="2071" w:type="dxa"/>
            <w:shd w:val="clear" w:color="auto" w:fill="BFBFBF"/>
          </w:tcPr>
          <w:p w14:paraId="545E3DC6"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E74AA80"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1CBDB49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4C6A2C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35FB1E4"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833912F" w14:textId="77777777" w:rsidTr="00A95CCE">
        <w:tc>
          <w:tcPr>
            <w:tcW w:w="2071" w:type="dxa"/>
            <w:shd w:val="clear" w:color="auto" w:fill="auto"/>
          </w:tcPr>
          <w:p w14:paraId="0FDB87B8" w14:textId="77777777" w:rsidR="00164915"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73F260A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473CDF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9B0BBEB"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6C25FBA3" w14:textId="77777777" w:rsidR="00164915" w:rsidRPr="00CB1DBB" w:rsidRDefault="00164915" w:rsidP="00A95CCE">
            <w:pPr>
              <w:pStyle w:val="a8"/>
              <w:ind w:firstLineChars="0" w:firstLine="0"/>
              <w:rPr>
                <w:rFonts w:ascii="Times New Roman" w:hAnsi="Times New Roman"/>
                <w:lang w:eastAsia="zh-CN"/>
              </w:rPr>
            </w:pPr>
          </w:p>
        </w:tc>
      </w:tr>
      <w:tr w:rsidR="00B95913" w:rsidRPr="00CB1DBB" w14:paraId="19C8EA70" w14:textId="77777777" w:rsidTr="00A95CCE">
        <w:tc>
          <w:tcPr>
            <w:tcW w:w="2071" w:type="dxa"/>
            <w:shd w:val="clear" w:color="auto" w:fill="auto"/>
          </w:tcPr>
          <w:p w14:paraId="3D555A0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company_id</w:t>
            </w:r>
          </w:p>
        </w:tc>
        <w:tc>
          <w:tcPr>
            <w:tcW w:w="1953" w:type="dxa"/>
            <w:shd w:val="clear" w:color="auto" w:fill="auto"/>
          </w:tcPr>
          <w:p w14:paraId="0E6B302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425" w:type="dxa"/>
            <w:shd w:val="clear" w:color="auto" w:fill="auto"/>
          </w:tcPr>
          <w:p w14:paraId="41234D2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2542DE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271FB77"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公司编号</w:t>
            </w:r>
          </w:p>
        </w:tc>
      </w:tr>
      <w:tr w:rsidR="00B95913" w:rsidRPr="00CB1DBB" w14:paraId="0D5C5CC3" w14:textId="77777777" w:rsidTr="00A95CCE">
        <w:tc>
          <w:tcPr>
            <w:tcW w:w="2071" w:type="dxa"/>
            <w:shd w:val="clear" w:color="auto" w:fill="auto"/>
          </w:tcPr>
          <w:p w14:paraId="4BD68BF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00C3CB2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425" w:type="dxa"/>
            <w:shd w:val="clear" w:color="auto" w:fill="auto"/>
          </w:tcPr>
          <w:p w14:paraId="7254B9B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76627BB"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650F0C6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部门</w:t>
            </w:r>
            <w:r w:rsidRPr="00CB1DBB">
              <w:rPr>
                <w:rFonts w:ascii="Times New Roman" w:hAnsi="Times New Roman"/>
                <w:lang w:eastAsia="zh-CN"/>
              </w:rPr>
              <w:t>编号</w:t>
            </w:r>
          </w:p>
        </w:tc>
      </w:tr>
      <w:tr w:rsidR="00B95913" w:rsidRPr="00CB1DBB" w14:paraId="56914224" w14:textId="77777777" w:rsidTr="00A95CCE">
        <w:tc>
          <w:tcPr>
            <w:tcW w:w="2071" w:type="dxa"/>
            <w:shd w:val="clear" w:color="auto" w:fill="auto"/>
          </w:tcPr>
          <w:p w14:paraId="2B5F49E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login_name</w:t>
            </w:r>
          </w:p>
        </w:tc>
        <w:tc>
          <w:tcPr>
            <w:tcW w:w="1953" w:type="dxa"/>
            <w:shd w:val="clear" w:color="auto" w:fill="auto"/>
          </w:tcPr>
          <w:p w14:paraId="01A405E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0C84467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9901640"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7B2847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登录名</w:t>
            </w:r>
          </w:p>
        </w:tc>
      </w:tr>
      <w:tr w:rsidR="00B95913" w:rsidRPr="00CB1DBB" w14:paraId="69E11CEA" w14:textId="77777777" w:rsidTr="00A95CCE">
        <w:tc>
          <w:tcPr>
            <w:tcW w:w="2071" w:type="dxa"/>
            <w:shd w:val="clear" w:color="auto" w:fill="auto"/>
          </w:tcPr>
          <w:p w14:paraId="1DA348A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password</w:t>
            </w:r>
          </w:p>
        </w:tc>
        <w:tc>
          <w:tcPr>
            <w:tcW w:w="1953" w:type="dxa"/>
            <w:shd w:val="clear" w:color="auto" w:fill="auto"/>
          </w:tcPr>
          <w:p w14:paraId="1C2705E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2019996D"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11FBAC6"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94CFF0C"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密码</w:t>
            </w:r>
          </w:p>
        </w:tc>
      </w:tr>
      <w:tr w:rsidR="00B95913" w:rsidRPr="00CB1DBB" w14:paraId="1B7CA36D" w14:textId="77777777" w:rsidTr="00A95CCE">
        <w:tc>
          <w:tcPr>
            <w:tcW w:w="2071" w:type="dxa"/>
            <w:shd w:val="clear" w:color="auto" w:fill="auto"/>
          </w:tcPr>
          <w:p w14:paraId="7C1F27A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no</w:t>
            </w:r>
          </w:p>
        </w:tc>
        <w:tc>
          <w:tcPr>
            <w:tcW w:w="1953" w:type="dxa"/>
            <w:shd w:val="clear" w:color="auto" w:fill="auto"/>
          </w:tcPr>
          <w:p w14:paraId="5240378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049F59E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04922F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0D08B4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工</w:t>
            </w:r>
            <w:r w:rsidRPr="00CB1DBB">
              <w:rPr>
                <w:rFonts w:ascii="Times New Roman" w:hAnsi="Times New Roman"/>
                <w:lang w:eastAsia="zh-CN"/>
              </w:rPr>
              <w:t>号</w:t>
            </w:r>
          </w:p>
        </w:tc>
      </w:tr>
      <w:tr w:rsidR="00B95913" w:rsidRPr="00CB1DBB" w14:paraId="0757FFAC" w14:textId="77777777" w:rsidTr="00A95CCE">
        <w:tc>
          <w:tcPr>
            <w:tcW w:w="2071" w:type="dxa"/>
            <w:shd w:val="clear" w:color="auto" w:fill="auto"/>
          </w:tcPr>
          <w:p w14:paraId="179644A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7AD442A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3C0F1E1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B03707E"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DFF5476"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姓名</w:t>
            </w:r>
          </w:p>
        </w:tc>
      </w:tr>
      <w:tr w:rsidR="00B95913" w:rsidRPr="00CB1DBB" w14:paraId="1BB09AFE" w14:textId="77777777" w:rsidTr="00A95CCE">
        <w:tc>
          <w:tcPr>
            <w:tcW w:w="2071" w:type="dxa"/>
            <w:shd w:val="clear" w:color="auto" w:fill="auto"/>
          </w:tcPr>
          <w:p w14:paraId="55F823E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w:t>
            </w:r>
          </w:p>
        </w:tc>
        <w:tc>
          <w:tcPr>
            <w:tcW w:w="1953" w:type="dxa"/>
            <w:shd w:val="clear" w:color="auto" w:fill="auto"/>
          </w:tcPr>
          <w:p w14:paraId="2B872F0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7C235FD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4211F42"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5B92AED"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邮件</w:t>
            </w:r>
            <w:r w:rsidRPr="00CB1DBB">
              <w:rPr>
                <w:rFonts w:ascii="Times New Roman" w:hAnsi="Times New Roman"/>
                <w:lang w:eastAsia="zh-CN"/>
              </w:rPr>
              <w:t>地址</w:t>
            </w:r>
          </w:p>
        </w:tc>
      </w:tr>
      <w:tr w:rsidR="00B95913" w:rsidRPr="00CB1DBB" w14:paraId="7E5C1C7C" w14:textId="77777777" w:rsidTr="00A95CCE">
        <w:tc>
          <w:tcPr>
            <w:tcW w:w="2071" w:type="dxa"/>
            <w:shd w:val="clear" w:color="auto" w:fill="auto"/>
          </w:tcPr>
          <w:p w14:paraId="6136D46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phone</w:t>
            </w:r>
          </w:p>
        </w:tc>
        <w:tc>
          <w:tcPr>
            <w:tcW w:w="1953" w:type="dxa"/>
            <w:shd w:val="clear" w:color="auto" w:fill="auto"/>
          </w:tcPr>
          <w:p w14:paraId="0F7F038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16B72DE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C68EB4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017065E"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联系</w:t>
            </w:r>
            <w:r w:rsidRPr="00CB1DBB">
              <w:rPr>
                <w:rFonts w:ascii="Times New Roman" w:hAnsi="Times New Roman"/>
                <w:lang w:eastAsia="zh-CN"/>
              </w:rPr>
              <w:t>方式</w:t>
            </w:r>
          </w:p>
        </w:tc>
      </w:tr>
      <w:tr w:rsidR="00B95913" w:rsidRPr="00CB1DBB" w14:paraId="7B433199" w14:textId="77777777" w:rsidTr="00A95CCE">
        <w:tc>
          <w:tcPr>
            <w:tcW w:w="2071" w:type="dxa"/>
            <w:shd w:val="clear" w:color="auto" w:fill="auto"/>
          </w:tcPr>
          <w:p w14:paraId="2EBDC72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mobile</w:t>
            </w:r>
          </w:p>
        </w:tc>
        <w:tc>
          <w:tcPr>
            <w:tcW w:w="1953" w:type="dxa"/>
            <w:shd w:val="clear" w:color="auto" w:fill="auto"/>
          </w:tcPr>
          <w:p w14:paraId="418E9BD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16FDF53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7B595A7"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C3AEA80"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手机号</w:t>
            </w:r>
          </w:p>
        </w:tc>
      </w:tr>
      <w:tr w:rsidR="00B95913" w:rsidRPr="00CB1DBB" w14:paraId="1E7925F4" w14:textId="77777777" w:rsidTr="00A95CCE">
        <w:tc>
          <w:tcPr>
            <w:tcW w:w="2071" w:type="dxa"/>
            <w:shd w:val="clear" w:color="auto" w:fill="auto"/>
          </w:tcPr>
          <w:p w14:paraId="5BD2B99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user_type</w:t>
            </w:r>
          </w:p>
        </w:tc>
        <w:tc>
          <w:tcPr>
            <w:tcW w:w="1953" w:type="dxa"/>
            <w:shd w:val="clear" w:color="auto" w:fill="auto"/>
          </w:tcPr>
          <w:p w14:paraId="3E2684D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char(1)       </w:t>
            </w:r>
          </w:p>
        </w:tc>
        <w:tc>
          <w:tcPr>
            <w:tcW w:w="1425" w:type="dxa"/>
            <w:shd w:val="clear" w:color="auto" w:fill="auto"/>
          </w:tcPr>
          <w:p w14:paraId="66C2DB4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C64502C"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F648619"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用户类型</w:t>
            </w:r>
          </w:p>
        </w:tc>
      </w:tr>
      <w:tr w:rsidR="00B95913" w:rsidRPr="00CB1DBB" w14:paraId="0C3C7156" w14:textId="77777777" w:rsidTr="00A95CCE">
        <w:tc>
          <w:tcPr>
            <w:tcW w:w="2071" w:type="dxa"/>
            <w:shd w:val="clear" w:color="auto" w:fill="auto"/>
          </w:tcPr>
          <w:p w14:paraId="28B1D650"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photo</w:t>
            </w:r>
          </w:p>
        </w:tc>
        <w:tc>
          <w:tcPr>
            <w:tcW w:w="1953" w:type="dxa"/>
            <w:shd w:val="clear" w:color="auto" w:fill="auto"/>
          </w:tcPr>
          <w:p w14:paraId="49777847"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varchar(1000)</w:t>
            </w:r>
          </w:p>
        </w:tc>
        <w:tc>
          <w:tcPr>
            <w:tcW w:w="1425" w:type="dxa"/>
            <w:shd w:val="clear" w:color="auto" w:fill="auto"/>
          </w:tcPr>
          <w:p w14:paraId="074E24F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BEDFF03"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545CEEA7"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照片</w:t>
            </w:r>
          </w:p>
        </w:tc>
      </w:tr>
      <w:tr w:rsidR="00B95913" w:rsidRPr="00CB1DBB" w14:paraId="0C8FD23D" w14:textId="77777777" w:rsidTr="00A95CCE">
        <w:tc>
          <w:tcPr>
            <w:tcW w:w="2071" w:type="dxa"/>
            <w:shd w:val="clear" w:color="auto" w:fill="auto"/>
          </w:tcPr>
          <w:p w14:paraId="05D49C9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login_ip</w:t>
            </w:r>
          </w:p>
        </w:tc>
        <w:tc>
          <w:tcPr>
            <w:tcW w:w="1953" w:type="dxa"/>
            <w:shd w:val="clear" w:color="auto" w:fill="auto"/>
          </w:tcPr>
          <w:p w14:paraId="488887C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38CEA4B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A926AEE"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E1D13DE"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w:t>
            </w:r>
            <w:r w:rsidRPr="00CB1DBB">
              <w:rPr>
                <w:rFonts w:ascii="Times New Roman" w:hAnsi="Times New Roman" w:hint="eastAsia"/>
                <w:lang w:eastAsia="zh-CN"/>
              </w:rPr>
              <w:t>IP</w:t>
            </w:r>
          </w:p>
        </w:tc>
      </w:tr>
      <w:tr w:rsidR="00B95913" w:rsidRPr="00CB1DBB" w14:paraId="04D8B7CF" w14:textId="77777777" w:rsidTr="00A95CCE">
        <w:tc>
          <w:tcPr>
            <w:tcW w:w="2071" w:type="dxa"/>
            <w:shd w:val="clear" w:color="auto" w:fill="auto"/>
          </w:tcPr>
          <w:p w14:paraId="0481368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login_date</w:t>
            </w:r>
          </w:p>
        </w:tc>
        <w:tc>
          <w:tcPr>
            <w:tcW w:w="1953" w:type="dxa"/>
            <w:shd w:val="clear" w:color="auto" w:fill="auto"/>
          </w:tcPr>
          <w:p w14:paraId="6C1637C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25" w:type="dxa"/>
            <w:shd w:val="clear" w:color="auto" w:fill="auto"/>
          </w:tcPr>
          <w:p w14:paraId="2B67B45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447EA45B"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97411B9"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w:t>
            </w:r>
            <w:r w:rsidRPr="00CB1DBB">
              <w:rPr>
                <w:rFonts w:ascii="Times New Roman" w:hAnsi="Times New Roman" w:hint="eastAsia"/>
                <w:lang w:eastAsia="zh-CN"/>
              </w:rPr>
              <w:t>日期</w:t>
            </w:r>
          </w:p>
        </w:tc>
      </w:tr>
      <w:tr w:rsidR="00B95913" w:rsidRPr="00CB1DBB" w14:paraId="3458F86E" w14:textId="77777777" w:rsidTr="00A95CCE">
        <w:trPr>
          <w:trHeight w:val="557"/>
        </w:trPr>
        <w:tc>
          <w:tcPr>
            <w:tcW w:w="2071" w:type="dxa"/>
            <w:shd w:val="clear" w:color="auto" w:fill="auto"/>
          </w:tcPr>
          <w:p w14:paraId="09102C4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login_flag</w:t>
            </w:r>
          </w:p>
        </w:tc>
        <w:tc>
          <w:tcPr>
            <w:tcW w:w="1953" w:type="dxa"/>
            <w:shd w:val="clear" w:color="auto" w:fill="auto"/>
          </w:tcPr>
          <w:p w14:paraId="4C7EB25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38BE58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18F161E8"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F45D067"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登录标记</w:t>
            </w:r>
          </w:p>
        </w:tc>
      </w:tr>
    </w:tbl>
    <w:p w14:paraId="543F54EC" w14:textId="77777777" w:rsidR="00E82B2C" w:rsidRDefault="00E82B2C" w:rsidP="00EF1675">
      <w:pPr>
        <w:pStyle w:val="a8"/>
        <w:numPr>
          <w:ilvl w:val="0"/>
          <w:numId w:val="10"/>
        </w:numPr>
        <w:ind w:firstLineChars="0"/>
        <w:rPr>
          <w:rFonts w:ascii="Times New Roman" w:hAnsi="Times New Roman"/>
        </w:rPr>
      </w:pPr>
      <w:r w:rsidRPr="0039711A">
        <w:rPr>
          <w:rFonts w:ascii="Times New Roman" w:hAnsi="Times New Roman"/>
          <w:color w:val="000000"/>
          <w:kern w:val="0"/>
        </w:rPr>
        <w:t>sys_role</w:t>
      </w:r>
      <w:r w:rsidRPr="00CB1DBB">
        <w:rPr>
          <w:rFonts w:ascii="Times New Roman" w:hAnsi="Times New Roman"/>
          <w:lang w:eastAsia="zh-CN"/>
        </w:rPr>
        <w:t xml:space="preserve"> </w:t>
      </w:r>
      <w:r w:rsidRPr="00CB1DBB">
        <w:rPr>
          <w:rFonts w:ascii="Times New Roman" w:hAnsi="Times New Roman" w:hint="eastAsia"/>
          <w:lang w:eastAsia="zh-CN"/>
        </w:rPr>
        <w:t>表是</w:t>
      </w:r>
      <w:r w:rsidRPr="00CB1DBB">
        <w:rPr>
          <w:rFonts w:ascii="Times New Roman" w:hAnsi="Times New Roman"/>
          <w:lang w:eastAsia="zh-CN"/>
        </w:rPr>
        <w:t>用来保存角色的基本信息</w:t>
      </w:r>
    </w:p>
    <w:p w14:paraId="1CA9CE15" w14:textId="77777777" w:rsidR="00C60C34" w:rsidRDefault="00C60C34" w:rsidP="00C60C34">
      <w:pPr>
        <w:pStyle w:val="a8"/>
        <w:ind w:left="960" w:firstLineChars="0" w:firstLine="0"/>
        <w:rPr>
          <w:rFonts w:ascii="Times New Roman" w:hAnsi="Times New Roman"/>
        </w:rPr>
        <w:sectPr w:rsidR="00C60C34" w:rsidSect="00CB1DBB">
          <w:footerReference w:type="default" r:id="rId27"/>
          <w:pgSz w:w="11900" w:h="16840"/>
          <w:pgMar w:top="1418" w:right="1134" w:bottom="1418" w:left="1588" w:header="709" w:footer="709" w:gutter="0"/>
          <w:pgNumType w:start="1"/>
          <w:cols w:space="708"/>
          <w:docGrid w:linePitch="360"/>
        </w:sectPr>
      </w:pPr>
    </w:p>
    <w:p w14:paraId="3953C822" w14:textId="77777777" w:rsidR="00C60C34" w:rsidRPr="00CB1DBB" w:rsidRDefault="00C60C34" w:rsidP="00CB1DBB">
      <w:pPr>
        <w:pStyle w:val="a8"/>
        <w:ind w:left="960" w:firstLineChars="0" w:firstLine="0"/>
        <w:rPr>
          <w:rFonts w:ascii="Times New Roman" w:hAnsi="Times New Roman"/>
        </w:rPr>
      </w:pPr>
    </w:p>
    <w:p w14:paraId="5E318549" w14:textId="77777777" w:rsidR="00405BEC" w:rsidRPr="00CB1DBB" w:rsidRDefault="00C27519" w:rsidP="00CB1DBB">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hint="eastAsia"/>
        </w:rPr>
        <w:t xml:space="preserve"> </w:t>
      </w:r>
      <w:r w:rsidRPr="00CB1DBB">
        <w:rPr>
          <w:rFonts w:ascii="Times New Roman" w:hAnsi="Times New Roman"/>
          <w:lang w:eastAsia="zh-CN"/>
        </w:rPr>
        <w:t>4-</w:t>
      </w:r>
      <w:r w:rsidR="00222F9F">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角色表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FCA7BF0" w14:textId="77777777" w:rsidTr="00CB1DBB">
        <w:trPr>
          <w:tblHeader/>
        </w:trPr>
        <w:tc>
          <w:tcPr>
            <w:tcW w:w="2071" w:type="dxa"/>
            <w:shd w:val="clear" w:color="auto" w:fill="BFBFBF"/>
          </w:tcPr>
          <w:p w14:paraId="2CD31F8E"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A6E62DA"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37D31DF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9322FC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55EC57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5321DB5" w14:textId="77777777" w:rsidTr="00A95CCE">
        <w:tc>
          <w:tcPr>
            <w:tcW w:w="2071" w:type="dxa"/>
            <w:shd w:val="clear" w:color="auto" w:fill="auto"/>
          </w:tcPr>
          <w:p w14:paraId="06017CE2" w14:textId="77777777" w:rsidR="00164915"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220A3A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932DDF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F7A0B38"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380D66EB" w14:textId="77777777" w:rsidR="00164915"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05C4A02C" w14:textId="77777777" w:rsidTr="00A95CCE">
        <w:tc>
          <w:tcPr>
            <w:tcW w:w="2071" w:type="dxa"/>
            <w:shd w:val="clear" w:color="auto" w:fill="auto"/>
          </w:tcPr>
          <w:p w14:paraId="1EAAAEE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1503A69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81B8357"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28A842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6FDE845"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归属机构</w:t>
            </w:r>
          </w:p>
        </w:tc>
      </w:tr>
      <w:tr w:rsidR="00B95913" w:rsidRPr="00CB1DBB" w14:paraId="45A6EABE" w14:textId="77777777" w:rsidTr="00A95CCE">
        <w:trPr>
          <w:trHeight w:val="473"/>
        </w:trPr>
        <w:tc>
          <w:tcPr>
            <w:tcW w:w="2071" w:type="dxa"/>
            <w:shd w:val="clear" w:color="auto" w:fill="auto"/>
          </w:tcPr>
          <w:p w14:paraId="63416A42"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5F96619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272B6C46"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7E581A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AAC0E21"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角色名称</w:t>
            </w:r>
          </w:p>
        </w:tc>
      </w:tr>
      <w:tr w:rsidR="00B95913" w:rsidRPr="00CB1DBB" w14:paraId="0A64A855" w14:textId="77777777" w:rsidTr="00A95CCE">
        <w:tc>
          <w:tcPr>
            <w:tcW w:w="2071" w:type="dxa"/>
            <w:shd w:val="clear" w:color="auto" w:fill="auto"/>
          </w:tcPr>
          <w:p w14:paraId="2F88644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enname</w:t>
            </w:r>
          </w:p>
        </w:tc>
        <w:tc>
          <w:tcPr>
            <w:tcW w:w="1953" w:type="dxa"/>
            <w:shd w:val="clear" w:color="auto" w:fill="auto"/>
          </w:tcPr>
          <w:p w14:paraId="1E7C995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2D128CDF"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BB315B0"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6053D023"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英文名称</w:t>
            </w:r>
          </w:p>
        </w:tc>
      </w:tr>
      <w:tr w:rsidR="00B95913" w:rsidRPr="00CB1DBB" w14:paraId="41229DA6" w14:textId="77777777" w:rsidTr="00A95CCE">
        <w:tc>
          <w:tcPr>
            <w:tcW w:w="2071" w:type="dxa"/>
            <w:shd w:val="clear" w:color="auto" w:fill="auto"/>
          </w:tcPr>
          <w:p w14:paraId="529A81A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role_type</w:t>
            </w:r>
          </w:p>
        </w:tc>
        <w:tc>
          <w:tcPr>
            <w:tcW w:w="1953" w:type="dxa"/>
            <w:shd w:val="clear" w:color="auto" w:fill="auto"/>
          </w:tcPr>
          <w:p w14:paraId="0C6C7CB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8F885C4"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1308686"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2DA57FBF"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角色类型</w:t>
            </w:r>
          </w:p>
        </w:tc>
      </w:tr>
      <w:tr w:rsidR="00B95913" w:rsidRPr="00CB1DBB" w14:paraId="2BCFACD9" w14:textId="77777777" w:rsidTr="00A95CCE">
        <w:tc>
          <w:tcPr>
            <w:tcW w:w="2071" w:type="dxa"/>
            <w:shd w:val="clear" w:color="auto" w:fill="auto"/>
          </w:tcPr>
          <w:p w14:paraId="6806CC4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data_scope</w:t>
            </w:r>
          </w:p>
        </w:tc>
        <w:tc>
          <w:tcPr>
            <w:tcW w:w="1953" w:type="dxa"/>
            <w:shd w:val="clear" w:color="auto" w:fill="auto"/>
          </w:tcPr>
          <w:p w14:paraId="67D7E45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605F8C95"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4CA12C0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5E2425EC"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数据范围</w:t>
            </w:r>
          </w:p>
        </w:tc>
      </w:tr>
      <w:tr w:rsidR="00B95913" w:rsidRPr="00CB1DBB" w14:paraId="4C0FB768" w14:textId="77777777" w:rsidTr="00A95CCE">
        <w:tc>
          <w:tcPr>
            <w:tcW w:w="2071" w:type="dxa"/>
            <w:shd w:val="clear" w:color="auto" w:fill="auto"/>
          </w:tcPr>
          <w:p w14:paraId="5926B9B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is_sys</w:t>
            </w:r>
          </w:p>
        </w:tc>
        <w:tc>
          <w:tcPr>
            <w:tcW w:w="1953" w:type="dxa"/>
            <w:shd w:val="clear" w:color="auto" w:fill="auto"/>
          </w:tcPr>
          <w:p w14:paraId="3DAF030F" w14:textId="77777777" w:rsidR="00EE2E7E" w:rsidRPr="00CB1DBB"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w:t>
            </w:r>
            <w:r w:rsidRPr="00CB1DBB">
              <w:rPr>
                <w:rFonts w:ascii="Times New Roman" w:hAnsi="Times New Roman"/>
                <w:color w:val="000000"/>
                <w:kern w:val="0"/>
              </w:rPr>
              <w:t>r(64)</w:t>
            </w:r>
          </w:p>
        </w:tc>
        <w:tc>
          <w:tcPr>
            <w:tcW w:w="1425" w:type="dxa"/>
            <w:shd w:val="clear" w:color="auto" w:fill="auto"/>
          </w:tcPr>
          <w:p w14:paraId="7E153A07"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F6007B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215DEC2"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是否系统数据</w:t>
            </w:r>
          </w:p>
        </w:tc>
      </w:tr>
      <w:tr w:rsidR="00B95913" w:rsidRPr="00CB1DBB" w14:paraId="5E3B346C" w14:textId="77777777" w:rsidTr="00A95CCE">
        <w:tc>
          <w:tcPr>
            <w:tcW w:w="2071" w:type="dxa"/>
            <w:shd w:val="clear" w:color="auto" w:fill="auto"/>
          </w:tcPr>
          <w:p w14:paraId="11FBDF3C"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useable</w:t>
            </w:r>
          </w:p>
        </w:tc>
        <w:tc>
          <w:tcPr>
            <w:tcW w:w="1953" w:type="dxa"/>
            <w:shd w:val="clear" w:color="auto" w:fill="auto"/>
          </w:tcPr>
          <w:p w14:paraId="06AFBB1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EA94756"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F2269E2"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644F36B" w14:textId="77777777" w:rsidR="00EE2E7E" w:rsidRPr="00CB1DBB" w:rsidRDefault="00020834" w:rsidP="00CB1DBB">
            <w:pPr>
              <w:pStyle w:val="a8"/>
              <w:keepNext/>
              <w:ind w:firstLineChars="0" w:firstLine="0"/>
              <w:rPr>
                <w:rFonts w:ascii="Times New Roman" w:hAnsi="Times New Roman"/>
                <w:lang w:eastAsia="zh-CN"/>
              </w:rPr>
            </w:pPr>
            <w:r w:rsidRPr="00CB1DBB">
              <w:rPr>
                <w:rFonts w:ascii="Times New Roman" w:hAnsi="Times New Roman" w:hint="eastAsia"/>
                <w:lang w:eastAsia="zh-CN"/>
              </w:rPr>
              <w:t>是否可用</w:t>
            </w:r>
          </w:p>
        </w:tc>
      </w:tr>
    </w:tbl>
    <w:p w14:paraId="20570A4C" w14:textId="77777777" w:rsidR="00C60C34" w:rsidRDefault="00C60C34" w:rsidP="00CB1DBB">
      <w:pPr>
        <w:pStyle w:val="ab"/>
        <w:ind w:firstLineChars="0" w:firstLine="0"/>
        <w:rPr>
          <w:rFonts w:ascii="Times New Roman" w:hAnsi="Times New Roman"/>
        </w:rPr>
        <w:sectPr w:rsidR="00C60C34" w:rsidSect="00CB1DBB">
          <w:headerReference w:type="default" r:id="rId28"/>
          <w:type w:val="continuous"/>
          <w:pgSz w:w="11900" w:h="16840"/>
          <w:pgMar w:top="1418" w:right="1134" w:bottom="1418" w:left="1588" w:header="1134" w:footer="709" w:gutter="0"/>
          <w:cols w:space="708"/>
          <w:docGrid w:linePitch="360"/>
        </w:sectPr>
      </w:pPr>
    </w:p>
    <w:p w14:paraId="4632D123" w14:textId="77777777" w:rsidR="00E82B2C" w:rsidRPr="00CB1DBB" w:rsidRDefault="00E82B2C" w:rsidP="0039711A">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sys_office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是用来保存部门的基本信息</w:t>
      </w:r>
    </w:p>
    <w:p w14:paraId="268E0927" w14:textId="77777777" w:rsidR="00164915" w:rsidRPr="00CB1DBB" w:rsidRDefault="00C23B1C" w:rsidP="00C23B1C">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222F9F">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部门表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2DEFA86" w14:textId="77777777" w:rsidTr="00CB1DBB">
        <w:trPr>
          <w:tblHeader/>
        </w:trPr>
        <w:tc>
          <w:tcPr>
            <w:tcW w:w="2071" w:type="dxa"/>
            <w:shd w:val="clear" w:color="auto" w:fill="BFBFBF"/>
          </w:tcPr>
          <w:p w14:paraId="3201E40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0D969A1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65A3511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456B5B57"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29BECF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7603F94" w14:textId="77777777" w:rsidTr="00A95CCE">
        <w:tc>
          <w:tcPr>
            <w:tcW w:w="2071" w:type="dxa"/>
            <w:shd w:val="clear" w:color="auto" w:fill="auto"/>
          </w:tcPr>
          <w:p w14:paraId="6F3DE05C"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33D5290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393B1E9" w14:textId="77777777" w:rsidR="00164915" w:rsidRPr="00CB1DBB" w:rsidRDefault="0016491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241CEC3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049FF3FF" w14:textId="77777777" w:rsidR="00164915" w:rsidRPr="00CB1DBB" w:rsidRDefault="00746FF8"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651E8BA6" w14:textId="77777777" w:rsidTr="00A95CCE">
        <w:tc>
          <w:tcPr>
            <w:tcW w:w="2071" w:type="dxa"/>
            <w:shd w:val="clear" w:color="auto" w:fill="auto"/>
          </w:tcPr>
          <w:p w14:paraId="1273BE4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7D565A8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4DC504C"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430170A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94C09BE"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r w:rsidR="00B95913" w:rsidRPr="00CB1DBB" w14:paraId="0ACE13A8" w14:textId="77777777" w:rsidTr="00A95CCE">
        <w:tc>
          <w:tcPr>
            <w:tcW w:w="2071" w:type="dxa"/>
            <w:shd w:val="clear" w:color="auto" w:fill="auto"/>
          </w:tcPr>
          <w:p w14:paraId="5FE0400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parent_ids</w:t>
            </w:r>
          </w:p>
        </w:tc>
        <w:tc>
          <w:tcPr>
            <w:tcW w:w="1953" w:type="dxa"/>
            <w:shd w:val="clear" w:color="auto" w:fill="auto"/>
          </w:tcPr>
          <w:p w14:paraId="3905863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23FAC9D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671F13F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E4E3EDB"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所有父级编号</w:t>
            </w:r>
          </w:p>
        </w:tc>
      </w:tr>
      <w:tr w:rsidR="00B95913" w:rsidRPr="00CB1DBB" w14:paraId="54E8BDE3" w14:textId="77777777" w:rsidTr="00A95CCE">
        <w:tc>
          <w:tcPr>
            <w:tcW w:w="2071" w:type="dxa"/>
            <w:shd w:val="clear" w:color="auto" w:fill="auto"/>
          </w:tcPr>
          <w:p w14:paraId="1ED4BB12"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62196D5D"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04858219"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10DCAF7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D44D693"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3428FEEC" w14:textId="77777777" w:rsidTr="00A95CCE">
        <w:tc>
          <w:tcPr>
            <w:tcW w:w="2071" w:type="dxa"/>
            <w:shd w:val="clear" w:color="auto" w:fill="auto"/>
          </w:tcPr>
          <w:p w14:paraId="7FC98A4C"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71CB87D5"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2826EAE5"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780E180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FBD81CA"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5549FF5F" w14:textId="77777777" w:rsidTr="00A95CCE">
        <w:tc>
          <w:tcPr>
            <w:tcW w:w="2071" w:type="dxa"/>
            <w:shd w:val="clear" w:color="auto" w:fill="auto"/>
          </w:tcPr>
          <w:p w14:paraId="23C863B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code</w:t>
            </w:r>
          </w:p>
        </w:tc>
        <w:tc>
          <w:tcPr>
            <w:tcW w:w="1953" w:type="dxa"/>
            <w:shd w:val="clear" w:color="auto" w:fill="auto"/>
          </w:tcPr>
          <w:p w14:paraId="59A68EB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65BCF803"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D837185"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56A6BA6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区域编码</w:t>
            </w:r>
          </w:p>
        </w:tc>
      </w:tr>
      <w:tr w:rsidR="00B95913" w:rsidRPr="00CB1DBB" w14:paraId="408ADC24" w14:textId="77777777" w:rsidTr="00A95CCE">
        <w:tc>
          <w:tcPr>
            <w:tcW w:w="2071" w:type="dxa"/>
            <w:shd w:val="clear" w:color="auto" w:fill="auto"/>
          </w:tcPr>
          <w:p w14:paraId="12D6C65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w:t>
            </w:r>
          </w:p>
        </w:tc>
        <w:tc>
          <w:tcPr>
            <w:tcW w:w="1953" w:type="dxa"/>
            <w:shd w:val="clear" w:color="auto" w:fill="auto"/>
          </w:tcPr>
          <w:p w14:paraId="5482CCFE" w14:textId="77777777" w:rsidR="00E52057" w:rsidRPr="0039711A" w:rsidRDefault="00E52057" w:rsidP="00A95CCE">
            <w:pPr>
              <w:ind w:firstLineChars="0" w:firstLine="0"/>
              <w:rPr>
                <w:rFonts w:ascii="Times New Roman" w:hAnsi="Times New Roman"/>
                <w:color w:val="000000"/>
                <w:kern w:val="0"/>
              </w:rPr>
            </w:pPr>
            <w:r w:rsidRPr="0039711A">
              <w:rPr>
                <w:rFonts w:ascii="Times New Roman" w:hAnsi="Times New Roman"/>
                <w:color w:val="000000"/>
                <w:kern w:val="0"/>
              </w:rPr>
              <w:t xml:space="preserve">char(1)  </w:t>
            </w:r>
          </w:p>
        </w:tc>
        <w:tc>
          <w:tcPr>
            <w:tcW w:w="1425" w:type="dxa"/>
            <w:shd w:val="clear" w:color="auto" w:fill="auto"/>
          </w:tcPr>
          <w:p w14:paraId="38FF15A0"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2CED5D7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9266203"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机构类型</w:t>
            </w:r>
          </w:p>
        </w:tc>
      </w:tr>
      <w:tr w:rsidR="00B95913" w:rsidRPr="00CB1DBB" w14:paraId="3AFEDF3F" w14:textId="77777777" w:rsidTr="00A95CCE">
        <w:tc>
          <w:tcPr>
            <w:tcW w:w="2071" w:type="dxa"/>
            <w:shd w:val="clear" w:color="auto" w:fill="auto"/>
          </w:tcPr>
          <w:p w14:paraId="2A2C1CC2"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grade</w:t>
            </w:r>
          </w:p>
        </w:tc>
        <w:tc>
          <w:tcPr>
            <w:tcW w:w="1953" w:type="dxa"/>
            <w:shd w:val="clear" w:color="auto" w:fill="auto"/>
          </w:tcPr>
          <w:p w14:paraId="7958037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408A910D"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1EEB73DF"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9C8E4D0"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机构等级</w:t>
            </w:r>
          </w:p>
        </w:tc>
      </w:tr>
      <w:tr w:rsidR="00B95913" w:rsidRPr="00CB1DBB" w14:paraId="062F7F5B" w14:textId="77777777" w:rsidTr="00A95CCE">
        <w:tc>
          <w:tcPr>
            <w:tcW w:w="2071" w:type="dxa"/>
            <w:shd w:val="clear" w:color="auto" w:fill="auto"/>
          </w:tcPr>
          <w:p w14:paraId="5EC74C0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address</w:t>
            </w:r>
          </w:p>
        </w:tc>
        <w:tc>
          <w:tcPr>
            <w:tcW w:w="1953" w:type="dxa"/>
            <w:shd w:val="clear" w:color="auto" w:fill="auto"/>
          </w:tcPr>
          <w:p w14:paraId="1EBB8D38"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C25626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13DDB91"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1D1D4011"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联系地址</w:t>
            </w:r>
          </w:p>
        </w:tc>
      </w:tr>
      <w:tr w:rsidR="00B95913" w:rsidRPr="00CB1DBB" w14:paraId="579E2EEF" w14:textId="77777777" w:rsidTr="00A95CCE">
        <w:tc>
          <w:tcPr>
            <w:tcW w:w="2071" w:type="dxa"/>
            <w:shd w:val="clear" w:color="auto" w:fill="auto"/>
          </w:tcPr>
          <w:p w14:paraId="67357BD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zip_code</w:t>
            </w:r>
          </w:p>
        </w:tc>
        <w:tc>
          <w:tcPr>
            <w:tcW w:w="1953" w:type="dxa"/>
            <w:shd w:val="clear" w:color="auto" w:fill="auto"/>
          </w:tcPr>
          <w:p w14:paraId="09DD6A7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0E48F10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F54599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01FCBAFD"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邮政编码</w:t>
            </w:r>
          </w:p>
        </w:tc>
      </w:tr>
      <w:tr w:rsidR="00B95913" w:rsidRPr="00CB1DBB" w14:paraId="539ADE45" w14:textId="77777777" w:rsidTr="00A95CCE">
        <w:tc>
          <w:tcPr>
            <w:tcW w:w="2071" w:type="dxa"/>
            <w:shd w:val="clear" w:color="auto" w:fill="auto"/>
          </w:tcPr>
          <w:p w14:paraId="6A7B7B6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master</w:t>
            </w:r>
          </w:p>
        </w:tc>
        <w:tc>
          <w:tcPr>
            <w:tcW w:w="1953" w:type="dxa"/>
            <w:shd w:val="clear" w:color="auto" w:fill="auto"/>
          </w:tcPr>
          <w:p w14:paraId="1E3A744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38B179D"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A15C3BE"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003247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负责人</w:t>
            </w:r>
          </w:p>
        </w:tc>
      </w:tr>
      <w:tr w:rsidR="00B95913" w:rsidRPr="00CB1DBB" w14:paraId="397B96F6" w14:textId="77777777" w:rsidTr="00A95CCE">
        <w:tc>
          <w:tcPr>
            <w:tcW w:w="2071" w:type="dxa"/>
            <w:shd w:val="clear" w:color="auto" w:fill="auto"/>
          </w:tcPr>
          <w:p w14:paraId="774DCC4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phone</w:t>
            </w:r>
          </w:p>
        </w:tc>
        <w:tc>
          <w:tcPr>
            <w:tcW w:w="1953" w:type="dxa"/>
            <w:shd w:val="clear" w:color="auto" w:fill="auto"/>
          </w:tcPr>
          <w:p w14:paraId="7EA2265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2DA4D48F"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277B316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C238394"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电话</w:t>
            </w:r>
          </w:p>
        </w:tc>
      </w:tr>
      <w:tr w:rsidR="00B95913" w:rsidRPr="00CB1DBB" w14:paraId="1A05E5A1" w14:textId="77777777" w:rsidTr="00A95CCE">
        <w:tc>
          <w:tcPr>
            <w:tcW w:w="2071" w:type="dxa"/>
            <w:shd w:val="clear" w:color="auto" w:fill="auto"/>
          </w:tcPr>
          <w:p w14:paraId="555B3F2C"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fax</w:t>
            </w:r>
          </w:p>
        </w:tc>
        <w:tc>
          <w:tcPr>
            <w:tcW w:w="1953" w:type="dxa"/>
            <w:shd w:val="clear" w:color="auto" w:fill="auto"/>
          </w:tcPr>
          <w:p w14:paraId="289352B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36D977F2"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FDB589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CE2F60C"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传真</w:t>
            </w:r>
          </w:p>
        </w:tc>
      </w:tr>
      <w:tr w:rsidR="00B95913" w:rsidRPr="00CB1DBB" w14:paraId="468BF269" w14:textId="77777777" w:rsidTr="00A95CCE">
        <w:tc>
          <w:tcPr>
            <w:tcW w:w="2071" w:type="dxa"/>
            <w:shd w:val="clear" w:color="auto" w:fill="auto"/>
          </w:tcPr>
          <w:p w14:paraId="6F471EF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w:t>
            </w:r>
          </w:p>
        </w:tc>
        <w:tc>
          <w:tcPr>
            <w:tcW w:w="1953" w:type="dxa"/>
            <w:shd w:val="clear" w:color="auto" w:fill="auto"/>
          </w:tcPr>
          <w:p w14:paraId="167BBC8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23FC55F2"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2279E2A8"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8F9144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邮箱</w:t>
            </w:r>
          </w:p>
        </w:tc>
      </w:tr>
      <w:tr w:rsidR="00B95913" w:rsidRPr="00CB1DBB" w14:paraId="0A2F11ED" w14:textId="77777777" w:rsidTr="00A95CCE">
        <w:tc>
          <w:tcPr>
            <w:tcW w:w="2071" w:type="dxa"/>
            <w:shd w:val="clear" w:color="auto" w:fill="auto"/>
          </w:tcPr>
          <w:p w14:paraId="01DF8156" w14:textId="77777777" w:rsidR="00E52057" w:rsidRPr="0039711A" w:rsidRDefault="00B70226" w:rsidP="00A95CCE">
            <w:pPr>
              <w:pStyle w:val="a8"/>
              <w:ind w:firstLineChars="0" w:firstLine="0"/>
              <w:rPr>
                <w:rFonts w:ascii="Times New Roman" w:hAnsi="Times New Roman"/>
                <w:color w:val="000000"/>
                <w:kern w:val="0"/>
                <w:lang w:eastAsia="zh-CN"/>
              </w:rPr>
            </w:pPr>
            <w:r w:rsidRPr="0039711A">
              <w:rPr>
                <w:rFonts w:ascii="Times New Roman" w:hAnsi="Times New Roman" w:hint="eastAsia"/>
                <w:color w:val="000000"/>
                <w:kern w:val="0"/>
                <w:lang w:eastAsia="zh-CN"/>
              </w:rPr>
              <w:t>use</w:t>
            </w:r>
            <w:r w:rsidRPr="0039711A">
              <w:rPr>
                <w:rFonts w:ascii="Times New Roman" w:hAnsi="Times New Roman"/>
                <w:color w:val="000000"/>
                <w:kern w:val="0"/>
                <w:lang w:eastAsia="zh-CN"/>
              </w:rPr>
              <w:t>able</w:t>
            </w:r>
          </w:p>
        </w:tc>
        <w:tc>
          <w:tcPr>
            <w:tcW w:w="1953" w:type="dxa"/>
            <w:shd w:val="clear" w:color="auto" w:fill="auto"/>
          </w:tcPr>
          <w:p w14:paraId="767175E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9C487C4"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0399562E"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C8BCC73"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是否启用</w:t>
            </w:r>
          </w:p>
        </w:tc>
      </w:tr>
    </w:tbl>
    <w:p w14:paraId="4ACF62C6" w14:textId="77777777" w:rsidR="00164915" w:rsidRPr="00CB1DBB" w:rsidRDefault="00164915" w:rsidP="00164915">
      <w:pPr>
        <w:pStyle w:val="a8"/>
        <w:ind w:left="960" w:firstLineChars="0" w:firstLine="0"/>
        <w:rPr>
          <w:rFonts w:ascii="Times New Roman" w:hAnsi="Times New Roman"/>
        </w:rPr>
      </w:pPr>
    </w:p>
    <w:p w14:paraId="110D302E" w14:textId="77777777" w:rsidR="004322B8" w:rsidRPr="00CB1DBB" w:rsidRDefault="004322B8" w:rsidP="00164915">
      <w:pPr>
        <w:pStyle w:val="a8"/>
        <w:ind w:left="960" w:firstLineChars="0" w:firstLine="0"/>
        <w:rPr>
          <w:rFonts w:ascii="Times New Roman" w:hAnsi="Times New Roman"/>
        </w:rPr>
      </w:pPr>
    </w:p>
    <w:p w14:paraId="41FE1DEB" w14:textId="77777777" w:rsidR="004322B8" w:rsidRPr="00CB1DBB" w:rsidRDefault="004322B8" w:rsidP="00164915">
      <w:pPr>
        <w:pStyle w:val="a8"/>
        <w:ind w:left="960" w:firstLineChars="0" w:firstLine="0"/>
        <w:rPr>
          <w:rFonts w:ascii="Times New Roman" w:hAnsi="Times New Roman"/>
        </w:rPr>
      </w:pPr>
    </w:p>
    <w:p w14:paraId="4CCE859B" w14:textId="77777777" w:rsidR="004322B8" w:rsidRPr="00CB1DBB" w:rsidRDefault="004322B8" w:rsidP="00164915">
      <w:pPr>
        <w:pStyle w:val="a8"/>
        <w:ind w:left="960" w:firstLineChars="0" w:firstLine="0"/>
        <w:rPr>
          <w:rFonts w:ascii="Times New Roman" w:hAnsi="Times New Roman"/>
        </w:rPr>
      </w:pPr>
    </w:p>
    <w:p w14:paraId="29E85EDB"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w:t>
      </w:r>
      <w:r w:rsidRPr="0039711A">
        <w:rPr>
          <w:rFonts w:ascii="Times New Roman" w:hAnsi="Times New Roman"/>
          <w:color w:val="000000"/>
          <w:kern w:val="0"/>
        </w:rPr>
        <w:t>_menu</w:t>
      </w:r>
      <w:r w:rsidRPr="00CB1DBB">
        <w:rPr>
          <w:rFonts w:ascii="Times New Roman" w:hAnsi="Times New Roman"/>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w:t>
      </w:r>
      <w:r w:rsidRPr="00CB1DBB">
        <w:rPr>
          <w:rFonts w:ascii="Times New Roman" w:hAnsi="Times New Roman" w:hint="eastAsia"/>
          <w:lang w:eastAsia="zh-CN"/>
        </w:rPr>
        <w:t>用来</w:t>
      </w:r>
      <w:r w:rsidRPr="00CB1DBB">
        <w:rPr>
          <w:rFonts w:ascii="Times New Roman" w:hAnsi="Times New Roman"/>
          <w:lang w:eastAsia="zh-CN"/>
        </w:rPr>
        <w:t>保存权限的基本信息</w:t>
      </w:r>
    </w:p>
    <w:p w14:paraId="528BBF57" w14:textId="77777777" w:rsidR="00164915" w:rsidRPr="00CB1DBB" w:rsidRDefault="00C23B1C"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222F9F">
        <w:rPr>
          <w:rFonts w:ascii="Times New Roman" w:hAnsi="Times New Roman"/>
          <w:lang w:eastAsia="zh-CN"/>
        </w:rPr>
        <w:t>5</w:t>
      </w:r>
      <w:r w:rsidRPr="00CB1DBB">
        <w:rPr>
          <w:rFonts w:ascii="Times New Roman" w:hAnsi="Times New Roman"/>
          <w:lang w:eastAsia="zh-CN"/>
        </w:rPr>
        <w:t xml:space="preserve"> </w:t>
      </w:r>
      <w:r w:rsidRPr="00CB1DBB">
        <w:rPr>
          <w:rFonts w:ascii="Times New Roman" w:hAnsi="Times New Roman"/>
          <w:lang w:eastAsia="zh-CN"/>
        </w:rPr>
        <w:t>权限表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091835CD" w14:textId="77777777" w:rsidTr="00A95CCE">
        <w:tc>
          <w:tcPr>
            <w:tcW w:w="2071" w:type="dxa"/>
            <w:shd w:val="clear" w:color="auto" w:fill="BFBFBF"/>
          </w:tcPr>
          <w:p w14:paraId="563846E5"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4804944F"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2BA81B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80F8D0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7A2BC2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A758CE5" w14:textId="77777777" w:rsidTr="00A95CCE">
        <w:tc>
          <w:tcPr>
            <w:tcW w:w="2071" w:type="dxa"/>
            <w:shd w:val="clear" w:color="auto" w:fill="auto"/>
          </w:tcPr>
          <w:p w14:paraId="00D4BDF6"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7C883A9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13CA3D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E669DE9"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21C4EAEF" w14:textId="77777777" w:rsidR="00164915" w:rsidRPr="00CB1DBB" w:rsidRDefault="001C72D2"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F8EC382" w14:textId="77777777" w:rsidTr="00A95CCE">
        <w:tc>
          <w:tcPr>
            <w:tcW w:w="2071" w:type="dxa"/>
            <w:shd w:val="clear" w:color="auto" w:fill="auto"/>
          </w:tcPr>
          <w:p w14:paraId="2AAAFE4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7CE93EB5"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B1794F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72B9F708"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6346D60E"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r w:rsidR="00B95913" w:rsidRPr="00CB1DBB" w14:paraId="43BE05B2" w14:textId="77777777" w:rsidTr="00A95CCE">
        <w:tc>
          <w:tcPr>
            <w:tcW w:w="2071" w:type="dxa"/>
            <w:shd w:val="clear" w:color="auto" w:fill="auto"/>
          </w:tcPr>
          <w:p w14:paraId="12EF25B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parent_ids</w:t>
            </w:r>
          </w:p>
        </w:tc>
        <w:tc>
          <w:tcPr>
            <w:tcW w:w="1953" w:type="dxa"/>
            <w:shd w:val="clear" w:color="auto" w:fill="auto"/>
          </w:tcPr>
          <w:p w14:paraId="7B8604D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5F748A8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4F2BEB3"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F8A9D36" w14:textId="77777777" w:rsidR="00E52057" w:rsidRPr="00CB1DBB" w:rsidRDefault="001C72D2" w:rsidP="00A95CCE">
            <w:pPr>
              <w:pStyle w:val="a8"/>
              <w:ind w:firstLineChars="0" w:firstLine="0"/>
              <w:jc w:val="center"/>
              <w:rPr>
                <w:rFonts w:ascii="Times New Roman" w:hAnsi="Times New Roman"/>
                <w:lang w:eastAsia="zh-CN"/>
              </w:rPr>
            </w:pPr>
            <w:r w:rsidRPr="00CB1DBB">
              <w:rPr>
                <w:rFonts w:ascii="Times New Roman" w:hAnsi="Times New Roman" w:hint="eastAsia"/>
                <w:lang w:eastAsia="zh-CN"/>
              </w:rPr>
              <w:t>所有父级编号</w:t>
            </w:r>
          </w:p>
        </w:tc>
      </w:tr>
      <w:tr w:rsidR="00B95913" w:rsidRPr="00CB1DBB" w14:paraId="212334C9" w14:textId="77777777" w:rsidTr="00A95CCE">
        <w:tc>
          <w:tcPr>
            <w:tcW w:w="2071" w:type="dxa"/>
            <w:shd w:val="clear" w:color="auto" w:fill="auto"/>
          </w:tcPr>
          <w:p w14:paraId="6BED58C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0B739F5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6DB4865F"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193EC7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62E25D53"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0332C8B7" w14:textId="77777777" w:rsidTr="00A95CCE">
        <w:tc>
          <w:tcPr>
            <w:tcW w:w="2071" w:type="dxa"/>
            <w:shd w:val="clear" w:color="auto" w:fill="auto"/>
          </w:tcPr>
          <w:p w14:paraId="5EACD19E"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26F288FF" w14:textId="77777777" w:rsidR="00E52057" w:rsidRPr="0039711A" w:rsidRDefault="00E52057" w:rsidP="00A95CCE">
            <w:pPr>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417E5602"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6B66D7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F92F0F5"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78B93BAD" w14:textId="77777777" w:rsidTr="00A95CCE">
        <w:tc>
          <w:tcPr>
            <w:tcW w:w="2071" w:type="dxa"/>
            <w:shd w:val="clear" w:color="auto" w:fill="auto"/>
          </w:tcPr>
          <w:p w14:paraId="4E4AC29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href</w:t>
            </w:r>
          </w:p>
        </w:tc>
        <w:tc>
          <w:tcPr>
            <w:tcW w:w="1953" w:type="dxa"/>
            <w:shd w:val="clear" w:color="auto" w:fill="auto"/>
          </w:tcPr>
          <w:p w14:paraId="2516DCFE"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7928BC1C"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AC57516"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4298AA8"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链接</w:t>
            </w:r>
          </w:p>
        </w:tc>
      </w:tr>
      <w:tr w:rsidR="00B95913" w:rsidRPr="00CB1DBB" w14:paraId="1F0A4A2E" w14:textId="77777777" w:rsidTr="00A95CCE">
        <w:tc>
          <w:tcPr>
            <w:tcW w:w="2071" w:type="dxa"/>
            <w:shd w:val="clear" w:color="auto" w:fill="auto"/>
          </w:tcPr>
          <w:p w14:paraId="7533445F"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target</w:t>
            </w:r>
          </w:p>
        </w:tc>
        <w:tc>
          <w:tcPr>
            <w:tcW w:w="1953" w:type="dxa"/>
            <w:shd w:val="clear" w:color="auto" w:fill="auto"/>
          </w:tcPr>
          <w:p w14:paraId="4AD2D95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w:t>
            </w:r>
          </w:p>
        </w:tc>
        <w:tc>
          <w:tcPr>
            <w:tcW w:w="1425" w:type="dxa"/>
            <w:shd w:val="clear" w:color="auto" w:fill="auto"/>
          </w:tcPr>
          <w:p w14:paraId="15E89694"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16E5798B"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C7491CC"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目标</w:t>
            </w:r>
          </w:p>
        </w:tc>
      </w:tr>
      <w:tr w:rsidR="00B95913" w:rsidRPr="00CB1DBB" w14:paraId="62950D74" w14:textId="77777777" w:rsidTr="00A95CCE">
        <w:tc>
          <w:tcPr>
            <w:tcW w:w="2071" w:type="dxa"/>
            <w:shd w:val="clear" w:color="auto" w:fill="auto"/>
          </w:tcPr>
          <w:p w14:paraId="68CC7EF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icon</w:t>
            </w:r>
          </w:p>
        </w:tc>
        <w:tc>
          <w:tcPr>
            <w:tcW w:w="1953" w:type="dxa"/>
            <w:shd w:val="clear" w:color="auto" w:fill="auto"/>
          </w:tcPr>
          <w:p w14:paraId="08304CD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0006590"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A452B83"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AA3377F"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图标</w:t>
            </w:r>
          </w:p>
        </w:tc>
      </w:tr>
      <w:tr w:rsidR="00B95913" w:rsidRPr="00CB1DBB" w14:paraId="6807E667" w14:textId="77777777" w:rsidTr="00A95CCE">
        <w:tc>
          <w:tcPr>
            <w:tcW w:w="2071" w:type="dxa"/>
            <w:shd w:val="clear" w:color="auto" w:fill="auto"/>
          </w:tcPr>
          <w:p w14:paraId="0B3200F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is_show</w:t>
            </w:r>
          </w:p>
        </w:tc>
        <w:tc>
          <w:tcPr>
            <w:tcW w:w="1953" w:type="dxa"/>
            <w:shd w:val="clear" w:color="auto" w:fill="auto"/>
          </w:tcPr>
          <w:p w14:paraId="185BFE2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1C326375"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41E3CF2"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714E7A8"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是否在菜单中显示</w:t>
            </w:r>
          </w:p>
        </w:tc>
      </w:tr>
      <w:tr w:rsidR="00B95913" w:rsidRPr="00CB1DBB" w14:paraId="1692FF65" w14:textId="77777777" w:rsidTr="00A95CCE">
        <w:tc>
          <w:tcPr>
            <w:tcW w:w="2071" w:type="dxa"/>
            <w:shd w:val="clear" w:color="auto" w:fill="auto"/>
          </w:tcPr>
          <w:p w14:paraId="121EFD7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permission</w:t>
            </w:r>
          </w:p>
        </w:tc>
        <w:tc>
          <w:tcPr>
            <w:tcW w:w="1953" w:type="dxa"/>
            <w:shd w:val="clear" w:color="auto" w:fill="auto"/>
          </w:tcPr>
          <w:p w14:paraId="49EECEB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697C3DEE"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E60C74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1CAA7C5"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权限标识</w:t>
            </w:r>
          </w:p>
        </w:tc>
      </w:tr>
    </w:tbl>
    <w:p w14:paraId="205C7C77" w14:textId="77777777" w:rsidR="00164915" w:rsidRPr="00CB1DBB" w:rsidRDefault="00164915" w:rsidP="00164915">
      <w:pPr>
        <w:pStyle w:val="a8"/>
        <w:ind w:left="960" w:firstLineChars="0" w:firstLine="0"/>
        <w:rPr>
          <w:rFonts w:ascii="Times New Roman" w:hAnsi="Times New Roman"/>
        </w:rPr>
      </w:pPr>
    </w:p>
    <w:p w14:paraId="171FB29B"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sys_user_role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是用来保存用户角色</w:t>
      </w:r>
      <w:r w:rsidRPr="00CB1DBB">
        <w:rPr>
          <w:rFonts w:ascii="Times New Roman" w:hAnsi="Times New Roman" w:hint="eastAsia"/>
          <w:lang w:eastAsia="zh-CN"/>
        </w:rPr>
        <w:t>关系</w:t>
      </w:r>
    </w:p>
    <w:p w14:paraId="3613A1D3"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6</w:t>
      </w:r>
      <w:r w:rsidRPr="00CB1DBB">
        <w:rPr>
          <w:rFonts w:ascii="Times New Roman" w:hAnsi="Times New Roman"/>
          <w:lang w:eastAsia="zh-CN"/>
        </w:rPr>
        <w:t>用户角色表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535C9F71" w14:textId="77777777" w:rsidTr="00A95CCE">
        <w:tc>
          <w:tcPr>
            <w:tcW w:w="2071" w:type="dxa"/>
            <w:shd w:val="clear" w:color="auto" w:fill="BFBFBF"/>
          </w:tcPr>
          <w:p w14:paraId="2A33FA5D"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27188C0A"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3C135B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5635D43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6A1C1B9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9CB5B1B" w14:textId="77777777" w:rsidTr="00A95CCE">
        <w:tc>
          <w:tcPr>
            <w:tcW w:w="2071" w:type="dxa"/>
            <w:shd w:val="clear" w:color="auto" w:fill="auto"/>
          </w:tcPr>
          <w:p w14:paraId="235D957C"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w:t>
            </w:r>
          </w:p>
        </w:tc>
        <w:tc>
          <w:tcPr>
            <w:tcW w:w="1953" w:type="dxa"/>
            <w:shd w:val="clear" w:color="auto" w:fill="auto"/>
          </w:tcPr>
          <w:p w14:paraId="583C6AF2"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0DFA8E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F5F3102"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1E7EF12"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用户编号</w:t>
            </w:r>
          </w:p>
        </w:tc>
      </w:tr>
      <w:tr w:rsidR="00B95913" w:rsidRPr="00CB1DBB" w14:paraId="46953748" w14:textId="77777777" w:rsidTr="00A95CCE">
        <w:trPr>
          <w:trHeight w:val="445"/>
        </w:trPr>
        <w:tc>
          <w:tcPr>
            <w:tcW w:w="2071" w:type="dxa"/>
            <w:shd w:val="clear" w:color="auto" w:fill="auto"/>
          </w:tcPr>
          <w:p w14:paraId="0973054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1C9E7958"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6A1E4D0"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BD3A9C0"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223E857"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bl>
    <w:p w14:paraId="6576B1A7" w14:textId="77777777" w:rsidR="00164915" w:rsidRPr="00CB1DBB" w:rsidRDefault="00164915" w:rsidP="00164915">
      <w:pPr>
        <w:pStyle w:val="a8"/>
        <w:ind w:left="960" w:firstLineChars="0" w:firstLine="0"/>
        <w:rPr>
          <w:rFonts w:ascii="Times New Roman" w:hAnsi="Times New Roman"/>
        </w:rPr>
      </w:pPr>
    </w:p>
    <w:p w14:paraId="158A2E1C"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w:t>
      </w:r>
      <w:r w:rsidRPr="0039711A">
        <w:rPr>
          <w:rFonts w:ascii="Times New Roman" w:hAnsi="Times New Roman"/>
          <w:color w:val="000000"/>
          <w:kern w:val="0"/>
        </w:rPr>
        <w:t>s_role_menu</w:t>
      </w:r>
      <w:r w:rsidRPr="00CB1DBB">
        <w:rPr>
          <w:rFonts w:ascii="Times New Roman" w:hAnsi="Times New Roman" w:hint="eastAsia"/>
          <w:lang w:eastAsia="zh-CN"/>
        </w:rPr>
        <w:t>表</w:t>
      </w:r>
      <w:r w:rsidRPr="00CB1DBB">
        <w:rPr>
          <w:rFonts w:ascii="Times New Roman" w:hAnsi="Times New Roman"/>
          <w:lang w:eastAsia="zh-CN"/>
        </w:rPr>
        <w:t>是用来保存</w:t>
      </w:r>
      <w:r w:rsidRPr="00CB1DBB">
        <w:rPr>
          <w:rFonts w:ascii="Times New Roman" w:hAnsi="Times New Roman" w:hint="eastAsia"/>
          <w:lang w:eastAsia="zh-CN"/>
        </w:rPr>
        <w:t>角色</w:t>
      </w:r>
      <w:r w:rsidRPr="00CB1DBB">
        <w:rPr>
          <w:rFonts w:ascii="Times New Roman" w:hAnsi="Times New Roman"/>
          <w:lang w:eastAsia="zh-CN"/>
        </w:rPr>
        <w:t>和权限关系</w:t>
      </w:r>
    </w:p>
    <w:p w14:paraId="7117A4DC"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7</w:t>
      </w:r>
      <w:r w:rsidRPr="00CB1DBB">
        <w:rPr>
          <w:rFonts w:ascii="Times New Roman" w:hAnsi="Times New Roman"/>
          <w:lang w:eastAsia="zh-CN"/>
        </w:rPr>
        <w:t xml:space="preserve"> </w:t>
      </w:r>
      <w:r w:rsidRPr="00CB1DBB">
        <w:rPr>
          <w:rFonts w:ascii="Times New Roman" w:hAnsi="Times New Roman"/>
          <w:lang w:eastAsia="zh-CN"/>
        </w:rPr>
        <w:t>角色权限表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46F45D3" w14:textId="77777777" w:rsidTr="00A95CCE">
        <w:tc>
          <w:tcPr>
            <w:tcW w:w="2071" w:type="dxa"/>
            <w:shd w:val="clear" w:color="auto" w:fill="BFBFBF"/>
          </w:tcPr>
          <w:p w14:paraId="331C9112"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9F630D6"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4BC5EA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9880F7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3C76B6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ED243EB" w14:textId="77777777" w:rsidTr="00A95CCE">
        <w:tc>
          <w:tcPr>
            <w:tcW w:w="2071" w:type="dxa"/>
            <w:shd w:val="clear" w:color="auto" w:fill="auto"/>
          </w:tcPr>
          <w:p w14:paraId="2BD68479"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5FA4E11C"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35CD02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AA95D7A"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3E73E2D8"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r w:rsidR="00B95913" w:rsidRPr="00CB1DBB" w14:paraId="4286A6D3" w14:textId="77777777" w:rsidTr="00A95CCE">
        <w:tc>
          <w:tcPr>
            <w:tcW w:w="2071" w:type="dxa"/>
            <w:shd w:val="clear" w:color="auto" w:fill="auto"/>
          </w:tcPr>
          <w:p w14:paraId="63848B3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menu_id</w:t>
            </w:r>
          </w:p>
        </w:tc>
        <w:tc>
          <w:tcPr>
            <w:tcW w:w="1953" w:type="dxa"/>
            <w:shd w:val="clear" w:color="auto" w:fill="auto"/>
          </w:tcPr>
          <w:p w14:paraId="6EDD150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27D27F4"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6729748"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5225E40"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菜单编号</w:t>
            </w:r>
          </w:p>
        </w:tc>
      </w:tr>
    </w:tbl>
    <w:p w14:paraId="42BAC3F2" w14:textId="77777777" w:rsidR="00164915" w:rsidRPr="00CB1DBB" w:rsidRDefault="00164915" w:rsidP="00CB1DBB">
      <w:pPr>
        <w:ind w:firstLineChars="0" w:firstLine="0"/>
        <w:rPr>
          <w:rFonts w:ascii="Times New Roman" w:hAnsi="Times New Roman"/>
          <w:lang w:eastAsia="zh-CN"/>
        </w:rPr>
      </w:pPr>
    </w:p>
    <w:p w14:paraId="11FBE5D8" w14:textId="77777777" w:rsidR="0047039D" w:rsidRPr="00CB1DBB" w:rsidRDefault="0047039D" w:rsidP="00CB1DBB">
      <w:pPr>
        <w:ind w:firstLineChars="0" w:firstLine="0"/>
        <w:rPr>
          <w:rFonts w:ascii="Times New Roman" w:hAnsi="Times New Roman"/>
          <w:lang w:eastAsia="zh-CN"/>
        </w:rPr>
      </w:pPr>
    </w:p>
    <w:p w14:paraId="07AD5B86" w14:textId="77777777" w:rsidR="0047039D" w:rsidRPr="00CB1DBB" w:rsidRDefault="0047039D" w:rsidP="00CB1DBB">
      <w:pPr>
        <w:ind w:firstLineChars="0" w:firstLine="0"/>
        <w:rPr>
          <w:rFonts w:ascii="Times New Roman" w:hAnsi="Times New Roman"/>
          <w:lang w:eastAsia="zh-CN"/>
        </w:rPr>
      </w:pPr>
    </w:p>
    <w:p w14:paraId="209CE52B" w14:textId="77777777" w:rsidR="0047039D" w:rsidRPr="00CB1DBB" w:rsidRDefault="00E82B2C" w:rsidP="0039711A">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sys_role_office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w:t>
      </w:r>
      <w:r w:rsidRPr="00CB1DBB">
        <w:rPr>
          <w:rFonts w:ascii="Times New Roman" w:hAnsi="Times New Roman" w:hint="eastAsia"/>
          <w:lang w:eastAsia="zh-CN"/>
        </w:rPr>
        <w:t>角色</w:t>
      </w:r>
      <w:r w:rsidRPr="00CB1DBB">
        <w:rPr>
          <w:rFonts w:ascii="Times New Roman" w:hAnsi="Times New Roman"/>
          <w:lang w:eastAsia="zh-CN"/>
        </w:rPr>
        <w:t>和部门关系</w:t>
      </w:r>
    </w:p>
    <w:p w14:paraId="3E107305"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8</w:t>
      </w:r>
      <w:r w:rsidRPr="00CB1DBB">
        <w:rPr>
          <w:rFonts w:ascii="Times New Roman" w:hAnsi="Times New Roman"/>
          <w:lang w:eastAsia="zh-CN"/>
        </w:rPr>
        <w:t xml:space="preserve"> </w:t>
      </w:r>
      <w:r w:rsidRPr="00CB1DBB">
        <w:rPr>
          <w:rFonts w:ascii="Times New Roman" w:hAnsi="Times New Roman"/>
          <w:lang w:eastAsia="zh-CN"/>
        </w:rPr>
        <w:t>角色部门表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DA95C2E" w14:textId="77777777" w:rsidTr="00A95CCE">
        <w:tc>
          <w:tcPr>
            <w:tcW w:w="2071" w:type="dxa"/>
            <w:shd w:val="clear" w:color="auto" w:fill="BFBFBF"/>
          </w:tcPr>
          <w:p w14:paraId="18195CD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200B454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6B6E605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0473648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9E4E81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2549E744" w14:textId="77777777" w:rsidTr="00A95CCE">
        <w:tc>
          <w:tcPr>
            <w:tcW w:w="2071" w:type="dxa"/>
            <w:shd w:val="clear" w:color="auto" w:fill="auto"/>
          </w:tcPr>
          <w:p w14:paraId="25421AAB"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7405D04F"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E155DC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4BACD72"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D684C74"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r w:rsidR="00B95913" w:rsidRPr="00CB1DBB" w14:paraId="65DB722C" w14:textId="77777777" w:rsidTr="00A95CCE">
        <w:tc>
          <w:tcPr>
            <w:tcW w:w="2071" w:type="dxa"/>
            <w:shd w:val="clear" w:color="auto" w:fill="auto"/>
          </w:tcPr>
          <w:p w14:paraId="1F39EF8D"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0CA7B18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851DEC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7DB8F19"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D0D64A8"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机构编号</w:t>
            </w:r>
          </w:p>
        </w:tc>
      </w:tr>
    </w:tbl>
    <w:p w14:paraId="2EB7E677" w14:textId="77777777" w:rsidR="00164915" w:rsidRPr="00CB1DBB" w:rsidRDefault="00164915" w:rsidP="00164915">
      <w:pPr>
        <w:ind w:firstLineChars="0"/>
        <w:rPr>
          <w:rFonts w:ascii="Times New Roman" w:hAnsi="Times New Roman"/>
          <w:lang w:eastAsia="zh-CN"/>
        </w:rPr>
      </w:pPr>
    </w:p>
    <w:p w14:paraId="60112CF5" w14:textId="77777777" w:rsidR="00164915"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sys_user_friend</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w:t>
      </w:r>
      <w:r w:rsidRPr="00CB1DBB">
        <w:rPr>
          <w:rFonts w:ascii="Times New Roman" w:hAnsi="Times New Roman" w:hint="eastAsia"/>
          <w:lang w:eastAsia="zh-CN"/>
        </w:rPr>
        <w:t>保存用户</w:t>
      </w:r>
      <w:r w:rsidRPr="00CB1DBB">
        <w:rPr>
          <w:rFonts w:ascii="Times New Roman" w:hAnsi="Times New Roman"/>
          <w:lang w:eastAsia="zh-CN"/>
        </w:rPr>
        <w:t>好友关系</w:t>
      </w:r>
    </w:p>
    <w:p w14:paraId="0DF6A905"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9</w:t>
      </w:r>
      <w:r w:rsidRPr="00CB1DBB">
        <w:rPr>
          <w:rFonts w:ascii="Times New Roman" w:hAnsi="Times New Roman"/>
          <w:lang w:eastAsia="zh-CN"/>
        </w:rPr>
        <w:t xml:space="preserve"> </w:t>
      </w:r>
      <w:r w:rsidRPr="00CB1DBB">
        <w:rPr>
          <w:rFonts w:ascii="Times New Roman" w:hAnsi="Times New Roman"/>
          <w:lang w:eastAsia="zh-CN"/>
        </w:rPr>
        <w:t>用户好友表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6E08836A" w14:textId="77777777" w:rsidTr="00A95CCE">
        <w:tc>
          <w:tcPr>
            <w:tcW w:w="2071" w:type="dxa"/>
            <w:shd w:val="clear" w:color="auto" w:fill="BFBFBF"/>
          </w:tcPr>
          <w:p w14:paraId="4ABEDB84"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16F8215C"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824880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C8485C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30D3DC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8F65FD5" w14:textId="77777777" w:rsidTr="00A95CCE">
        <w:tc>
          <w:tcPr>
            <w:tcW w:w="2071" w:type="dxa"/>
            <w:shd w:val="clear" w:color="auto" w:fill="auto"/>
          </w:tcPr>
          <w:p w14:paraId="57A65E36" w14:textId="77777777" w:rsidR="00164915"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24791C41"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53DACE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A1ED1BE"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B6125DD"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0E3192A" w14:textId="77777777" w:rsidTr="00A95CCE">
        <w:tc>
          <w:tcPr>
            <w:tcW w:w="2071" w:type="dxa"/>
            <w:shd w:val="clear" w:color="auto" w:fill="auto"/>
          </w:tcPr>
          <w:p w14:paraId="4EC75255"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userId</w:t>
            </w:r>
          </w:p>
        </w:tc>
        <w:tc>
          <w:tcPr>
            <w:tcW w:w="1953" w:type="dxa"/>
            <w:shd w:val="clear" w:color="auto" w:fill="auto"/>
          </w:tcPr>
          <w:p w14:paraId="4FAE6C8E"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1877014" w14:textId="77777777" w:rsidR="007814EB" w:rsidRPr="00CB1DBB" w:rsidRDefault="007814EB" w:rsidP="00A95CCE">
            <w:pPr>
              <w:pStyle w:val="a8"/>
              <w:ind w:firstLineChars="0" w:firstLine="0"/>
              <w:rPr>
                <w:rFonts w:ascii="Times New Roman" w:hAnsi="Times New Roman"/>
                <w:lang w:eastAsia="zh-CN"/>
              </w:rPr>
            </w:pPr>
          </w:p>
        </w:tc>
        <w:tc>
          <w:tcPr>
            <w:tcW w:w="1334" w:type="dxa"/>
            <w:shd w:val="clear" w:color="auto" w:fill="auto"/>
          </w:tcPr>
          <w:p w14:paraId="73E3B011" w14:textId="77777777" w:rsidR="007814EB" w:rsidRPr="00CB1DBB" w:rsidRDefault="007814EB" w:rsidP="00A95CCE">
            <w:pPr>
              <w:ind w:firstLineChars="0" w:firstLine="0"/>
              <w:rPr>
                <w:rFonts w:ascii="Times New Roman" w:hAnsi="Times New Roman"/>
                <w:lang w:eastAsia="zh-CN"/>
              </w:rPr>
            </w:pPr>
          </w:p>
        </w:tc>
        <w:tc>
          <w:tcPr>
            <w:tcW w:w="1425" w:type="dxa"/>
            <w:shd w:val="clear" w:color="auto" w:fill="auto"/>
          </w:tcPr>
          <w:p w14:paraId="00E65F4F" w14:textId="77777777" w:rsidR="007814EB"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39244599" w14:textId="77777777" w:rsidTr="00A95CCE">
        <w:tc>
          <w:tcPr>
            <w:tcW w:w="2071" w:type="dxa"/>
            <w:shd w:val="clear" w:color="auto" w:fill="auto"/>
          </w:tcPr>
          <w:p w14:paraId="43493454"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friendId</w:t>
            </w:r>
          </w:p>
        </w:tc>
        <w:tc>
          <w:tcPr>
            <w:tcW w:w="1953" w:type="dxa"/>
            <w:shd w:val="clear" w:color="auto" w:fill="auto"/>
          </w:tcPr>
          <w:p w14:paraId="6A695836"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66A021B" w14:textId="77777777" w:rsidR="007814EB" w:rsidRPr="00CB1DBB" w:rsidRDefault="007814EB" w:rsidP="00A95CCE">
            <w:pPr>
              <w:pStyle w:val="a8"/>
              <w:ind w:firstLineChars="0" w:firstLine="0"/>
              <w:rPr>
                <w:rFonts w:ascii="Times New Roman" w:hAnsi="Times New Roman"/>
                <w:lang w:eastAsia="zh-CN"/>
              </w:rPr>
            </w:pPr>
          </w:p>
        </w:tc>
        <w:tc>
          <w:tcPr>
            <w:tcW w:w="1334" w:type="dxa"/>
            <w:shd w:val="clear" w:color="auto" w:fill="auto"/>
          </w:tcPr>
          <w:p w14:paraId="0BDFB4A2" w14:textId="77777777" w:rsidR="007814EB" w:rsidRPr="00CB1DBB" w:rsidRDefault="007814EB" w:rsidP="00A95CCE">
            <w:pPr>
              <w:ind w:firstLineChars="0" w:firstLine="0"/>
              <w:rPr>
                <w:rFonts w:ascii="Times New Roman" w:hAnsi="Times New Roman"/>
                <w:lang w:eastAsia="zh-CN"/>
              </w:rPr>
            </w:pPr>
          </w:p>
        </w:tc>
        <w:tc>
          <w:tcPr>
            <w:tcW w:w="1425" w:type="dxa"/>
            <w:shd w:val="clear" w:color="auto" w:fill="auto"/>
          </w:tcPr>
          <w:p w14:paraId="202150C4" w14:textId="77777777" w:rsidR="007814EB"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好友编号</w:t>
            </w:r>
          </w:p>
        </w:tc>
      </w:tr>
    </w:tbl>
    <w:p w14:paraId="3F8EC29E" w14:textId="77777777" w:rsidR="00164915" w:rsidRPr="00CB1DBB" w:rsidRDefault="00164915" w:rsidP="00164915">
      <w:pPr>
        <w:ind w:firstLineChars="0"/>
        <w:rPr>
          <w:rFonts w:ascii="Times New Roman" w:hAnsi="Times New Roman"/>
          <w:lang w:eastAsia="zh-CN"/>
        </w:rPr>
      </w:pPr>
    </w:p>
    <w:p w14:paraId="62CCFE8A"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w:t>
      </w:r>
      <w:r w:rsidRPr="0039711A">
        <w:rPr>
          <w:rFonts w:ascii="Times New Roman" w:hAnsi="Times New Roman"/>
          <w:color w:val="000000"/>
          <w:kern w:val="0"/>
        </w:rPr>
        <w:t>dict</w:t>
      </w:r>
      <w:r w:rsidRPr="00CB1DBB">
        <w:rPr>
          <w:rFonts w:ascii="Times New Roman" w:hAnsi="Times New Roman"/>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w:t>
      </w:r>
      <w:r w:rsidR="002539F3" w:rsidRPr="00CB1DBB">
        <w:rPr>
          <w:rFonts w:ascii="Times New Roman" w:hAnsi="Times New Roman" w:hint="eastAsia"/>
          <w:lang w:eastAsia="zh-CN"/>
        </w:rPr>
        <w:t>保存</w:t>
      </w:r>
      <w:r w:rsidR="002539F3" w:rsidRPr="00CB1DBB">
        <w:rPr>
          <w:rFonts w:ascii="Times New Roman" w:hAnsi="Times New Roman"/>
          <w:lang w:eastAsia="zh-CN"/>
        </w:rPr>
        <w:t>字典</w:t>
      </w:r>
      <w:r w:rsidR="002539F3" w:rsidRPr="00CB1DBB">
        <w:rPr>
          <w:rFonts w:ascii="Times New Roman" w:hAnsi="Times New Roman" w:hint="eastAsia"/>
          <w:lang w:eastAsia="zh-CN"/>
        </w:rPr>
        <w:t>的</w:t>
      </w:r>
      <w:r w:rsidR="002539F3" w:rsidRPr="00CB1DBB">
        <w:rPr>
          <w:rFonts w:ascii="Times New Roman" w:hAnsi="Times New Roman"/>
          <w:lang w:eastAsia="zh-CN"/>
        </w:rPr>
        <w:t>基本信息</w:t>
      </w:r>
    </w:p>
    <w:p w14:paraId="6D4DD77C"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10</w:t>
      </w:r>
      <w:r w:rsidRPr="00CB1DBB">
        <w:rPr>
          <w:rFonts w:ascii="Times New Roman" w:hAnsi="Times New Roman"/>
          <w:lang w:eastAsia="zh-CN"/>
        </w:rPr>
        <w:t xml:space="preserve"> </w:t>
      </w:r>
      <w:r w:rsidRPr="00CB1DBB">
        <w:rPr>
          <w:rFonts w:ascii="Times New Roman" w:hAnsi="Times New Roman"/>
          <w:lang w:eastAsia="zh-CN"/>
        </w:rPr>
        <w:t>数据字典表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140FA0B3" w14:textId="77777777" w:rsidTr="00A95CCE">
        <w:tc>
          <w:tcPr>
            <w:tcW w:w="2071" w:type="dxa"/>
            <w:shd w:val="clear" w:color="auto" w:fill="BFBFBF"/>
          </w:tcPr>
          <w:p w14:paraId="5E50AAB4"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7B1A291"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54B6731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669E7B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7EC01D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8785CCF" w14:textId="77777777" w:rsidTr="00A95CCE">
        <w:tc>
          <w:tcPr>
            <w:tcW w:w="2071" w:type="dxa"/>
            <w:shd w:val="clear" w:color="auto" w:fill="auto"/>
          </w:tcPr>
          <w:p w14:paraId="3694B5B7" w14:textId="77777777" w:rsidR="00164915"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20BFA49"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08D7CF7"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EFFDD48"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68D903EC" w14:textId="77777777" w:rsidR="00164915"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7281D1E4" w14:textId="77777777" w:rsidTr="00A95CCE">
        <w:tc>
          <w:tcPr>
            <w:tcW w:w="2071" w:type="dxa"/>
            <w:shd w:val="clear" w:color="auto" w:fill="auto"/>
          </w:tcPr>
          <w:p w14:paraId="6C8D568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w:t>
            </w:r>
          </w:p>
        </w:tc>
        <w:tc>
          <w:tcPr>
            <w:tcW w:w="1953" w:type="dxa"/>
            <w:shd w:val="clear" w:color="auto" w:fill="auto"/>
          </w:tcPr>
          <w:p w14:paraId="053C5C86" w14:textId="77777777" w:rsidR="00896AA4" w:rsidRPr="0039711A" w:rsidRDefault="00896AA4" w:rsidP="00A95CCE">
            <w:pPr>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7B62312"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16C51B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5386B95C"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数据值</w:t>
            </w:r>
          </w:p>
        </w:tc>
      </w:tr>
      <w:tr w:rsidR="00B95913" w:rsidRPr="00CB1DBB" w14:paraId="450FF13B" w14:textId="77777777" w:rsidTr="00A95CCE">
        <w:tc>
          <w:tcPr>
            <w:tcW w:w="2071" w:type="dxa"/>
            <w:shd w:val="clear" w:color="auto" w:fill="auto"/>
          </w:tcPr>
          <w:p w14:paraId="795DFF0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label</w:t>
            </w:r>
          </w:p>
        </w:tc>
        <w:tc>
          <w:tcPr>
            <w:tcW w:w="1953" w:type="dxa"/>
            <w:shd w:val="clear" w:color="auto" w:fill="auto"/>
          </w:tcPr>
          <w:p w14:paraId="260CA7DA"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E900B9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71A99CC"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228AE214"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标签名</w:t>
            </w:r>
          </w:p>
        </w:tc>
      </w:tr>
      <w:tr w:rsidR="00B95913" w:rsidRPr="00CB1DBB" w14:paraId="1A313BC9" w14:textId="77777777" w:rsidTr="00A95CCE">
        <w:tc>
          <w:tcPr>
            <w:tcW w:w="2071" w:type="dxa"/>
            <w:shd w:val="clear" w:color="auto" w:fill="auto"/>
          </w:tcPr>
          <w:p w14:paraId="0FA647B8"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w:t>
            </w:r>
          </w:p>
        </w:tc>
        <w:tc>
          <w:tcPr>
            <w:tcW w:w="1953" w:type="dxa"/>
            <w:shd w:val="clear" w:color="auto" w:fill="auto"/>
          </w:tcPr>
          <w:p w14:paraId="791A04CE"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6373E0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0549C97"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0908304A"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7E687DE7" w14:textId="77777777" w:rsidTr="00A95CCE">
        <w:trPr>
          <w:trHeight w:val="473"/>
        </w:trPr>
        <w:tc>
          <w:tcPr>
            <w:tcW w:w="2071" w:type="dxa"/>
            <w:shd w:val="clear" w:color="auto" w:fill="auto"/>
          </w:tcPr>
          <w:p w14:paraId="6DCF4AA2"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w:t>
            </w:r>
          </w:p>
        </w:tc>
        <w:tc>
          <w:tcPr>
            <w:tcW w:w="1953" w:type="dxa"/>
            <w:shd w:val="clear" w:color="auto" w:fill="auto"/>
          </w:tcPr>
          <w:p w14:paraId="446F2708"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739333F"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86FF3D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29E9838D"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描述</w:t>
            </w:r>
          </w:p>
        </w:tc>
      </w:tr>
      <w:tr w:rsidR="00B95913" w:rsidRPr="00CB1DBB" w14:paraId="4ED939A1" w14:textId="77777777" w:rsidTr="00A95CCE">
        <w:tc>
          <w:tcPr>
            <w:tcW w:w="2071" w:type="dxa"/>
            <w:shd w:val="clear" w:color="auto" w:fill="auto"/>
          </w:tcPr>
          <w:p w14:paraId="09B30447"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33B7C6ED"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2C572F3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7BC1965"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7626F02F"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73BA016D" w14:textId="77777777" w:rsidTr="00A95CCE">
        <w:tc>
          <w:tcPr>
            <w:tcW w:w="2071" w:type="dxa"/>
            <w:shd w:val="clear" w:color="auto" w:fill="auto"/>
          </w:tcPr>
          <w:p w14:paraId="7E84A762"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421648E5"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BF7616A"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C6112C0"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03191151"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bl>
    <w:p w14:paraId="41D5AADC" w14:textId="77777777" w:rsidR="00EA3782" w:rsidRDefault="00EA3782" w:rsidP="00164915">
      <w:pPr>
        <w:ind w:firstLineChars="0"/>
        <w:rPr>
          <w:rFonts w:ascii="Times New Roman" w:hAnsi="Times New Roman"/>
          <w:lang w:eastAsia="zh-CN"/>
        </w:rPr>
        <w:sectPr w:rsidR="00EA3782" w:rsidSect="00CB1DBB">
          <w:headerReference w:type="default" r:id="rId29"/>
          <w:type w:val="continuous"/>
          <w:pgSz w:w="11900" w:h="16840"/>
          <w:pgMar w:top="1418" w:right="1134" w:bottom="1418" w:left="1588" w:header="709" w:footer="709" w:gutter="0"/>
          <w:cols w:space="708"/>
          <w:docGrid w:linePitch="360"/>
        </w:sectPr>
      </w:pPr>
    </w:p>
    <w:p w14:paraId="3D0898DB" w14:textId="77777777" w:rsidR="00164915" w:rsidRPr="00CB1DBB" w:rsidRDefault="00164915" w:rsidP="00164915">
      <w:pPr>
        <w:ind w:firstLineChars="0"/>
        <w:rPr>
          <w:rFonts w:ascii="Times New Roman" w:hAnsi="Times New Roman"/>
          <w:lang w:eastAsia="zh-CN"/>
        </w:rPr>
      </w:pPr>
    </w:p>
    <w:p w14:paraId="0DDCE8B9"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oa</w:t>
      </w:r>
      <w:r w:rsidRPr="0039711A">
        <w:rPr>
          <w:rFonts w:ascii="Times New Roman" w:hAnsi="Times New Roman"/>
          <w:color w:val="000000"/>
          <w:kern w:val="0"/>
        </w:rPr>
        <w:t>_notify</w:t>
      </w:r>
      <w:r w:rsidRPr="00CB1DBB">
        <w:rPr>
          <w:rFonts w:ascii="Times New Roman" w:hAnsi="Times New Roman"/>
          <w:lang w:eastAsia="zh-CN"/>
        </w:rPr>
        <w:t xml:space="preserve"> </w:t>
      </w:r>
      <w:r w:rsidRPr="00CB1DBB">
        <w:rPr>
          <w:rFonts w:ascii="Times New Roman" w:hAnsi="Times New Roman"/>
          <w:lang w:eastAsia="zh-CN"/>
        </w:rPr>
        <w:t>表是用来保存通知信息</w:t>
      </w:r>
    </w:p>
    <w:p w14:paraId="6ED8A88B"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4-1</w:t>
      </w:r>
      <w:r w:rsidR="00C879CC">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通知表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01944451" w14:textId="77777777" w:rsidTr="00CB1DBB">
        <w:trPr>
          <w:tblHeader/>
        </w:trPr>
        <w:tc>
          <w:tcPr>
            <w:tcW w:w="2071" w:type="dxa"/>
            <w:shd w:val="clear" w:color="auto" w:fill="BFBFBF"/>
          </w:tcPr>
          <w:p w14:paraId="08C6C43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4C619AFD"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5783BA2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389F0C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DE7682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A824A99" w14:textId="77777777" w:rsidTr="00A95CCE">
        <w:tc>
          <w:tcPr>
            <w:tcW w:w="2071" w:type="dxa"/>
            <w:shd w:val="clear" w:color="auto" w:fill="auto"/>
          </w:tcPr>
          <w:p w14:paraId="300D9338" w14:textId="77777777" w:rsidR="00164915"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13D5A33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E41C9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B2A6CC5"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59B8677" w14:textId="77777777" w:rsidR="00164915"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71D29910" w14:textId="77777777" w:rsidTr="00A95CCE">
        <w:tc>
          <w:tcPr>
            <w:tcW w:w="2071" w:type="dxa"/>
            <w:shd w:val="clear" w:color="auto" w:fill="auto"/>
          </w:tcPr>
          <w:p w14:paraId="7374BD2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type</w:t>
            </w:r>
          </w:p>
        </w:tc>
        <w:tc>
          <w:tcPr>
            <w:tcW w:w="1953" w:type="dxa"/>
            <w:shd w:val="clear" w:color="auto" w:fill="auto"/>
          </w:tcPr>
          <w:p w14:paraId="6088640B"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6B72D7BB"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FCB03B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A59605D"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590E8E1A" w14:textId="77777777" w:rsidTr="00A95CCE">
        <w:tc>
          <w:tcPr>
            <w:tcW w:w="2071" w:type="dxa"/>
            <w:shd w:val="clear" w:color="auto" w:fill="auto"/>
          </w:tcPr>
          <w:p w14:paraId="3746ED61"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title</w:t>
            </w:r>
          </w:p>
        </w:tc>
        <w:tc>
          <w:tcPr>
            <w:tcW w:w="1953" w:type="dxa"/>
            <w:shd w:val="clear" w:color="auto" w:fill="auto"/>
          </w:tcPr>
          <w:p w14:paraId="370D71BD"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w:t>
            </w:r>
            <w:r w:rsidRPr="00CB1DBB">
              <w:rPr>
                <w:rFonts w:ascii="Times New Roman" w:hAnsi="Times New Roman"/>
                <w:color w:val="000000"/>
                <w:kern w:val="0"/>
              </w:rPr>
              <w:t>char(200)</w:t>
            </w:r>
          </w:p>
        </w:tc>
        <w:tc>
          <w:tcPr>
            <w:tcW w:w="1425" w:type="dxa"/>
            <w:shd w:val="clear" w:color="auto" w:fill="auto"/>
          </w:tcPr>
          <w:p w14:paraId="19D12EC9"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8FCA7AB"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5FB90C02"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标题</w:t>
            </w:r>
          </w:p>
        </w:tc>
      </w:tr>
      <w:tr w:rsidR="00B95913" w:rsidRPr="00CB1DBB" w14:paraId="14243032" w14:textId="77777777" w:rsidTr="00A95CCE">
        <w:tc>
          <w:tcPr>
            <w:tcW w:w="2071" w:type="dxa"/>
            <w:shd w:val="clear" w:color="auto" w:fill="auto"/>
          </w:tcPr>
          <w:p w14:paraId="1E6E726F"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content</w:t>
            </w:r>
          </w:p>
        </w:tc>
        <w:tc>
          <w:tcPr>
            <w:tcW w:w="1953" w:type="dxa"/>
            <w:shd w:val="clear" w:color="auto" w:fill="auto"/>
          </w:tcPr>
          <w:p w14:paraId="0E28D0E3"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4EE24FA8"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B16CCE7"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4BF90D6"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内容</w:t>
            </w:r>
          </w:p>
        </w:tc>
      </w:tr>
      <w:tr w:rsidR="00B95913" w:rsidRPr="00CB1DBB" w14:paraId="2FDCD278" w14:textId="77777777" w:rsidTr="00A95CCE">
        <w:tc>
          <w:tcPr>
            <w:tcW w:w="2071" w:type="dxa"/>
            <w:shd w:val="clear" w:color="auto" w:fill="auto"/>
          </w:tcPr>
          <w:p w14:paraId="4B59A875"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files</w:t>
            </w:r>
          </w:p>
        </w:tc>
        <w:tc>
          <w:tcPr>
            <w:tcW w:w="1953" w:type="dxa"/>
            <w:shd w:val="clear" w:color="auto" w:fill="auto"/>
          </w:tcPr>
          <w:p w14:paraId="49A0767B"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2BEE2EB1"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B82064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7636D02A"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附件</w:t>
            </w:r>
          </w:p>
        </w:tc>
      </w:tr>
      <w:tr w:rsidR="00B95913" w:rsidRPr="00CB1DBB" w14:paraId="6DAE8723" w14:textId="77777777" w:rsidTr="00A95CCE">
        <w:tc>
          <w:tcPr>
            <w:tcW w:w="2071" w:type="dxa"/>
            <w:shd w:val="clear" w:color="auto" w:fill="auto"/>
          </w:tcPr>
          <w:p w14:paraId="45831F22"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status</w:t>
            </w:r>
          </w:p>
        </w:tc>
        <w:tc>
          <w:tcPr>
            <w:tcW w:w="1953" w:type="dxa"/>
            <w:shd w:val="clear" w:color="auto" w:fill="auto"/>
          </w:tcPr>
          <w:p w14:paraId="524E3783"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1DB48677"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1974FF5"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4E343D9"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状态</w:t>
            </w:r>
          </w:p>
        </w:tc>
      </w:tr>
    </w:tbl>
    <w:p w14:paraId="5B834977" w14:textId="77777777" w:rsidR="00EA3782" w:rsidRDefault="00EA3782" w:rsidP="00695627">
      <w:pPr>
        <w:ind w:firstLineChars="0" w:firstLine="0"/>
        <w:rPr>
          <w:rFonts w:ascii="Times New Roman" w:hAnsi="Times New Roman"/>
          <w:lang w:eastAsia="zh-CN"/>
        </w:rPr>
        <w:sectPr w:rsidR="00EA3782" w:rsidSect="00CB1DBB">
          <w:headerReference w:type="default" r:id="rId30"/>
          <w:type w:val="continuous"/>
          <w:pgSz w:w="11900" w:h="16840"/>
          <w:pgMar w:top="1418" w:right="1134" w:bottom="1418" w:left="1588" w:header="1134" w:footer="709" w:gutter="0"/>
          <w:cols w:space="708"/>
          <w:docGrid w:linePitch="360"/>
        </w:sectPr>
      </w:pPr>
    </w:p>
    <w:p w14:paraId="56A64EE5" w14:textId="77777777" w:rsidR="00A8325C" w:rsidRPr="00CB1DBB" w:rsidRDefault="00A8325C" w:rsidP="00695627">
      <w:pPr>
        <w:ind w:firstLineChars="0" w:firstLine="0"/>
        <w:rPr>
          <w:rFonts w:ascii="Times New Roman" w:hAnsi="Times New Roman"/>
          <w:lang w:eastAsia="zh-CN"/>
        </w:rPr>
      </w:pPr>
    </w:p>
    <w:p w14:paraId="452D79EA"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oa</w:t>
      </w:r>
      <w:r w:rsidRPr="0039711A">
        <w:rPr>
          <w:rFonts w:ascii="Times New Roman" w:hAnsi="Times New Roman"/>
          <w:color w:val="000000"/>
          <w:kern w:val="0"/>
        </w:rPr>
        <w:t>_notify_record</w:t>
      </w:r>
      <w:r w:rsidRPr="00CB1DBB">
        <w:rPr>
          <w:rFonts w:ascii="Times New Roman" w:hAnsi="Times New Roman"/>
          <w:lang w:eastAsia="zh-CN"/>
        </w:rPr>
        <w:t xml:space="preserve"> </w:t>
      </w:r>
      <w:r w:rsidRPr="00CB1DBB">
        <w:rPr>
          <w:rFonts w:ascii="Times New Roman" w:hAnsi="Times New Roman" w:hint="eastAsia"/>
          <w:lang w:eastAsia="zh-CN"/>
        </w:rPr>
        <w:t>使用</w:t>
      </w:r>
      <w:r w:rsidRPr="00CB1DBB">
        <w:rPr>
          <w:rFonts w:ascii="Times New Roman" w:hAnsi="Times New Roman"/>
          <w:lang w:eastAsia="zh-CN"/>
        </w:rPr>
        <w:t>来保存通知关系信息</w:t>
      </w:r>
    </w:p>
    <w:p w14:paraId="7CAACDDC"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4-1</w:t>
      </w:r>
      <w:r w:rsidR="00C879CC">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通知联系表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1"/>
        <w:gridCol w:w="1336"/>
        <w:gridCol w:w="1701"/>
        <w:gridCol w:w="1725"/>
        <w:gridCol w:w="1395"/>
      </w:tblGrid>
      <w:tr w:rsidR="00B95913" w:rsidRPr="00CB1DBB" w14:paraId="0FEDBE1C" w14:textId="77777777" w:rsidTr="00A95CCE">
        <w:tc>
          <w:tcPr>
            <w:tcW w:w="2051" w:type="dxa"/>
            <w:shd w:val="clear" w:color="auto" w:fill="BFBFBF"/>
          </w:tcPr>
          <w:p w14:paraId="3FA8788B"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336" w:type="dxa"/>
            <w:shd w:val="clear" w:color="auto" w:fill="BFBFBF"/>
          </w:tcPr>
          <w:p w14:paraId="3D253DA5"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701" w:type="dxa"/>
            <w:shd w:val="clear" w:color="auto" w:fill="BFBFBF"/>
          </w:tcPr>
          <w:p w14:paraId="58BAB1E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725" w:type="dxa"/>
            <w:shd w:val="clear" w:color="auto" w:fill="BFBFBF"/>
          </w:tcPr>
          <w:p w14:paraId="0D484915"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395" w:type="dxa"/>
            <w:shd w:val="clear" w:color="auto" w:fill="BFBFBF"/>
          </w:tcPr>
          <w:p w14:paraId="292873C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C7C7166" w14:textId="77777777" w:rsidTr="00A95CCE">
        <w:tc>
          <w:tcPr>
            <w:tcW w:w="2051" w:type="dxa"/>
            <w:shd w:val="clear" w:color="auto" w:fill="auto"/>
          </w:tcPr>
          <w:p w14:paraId="2EA2E97A" w14:textId="77777777" w:rsidR="00164915"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336" w:type="dxa"/>
            <w:shd w:val="clear" w:color="auto" w:fill="auto"/>
          </w:tcPr>
          <w:p w14:paraId="3AE3B4BA"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4C99216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25" w:type="dxa"/>
            <w:shd w:val="clear" w:color="auto" w:fill="auto"/>
          </w:tcPr>
          <w:p w14:paraId="29A26FF7"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395" w:type="dxa"/>
            <w:shd w:val="clear" w:color="auto" w:fill="auto"/>
          </w:tcPr>
          <w:p w14:paraId="57AE1585" w14:textId="77777777" w:rsidR="00164915" w:rsidRPr="00CB1DBB" w:rsidRDefault="00400C57" w:rsidP="00A95CCE">
            <w:pPr>
              <w:pStyle w:val="a8"/>
              <w:ind w:firstLineChars="0" w:firstLine="0"/>
              <w:jc w:val="center"/>
              <w:rPr>
                <w:rFonts w:ascii="Times New Roman" w:hAnsi="Times New Roman"/>
                <w:lang w:eastAsia="zh-CN"/>
              </w:rPr>
            </w:pPr>
            <w:r w:rsidRPr="00CB1DBB">
              <w:rPr>
                <w:rFonts w:ascii="Times New Roman" w:hAnsi="Times New Roman" w:hint="eastAsia"/>
                <w:lang w:eastAsia="zh-CN"/>
              </w:rPr>
              <w:t>编号</w:t>
            </w:r>
          </w:p>
        </w:tc>
      </w:tr>
      <w:tr w:rsidR="00B95913" w:rsidRPr="00CB1DBB" w14:paraId="1E1F3E17" w14:textId="77777777" w:rsidTr="00A95CCE">
        <w:tc>
          <w:tcPr>
            <w:tcW w:w="2051" w:type="dxa"/>
            <w:shd w:val="clear" w:color="auto" w:fill="auto"/>
          </w:tcPr>
          <w:p w14:paraId="5D1726FA"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oa_notify_id</w:t>
            </w:r>
          </w:p>
        </w:tc>
        <w:tc>
          <w:tcPr>
            <w:tcW w:w="1336" w:type="dxa"/>
            <w:shd w:val="clear" w:color="auto" w:fill="auto"/>
          </w:tcPr>
          <w:p w14:paraId="5C3F2540"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7D84FFAF"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7251CAF1"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46E36ED2"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通知通告</w:t>
            </w:r>
            <w:r w:rsidRPr="00CB1DBB">
              <w:rPr>
                <w:rFonts w:ascii="Times New Roman" w:hAnsi="Times New Roman" w:hint="eastAsia"/>
                <w:lang w:eastAsia="zh-CN"/>
              </w:rPr>
              <w:t>ID</w:t>
            </w:r>
          </w:p>
        </w:tc>
      </w:tr>
      <w:tr w:rsidR="00B95913" w:rsidRPr="00CB1DBB" w14:paraId="5FC44EC6" w14:textId="77777777" w:rsidTr="00A95CCE">
        <w:tc>
          <w:tcPr>
            <w:tcW w:w="2051" w:type="dxa"/>
            <w:shd w:val="clear" w:color="auto" w:fill="auto"/>
          </w:tcPr>
          <w:p w14:paraId="2F9DBCFE"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w:t>
            </w:r>
          </w:p>
        </w:tc>
        <w:tc>
          <w:tcPr>
            <w:tcW w:w="1336" w:type="dxa"/>
            <w:shd w:val="clear" w:color="auto" w:fill="auto"/>
          </w:tcPr>
          <w:p w14:paraId="51681E6F"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22647113"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0252BD33"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3B30F218"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接受人</w:t>
            </w:r>
          </w:p>
        </w:tc>
      </w:tr>
      <w:tr w:rsidR="00B95913" w:rsidRPr="00CB1DBB" w14:paraId="773D21CE" w14:textId="77777777" w:rsidTr="00A95CCE">
        <w:tc>
          <w:tcPr>
            <w:tcW w:w="2051" w:type="dxa"/>
            <w:shd w:val="clear" w:color="auto" w:fill="auto"/>
          </w:tcPr>
          <w:p w14:paraId="090EDA6C"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read_flag</w:t>
            </w:r>
          </w:p>
        </w:tc>
        <w:tc>
          <w:tcPr>
            <w:tcW w:w="1336" w:type="dxa"/>
            <w:shd w:val="clear" w:color="auto" w:fill="auto"/>
          </w:tcPr>
          <w:p w14:paraId="19DE2892"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701" w:type="dxa"/>
            <w:shd w:val="clear" w:color="auto" w:fill="auto"/>
          </w:tcPr>
          <w:p w14:paraId="7AC71984"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432ACACC"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5BB2D909"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阅读标记</w:t>
            </w:r>
          </w:p>
        </w:tc>
      </w:tr>
      <w:tr w:rsidR="00B95913" w:rsidRPr="00CB1DBB" w14:paraId="60A62F87" w14:textId="77777777" w:rsidTr="00A95CCE">
        <w:tc>
          <w:tcPr>
            <w:tcW w:w="2051" w:type="dxa"/>
            <w:shd w:val="clear" w:color="auto" w:fill="auto"/>
          </w:tcPr>
          <w:p w14:paraId="7F46DF7B"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read_date</w:t>
            </w:r>
          </w:p>
        </w:tc>
        <w:tc>
          <w:tcPr>
            <w:tcW w:w="1336" w:type="dxa"/>
            <w:shd w:val="clear" w:color="auto" w:fill="auto"/>
          </w:tcPr>
          <w:p w14:paraId="5CF8776E"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w:t>
            </w:r>
          </w:p>
        </w:tc>
        <w:tc>
          <w:tcPr>
            <w:tcW w:w="1701" w:type="dxa"/>
            <w:shd w:val="clear" w:color="auto" w:fill="auto"/>
          </w:tcPr>
          <w:p w14:paraId="430A99A4"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08B50AE3"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246F65EE"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阅读时间</w:t>
            </w:r>
          </w:p>
        </w:tc>
      </w:tr>
    </w:tbl>
    <w:p w14:paraId="627A469A" w14:textId="77777777" w:rsidR="00EA3782" w:rsidRDefault="00EA3782" w:rsidP="00695627">
      <w:pPr>
        <w:ind w:firstLineChars="0" w:firstLine="0"/>
        <w:rPr>
          <w:rFonts w:ascii="Times New Roman" w:hAnsi="Times New Roman"/>
          <w:lang w:eastAsia="zh-CN"/>
        </w:rPr>
        <w:sectPr w:rsidR="00EA3782" w:rsidSect="00CB1DBB">
          <w:headerReference w:type="default" r:id="rId31"/>
          <w:type w:val="continuous"/>
          <w:pgSz w:w="11900" w:h="16840"/>
          <w:pgMar w:top="1418" w:right="1134" w:bottom="1418" w:left="1588" w:header="709" w:footer="709" w:gutter="0"/>
          <w:cols w:space="708"/>
          <w:docGrid w:linePitch="360"/>
        </w:sectPr>
      </w:pPr>
    </w:p>
    <w:p w14:paraId="07F365C1" w14:textId="77777777" w:rsidR="005D659E" w:rsidRPr="00CB1DBB" w:rsidRDefault="005D659E" w:rsidP="00695627">
      <w:pPr>
        <w:ind w:firstLineChars="0" w:firstLine="0"/>
        <w:rPr>
          <w:rFonts w:ascii="Times New Roman" w:hAnsi="Times New Roman"/>
          <w:lang w:eastAsia="zh-CN"/>
        </w:rPr>
      </w:pPr>
    </w:p>
    <w:p w14:paraId="1F934E7E" w14:textId="77777777" w:rsidR="00585076" w:rsidRPr="00CB1DBB" w:rsidRDefault="0066016B" w:rsidP="00EF1675">
      <w:pPr>
        <w:pStyle w:val="a8"/>
        <w:numPr>
          <w:ilvl w:val="0"/>
          <w:numId w:val="10"/>
        </w:numPr>
        <w:ind w:firstLineChars="0"/>
        <w:rPr>
          <w:rFonts w:ascii="Times New Roman" w:hAnsi="Times New Roman"/>
        </w:rPr>
      </w:pPr>
      <w:r>
        <w:rPr>
          <w:rFonts w:ascii="Times New Roman" w:hAnsi="Times New Roman"/>
          <w:lang w:eastAsia="zh-CN"/>
        </w:rPr>
        <w:t>Bug</w:t>
      </w:r>
      <w:r w:rsidR="00585076" w:rsidRPr="00CB1DBB">
        <w:rPr>
          <w:rFonts w:ascii="Times New Roman" w:hAnsi="Times New Roman" w:hint="eastAsia"/>
          <w:lang w:eastAsia="zh-CN"/>
        </w:rPr>
        <w:t>表</w:t>
      </w:r>
      <w:r w:rsidR="00585076" w:rsidRPr="00CB1DBB">
        <w:rPr>
          <w:rFonts w:ascii="Times New Roman" w:hAnsi="Times New Roman"/>
          <w:lang w:eastAsia="zh-CN"/>
        </w:rPr>
        <w:t>是用来</w:t>
      </w:r>
      <w:r w:rsidR="00585076" w:rsidRPr="00CB1DBB">
        <w:rPr>
          <w:rFonts w:ascii="Times New Roman" w:hAnsi="Times New Roman" w:hint="eastAsia"/>
          <w:lang w:eastAsia="zh-CN"/>
        </w:rPr>
        <w:t>保存</w:t>
      </w:r>
      <w:r>
        <w:rPr>
          <w:rFonts w:ascii="Times New Roman" w:hAnsi="Times New Roman"/>
          <w:lang w:eastAsia="zh-CN"/>
        </w:rPr>
        <w:t>Bug</w:t>
      </w:r>
      <w:r w:rsidR="00585076" w:rsidRPr="00CB1DBB">
        <w:rPr>
          <w:rFonts w:ascii="Times New Roman" w:hAnsi="Times New Roman" w:hint="eastAsia"/>
          <w:lang w:eastAsia="zh-CN"/>
        </w:rPr>
        <w:t>信息</w:t>
      </w:r>
    </w:p>
    <w:p w14:paraId="71370625" w14:textId="77777777" w:rsidR="00164915" w:rsidRPr="00CB1DBB" w:rsidRDefault="00CF7BC3" w:rsidP="00CF7BC3">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3</w:t>
      </w:r>
      <w:r w:rsidR="00EA3782">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内容表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854"/>
        <w:gridCol w:w="1905"/>
      </w:tblGrid>
      <w:tr w:rsidR="00B95913" w:rsidRPr="00CB1DBB" w14:paraId="32513030" w14:textId="77777777" w:rsidTr="00CB1DBB">
        <w:trPr>
          <w:trHeight w:val="487"/>
          <w:tblHeader/>
        </w:trPr>
        <w:tc>
          <w:tcPr>
            <w:tcW w:w="2071" w:type="dxa"/>
            <w:shd w:val="clear" w:color="auto" w:fill="BFBFBF"/>
          </w:tcPr>
          <w:p w14:paraId="66F3B97E"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2F2000F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9D12C8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4" w:type="dxa"/>
            <w:shd w:val="clear" w:color="auto" w:fill="BFBFBF"/>
          </w:tcPr>
          <w:p w14:paraId="68A58D4E"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905" w:type="dxa"/>
            <w:shd w:val="clear" w:color="auto" w:fill="BFBFBF"/>
          </w:tcPr>
          <w:p w14:paraId="322AE2F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7293A3C" w14:textId="77777777" w:rsidTr="00CB1DBB">
        <w:tc>
          <w:tcPr>
            <w:tcW w:w="2071" w:type="dxa"/>
            <w:shd w:val="clear" w:color="auto" w:fill="auto"/>
          </w:tcPr>
          <w:p w14:paraId="6FB265D8" w14:textId="77777777" w:rsidR="00164915"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29FA0974"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84975E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353C81F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905" w:type="dxa"/>
            <w:shd w:val="clear" w:color="auto" w:fill="auto"/>
          </w:tcPr>
          <w:p w14:paraId="6D53E947" w14:textId="77777777" w:rsidR="00164915"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r>
      <w:tr w:rsidR="00B95913" w:rsidRPr="00CB1DBB" w14:paraId="247A0089" w14:textId="77777777" w:rsidTr="00CB1DBB">
        <w:tc>
          <w:tcPr>
            <w:tcW w:w="2071" w:type="dxa"/>
            <w:shd w:val="clear" w:color="auto" w:fill="auto"/>
          </w:tcPr>
          <w:p w14:paraId="13ABE9F0"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_version_id</w:t>
            </w:r>
          </w:p>
        </w:tc>
        <w:tc>
          <w:tcPr>
            <w:tcW w:w="1953" w:type="dxa"/>
            <w:shd w:val="clear" w:color="auto" w:fill="auto"/>
          </w:tcPr>
          <w:p w14:paraId="453A635F"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C02FC6A"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499A6498"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4311FF40" w14:textId="77777777" w:rsidR="007E13FD"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版本主键</w:t>
            </w:r>
          </w:p>
        </w:tc>
      </w:tr>
      <w:tr w:rsidR="00B95913" w:rsidRPr="00CB1DBB" w14:paraId="33DCC641" w14:textId="77777777" w:rsidTr="00CB1DBB">
        <w:tc>
          <w:tcPr>
            <w:tcW w:w="2071" w:type="dxa"/>
            <w:shd w:val="clear" w:color="auto" w:fill="auto"/>
          </w:tcPr>
          <w:p w14:paraId="777349C7"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_project_id</w:t>
            </w:r>
          </w:p>
        </w:tc>
        <w:tc>
          <w:tcPr>
            <w:tcW w:w="1953" w:type="dxa"/>
            <w:shd w:val="clear" w:color="auto" w:fill="auto"/>
          </w:tcPr>
          <w:p w14:paraId="1CE25879"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268D321"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7A78632A"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7813BB7" w14:textId="77777777" w:rsidR="007E13FD"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项目主键</w:t>
            </w:r>
          </w:p>
        </w:tc>
      </w:tr>
      <w:tr w:rsidR="00B95913" w:rsidRPr="00CB1DBB" w14:paraId="0C054312" w14:textId="77777777" w:rsidTr="00CB1DBB">
        <w:tc>
          <w:tcPr>
            <w:tcW w:w="2071" w:type="dxa"/>
            <w:shd w:val="clear" w:color="auto" w:fill="auto"/>
          </w:tcPr>
          <w:p w14:paraId="37AE7F4F"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_type</w:t>
            </w:r>
          </w:p>
        </w:tc>
        <w:tc>
          <w:tcPr>
            <w:tcW w:w="1953" w:type="dxa"/>
            <w:shd w:val="clear" w:color="auto" w:fill="auto"/>
          </w:tcPr>
          <w:p w14:paraId="3C56CF6B"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9600DEA"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2502C63E"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67BF224" w14:textId="77777777" w:rsidR="007E13FD" w:rsidRPr="00CB1DBB" w:rsidRDefault="00C51D67"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5AF3ED19" w14:textId="77777777" w:rsidTr="00CB1DBB">
        <w:tc>
          <w:tcPr>
            <w:tcW w:w="2071" w:type="dxa"/>
            <w:shd w:val="clear" w:color="auto" w:fill="auto"/>
          </w:tcPr>
          <w:p w14:paraId="40EAC3E9"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_status</w:t>
            </w:r>
          </w:p>
        </w:tc>
        <w:tc>
          <w:tcPr>
            <w:tcW w:w="1953" w:type="dxa"/>
            <w:shd w:val="clear" w:color="auto" w:fill="auto"/>
          </w:tcPr>
          <w:p w14:paraId="096A883B"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w:t>
            </w:r>
            <w:r w:rsidRPr="00CB1DBB">
              <w:rPr>
                <w:rFonts w:ascii="Times New Roman" w:hAnsi="Times New Roman"/>
                <w:color w:val="000000"/>
                <w:kern w:val="0"/>
              </w:rPr>
              <w:t>archar(64)</w:t>
            </w:r>
          </w:p>
        </w:tc>
        <w:tc>
          <w:tcPr>
            <w:tcW w:w="1425" w:type="dxa"/>
            <w:shd w:val="clear" w:color="auto" w:fill="auto"/>
          </w:tcPr>
          <w:p w14:paraId="56F8F6F4"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2826DF56"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652A0E8"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状态</w:t>
            </w:r>
          </w:p>
        </w:tc>
      </w:tr>
      <w:tr w:rsidR="00B95913" w:rsidRPr="00CB1DBB" w14:paraId="16D3F002" w14:textId="77777777" w:rsidTr="00CB1DBB">
        <w:tc>
          <w:tcPr>
            <w:tcW w:w="2071" w:type="dxa"/>
            <w:shd w:val="clear" w:color="auto" w:fill="auto"/>
          </w:tcPr>
          <w:p w14:paraId="5ADBCBFF"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_level</w:t>
            </w:r>
          </w:p>
        </w:tc>
        <w:tc>
          <w:tcPr>
            <w:tcW w:w="1953" w:type="dxa"/>
            <w:shd w:val="clear" w:color="auto" w:fill="auto"/>
          </w:tcPr>
          <w:p w14:paraId="3D2DCF67"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17A6D20"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70B91BC5"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086B48C9"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优先级</w:t>
            </w:r>
          </w:p>
        </w:tc>
      </w:tr>
      <w:tr w:rsidR="00B95913" w:rsidRPr="00CB1DBB" w14:paraId="2AAFA47D" w14:textId="77777777" w:rsidTr="00CB1DBB">
        <w:trPr>
          <w:trHeight w:val="473"/>
        </w:trPr>
        <w:tc>
          <w:tcPr>
            <w:tcW w:w="2071" w:type="dxa"/>
            <w:shd w:val="clear" w:color="auto" w:fill="auto"/>
          </w:tcPr>
          <w:p w14:paraId="5BAB3DE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537314E5"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0F57BB3"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649721B8"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14F589AE"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6EC0DF5F" w14:textId="77777777" w:rsidTr="00CB1DBB">
        <w:tc>
          <w:tcPr>
            <w:tcW w:w="2071" w:type="dxa"/>
            <w:shd w:val="clear" w:color="auto" w:fill="auto"/>
          </w:tcPr>
          <w:p w14:paraId="2F4625CE"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summary</w:t>
            </w:r>
          </w:p>
        </w:tc>
        <w:tc>
          <w:tcPr>
            <w:tcW w:w="1953" w:type="dxa"/>
            <w:shd w:val="clear" w:color="auto" w:fill="auto"/>
          </w:tcPr>
          <w:p w14:paraId="312513DF"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Pr="00CB1DBB">
              <w:rPr>
                <w:rFonts w:ascii="Times New Roman" w:hAnsi="Times New Roman" w:hint="eastAsia"/>
                <w:color w:val="000000"/>
                <w:kern w:val="0"/>
              </w:rPr>
              <w:t>)</w:t>
            </w:r>
          </w:p>
        </w:tc>
        <w:tc>
          <w:tcPr>
            <w:tcW w:w="1425" w:type="dxa"/>
            <w:shd w:val="clear" w:color="auto" w:fill="auto"/>
          </w:tcPr>
          <w:p w14:paraId="76782926"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7ACFA085"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0A4E0921"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简介</w:t>
            </w:r>
          </w:p>
        </w:tc>
      </w:tr>
      <w:tr w:rsidR="00B95913" w:rsidRPr="00CB1DBB" w14:paraId="478C85F3" w14:textId="77777777" w:rsidTr="00CB1DBB">
        <w:tc>
          <w:tcPr>
            <w:tcW w:w="2071" w:type="dxa"/>
            <w:shd w:val="clear" w:color="auto" w:fill="auto"/>
          </w:tcPr>
          <w:p w14:paraId="78463C0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w:t>
            </w:r>
          </w:p>
        </w:tc>
        <w:tc>
          <w:tcPr>
            <w:tcW w:w="1953" w:type="dxa"/>
            <w:shd w:val="clear" w:color="auto" w:fill="auto"/>
          </w:tcPr>
          <w:p w14:paraId="397A47A4"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longtext</w:t>
            </w:r>
          </w:p>
        </w:tc>
        <w:tc>
          <w:tcPr>
            <w:tcW w:w="1425" w:type="dxa"/>
            <w:shd w:val="clear" w:color="auto" w:fill="auto"/>
          </w:tcPr>
          <w:p w14:paraId="231B29BC"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641CCBE4"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3FC6C551"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内容详情</w:t>
            </w:r>
          </w:p>
        </w:tc>
      </w:tr>
      <w:tr w:rsidR="00B95913" w:rsidRPr="00CB1DBB" w14:paraId="0C57E60B" w14:textId="77777777" w:rsidTr="00CB1DBB">
        <w:tc>
          <w:tcPr>
            <w:tcW w:w="2071" w:type="dxa"/>
            <w:shd w:val="clear" w:color="auto" w:fill="auto"/>
          </w:tcPr>
          <w:p w14:paraId="74FB86B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file</w:t>
            </w:r>
          </w:p>
        </w:tc>
        <w:tc>
          <w:tcPr>
            <w:tcW w:w="1953" w:type="dxa"/>
            <w:shd w:val="clear" w:color="auto" w:fill="auto"/>
          </w:tcPr>
          <w:p w14:paraId="706C8A66"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F065C93"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021A2E13"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41664AFF" w14:textId="77777777" w:rsidR="007E13FD" w:rsidRPr="00CB1DBB" w:rsidRDefault="00E34DC0" w:rsidP="00A95CCE">
            <w:pPr>
              <w:pStyle w:val="a8"/>
              <w:ind w:firstLineChars="0" w:firstLine="0"/>
              <w:rPr>
                <w:rFonts w:ascii="Times New Roman" w:hAnsi="Times New Roman"/>
                <w:lang w:eastAsia="zh-CN"/>
              </w:rPr>
            </w:pPr>
            <w:r w:rsidRPr="00CB1DBB">
              <w:rPr>
                <w:rFonts w:ascii="Times New Roman" w:hAnsi="Times New Roman" w:hint="eastAsia"/>
                <w:lang w:eastAsia="zh-CN"/>
              </w:rPr>
              <w:t>文件</w:t>
            </w:r>
          </w:p>
        </w:tc>
      </w:tr>
      <w:tr w:rsidR="00B95913" w:rsidRPr="00CB1DBB" w14:paraId="09FC78CD" w14:textId="77777777" w:rsidTr="00CB1DBB">
        <w:tc>
          <w:tcPr>
            <w:tcW w:w="2071" w:type="dxa"/>
            <w:shd w:val="clear" w:color="auto" w:fill="auto"/>
          </w:tcPr>
          <w:p w14:paraId="2320F077"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image</w:t>
            </w:r>
          </w:p>
        </w:tc>
        <w:tc>
          <w:tcPr>
            <w:tcW w:w="1953" w:type="dxa"/>
            <w:shd w:val="clear" w:color="auto" w:fill="auto"/>
          </w:tcPr>
          <w:p w14:paraId="41B5CF1C"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6D742C1"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3B28E14C"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2A57EBC4" w14:textId="77777777" w:rsidR="007E13FD" w:rsidRPr="00CB1DBB" w:rsidRDefault="0075315D" w:rsidP="00A95CCE">
            <w:pPr>
              <w:pStyle w:val="a8"/>
              <w:ind w:firstLineChars="0" w:firstLine="0"/>
              <w:rPr>
                <w:rFonts w:ascii="Times New Roman" w:hAnsi="Times New Roman"/>
                <w:lang w:eastAsia="zh-CN"/>
              </w:rPr>
            </w:pPr>
            <w:r w:rsidRPr="00CB1DBB">
              <w:rPr>
                <w:rFonts w:ascii="Times New Roman" w:hAnsi="Times New Roman" w:hint="eastAsia"/>
                <w:lang w:eastAsia="zh-CN"/>
              </w:rPr>
              <w:t>图片</w:t>
            </w:r>
          </w:p>
        </w:tc>
      </w:tr>
      <w:tr w:rsidR="00B95913" w:rsidRPr="00CB1DBB" w14:paraId="228B5E60" w14:textId="77777777" w:rsidTr="00CB1DBB">
        <w:trPr>
          <w:trHeight w:val="438"/>
        </w:trPr>
        <w:tc>
          <w:tcPr>
            <w:tcW w:w="2071" w:type="dxa"/>
            <w:shd w:val="clear" w:color="auto" w:fill="auto"/>
          </w:tcPr>
          <w:p w14:paraId="35B30599" w14:textId="77777777" w:rsidR="002C1A3D" w:rsidRPr="0039711A"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proc_ins_id</w:t>
            </w:r>
          </w:p>
        </w:tc>
        <w:tc>
          <w:tcPr>
            <w:tcW w:w="1953" w:type="dxa"/>
            <w:shd w:val="clear" w:color="auto" w:fill="auto"/>
          </w:tcPr>
          <w:p w14:paraId="2FEA901B" w14:textId="77777777" w:rsidR="002C1A3D" w:rsidRPr="0039711A"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4A72743" w14:textId="77777777" w:rsidR="002C1A3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2B9A0BCF" w14:textId="77777777" w:rsidR="002C1A3D" w:rsidRPr="00CB1DBB" w:rsidRDefault="002C1A3D" w:rsidP="00A95CCE">
            <w:pPr>
              <w:ind w:firstLineChars="0" w:firstLine="0"/>
              <w:rPr>
                <w:rFonts w:ascii="Times New Roman" w:hAnsi="Times New Roman"/>
                <w:lang w:eastAsia="zh-CN"/>
              </w:rPr>
            </w:pPr>
          </w:p>
        </w:tc>
        <w:tc>
          <w:tcPr>
            <w:tcW w:w="1905" w:type="dxa"/>
            <w:shd w:val="clear" w:color="auto" w:fill="auto"/>
          </w:tcPr>
          <w:p w14:paraId="4FC3CF34" w14:textId="77777777" w:rsidR="0075315D" w:rsidRPr="00CB1DBB" w:rsidRDefault="0075315D"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实例</w:t>
            </w:r>
            <w:r w:rsidR="004322B8" w:rsidRPr="00CB1DBB">
              <w:rPr>
                <w:rFonts w:ascii="Times New Roman" w:hAnsi="Times New Roman" w:hint="eastAsia"/>
                <w:lang w:eastAsia="zh-CN"/>
              </w:rPr>
              <w:t>编号</w:t>
            </w:r>
          </w:p>
          <w:p w14:paraId="25F0D0EA" w14:textId="77777777" w:rsidR="002C1A3D" w:rsidRPr="00CB1DBB" w:rsidRDefault="002C1A3D" w:rsidP="00A95CCE">
            <w:pPr>
              <w:pStyle w:val="a8"/>
              <w:ind w:firstLineChars="0" w:firstLine="0"/>
              <w:rPr>
                <w:rFonts w:ascii="Times New Roman" w:hAnsi="Times New Roman"/>
                <w:lang w:eastAsia="zh-CN"/>
              </w:rPr>
            </w:pPr>
          </w:p>
        </w:tc>
      </w:tr>
    </w:tbl>
    <w:p w14:paraId="57B059A6" w14:textId="77777777" w:rsidR="00EA3782" w:rsidRDefault="00EA3782" w:rsidP="0047039D">
      <w:pPr>
        <w:ind w:firstLineChars="0" w:firstLine="0"/>
        <w:rPr>
          <w:rFonts w:ascii="Times New Roman" w:hAnsi="Times New Roman"/>
          <w:lang w:eastAsia="zh-CN"/>
        </w:rPr>
        <w:sectPr w:rsidR="00EA3782" w:rsidSect="00CB1DBB">
          <w:headerReference w:type="default" r:id="rId32"/>
          <w:type w:val="continuous"/>
          <w:pgSz w:w="11900" w:h="16840"/>
          <w:pgMar w:top="1418" w:right="1134" w:bottom="1418" w:left="1588" w:header="1134" w:footer="709" w:gutter="0"/>
          <w:cols w:space="708"/>
          <w:docGrid w:linePitch="360"/>
        </w:sectPr>
      </w:pPr>
    </w:p>
    <w:p w14:paraId="236C07CE" w14:textId="77777777" w:rsidR="00164915" w:rsidRPr="00CB1DBB" w:rsidRDefault="00164915" w:rsidP="00CB1DBB">
      <w:pPr>
        <w:ind w:firstLineChars="0" w:firstLine="0"/>
        <w:rPr>
          <w:rFonts w:ascii="Times New Roman" w:hAnsi="Times New Roman"/>
          <w:lang w:eastAsia="zh-CN"/>
        </w:rPr>
      </w:pPr>
    </w:p>
    <w:p w14:paraId="02741CCB" w14:textId="77777777" w:rsidR="00180299" w:rsidRPr="00CB1DBB" w:rsidRDefault="0066016B" w:rsidP="0039711A">
      <w:pPr>
        <w:pStyle w:val="a8"/>
        <w:numPr>
          <w:ilvl w:val="0"/>
          <w:numId w:val="10"/>
        </w:numPr>
        <w:ind w:firstLineChars="0"/>
        <w:rPr>
          <w:rFonts w:ascii="Times New Roman" w:hAnsi="Times New Roman"/>
        </w:rPr>
      </w:pPr>
      <w:r>
        <w:rPr>
          <w:rFonts w:ascii="Times New Roman" w:hAnsi="Times New Roman" w:hint="eastAsia"/>
          <w:color w:val="000000"/>
          <w:kern w:val="0"/>
        </w:rPr>
        <w:t>Bug</w:t>
      </w:r>
      <w:r w:rsidR="00585076" w:rsidRPr="0039711A">
        <w:rPr>
          <w:rFonts w:ascii="Times New Roman" w:hAnsi="Times New Roman"/>
          <w:color w:val="000000"/>
          <w:kern w:val="0"/>
        </w:rPr>
        <w:t>_project</w:t>
      </w:r>
      <w:r w:rsidR="00585076" w:rsidRPr="00CB1DBB">
        <w:rPr>
          <w:rFonts w:ascii="Times New Roman" w:hAnsi="Times New Roman"/>
          <w:lang w:eastAsia="zh-CN"/>
        </w:rPr>
        <w:t xml:space="preserve"> </w:t>
      </w:r>
      <w:r w:rsidR="00585076" w:rsidRPr="00CB1DBB">
        <w:rPr>
          <w:rFonts w:ascii="Times New Roman" w:hAnsi="Times New Roman" w:hint="eastAsia"/>
          <w:lang w:eastAsia="zh-CN"/>
        </w:rPr>
        <w:t>表</w:t>
      </w:r>
      <w:r w:rsidR="00585076" w:rsidRPr="00CB1DBB">
        <w:rPr>
          <w:rFonts w:ascii="Times New Roman" w:hAnsi="Times New Roman"/>
          <w:lang w:eastAsia="zh-CN"/>
        </w:rPr>
        <w:t>是用来保存</w:t>
      </w:r>
      <w:r w:rsidR="00585076" w:rsidRPr="00CB1DBB">
        <w:rPr>
          <w:rFonts w:ascii="Times New Roman" w:hAnsi="Times New Roman" w:hint="eastAsia"/>
          <w:lang w:eastAsia="zh-CN"/>
        </w:rPr>
        <w:t>项目</w:t>
      </w:r>
      <w:r w:rsidR="006825EF" w:rsidRPr="00CB1DBB">
        <w:rPr>
          <w:rFonts w:ascii="Times New Roman" w:hAnsi="Times New Roman"/>
          <w:lang w:eastAsia="zh-CN"/>
        </w:rPr>
        <w:t>信息</w:t>
      </w:r>
    </w:p>
    <w:p w14:paraId="3B8138A4"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00695627" w:rsidRPr="00CB1DBB">
        <w:rPr>
          <w:rFonts w:ascii="Times New Roman" w:hAnsi="Times New Roman"/>
          <w:lang w:eastAsia="zh-CN"/>
        </w:rPr>
        <w:t>4-1</w:t>
      </w:r>
      <w:r w:rsidR="00C879CC">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项目表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E401A8D" w14:textId="77777777" w:rsidTr="00A95CCE">
        <w:tc>
          <w:tcPr>
            <w:tcW w:w="2071" w:type="dxa"/>
            <w:shd w:val="clear" w:color="auto" w:fill="BFBFBF"/>
          </w:tcPr>
          <w:p w14:paraId="6766BB74"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6B3233BE"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7FF801B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867003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280B22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32F52CF8" w14:textId="77777777" w:rsidTr="00A95CCE">
        <w:tc>
          <w:tcPr>
            <w:tcW w:w="2071" w:type="dxa"/>
            <w:shd w:val="clear" w:color="auto" w:fill="auto"/>
          </w:tcPr>
          <w:p w14:paraId="6C476185" w14:textId="77777777" w:rsidR="00164915"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975246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E024B4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90E9DA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0C43A15" w14:textId="77777777" w:rsidR="00164915"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94837E6" w14:textId="77777777" w:rsidTr="00A95CCE">
        <w:tc>
          <w:tcPr>
            <w:tcW w:w="2071" w:type="dxa"/>
            <w:shd w:val="clear" w:color="auto" w:fill="auto"/>
          </w:tcPr>
          <w:p w14:paraId="02CAEAF5" w14:textId="77777777" w:rsidR="00203E46"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3DA469B5" w14:textId="77777777" w:rsidR="00203E46" w:rsidRPr="00CB1DBB"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7782124" w14:textId="77777777" w:rsidR="00203E46" w:rsidRPr="00CB1DBB" w:rsidRDefault="00203E46" w:rsidP="00A95CCE">
            <w:pPr>
              <w:pStyle w:val="a8"/>
              <w:ind w:firstLineChars="0" w:firstLine="0"/>
              <w:rPr>
                <w:rFonts w:ascii="Times New Roman" w:hAnsi="Times New Roman"/>
                <w:lang w:eastAsia="zh-CN"/>
              </w:rPr>
            </w:pPr>
          </w:p>
        </w:tc>
        <w:tc>
          <w:tcPr>
            <w:tcW w:w="1334" w:type="dxa"/>
            <w:shd w:val="clear" w:color="auto" w:fill="auto"/>
          </w:tcPr>
          <w:p w14:paraId="069C5180" w14:textId="77777777" w:rsidR="00203E46" w:rsidRPr="00CB1DBB" w:rsidRDefault="00203E46" w:rsidP="00A95CCE">
            <w:pPr>
              <w:ind w:firstLineChars="0" w:firstLine="0"/>
              <w:rPr>
                <w:rFonts w:ascii="Times New Roman" w:hAnsi="Times New Roman"/>
                <w:lang w:eastAsia="zh-CN"/>
              </w:rPr>
            </w:pPr>
          </w:p>
        </w:tc>
        <w:tc>
          <w:tcPr>
            <w:tcW w:w="1425" w:type="dxa"/>
            <w:shd w:val="clear" w:color="auto" w:fill="auto"/>
          </w:tcPr>
          <w:p w14:paraId="35EF52CC" w14:textId="77777777" w:rsidR="00203E46" w:rsidRPr="00CB1DBB" w:rsidRDefault="007C6B90"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1B1040FF" w14:textId="77777777" w:rsidTr="00A95CCE">
        <w:tc>
          <w:tcPr>
            <w:tcW w:w="2071" w:type="dxa"/>
            <w:shd w:val="clear" w:color="auto" w:fill="auto"/>
          </w:tcPr>
          <w:p w14:paraId="22953997" w14:textId="77777777" w:rsidR="00203E46"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summary</w:t>
            </w:r>
          </w:p>
        </w:tc>
        <w:tc>
          <w:tcPr>
            <w:tcW w:w="1953" w:type="dxa"/>
            <w:shd w:val="clear" w:color="auto" w:fill="auto"/>
          </w:tcPr>
          <w:p w14:paraId="51CF10D3" w14:textId="77777777" w:rsidR="00203E46" w:rsidRPr="00CB1DBB"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FC5469F" w14:textId="77777777" w:rsidR="00203E46" w:rsidRPr="00CB1DBB" w:rsidRDefault="00203E46" w:rsidP="00A95CCE">
            <w:pPr>
              <w:pStyle w:val="a8"/>
              <w:ind w:firstLineChars="0" w:firstLine="0"/>
              <w:rPr>
                <w:rFonts w:ascii="Times New Roman" w:hAnsi="Times New Roman"/>
                <w:lang w:eastAsia="zh-CN"/>
              </w:rPr>
            </w:pPr>
          </w:p>
        </w:tc>
        <w:tc>
          <w:tcPr>
            <w:tcW w:w="1334" w:type="dxa"/>
            <w:shd w:val="clear" w:color="auto" w:fill="auto"/>
          </w:tcPr>
          <w:p w14:paraId="1E32FEAE" w14:textId="77777777" w:rsidR="00203E46" w:rsidRPr="00CB1DBB" w:rsidRDefault="00203E46" w:rsidP="00A95CCE">
            <w:pPr>
              <w:ind w:firstLineChars="0" w:firstLine="0"/>
              <w:rPr>
                <w:rFonts w:ascii="Times New Roman" w:hAnsi="Times New Roman"/>
                <w:lang w:eastAsia="zh-CN"/>
              </w:rPr>
            </w:pPr>
          </w:p>
        </w:tc>
        <w:tc>
          <w:tcPr>
            <w:tcW w:w="1425" w:type="dxa"/>
            <w:shd w:val="clear" w:color="auto" w:fill="auto"/>
          </w:tcPr>
          <w:p w14:paraId="2561268A" w14:textId="77777777" w:rsidR="00203E46"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简介</w:t>
            </w:r>
          </w:p>
        </w:tc>
      </w:tr>
    </w:tbl>
    <w:p w14:paraId="599A2757" w14:textId="77777777" w:rsidR="00164915" w:rsidRPr="00CB1DBB" w:rsidRDefault="00164915" w:rsidP="00164915">
      <w:pPr>
        <w:ind w:firstLineChars="0"/>
        <w:rPr>
          <w:rFonts w:ascii="Times New Roman" w:hAnsi="Times New Roman"/>
          <w:lang w:eastAsia="zh-CN"/>
        </w:rPr>
      </w:pPr>
    </w:p>
    <w:p w14:paraId="09E410FF" w14:textId="77777777" w:rsidR="008154FB" w:rsidRPr="00CB1DBB" w:rsidRDefault="0066016B" w:rsidP="00EF1675">
      <w:pPr>
        <w:pStyle w:val="a8"/>
        <w:numPr>
          <w:ilvl w:val="0"/>
          <w:numId w:val="10"/>
        </w:numPr>
        <w:ind w:firstLineChars="0"/>
        <w:rPr>
          <w:rFonts w:ascii="Times New Roman" w:hAnsi="Times New Roman"/>
        </w:rPr>
      </w:pPr>
      <w:r>
        <w:rPr>
          <w:rFonts w:ascii="Times New Roman" w:hAnsi="Times New Roman" w:hint="eastAsia"/>
          <w:color w:val="000000"/>
          <w:kern w:val="0"/>
        </w:rPr>
        <w:t>Bug</w:t>
      </w:r>
      <w:r w:rsidR="008154FB" w:rsidRPr="0039711A">
        <w:rPr>
          <w:rFonts w:ascii="Times New Roman" w:hAnsi="Times New Roman"/>
          <w:color w:val="000000"/>
          <w:kern w:val="0"/>
        </w:rPr>
        <w:t>_</w:t>
      </w:r>
      <w:r w:rsidR="008154FB" w:rsidRPr="0039711A">
        <w:rPr>
          <w:rFonts w:ascii="Times New Roman" w:hAnsi="Times New Roman" w:hint="eastAsia"/>
          <w:color w:val="000000"/>
          <w:kern w:val="0"/>
          <w:lang w:eastAsia="zh-CN"/>
        </w:rPr>
        <w:t>ver</w:t>
      </w:r>
      <w:r w:rsidR="008154FB" w:rsidRPr="0039711A">
        <w:rPr>
          <w:rFonts w:ascii="Times New Roman" w:hAnsi="Times New Roman"/>
          <w:color w:val="000000"/>
          <w:kern w:val="0"/>
          <w:lang w:eastAsia="zh-CN"/>
        </w:rPr>
        <w:t>sion</w:t>
      </w:r>
      <w:r w:rsidR="008154FB" w:rsidRPr="00CB1DBB">
        <w:rPr>
          <w:rFonts w:ascii="Times New Roman" w:hAnsi="Times New Roman"/>
          <w:lang w:eastAsia="zh-CN"/>
        </w:rPr>
        <w:t xml:space="preserve"> </w:t>
      </w:r>
      <w:r w:rsidR="008154FB" w:rsidRPr="00CB1DBB">
        <w:rPr>
          <w:rFonts w:ascii="Times New Roman" w:hAnsi="Times New Roman" w:hint="eastAsia"/>
          <w:lang w:eastAsia="zh-CN"/>
        </w:rPr>
        <w:t>表</w:t>
      </w:r>
      <w:r w:rsidR="008154FB" w:rsidRPr="00CB1DBB">
        <w:rPr>
          <w:rFonts w:ascii="Times New Roman" w:hAnsi="Times New Roman"/>
          <w:lang w:eastAsia="zh-CN"/>
        </w:rPr>
        <w:t>是用来</w:t>
      </w:r>
      <w:r w:rsidR="008154FB" w:rsidRPr="00CB1DBB">
        <w:rPr>
          <w:rFonts w:ascii="Times New Roman" w:hAnsi="Times New Roman" w:hint="eastAsia"/>
          <w:lang w:eastAsia="zh-CN"/>
        </w:rPr>
        <w:t>保存</w:t>
      </w:r>
      <w:r w:rsidR="008154FB" w:rsidRPr="00CB1DBB">
        <w:rPr>
          <w:rFonts w:ascii="Times New Roman" w:hAnsi="Times New Roman"/>
          <w:lang w:eastAsia="zh-CN"/>
        </w:rPr>
        <w:t>项目版本</w:t>
      </w:r>
      <w:r w:rsidR="008154FB" w:rsidRPr="00CB1DBB">
        <w:rPr>
          <w:rFonts w:ascii="Times New Roman" w:hAnsi="Times New Roman" w:hint="eastAsia"/>
          <w:lang w:eastAsia="zh-CN"/>
        </w:rPr>
        <w:t>信息</w:t>
      </w:r>
    </w:p>
    <w:p w14:paraId="0D6CB8B1" w14:textId="77777777" w:rsidR="008154FB"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00A64D81" w:rsidRPr="00CB1DBB">
        <w:rPr>
          <w:rFonts w:ascii="Times New Roman" w:hAnsi="Times New Roman"/>
        </w:rPr>
        <w:t xml:space="preserve"> </w:t>
      </w:r>
      <w:r w:rsidRPr="00CB1DBB">
        <w:rPr>
          <w:rFonts w:ascii="Times New Roman" w:hAnsi="Times New Roman" w:hint="eastAsia"/>
        </w:rPr>
        <w:t>格</w:t>
      </w:r>
      <w:r w:rsidRPr="00CB1DBB">
        <w:rPr>
          <w:rFonts w:ascii="Times New Roman" w:hAnsi="Times New Roman" w:hint="eastAsia"/>
        </w:rPr>
        <w:t xml:space="preserve"> </w:t>
      </w:r>
      <w:r w:rsidR="00695627" w:rsidRPr="00CB1DBB">
        <w:rPr>
          <w:rFonts w:ascii="Times New Roman" w:hAnsi="Times New Roman"/>
          <w:lang w:eastAsia="zh-CN"/>
        </w:rPr>
        <w:t>4-1</w:t>
      </w:r>
      <w:r w:rsidR="00C879CC">
        <w:rPr>
          <w:rFonts w:ascii="Times New Roman" w:hAnsi="Times New Roman"/>
          <w:lang w:eastAsia="zh-CN"/>
        </w:rPr>
        <w:t>5</w:t>
      </w:r>
      <w:r w:rsidRPr="00CB1DBB">
        <w:rPr>
          <w:rFonts w:ascii="Times New Roman" w:hAnsi="Times New Roman"/>
          <w:lang w:eastAsia="zh-CN"/>
        </w:rPr>
        <w:t>项目版本表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D2F8224" w14:textId="77777777" w:rsidTr="00A95CCE">
        <w:tc>
          <w:tcPr>
            <w:tcW w:w="2071" w:type="dxa"/>
            <w:shd w:val="clear" w:color="auto" w:fill="BFBFBF"/>
          </w:tcPr>
          <w:p w14:paraId="1EF61EAB" w14:textId="77777777" w:rsidR="008154FB" w:rsidRPr="0039711A" w:rsidRDefault="008154F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3033AB8" w14:textId="77777777" w:rsidR="008154FB" w:rsidRPr="00CB1DBB" w:rsidRDefault="008154FB"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0DF09251"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129EF5C"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0D096A2"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D1D340D" w14:textId="77777777" w:rsidTr="00A95CCE">
        <w:tc>
          <w:tcPr>
            <w:tcW w:w="2071" w:type="dxa"/>
            <w:shd w:val="clear" w:color="auto" w:fill="auto"/>
          </w:tcPr>
          <w:p w14:paraId="22A08F3F"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4A43A95"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B681FAD"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493F681" w14:textId="77777777" w:rsidR="008154FB" w:rsidRPr="00CB1DBB" w:rsidRDefault="008154F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B6497B7" w14:textId="77777777" w:rsidR="008154FB" w:rsidRPr="00CB1DBB" w:rsidRDefault="007C6B9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589B8FDE" w14:textId="77777777" w:rsidTr="00A95CCE">
        <w:tc>
          <w:tcPr>
            <w:tcW w:w="2071" w:type="dxa"/>
            <w:shd w:val="clear" w:color="auto" w:fill="auto"/>
          </w:tcPr>
          <w:p w14:paraId="1462B822"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w:t>
            </w:r>
          </w:p>
        </w:tc>
        <w:tc>
          <w:tcPr>
            <w:tcW w:w="1953" w:type="dxa"/>
            <w:shd w:val="clear" w:color="auto" w:fill="auto"/>
          </w:tcPr>
          <w:p w14:paraId="2A3EA8ED"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0E344E5"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9D6D2E4"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71655C87" w14:textId="77777777" w:rsidR="008154FB" w:rsidRPr="00CB1DBB" w:rsidRDefault="00BA2E18" w:rsidP="00A95CCE">
            <w:pPr>
              <w:pStyle w:val="a8"/>
              <w:ind w:firstLineChars="0" w:firstLine="0"/>
              <w:rPr>
                <w:rFonts w:ascii="Times New Roman" w:hAnsi="Times New Roman"/>
                <w:lang w:eastAsia="zh-CN"/>
              </w:rPr>
            </w:pPr>
            <w:r w:rsidRPr="00CB1DBB">
              <w:rPr>
                <w:rFonts w:ascii="Times New Roman" w:hAnsi="Times New Roman" w:hint="eastAsia"/>
                <w:lang w:eastAsia="zh-CN"/>
              </w:rPr>
              <w:t>版本</w:t>
            </w:r>
          </w:p>
        </w:tc>
      </w:tr>
      <w:tr w:rsidR="00B95913" w:rsidRPr="00CB1DBB" w14:paraId="18070A02" w14:textId="77777777" w:rsidTr="00A95CCE">
        <w:tc>
          <w:tcPr>
            <w:tcW w:w="2071" w:type="dxa"/>
            <w:shd w:val="clear" w:color="auto" w:fill="auto"/>
          </w:tcPr>
          <w:p w14:paraId="62EB15FB"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build</w:t>
            </w:r>
          </w:p>
        </w:tc>
        <w:tc>
          <w:tcPr>
            <w:tcW w:w="1953" w:type="dxa"/>
            <w:shd w:val="clear" w:color="auto" w:fill="auto"/>
          </w:tcPr>
          <w:p w14:paraId="6FB73252"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2126275"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6580748"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2A1C3AC3" w14:textId="77777777" w:rsidR="008154FB" w:rsidRPr="00CB1DBB" w:rsidRDefault="00BA2E18" w:rsidP="00A95CCE">
            <w:pPr>
              <w:pStyle w:val="a8"/>
              <w:ind w:firstLineChars="0" w:firstLine="0"/>
              <w:rPr>
                <w:rFonts w:ascii="Times New Roman" w:hAnsi="Times New Roman"/>
                <w:lang w:eastAsia="zh-CN"/>
              </w:rPr>
            </w:pPr>
            <w:r w:rsidRPr="00CB1DBB">
              <w:rPr>
                <w:rFonts w:ascii="Times New Roman" w:hAnsi="Times New Roman"/>
                <w:lang w:eastAsia="zh-CN"/>
              </w:rPr>
              <w:t>build</w:t>
            </w:r>
          </w:p>
        </w:tc>
      </w:tr>
      <w:tr w:rsidR="00B95913" w:rsidRPr="00CB1DBB" w14:paraId="5FDDC640" w14:textId="77777777" w:rsidTr="00A95CCE">
        <w:trPr>
          <w:trHeight w:val="431"/>
        </w:trPr>
        <w:tc>
          <w:tcPr>
            <w:tcW w:w="2071" w:type="dxa"/>
            <w:shd w:val="clear" w:color="auto" w:fill="auto"/>
          </w:tcPr>
          <w:p w14:paraId="6117A6EC" w14:textId="77777777" w:rsidR="008154FB"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8154FB" w:rsidRPr="0039711A">
              <w:rPr>
                <w:rFonts w:ascii="Times New Roman" w:hAnsi="Times New Roman"/>
                <w:color w:val="000000"/>
                <w:kern w:val="0"/>
              </w:rPr>
              <w:t>_project_id</w:t>
            </w:r>
          </w:p>
        </w:tc>
        <w:tc>
          <w:tcPr>
            <w:tcW w:w="1953" w:type="dxa"/>
            <w:shd w:val="clear" w:color="auto" w:fill="auto"/>
          </w:tcPr>
          <w:p w14:paraId="636B8E6A"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0435AD1"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2FFC364"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48F7A766" w14:textId="77777777" w:rsidR="008154FB"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项目编号</w:t>
            </w:r>
          </w:p>
        </w:tc>
      </w:tr>
    </w:tbl>
    <w:p w14:paraId="5A0B690E" w14:textId="77777777" w:rsidR="00164915" w:rsidRPr="00CB1DBB" w:rsidRDefault="00164915" w:rsidP="009C615A">
      <w:pPr>
        <w:ind w:firstLineChars="0" w:firstLine="0"/>
        <w:rPr>
          <w:rFonts w:ascii="Times New Roman" w:hAnsi="Times New Roman"/>
          <w:lang w:eastAsia="zh-CN"/>
        </w:rPr>
      </w:pPr>
    </w:p>
    <w:p w14:paraId="02CA15D5" w14:textId="77777777" w:rsidR="00CC39B1" w:rsidRPr="00CB1DBB" w:rsidRDefault="00EE67E1" w:rsidP="00EF1675">
      <w:pPr>
        <w:pStyle w:val="a8"/>
        <w:numPr>
          <w:ilvl w:val="0"/>
          <w:numId w:val="10"/>
        </w:numPr>
        <w:ind w:firstLineChars="0"/>
        <w:rPr>
          <w:rFonts w:ascii="Times New Roman" w:hAnsi="Times New Roman"/>
        </w:rPr>
      </w:pPr>
      <w:r w:rsidRPr="0039711A">
        <w:rPr>
          <w:rFonts w:ascii="Times New Roman" w:hAnsi="Times New Roman"/>
          <w:color w:val="000000"/>
          <w:kern w:val="0"/>
        </w:rPr>
        <w:t>ACT_GE_BYTEARRAY</w:t>
      </w:r>
      <w:r w:rsidR="006F29ED" w:rsidRPr="0039711A">
        <w:rPr>
          <w:rFonts w:ascii="Times New Roman" w:hAnsi="Times New Roman"/>
          <w:color w:val="000000"/>
          <w:kern w:val="0"/>
          <w:lang w:eastAsia="zh-CN"/>
        </w:rPr>
        <w:t>记录</w:t>
      </w:r>
      <w:r w:rsidR="00940252" w:rsidRPr="0039711A">
        <w:rPr>
          <w:rFonts w:ascii="Times New Roman" w:hAnsi="Times New Roman"/>
          <w:color w:val="000000"/>
          <w:kern w:val="0"/>
          <w:lang w:eastAsia="zh-CN"/>
        </w:rPr>
        <w:t>资源</w:t>
      </w:r>
      <w:r w:rsidR="00571997" w:rsidRPr="0039711A">
        <w:rPr>
          <w:rFonts w:ascii="Times New Roman" w:hAnsi="Times New Roman"/>
          <w:color w:val="000000"/>
          <w:kern w:val="0"/>
          <w:lang w:eastAsia="zh-CN"/>
        </w:rPr>
        <w:t>二进制</w:t>
      </w:r>
      <w:r w:rsidR="00571997" w:rsidRPr="0039711A">
        <w:rPr>
          <w:rFonts w:ascii="Times New Roman" w:hAnsi="Times New Roman" w:hint="eastAsia"/>
          <w:color w:val="000000"/>
          <w:kern w:val="0"/>
          <w:lang w:eastAsia="zh-CN"/>
        </w:rPr>
        <w:t>信息</w:t>
      </w:r>
    </w:p>
    <w:p w14:paraId="1DB43465" w14:textId="77777777" w:rsidR="00CC39B1" w:rsidRPr="0039711A" w:rsidRDefault="00CF7BC3" w:rsidP="00CF7BC3">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6</w:t>
      </w:r>
      <w:r w:rsidRPr="00CB1DBB">
        <w:rPr>
          <w:rFonts w:ascii="Times New Roman" w:hAnsi="Times New Roman"/>
          <w:lang w:eastAsia="zh-CN"/>
        </w:rPr>
        <w:t xml:space="preserve"> </w:t>
      </w:r>
      <w:r w:rsidRPr="00CB1DBB">
        <w:rPr>
          <w:rFonts w:ascii="Times New Roman" w:hAnsi="Times New Roman"/>
          <w:lang w:eastAsia="zh-CN"/>
        </w:rPr>
        <w:t>资源</w:t>
      </w:r>
      <w:r w:rsidR="006928DD" w:rsidRPr="00CB1DBB">
        <w:rPr>
          <w:rFonts w:ascii="Times New Roman" w:hAnsi="Times New Roman" w:hint="eastAsia"/>
          <w:lang w:eastAsia="zh-CN"/>
        </w:rPr>
        <w:t>内容</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762"/>
        <w:gridCol w:w="1667"/>
        <w:gridCol w:w="1756"/>
        <w:gridCol w:w="1180"/>
      </w:tblGrid>
      <w:tr w:rsidR="00B95913" w:rsidRPr="00CB1DBB" w14:paraId="1A91A349" w14:textId="77777777" w:rsidTr="00FE1BBD">
        <w:trPr>
          <w:tblHeader/>
        </w:trPr>
        <w:tc>
          <w:tcPr>
            <w:tcW w:w="1843" w:type="dxa"/>
            <w:shd w:val="clear" w:color="auto" w:fill="BFBFBF"/>
          </w:tcPr>
          <w:p w14:paraId="254ABA06"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762" w:type="dxa"/>
            <w:shd w:val="clear" w:color="auto" w:fill="BFBFBF"/>
          </w:tcPr>
          <w:p w14:paraId="3ECF2C8E"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667" w:type="dxa"/>
            <w:shd w:val="clear" w:color="auto" w:fill="BFBFBF"/>
          </w:tcPr>
          <w:p w14:paraId="2CED1C27"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756" w:type="dxa"/>
            <w:shd w:val="clear" w:color="auto" w:fill="BFBFBF"/>
          </w:tcPr>
          <w:p w14:paraId="1F5DD278"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180" w:type="dxa"/>
            <w:shd w:val="clear" w:color="auto" w:fill="BFBFBF"/>
          </w:tcPr>
          <w:p w14:paraId="6D601850"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6E1839D" w14:textId="77777777" w:rsidTr="00FE1BBD">
        <w:tc>
          <w:tcPr>
            <w:tcW w:w="1843" w:type="dxa"/>
            <w:shd w:val="clear" w:color="auto" w:fill="auto"/>
          </w:tcPr>
          <w:p w14:paraId="6031E27D"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762" w:type="dxa"/>
            <w:shd w:val="clear" w:color="auto" w:fill="auto"/>
          </w:tcPr>
          <w:p w14:paraId="74CAAD60"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667" w:type="dxa"/>
            <w:shd w:val="clear" w:color="auto" w:fill="auto"/>
          </w:tcPr>
          <w:p w14:paraId="1E6A1F28"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756" w:type="dxa"/>
            <w:shd w:val="clear" w:color="auto" w:fill="auto"/>
          </w:tcPr>
          <w:p w14:paraId="683A0EEE" w14:textId="77777777" w:rsidR="00EC104E" w:rsidRPr="00CB1DBB" w:rsidRDefault="00EC104E"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180" w:type="dxa"/>
            <w:shd w:val="clear" w:color="auto" w:fill="auto"/>
          </w:tcPr>
          <w:p w14:paraId="165BB2A8"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hint="eastAsia"/>
                <w:color w:val="000000"/>
                <w:kern w:val="0"/>
                <w:lang w:eastAsia="zh-CN"/>
              </w:rPr>
              <w:t>主键</w:t>
            </w:r>
          </w:p>
        </w:tc>
      </w:tr>
      <w:tr w:rsidR="00B95913" w:rsidRPr="00CB1DBB" w14:paraId="3A7820BB" w14:textId="77777777" w:rsidTr="00FE1BBD">
        <w:trPr>
          <w:trHeight w:val="487"/>
        </w:trPr>
        <w:tc>
          <w:tcPr>
            <w:tcW w:w="1843" w:type="dxa"/>
            <w:shd w:val="clear" w:color="auto" w:fill="auto"/>
          </w:tcPr>
          <w:p w14:paraId="2482FACC"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762" w:type="dxa"/>
            <w:shd w:val="clear" w:color="auto" w:fill="auto"/>
          </w:tcPr>
          <w:p w14:paraId="4FDC3901"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667" w:type="dxa"/>
            <w:shd w:val="clear" w:color="auto" w:fill="auto"/>
          </w:tcPr>
          <w:p w14:paraId="4E83AD7C" w14:textId="77777777" w:rsidR="00EC104E" w:rsidRPr="0039711A" w:rsidRDefault="00EC104E"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756" w:type="dxa"/>
            <w:shd w:val="clear" w:color="auto" w:fill="auto"/>
          </w:tcPr>
          <w:p w14:paraId="2CA34AE2"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0F7C9BF8"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lang w:eastAsia="zh-CN"/>
              </w:rPr>
              <w:t>版本</w:t>
            </w:r>
          </w:p>
        </w:tc>
      </w:tr>
      <w:tr w:rsidR="00B95913" w:rsidRPr="00CB1DBB" w14:paraId="1243E266" w14:textId="77777777" w:rsidTr="00FE1BBD">
        <w:tc>
          <w:tcPr>
            <w:tcW w:w="1843" w:type="dxa"/>
            <w:shd w:val="clear" w:color="auto" w:fill="auto"/>
          </w:tcPr>
          <w:p w14:paraId="2D8C8325"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NAME_</w:t>
            </w:r>
          </w:p>
        </w:tc>
        <w:tc>
          <w:tcPr>
            <w:tcW w:w="1762" w:type="dxa"/>
            <w:shd w:val="clear" w:color="auto" w:fill="auto"/>
          </w:tcPr>
          <w:p w14:paraId="028FFAC9"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667" w:type="dxa"/>
            <w:shd w:val="clear" w:color="auto" w:fill="auto"/>
          </w:tcPr>
          <w:p w14:paraId="6894AA6A"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
          <w:p w14:paraId="2A5A8399"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6D773BF4"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文件名</w:t>
            </w:r>
          </w:p>
        </w:tc>
      </w:tr>
      <w:tr w:rsidR="00B95913" w:rsidRPr="00CB1DBB" w14:paraId="1490DBA8" w14:textId="77777777" w:rsidTr="00FE1BBD">
        <w:tc>
          <w:tcPr>
            <w:tcW w:w="1843" w:type="dxa"/>
            <w:shd w:val="clear" w:color="auto" w:fill="auto"/>
          </w:tcPr>
          <w:p w14:paraId="5151261D" w14:textId="77777777" w:rsidR="00F51425" w:rsidRPr="0039711A" w:rsidRDefault="00EC104E" w:rsidP="00A95CCE">
            <w:pPr>
              <w:pStyle w:val="a8"/>
              <w:ind w:firstLineChars="0" w:firstLine="0"/>
              <w:rPr>
                <w:rFonts w:ascii="Times New Roman" w:hAnsi="Times New Roman"/>
                <w:color w:val="000000"/>
                <w:kern w:val="0"/>
                <w:lang w:eastAsia="zh-CN"/>
              </w:rPr>
            </w:pPr>
            <w:r w:rsidRPr="0039711A">
              <w:rPr>
                <w:rFonts w:ascii="Times New Roman" w:hAnsi="Times New Roman"/>
                <w:color w:val="000000"/>
                <w:kern w:val="0"/>
              </w:rPr>
              <w:t>DEPLOYMENT</w:t>
            </w:r>
          </w:p>
          <w:p w14:paraId="3130162E"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_ID_</w:t>
            </w:r>
          </w:p>
        </w:tc>
        <w:tc>
          <w:tcPr>
            <w:tcW w:w="1762" w:type="dxa"/>
            <w:shd w:val="clear" w:color="auto" w:fill="auto"/>
          </w:tcPr>
          <w:p w14:paraId="1CCFAEEA"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667" w:type="dxa"/>
            <w:shd w:val="clear" w:color="auto" w:fill="auto"/>
          </w:tcPr>
          <w:p w14:paraId="6676166E" w14:textId="77777777" w:rsidR="00EC104E" w:rsidRPr="00CB1DBB" w:rsidRDefault="00EC104E" w:rsidP="00A95CCE">
            <w:pPr>
              <w:pStyle w:val="a8"/>
              <w:ind w:firstLineChars="0" w:firstLine="0"/>
              <w:rPr>
                <w:rFonts w:ascii="Times New Roman" w:hAnsi="Times New Roman"/>
              </w:rPr>
            </w:pPr>
            <w:r w:rsidRPr="00CB1DBB">
              <w:rPr>
                <w:rFonts w:ascii="Times New Roman" w:hAnsi="Times New Roman"/>
                <w:lang w:eastAsia="zh-CN"/>
              </w:rPr>
              <w:t>YES</w:t>
            </w:r>
          </w:p>
        </w:tc>
        <w:tc>
          <w:tcPr>
            <w:tcW w:w="1756" w:type="dxa"/>
            <w:shd w:val="clear" w:color="auto" w:fill="auto"/>
          </w:tcPr>
          <w:p w14:paraId="5B47687B"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5D800D73" w14:textId="77777777" w:rsidR="00EC104E" w:rsidRPr="00CB1DBB" w:rsidRDefault="00C924EE"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表编号</w:t>
            </w:r>
          </w:p>
        </w:tc>
      </w:tr>
      <w:tr w:rsidR="00B95913" w:rsidRPr="00CB1DBB" w14:paraId="3E08308D" w14:textId="77777777" w:rsidTr="00FE1BBD">
        <w:tc>
          <w:tcPr>
            <w:tcW w:w="1843" w:type="dxa"/>
            <w:shd w:val="clear" w:color="auto" w:fill="auto"/>
          </w:tcPr>
          <w:p w14:paraId="14477E92"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BYTES_</w:t>
            </w:r>
          </w:p>
        </w:tc>
        <w:tc>
          <w:tcPr>
            <w:tcW w:w="1762" w:type="dxa"/>
            <w:shd w:val="clear" w:color="auto" w:fill="auto"/>
          </w:tcPr>
          <w:p w14:paraId="15CF65E8"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667" w:type="dxa"/>
            <w:shd w:val="clear" w:color="auto" w:fill="auto"/>
          </w:tcPr>
          <w:p w14:paraId="508537F7"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
          <w:p w14:paraId="21C0F1E6"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020CBF01" w14:textId="77777777" w:rsidR="00EC104E" w:rsidRPr="00CB1DBB" w:rsidRDefault="00C924EE"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部署文件</w:t>
            </w:r>
          </w:p>
        </w:tc>
      </w:tr>
      <w:tr w:rsidR="00B95913" w:rsidRPr="00CB1DBB" w14:paraId="7559D630" w14:textId="77777777" w:rsidTr="00FE1BBD">
        <w:trPr>
          <w:trHeight w:val="416"/>
        </w:trPr>
        <w:tc>
          <w:tcPr>
            <w:tcW w:w="1843" w:type="dxa"/>
            <w:shd w:val="clear" w:color="auto" w:fill="auto"/>
          </w:tcPr>
          <w:p w14:paraId="5B3B6AFD"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GENERATED_</w:t>
            </w:r>
          </w:p>
        </w:tc>
        <w:tc>
          <w:tcPr>
            <w:tcW w:w="1762" w:type="dxa"/>
            <w:shd w:val="clear" w:color="auto" w:fill="auto"/>
          </w:tcPr>
          <w:p w14:paraId="11844D9F"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667" w:type="dxa"/>
            <w:shd w:val="clear" w:color="auto" w:fill="auto"/>
          </w:tcPr>
          <w:p w14:paraId="1BA27AD8"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
          <w:p w14:paraId="434F7F25"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5BCD7DA4" w14:textId="77777777" w:rsidR="004E5AE2" w:rsidRPr="00CB1DBB" w:rsidRDefault="00C924EE" w:rsidP="00A95CCE">
            <w:pPr>
              <w:pStyle w:val="a8"/>
              <w:ind w:firstLineChars="0" w:firstLine="0"/>
              <w:rPr>
                <w:rFonts w:ascii="Times New Roman" w:hAnsi="Times New Roman"/>
                <w:lang w:eastAsia="zh-CN"/>
              </w:rPr>
            </w:pPr>
            <w:r w:rsidRPr="00CB1DBB">
              <w:rPr>
                <w:rFonts w:ascii="Times New Roman" w:hAnsi="Times New Roman"/>
                <w:lang w:eastAsia="zh-CN"/>
              </w:rPr>
              <w:t>是否生成</w:t>
            </w:r>
          </w:p>
        </w:tc>
      </w:tr>
    </w:tbl>
    <w:p w14:paraId="127AF8EF" w14:textId="77777777" w:rsidR="00EA3782" w:rsidRDefault="00EA3782" w:rsidP="00CC39B1">
      <w:pPr>
        <w:pStyle w:val="a8"/>
        <w:ind w:left="960" w:firstLineChars="0" w:firstLine="0"/>
        <w:rPr>
          <w:rFonts w:ascii="Times New Roman" w:hAnsi="Times New Roman"/>
        </w:rPr>
        <w:sectPr w:rsidR="00EA3782" w:rsidSect="00CB1DBB">
          <w:headerReference w:type="default" r:id="rId33"/>
          <w:type w:val="continuous"/>
          <w:pgSz w:w="11900" w:h="16840"/>
          <w:pgMar w:top="1418" w:right="1134" w:bottom="1418" w:left="1588" w:header="1134" w:footer="709" w:gutter="0"/>
          <w:cols w:space="708"/>
          <w:docGrid w:linePitch="360"/>
        </w:sectPr>
      </w:pPr>
    </w:p>
    <w:p w14:paraId="12ACA84B" w14:textId="77777777" w:rsidR="00CC39B1" w:rsidRPr="0039711A" w:rsidRDefault="00CC39B1" w:rsidP="00CC39B1">
      <w:pPr>
        <w:pStyle w:val="a8"/>
        <w:ind w:left="960" w:firstLineChars="0" w:firstLine="0"/>
        <w:rPr>
          <w:rFonts w:ascii="Times New Roman" w:hAnsi="Times New Roman"/>
        </w:rPr>
      </w:pPr>
    </w:p>
    <w:p w14:paraId="04C0F2F5" w14:textId="77777777" w:rsidR="00EC104E"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ACT_GE_PROPERTY</w:t>
      </w:r>
      <w:r w:rsidR="00977567" w:rsidRPr="0039711A">
        <w:rPr>
          <w:rFonts w:ascii="Times New Roman" w:hAnsi="Times New Roman"/>
          <w:color w:val="000000"/>
          <w:kern w:val="0"/>
          <w:lang w:eastAsia="zh-CN"/>
        </w:rPr>
        <w:t xml:space="preserve"> </w:t>
      </w:r>
      <w:r w:rsidR="005A6DA9" w:rsidRPr="0039711A">
        <w:rPr>
          <w:rFonts w:ascii="Times New Roman" w:hAnsi="Times New Roman"/>
          <w:color w:val="000000"/>
          <w:kern w:val="0"/>
          <w:lang w:eastAsia="zh-CN"/>
        </w:rPr>
        <w:t>记录</w:t>
      </w:r>
      <w:r w:rsidR="00F61AC2" w:rsidRPr="00CB1DBB">
        <w:rPr>
          <w:rFonts w:ascii="Times New Roman" w:hAnsi="Times New Roman"/>
          <w:color w:val="000000"/>
          <w:kern w:val="0"/>
          <w:lang w:eastAsia="zh-CN"/>
        </w:rPr>
        <w:t xml:space="preserve">Activiti </w:t>
      </w:r>
      <w:r w:rsidR="00E167E2" w:rsidRPr="00CB1DBB">
        <w:rPr>
          <w:rFonts w:ascii="Times New Roman" w:hAnsi="Times New Roman"/>
          <w:color w:val="000000"/>
          <w:kern w:val="0"/>
          <w:lang w:eastAsia="zh-CN"/>
        </w:rPr>
        <w:t>相属性</w:t>
      </w:r>
      <w:r w:rsidR="00FC05A8" w:rsidRPr="00CB1DBB">
        <w:rPr>
          <w:rFonts w:ascii="Times New Roman" w:hAnsi="Times New Roman"/>
          <w:color w:val="000000"/>
          <w:kern w:val="0"/>
          <w:lang w:eastAsia="zh-CN"/>
        </w:rPr>
        <w:t>数据</w:t>
      </w:r>
    </w:p>
    <w:p w14:paraId="79354CD5" w14:textId="77777777" w:rsidR="00EC104E" w:rsidRPr="0039711A" w:rsidRDefault="006928DD" w:rsidP="006928DD">
      <w:pPr>
        <w:pStyle w:val="ab"/>
        <w:ind w:firstLine="400"/>
        <w:jc w:val="center"/>
        <w:rPr>
          <w:rFonts w:ascii="Times New Roman" w:hAnsi="Times New Roman"/>
          <w:color w:val="000000"/>
          <w:kern w:val="0"/>
        </w:rPr>
      </w:pPr>
      <w:r w:rsidRPr="00CB1DBB">
        <w:rPr>
          <w:rFonts w:ascii="Times New Roman" w:hAnsi="Times New Roman" w:hint="eastAsia"/>
        </w:rPr>
        <w:t>表</w:t>
      </w:r>
      <w:r w:rsidR="00992E4D"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7</w:t>
      </w:r>
      <w:r w:rsidRPr="00CB1DBB">
        <w:rPr>
          <w:rFonts w:ascii="Times New Roman" w:hAnsi="Times New Roman"/>
          <w:lang w:eastAsia="zh-CN"/>
        </w:rPr>
        <w:t xml:space="preserve"> </w:t>
      </w:r>
      <w:r w:rsidRPr="00CB1DBB">
        <w:rPr>
          <w:rFonts w:ascii="Times New Roman" w:hAnsi="Times New Roman"/>
          <w:lang w:eastAsia="zh-CN"/>
        </w:rPr>
        <w:t>资源属性表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4518860" w14:textId="77777777" w:rsidTr="00A95CCE">
        <w:tc>
          <w:tcPr>
            <w:tcW w:w="2071" w:type="dxa"/>
            <w:shd w:val="clear" w:color="auto" w:fill="BFBFBF"/>
          </w:tcPr>
          <w:p w14:paraId="0CD1918D" w14:textId="77777777" w:rsidR="00EC104E" w:rsidRPr="00CB1DBB"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EC97F99"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73310551"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AA5F47B"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BA0D67F"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C205714" w14:textId="77777777" w:rsidTr="00A95CCE">
        <w:tc>
          <w:tcPr>
            <w:tcW w:w="2071" w:type="dxa"/>
            <w:shd w:val="clear" w:color="auto" w:fill="auto"/>
          </w:tcPr>
          <w:p w14:paraId="36E9943B"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NAME_  </w:t>
            </w:r>
          </w:p>
        </w:tc>
        <w:tc>
          <w:tcPr>
            <w:tcW w:w="1953" w:type="dxa"/>
            <w:shd w:val="clear" w:color="auto" w:fill="auto"/>
          </w:tcPr>
          <w:p w14:paraId="39E86E9B"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4E7FB9D"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72AC7E90"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E8053EB"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5AA5A418" w14:textId="77777777" w:rsidTr="00A95CCE">
        <w:tc>
          <w:tcPr>
            <w:tcW w:w="2071" w:type="dxa"/>
            <w:shd w:val="clear" w:color="auto" w:fill="auto"/>
          </w:tcPr>
          <w:p w14:paraId="7FB98C01"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VALUE_  </w:t>
            </w:r>
          </w:p>
        </w:tc>
        <w:tc>
          <w:tcPr>
            <w:tcW w:w="1953" w:type="dxa"/>
            <w:shd w:val="clear" w:color="auto" w:fill="auto"/>
          </w:tcPr>
          <w:p w14:paraId="0C3CF861"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varchar(300)</w:t>
            </w:r>
          </w:p>
        </w:tc>
        <w:tc>
          <w:tcPr>
            <w:tcW w:w="1425" w:type="dxa"/>
            <w:shd w:val="clear" w:color="auto" w:fill="auto"/>
          </w:tcPr>
          <w:p w14:paraId="1A115803"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66A3C77" w14:textId="77777777" w:rsidR="00EC104E" w:rsidRPr="00CB1DBB" w:rsidRDefault="00EC104E" w:rsidP="00A95CCE">
            <w:pPr>
              <w:pStyle w:val="a8"/>
              <w:ind w:firstLineChars="0" w:firstLine="0"/>
              <w:rPr>
                <w:rFonts w:ascii="Times New Roman" w:hAnsi="Times New Roman"/>
                <w:lang w:eastAsia="zh-CN"/>
              </w:rPr>
            </w:pPr>
          </w:p>
        </w:tc>
        <w:tc>
          <w:tcPr>
            <w:tcW w:w="1425" w:type="dxa"/>
            <w:shd w:val="clear" w:color="auto" w:fill="auto"/>
          </w:tcPr>
          <w:p w14:paraId="549E5EBF"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lang w:eastAsia="zh-CN"/>
              </w:rPr>
              <w:t>值</w:t>
            </w:r>
          </w:p>
        </w:tc>
      </w:tr>
      <w:tr w:rsidR="00B95913" w:rsidRPr="00CB1DBB" w14:paraId="48C57EF3" w14:textId="77777777" w:rsidTr="00A95CCE">
        <w:tc>
          <w:tcPr>
            <w:tcW w:w="2071" w:type="dxa"/>
            <w:shd w:val="clear" w:color="auto" w:fill="auto"/>
          </w:tcPr>
          <w:p w14:paraId="1F951D57"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3693464F"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int(11)    </w:t>
            </w:r>
          </w:p>
        </w:tc>
        <w:tc>
          <w:tcPr>
            <w:tcW w:w="1425" w:type="dxa"/>
            <w:shd w:val="clear" w:color="auto" w:fill="auto"/>
          </w:tcPr>
          <w:p w14:paraId="4AFD04EA"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7B25208" w14:textId="77777777" w:rsidR="00EC104E" w:rsidRPr="00CB1DBB" w:rsidRDefault="00EC104E" w:rsidP="00A95CCE">
            <w:pPr>
              <w:pStyle w:val="a8"/>
              <w:ind w:firstLineChars="0" w:firstLine="0"/>
              <w:rPr>
                <w:rFonts w:ascii="Times New Roman" w:hAnsi="Times New Roman"/>
                <w:lang w:eastAsia="zh-CN"/>
              </w:rPr>
            </w:pPr>
          </w:p>
        </w:tc>
        <w:tc>
          <w:tcPr>
            <w:tcW w:w="1425" w:type="dxa"/>
            <w:shd w:val="clear" w:color="auto" w:fill="auto"/>
          </w:tcPr>
          <w:p w14:paraId="3F01F29E"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hint="eastAsia"/>
                <w:lang w:eastAsia="zh-CN"/>
              </w:rPr>
              <w:t>乐观锁</w:t>
            </w:r>
          </w:p>
        </w:tc>
      </w:tr>
    </w:tbl>
    <w:p w14:paraId="1D70ABFC" w14:textId="77777777" w:rsidR="00271943" w:rsidRDefault="00271943" w:rsidP="00EC104E">
      <w:pPr>
        <w:pStyle w:val="a8"/>
        <w:ind w:left="960" w:firstLineChars="0" w:firstLine="0"/>
        <w:rPr>
          <w:rFonts w:ascii="Times New Roman" w:hAnsi="Times New Roman"/>
          <w:color w:val="000000"/>
          <w:kern w:val="0"/>
        </w:rPr>
        <w:sectPr w:rsidR="00271943" w:rsidSect="00CB1DBB">
          <w:headerReference w:type="default" r:id="rId34"/>
          <w:type w:val="continuous"/>
          <w:pgSz w:w="11900" w:h="16840"/>
          <w:pgMar w:top="1418" w:right="1134" w:bottom="1418" w:left="1588" w:header="709" w:footer="709" w:gutter="0"/>
          <w:cols w:space="708"/>
          <w:docGrid w:linePitch="360"/>
        </w:sectPr>
      </w:pPr>
    </w:p>
    <w:p w14:paraId="5BA40B2A" w14:textId="77D40FD7" w:rsidR="00EC104E" w:rsidRPr="0039711A" w:rsidRDefault="00EC104E" w:rsidP="00EC104E">
      <w:pPr>
        <w:pStyle w:val="a8"/>
        <w:ind w:left="960" w:firstLineChars="0" w:firstLine="0"/>
        <w:rPr>
          <w:rFonts w:ascii="Times New Roman" w:hAnsi="Times New Roman"/>
          <w:color w:val="000000"/>
          <w:kern w:val="0"/>
        </w:rPr>
      </w:pPr>
    </w:p>
    <w:p w14:paraId="3F4D30C3" w14:textId="77777777" w:rsidR="00EE67E1"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ACT_HI_ACTINST</w:t>
      </w:r>
      <w:r w:rsidR="00713D70" w:rsidRPr="00CB1DBB">
        <w:rPr>
          <w:rFonts w:ascii="Times New Roman" w:hAnsi="Times New Roman"/>
          <w:color w:val="000000"/>
          <w:kern w:val="0"/>
          <w:lang w:eastAsia="zh-CN"/>
        </w:rPr>
        <w:t xml:space="preserve"> </w:t>
      </w:r>
      <w:r w:rsidR="00713D70" w:rsidRPr="00CB1DBB">
        <w:rPr>
          <w:rFonts w:ascii="Times New Roman" w:hAnsi="Times New Roman" w:hint="eastAsia"/>
          <w:color w:val="000000"/>
          <w:kern w:val="0"/>
          <w:lang w:eastAsia="zh-CN"/>
        </w:rPr>
        <w:t>表</w:t>
      </w:r>
      <w:r w:rsidR="00713D70" w:rsidRPr="00CB1DBB">
        <w:rPr>
          <w:rFonts w:ascii="Times New Roman" w:hAnsi="Times New Roman"/>
          <w:color w:val="000000"/>
          <w:kern w:val="0"/>
          <w:lang w:eastAsia="zh-CN"/>
        </w:rPr>
        <w:t>用来保存历史节点数据</w:t>
      </w:r>
      <w:r w:rsidR="006825EF" w:rsidRPr="00CB1DBB">
        <w:rPr>
          <w:rFonts w:ascii="Times New Roman" w:hAnsi="Times New Roman" w:hint="eastAsia"/>
          <w:color w:val="000000"/>
          <w:kern w:val="0"/>
          <w:lang w:eastAsia="zh-CN"/>
        </w:rPr>
        <w:t>信息</w:t>
      </w:r>
      <w:r w:rsidR="00FC05A8" w:rsidRPr="00CB1DBB">
        <w:rPr>
          <w:rFonts w:ascii="Times New Roman" w:hAnsi="Times New Roman"/>
          <w:color w:val="000000"/>
          <w:kern w:val="0"/>
          <w:lang w:eastAsia="zh-CN"/>
        </w:rPr>
        <w:t>，</w:t>
      </w:r>
      <w:r w:rsidR="00FC05A8" w:rsidRPr="00CB1DBB">
        <w:rPr>
          <w:rFonts w:ascii="Times New Roman" w:hAnsi="Times New Roman" w:hint="eastAsia"/>
          <w:color w:val="000000"/>
          <w:kern w:val="0"/>
          <w:lang w:eastAsia="zh-CN"/>
        </w:rPr>
        <w:t>和</w:t>
      </w:r>
      <w:r w:rsidR="00FC05A8" w:rsidRPr="00CB1DBB">
        <w:rPr>
          <w:rFonts w:ascii="Times New Roman" w:hAnsi="Times New Roman" w:hint="eastAsia"/>
          <w:color w:val="000000"/>
          <w:kern w:val="0"/>
          <w:lang w:eastAsia="zh-CN"/>
        </w:rPr>
        <w:t>HI</w:t>
      </w:r>
      <w:r w:rsidR="00FC05A8" w:rsidRPr="00CB1DBB">
        <w:rPr>
          <w:rFonts w:ascii="Times New Roman" w:hAnsi="Times New Roman"/>
          <w:color w:val="000000"/>
          <w:kern w:val="0"/>
          <w:lang w:eastAsia="zh-CN"/>
        </w:rPr>
        <w:t>_TASKINST</w:t>
      </w:r>
      <w:r w:rsidR="00FC05A8" w:rsidRPr="00CB1DBB">
        <w:rPr>
          <w:rFonts w:ascii="Times New Roman" w:hAnsi="Times New Roman"/>
          <w:color w:val="000000"/>
          <w:kern w:val="0"/>
          <w:lang w:eastAsia="zh-CN"/>
        </w:rPr>
        <w:t>的</w:t>
      </w:r>
      <w:r w:rsidR="00FC05A8" w:rsidRPr="00CB1DBB">
        <w:rPr>
          <w:rFonts w:ascii="Times New Roman" w:hAnsi="Times New Roman" w:hint="eastAsia"/>
          <w:color w:val="000000"/>
          <w:kern w:val="0"/>
          <w:lang w:eastAsia="zh-CN"/>
        </w:rPr>
        <w:t>区别</w:t>
      </w:r>
      <w:r w:rsidR="00FC05A8" w:rsidRPr="00CB1DBB">
        <w:rPr>
          <w:rFonts w:ascii="Times New Roman" w:hAnsi="Times New Roman"/>
          <w:color w:val="000000"/>
          <w:kern w:val="0"/>
          <w:lang w:eastAsia="zh-CN"/>
        </w:rPr>
        <w:t>在于</w:t>
      </w:r>
      <w:r w:rsidR="00FC05A8" w:rsidRPr="00CB1DBB">
        <w:rPr>
          <w:rFonts w:ascii="Times New Roman" w:hAnsi="Times New Roman"/>
          <w:color w:val="000000"/>
          <w:kern w:val="0"/>
          <w:lang w:eastAsia="zh-CN"/>
        </w:rPr>
        <w:t xml:space="preserve"> </w:t>
      </w:r>
      <w:r w:rsidR="00FC05A8" w:rsidRPr="00CB1DBB">
        <w:rPr>
          <w:rFonts w:ascii="Times New Roman" w:hAnsi="Times New Roman" w:hint="eastAsia"/>
          <w:color w:val="000000"/>
          <w:kern w:val="0"/>
          <w:lang w:eastAsia="zh-CN"/>
        </w:rPr>
        <w:t>ta</w:t>
      </w:r>
      <w:r w:rsidR="00FC05A8" w:rsidRPr="00CB1DBB">
        <w:rPr>
          <w:rFonts w:ascii="Times New Roman" w:hAnsi="Times New Roman"/>
          <w:color w:val="000000"/>
          <w:kern w:val="0"/>
          <w:lang w:eastAsia="zh-CN"/>
        </w:rPr>
        <w:t xml:space="preserve">skinst </w:t>
      </w:r>
      <w:r w:rsidR="00FC05A8" w:rsidRPr="00CB1DBB">
        <w:rPr>
          <w:rFonts w:ascii="Times New Roman" w:hAnsi="Times New Roman" w:hint="eastAsia"/>
          <w:color w:val="000000"/>
          <w:kern w:val="0"/>
          <w:lang w:eastAsia="zh-CN"/>
        </w:rPr>
        <w:t>只</w:t>
      </w:r>
      <w:r w:rsidR="00FC05A8" w:rsidRPr="00CB1DBB">
        <w:rPr>
          <w:rFonts w:ascii="Times New Roman" w:hAnsi="Times New Roman"/>
          <w:color w:val="000000"/>
          <w:kern w:val="0"/>
          <w:lang w:eastAsia="zh-CN"/>
        </w:rPr>
        <w:t>记录</w:t>
      </w:r>
      <w:r w:rsidR="00FC05A8" w:rsidRPr="00CB1DBB">
        <w:rPr>
          <w:rFonts w:ascii="Times New Roman" w:hAnsi="Times New Roman"/>
          <w:color w:val="000000"/>
          <w:kern w:val="0"/>
          <w:lang w:eastAsia="zh-CN"/>
        </w:rPr>
        <w:t xml:space="preserve"> </w:t>
      </w:r>
      <w:r w:rsidR="00FC05A8" w:rsidRPr="00CB1DBB">
        <w:rPr>
          <w:rFonts w:ascii="Times New Roman" w:hAnsi="Times New Roman" w:hint="eastAsia"/>
          <w:color w:val="000000"/>
          <w:kern w:val="0"/>
          <w:lang w:eastAsia="zh-CN"/>
        </w:rPr>
        <w:t>user</w:t>
      </w:r>
      <w:r w:rsidR="00FC05A8" w:rsidRPr="00CB1DBB">
        <w:rPr>
          <w:rFonts w:ascii="Times New Roman" w:hAnsi="Times New Roman"/>
          <w:color w:val="000000"/>
          <w:kern w:val="0"/>
          <w:lang w:eastAsia="zh-CN"/>
        </w:rPr>
        <w:t xml:space="preserve">task </w:t>
      </w:r>
      <w:r w:rsidR="00FC05A8" w:rsidRPr="00CB1DBB">
        <w:rPr>
          <w:rFonts w:ascii="Times New Roman" w:hAnsi="Times New Roman" w:hint="eastAsia"/>
          <w:color w:val="000000"/>
          <w:kern w:val="0"/>
          <w:lang w:eastAsia="zh-CN"/>
        </w:rPr>
        <w:t>内容</w:t>
      </w:r>
    </w:p>
    <w:p w14:paraId="0F546EE7" w14:textId="77777777" w:rsidR="00F7385B" w:rsidRPr="0039711A" w:rsidRDefault="00992E4D" w:rsidP="00906AE1">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8</w:t>
      </w:r>
      <w:r w:rsidRPr="00CB1DBB">
        <w:rPr>
          <w:rFonts w:ascii="Times New Roman" w:hAnsi="Times New Roman"/>
          <w:lang w:eastAsia="zh-CN"/>
        </w:rPr>
        <w:t xml:space="preserve"> </w:t>
      </w:r>
      <w:r w:rsidRPr="00CB1DBB">
        <w:rPr>
          <w:rFonts w:ascii="Times New Roman" w:hAnsi="Times New Roman"/>
          <w:lang w:eastAsia="zh-CN"/>
        </w:rPr>
        <w:t>历史活动实例表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1789"/>
        <w:gridCol w:w="1292"/>
        <w:gridCol w:w="835"/>
        <w:gridCol w:w="2209"/>
      </w:tblGrid>
      <w:tr w:rsidR="00B95913" w:rsidRPr="00CB1DBB" w14:paraId="74410275" w14:textId="77777777" w:rsidTr="00FE1BBD">
        <w:trPr>
          <w:tblHeader/>
        </w:trPr>
        <w:tc>
          <w:tcPr>
            <w:tcW w:w="2083" w:type="dxa"/>
            <w:shd w:val="clear" w:color="auto" w:fill="BFBFBF"/>
          </w:tcPr>
          <w:p w14:paraId="352F4107" w14:textId="77777777" w:rsidR="00F7385B" w:rsidRPr="00CB1DBB" w:rsidRDefault="00F7385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06" w:type="dxa"/>
            <w:shd w:val="clear" w:color="auto" w:fill="BFBFBF"/>
          </w:tcPr>
          <w:p w14:paraId="70DE6A5A"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324" w:type="dxa"/>
            <w:shd w:val="clear" w:color="auto" w:fill="BFBFBF"/>
          </w:tcPr>
          <w:p w14:paraId="1FA30378"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43" w:type="dxa"/>
            <w:shd w:val="clear" w:color="auto" w:fill="BFBFBF"/>
          </w:tcPr>
          <w:p w14:paraId="4BC8E75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2297" w:type="dxa"/>
            <w:shd w:val="clear" w:color="auto" w:fill="BFBFBF"/>
          </w:tcPr>
          <w:p w14:paraId="755FB8CA"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C227E76" w14:textId="77777777" w:rsidTr="00CB1DBB">
        <w:tc>
          <w:tcPr>
            <w:tcW w:w="2083" w:type="dxa"/>
            <w:shd w:val="clear" w:color="auto" w:fill="auto"/>
          </w:tcPr>
          <w:p w14:paraId="7D08440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06" w:type="dxa"/>
            <w:shd w:val="clear" w:color="auto" w:fill="auto"/>
          </w:tcPr>
          <w:p w14:paraId="4127A92C"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2991DFF7"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43" w:type="dxa"/>
            <w:shd w:val="clear" w:color="auto" w:fill="auto"/>
          </w:tcPr>
          <w:p w14:paraId="5C49DE8C" w14:textId="77777777" w:rsidR="00F7385B" w:rsidRPr="00CB1DBB" w:rsidRDefault="00F7385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2297" w:type="dxa"/>
            <w:shd w:val="clear" w:color="auto" w:fill="auto"/>
          </w:tcPr>
          <w:p w14:paraId="18EB7635"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编程</w:t>
            </w:r>
          </w:p>
        </w:tc>
      </w:tr>
      <w:tr w:rsidR="00B95913" w:rsidRPr="00CB1DBB" w14:paraId="7CF1F3B3" w14:textId="77777777" w:rsidTr="00CB1DBB">
        <w:trPr>
          <w:trHeight w:val="487"/>
        </w:trPr>
        <w:tc>
          <w:tcPr>
            <w:tcW w:w="2083" w:type="dxa"/>
            <w:shd w:val="clear" w:color="auto" w:fill="auto"/>
          </w:tcPr>
          <w:p w14:paraId="725A38F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806" w:type="dxa"/>
            <w:shd w:val="clear" w:color="auto" w:fill="auto"/>
          </w:tcPr>
          <w:p w14:paraId="0A48ACE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211F05B2" w14:textId="77777777" w:rsidR="00F7385B" w:rsidRPr="0039711A" w:rsidRDefault="00F7385B" w:rsidP="00A95CCE">
            <w:pPr>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3E2A5255"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8A56A75"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定义</w:t>
            </w:r>
            <w:r w:rsidRPr="00CB1DBB">
              <w:rPr>
                <w:rFonts w:ascii="Times New Roman" w:hAnsi="Times New Roman"/>
                <w:lang w:eastAsia="zh-CN"/>
              </w:rPr>
              <w:t>编号</w:t>
            </w:r>
          </w:p>
        </w:tc>
      </w:tr>
      <w:tr w:rsidR="00B95913" w:rsidRPr="00CB1DBB" w14:paraId="40F08BDF" w14:textId="77777777" w:rsidTr="00CB1DBB">
        <w:tc>
          <w:tcPr>
            <w:tcW w:w="2083" w:type="dxa"/>
            <w:shd w:val="clear" w:color="auto" w:fill="auto"/>
          </w:tcPr>
          <w:p w14:paraId="691F1B2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806" w:type="dxa"/>
            <w:shd w:val="clear" w:color="auto" w:fill="auto"/>
          </w:tcPr>
          <w:p w14:paraId="696099A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39F28AC2"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28C20314"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5FCDE7F"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4EE75790" w14:textId="77777777" w:rsidTr="00CB1DBB">
        <w:trPr>
          <w:trHeight w:val="585"/>
        </w:trPr>
        <w:tc>
          <w:tcPr>
            <w:tcW w:w="2083" w:type="dxa"/>
            <w:shd w:val="clear" w:color="auto" w:fill="auto"/>
          </w:tcPr>
          <w:p w14:paraId="6732CCC4"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806" w:type="dxa"/>
            <w:shd w:val="clear" w:color="auto" w:fill="auto"/>
          </w:tcPr>
          <w:p w14:paraId="22E6647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7BA97E06"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3054A6FD"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A9706A9"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01BEF50A" w14:textId="77777777" w:rsidTr="00CB1DBB">
        <w:trPr>
          <w:trHeight w:val="585"/>
        </w:trPr>
        <w:tc>
          <w:tcPr>
            <w:tcW w:w="2083" w:type="dxa"/>
            <w:shd w:val="clear" w:color="auto" w:fill="auto"/>
          </w:tcPr>
          <w:p w14:paraId="1C1704C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ACT_ID_</w:t>
            </w:r>
          </w:p>
        </w:tc>
        <w:tc>
          <w:tcPr>
            <w:tcW w:w="1806" w:type="dxa"/>
            <w:shd w:val="clear" w:color="auto" w:fill="auto"/>
          </w:tcPr>
          <w:p w14:paraId="3A203657"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00D189D7"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01A1B59B"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3C0AD23" w14:textId="77777777" w:rsidR="00F7385B" w:rsidRPr="00CB1DBB" w:rsidRDefault="00EB1F45" w:rsidP="00A95CCE">
            <w:pPr>
              <w:pStyle w:val="a8"/>
              <w:ind w:firstLineChars="0" w:firstLine="0"/>
              <w:rPr>
                <w:rFonts w:ascii="Times New Roman" w:hAnsi="Times New Roman"/>
                <w:lang w:eastAsia="zh-CN"/>
              </w:rPr>
            </w:pPr>
            <w:r w:rsidRPr="00CB1DBB">
              <w:rPr>
                <w:rFonts w:ascii="Times New Roman" w:hAnsi="Times New Roman"/>
                <w:lang w:eastAsia="zh-CN"/>
              </w:rPr>
              <w:t>节点</w:t>
            </w:r>
            <w:r w:rsidRPr="00CB1DBB">
              <w:rPr>
                <w:rFonts w:ascii="Times New Roman" w:hAnsi="Times New Roman" w:hint="eastAsia"/>
                <w:lang w:eastAsia="zh-CN"/>
              </w:rPr>
              <w:t>编号</w:t>
            </w:r>
          </w:p>
        </w:tc>
      </w:tr>
      <w:tr w:rsidR="00B95913" w:rsidRPr="00CB1DBB" w14:paraId="1FA7687C" w14:textId="77777777" w:rsidTr="00CB1DBB">
        <w:trPr>
          <w:trHeight w:val="585"/>
        </w:trPr>
        <w:tc>
          <w:tcPr>
            <w:tcW w:w="2083" w:type="dxa"/>
            <w:shd w:val="clear" w:color="auto" w:fill="auto"/>
          </w:tcPr>
          <w:p w14:paraId="15CB393E"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806" w:type="dxa"/>
            <w:shd w:val="clear" w:color="auto" w:fill="auto"/>
          </w:tcPr>
          <w:p w14:paraId="305FCEF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66948F5F"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6C4D0E55"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632BBABA" w14:textId="77777777" w:rsidR="00F7385B" w:rsidRPr="00CB1DBB" w:rsidRDefault="00C16336" w:rsidP="00A95CCE">
            <w:pPr>
              <w:pStyle w:val="a8"/>
              <w:ind w:firstLineChars="0" w:firstLine="0"/>
              <w:rPr>
                <w:rFonts w:ascii="Times New Roman" w:hAnsi="Times New Roman"/>
                <w:lang w:eastAsia="zh-CN"/>
              </w:rPr>
            </w:pPr>
            <w:r w:rsidRPr="00CB1DBB">
              <w:rPr>
                <w:rFonts w:ascii="Times New Roman" w:hAnsi="Times New Roman"/>
                <w:lang w:eastAsia="zh-CN"/>
              </w:rPr>
              <w:t>任务实例编号</w:t>
            </w:r>
          </w:p>
        </w:tc>
      </w:tr>
      <w:tr w:rsidR="00B95913" w:rsidRPr="00CB1DBB" w14:paraId="62D1B18D" w14:textId="77777777" w:rsidTr="00CB1DBB">
        <w:trPr>
          <w:trHeight w:val="585"/>
        </w:trPr>
        <w:tc>
          <w:tcPr>
            <w:tcW w:w="2083" w:type="dxa"/>
            <w:shd w:val="clear" w:color="auto" w:fill="auto"/>
          </w:tcPr>
          <w:p w14:paraId="74601AA3" w14:textId="77777777" w:rsidR="00695627"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CALL_PROC</w:t>
            </w:r>
          </w:p>
          <w:p w14:paraId="25EAC4E5"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_INST_ID_</w:t>
            </w:r>
          </w:p>
        </w:tc>
        <w:tc>
          <w:tcPr>
            <w:tcW w:w="1806" w:type="dxa"/>
            <w:shd w:val="clear" w:color="auto" w:fill="auto"/>
          </w:tcPr>
          <w:p w14:paraId="3A904B66"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4CA9697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43" w:type="dxa"/>
            <w:shd w:val="clear" w:color="auto" w:fill="auto"/>
          </w:tcPr>
          <w:p w14:paraId="1A3FB2CE"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18BB41A2" w14:textId="77777777" w:rsidR="00F7385B" w:rsidRPr="00CB1DBB" w:rsidRDefault="005B07B4" w:rsidP="00A95CCE">
            <w:pPr>
              <w:pStyle w:val="a8"/>
              <w:ind w:firstLineChars="0" w:firstLine="0"/>
              <w:rPr>
                <w:rFonts w:ascii="Times New Roman" w:hAnsi="Times New Roman"/>
                <w:lang w:eastAsia="zh-CN"/>
              </w:rPr>
            </w:pPr>
            <w:r w:rsidRPr="00CB1DBB">
              <w:rPr>
                <w:rFonts w:ascii="Times New Roman" w:hAnsi="Times New Roman"/>
                <w:lang w:eastAsia="zh-CN"/>
              </w:rPr>
              <w:t>调用外部流程的流程实例</w:t>
            </w:r>
            <w:r w:rsidRPr="00CB1DBB">
              <w:rPr>
                <w:rFonts w:ascii="Times New Roman" w:hAnsi="Times New Roman"/>
                <w:lang w:eastAsia="zh-CN"/>
              </w:rPr>
              <w:t>ID</w:t>
            </w:r>
          </w:p>
        </w:tc>
      </w:tr>
      <w:tr w:rsidR="00B95913" w:rsidRPr="00CB1DBB" w14:paraId="4ECE994A" w14:textId="77777777" w:rsidTr="00CB1DBB">
        <w:tc>
          <w:tcPr>
            <w:tcW w:w="2083" w:type="dxa"/>
            <w:shd w:val="clear" w:color="auto" w:fill="auto"/>
          </w:tcPr>
          <w:p w14:paraId="219555E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ACT_NAME_</w:t>
            </w:r>
          </w:p>
        </w:tc>
        <w:tc>
          <w:tcPr>
            <w:tcW w:w="1806" w:type="dxa"/>
            <w:shd w:val="clear" w:color="auto" w:fill="auto"/>
          </w:tcPr>
          <w:p w14:paraId="790E278E"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2F107736"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YES</w:t>
            </w:r>
          </w:p>
        </w:tc>
        <w:tc>
          <w:tcPr>
            <w:tcW w:w="843" w:type="dxa"/>
            <w:shd w:val="clear" w:color="auto" w:fill="auto"/>
          </w:tcPr>
          <w:p w14:paraId="25BA1994"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6F73F6C3"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hint="eastAsia"/>
                <w:lang w:eastAsia="zh-CN"/>
              </w:rPr>
              <w:t>节点名称</w:t>
            </w:r>
          </w:p>
        </w:tc>
      </w:tr>
      <w:tr w:rsidR="00B95913" w:rsidRPr="00CB1DBB" w14:paraId="2A447FDD" w14:textId="77777777" w:rsidTr="00CB1DBB">
        <w:trPr>
          <w:trHeight w:val="416"/>
        </w:trPr>
        <w:tc>
          <w:tcPr>
            <w:tcW w:w="2083" w:type="dxa"/>
            <w:shd w:val="clear" w:color="auto" w:fill="auto"/>
          </w:tcPr>
          <w:p w14:paraId="66DB8EDC"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ACT_TYPE_</w:t>
            </w:r>
          </w:p>
        </w:tc>
        <w:tc>
          <w:tcPr>
            <w:tcW w:w="1806" w:type="dxa"/>
            <w:shd w:val="clear" w:color="auto" w:fill="auto"/>
          </w:tcPr>
          <w:p w14:paraId="10048C1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197F96CB"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4EC898F3"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00A08CC1"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节点类型</w:t>
            </w:r>
          </w:p>
        </w:tc>
      </w:tr>
      <w:tr w:rsidR="00B95913" w:rsidRPr="00CB1DBB" w14:paraId="1293EAE3" w14:textId="77777777" w:rsidTr="00CB1DBB">
        <w:trPr>
          <w:trHeight w:val="416"/>
        </w:trPr>
        <w:tc>
          <w:tcPr>
            <w:tcW w:w="2083" w:type="dxa"/>
            <w:shd w:val="clear" w:color="auto" w:fill="auto"/>
          </w:tcPr>
          <w:p w14:paraId="20E9FA2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806" w:type="dxa"/>
            <w:shd w:val="clear" w:color="auto" w:fill="auto"/>
          </w:tcPr>
          <w:p w14:paraId="4B2EB0B4"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593DB541"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2F5F6843"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A2FB085"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lang w:eastAsia="zh-CN"/>
              </w:rPr>
              <w:t>签收人</w:t>
            </w:r>
          </w:p>
        </w:tc>
      </w:tr>
      <w:tr w:rsidR="00B95913" w:rsidRPr="00CB1DBB" w14:paraId="0C88ACB9" w14:textId="77777777" w:rsidTr="00CB1DBB">
        <w:trPr>
          <w:trHeight w:val="416"/>
        </w:trPr>
        <w:tc>
          <w:tcPr>
            <w:tcW w:w="2083" w:type="dxa"/>
            <w:shd w:val="clear" w:color="auto" w:fill="auto"/>
          </w:tcPr>
          <w:p w14:paraId="4FA6B0A6"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START_TIME_   </w:t>
            </w:r>
          </w:p>
        </w:tc>
        <w:tc>
          <w:tcPr>
            <w:tcW w:w="1806" w:type="dxa"/>
            <w:shd w:val="clear" w:color="auto" w:fill="auto"/>
          </w:tcPr>
          <w:p w14:paraId="48D3B442"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24" w:type="dxa"/>
            <w:shd w:val="clear" w:color="auto" w:fill="auto"/>
          </w:tcPr>
          <w:p w14:paraId="7CB72DA7"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1A5F4C2B"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54F9C1B2"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lang w:eastAsia="zh-CN"/>
              </w:rPr>
              <w:t>开始</w:t>
            </w:r>
            <w:r w:rsidRPr="00CB1DBB">
              <w:rPr>
                <w:rFonts w:ascii="Times New Roman" w:hAnsi="Times New Roman" w:hint="eastAsia"/>
                <w:lang w:eastAsia="zh-CN"/>
              </w:rPr>
              <w:t>时间</w:t>
            </w:r>
          </w:p>
        </w:tc>
      </w:tr>
      <w:tr w:rsidR="00B95913" w:rsidRPr="00CB1DBB" w14:paraId="4B0122D7" w14:textId="77777777" w:rsidTr="00CB1DBB">
        <w:trPr>
          <w:trHeight w:val="416"/>
        </w:trPr>
        <w:tc>
          <w:tcPr>
            <w:tcW w:w="2083" w:type="dxa"/>
            <w:shd w:val="clear" w:color="auto" w:fill="auto"/>
          </w:tcPr>
          <w:p w14:paraId="7256EDA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END_TIME_  </w:t>
            </w:r>
          </w:p>
        </w:tc>
        <w:tc>
          <w:tcPr>
            <w:tcW w:w="1806" w:type="dxa"/>
            <w:shd w:val="clear" w:color="auto" w:fill="auto"/>
          </w:tcPr>
          <w:p w14:paraId="0BE70AB7"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24" w:type="dxa"/>
            <w:shd w:val="clear" w:color="auto" w:fill="auto"/>
          </w:tcPr>
          <w:p w14:paraId="3992BE10"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4D922C66"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BBE34EB"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hint="eastAsia"/>
                <w:lang w:eastAsia="zh-CN"/>
              </w:rPr>
              <w:t>结束时间</w:t>
            </w:r>
          </w:p>
        </w:tc>
      </w:tr>
      <w:tr w:rsidR="00B95913" w:rsidRPr="00CB1DBB" w14:paraId="7F91F894" w14:textId="77777777" w:rsidTr="00CB1DBB">
        <w:trPr>
          <w:trHeight w:val="416"/>
        </w:trPr>
        <w:tc>
          <w:tcPr>
            <w:tcW w:w="2083" w:type="dxa"/>
            <w:shd w:val="clear" w:color="auto" w:fill="auto"/>
          </w:tcPr>
          <w:p w14:paraId="05A27B8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DURATION_  </w:t>
            </w:r>
          </w:p>
        </w:tc>
        <w:tc>
          <w:tcPr>
            <w:tcW w:w="1806" w:type="dxa"/>
            <w:shd w:val="clear" w:color="auto" w:fill="auto"/>
          </w:tcPr>
          <w:p w14:paraId="4569D9B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324" w:type="dxa"/>
            <w:shd w:val="clear" w:color="auto" w:fill="auto"/>
          </w:tcPr>
          <w:p w14:paraId="08D10125"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55259180"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1D4BCA06" w14:textId="77777777" w:rsidR="00F7385B" w:rsidRPr="00CB1DBB" w:rsidRDefault="00F91293" w:rsidP="00A95CCE">
            <w:pPr>
              <w:pStyle w:val="a8"/>
              <w:ind w:firstLineChars="0" w:firstLine="0"/>
              <w:rPr>
                <w:rFonts w:ascii="Times New Roman" w:hAnsi="Times New Roman"/>
                <w:lang w:eastAsia="zh-CN"/>
              </w:rPr>
            </w:pPr>
            <w:r w:rsidRPr="00CB1DBB">
              <w:rPr>
                <w:rFonts w:ascii="Times New Roman" w:hAnsi="Times New Roman" w:hint="eastAsia"/>
                <w:lang w:eastAsia="zh-CN"/>
              </w:rPr>
              <w:t>毫秒值</w:t>
            </w:r>
          </w:p>
        </w:tc>
      </w:tr>
    </w:tbl>
    <w:p w14:paraId="071A1CBA" w14:textId="12D72E9B" w:rsidR="00271943" w:rsidRDefault="00271943" w:rsidP="00FE1BBD">
      <w:pPr>
        <w:pStyle w:val="a8"/>
        <w:tabs>
          <w:tab w:val="left" w:pos="1015"/>
        </w:tabs>
        <w:ind w:firstLineChars="0" w:firstLine="0"/>
        <w:rPr>
          <w:rFonts w:ascii="Times New Roman" w:hAnsi="Times New Roman"/>
          <w:color w:val="000000"/>
          <w:kern w:val="0"/>
        </w:rPr>
      </w:pPr>
    </w:p>
    <w:p w14:paraId="274F3657" w14:textId="77777777" w:rsidR="00180299" w:rsidRPr="00CB1DBB" w:rsidRDefault="00EE67E1" w:rsidP="00CB1DBB">
      <w:pPr>
        <w:pStyle w:val="a8"/>
        <w:numPr>
          <w:ilvl w:val="0"/>
          <w:numId w:val="10"/>
        </w:numPr>
        <w:ind w:firstLineChars="0"/>
        <w:rPr>
          <w:rFonts w:ascii="Times New Roman" w:hAnsi="Times New Roman"/>
          <w:color w:val="000000"/>
          <w:kern w:val="0"/>
          <w:lang w:eastAsia="zh-CN"/>
        </w:rPr>
      </w:pPr>
      <w:r w:rsidRPr="0039711A">
        <w:rPr>
          <w:rFonts w:ascii="Times New Roman" w:hAnsi="Times New Roman"/>
          <w:color w:val="000000"/>
          <w:kern w:val="0"/>
        </w:rPr>
        <w:t>ACT_HI_ATTACHMENT</w:t>
      </w:r>
      <w:r w:rsidR="00713D70" w:rsidRPr="0039711A">
        <w:rPr>
          <w:rFonts w:ascii="Times New Roman" w:hAnsi="Times New Roman"/>
          <w:color w:val="000000"/>
          <w:kern w:val="0"/>
          <w:lang w:eastAsia="zh-CN"/>
        </w:rPr>
        <w:t xml:space="preserve"> </w:t>
      </w:r>
      <w:r w:rsidR="006825EF" w:rsidRPr="0039711A">
        <w:rPr>
          <w:rFonts w:ascii="Times New Roman" w:hAnsi="Times New Roman"/>
          <w:color w:val="000000"/>
          <w:kern w:val="0"/>
          <w:lang w:eastAsia="zh-CN"/>
        </w:rPr>
        <w:t>表用来保存历史</w:t>
      </w:r>
      <w:r w:rsidR="006825EF" w:rsidRPr="0039711A">
        <w:rPr>
          <w:rFonts w:ascii="Times New Roman" w:hAnsi="Times New Roman" w:hint="eastAsia"/>
          <w:color w:val="000000"/>
          <w:kern w:val="0"/>
          <w:lang w:eastAsia="zh-CN"/>
        </w:rPr>
        <w:t>附件信息</w:t>
      </w:r>
    </w:p>
    <w:p w14:paraId="24E46D71" w14:textId="77777777" w:rsidR="00F7385B" w:rsidRPr="0039711A" w:rsidRDefault="00D15F0F" w:rsidP="00D15F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9</w:t>
      </w:r>
      <w:r w:rsidRPr="00CB1DBB">
        <w:rPr>
          <w:rFonts w:ascii="Times New Roman" w:hAnsi="Times New Roman"/>
          <w:lang w:eastAsia="zh-CN"/>
        </w:rPr>
        <w:t xml:space="preserve"> </w:t>
      </w:r>
      <w:r w:rsidRPr="00CB1DBB">
        <w:rPr>
          <w:rFonts w:ascii="Times New Roman" w:hAnsi="Times New Roman"/>
          <w:lang w:eastAsia="zh-CN"/>
        </w:rPr>
        <w:t>历史活动附件表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8E5E324" w14:textId="77777777" w:rsidTr="00A95CCE">
        <w:tc>
          <w:tcPr>
            <w:tcW w:w="2071" w:type="dxa"/>
            <w:shd w:val="clear" w:color="auto" w:fill="BFBFBF"/>
          </w:tcPr>
          <w:p w14:paraId="6A47469D"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4B6CE893"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2C232CB1"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5C763B3F"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3ECBBB8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F74C590" w14:textId="77777777" w:rsidTr="00A95CCE">
        <w:tc>
          <w:tcPr>
            <w:tcW w:w="2071" w:type="dxa"/>
            <w:shd w:val="clear" w:color="auto" w:fill="auto"/>
          </w:tcPr>
          <w:p w14:paraId="16479F4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54B6B119"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FB4F667"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5C5DC3F4"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425" w:type="dxa"/>
            <w:shd w:val="clear" w:color="auto" w:fill="auto"/>
          </w:tcPr>
          <w:p w14:paraId="14334F45"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编号</w:t>
            </w:r>
          </w:p>
        </w:tc>
      </w:tr>
      <w:tr w:rsidR="00B95913" w:rsidRPr="00CB1DBB" w14:paraId="37238B2A" w14:textId="77777777" w:rsidTr="00A95CCE">
        <w:trPr>
          <w:trHeight w:val="487"/>
        </w:trPr>
        <w:tc>
          <w:tcPr>
            <w:tcW w:w="2071" w:type="dxa"/>
            <w:shd w:val="clear" w:color="auto" w:fill="auto"/>
          </w:tcPr>
          <w:p w14:paraId="0DCBE155"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6190404F"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6000D02"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7AFFFEA8"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49D979D4"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乐观</w:t>
            </w:r>
            <w:r w:rsidRPr="00CB1DBB">
              <w:rPr>
                <w:rFonts w:ascii="Times New Roman" w:hAnsi="Times New Roman" w:hint="eastAsia"/>
                <w:color w:val="000000"/>
                <w:kern w:val="0"/>
              </w:rPr>
              <w:t>锁</w:t>
            </w:r>
          </w:p>
        </w:tc>
      </w:tr>
      <w:tr w:rsidR="00B95913" w:rsidRPr="00CB1DBB" w14:paraId="05CE56B8" w14:textId="77777777" w:rsidTr="00A95CCE">
        <w:tc>
          <w:tcPr>
            <w:tcW w:w="2071" w:type="dxa"/>
            <w:shd w:val="clear" w:color="auto" w:fill="auto"/>
          </w:tcPr>
          <w:p w14:paraId="699E993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04695783"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584EDF5B"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4DB8AAF"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564599A"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用户编号</w:t>
            </w:r>
          </w:p>
        </w:tc>
      </w:tr>
      <w:tr w:rsidR="00B95913" w:rsidRPr="00CB1DBB" w14:paraId="18A9FF42" w14:textId="77777777" w:rsidTr="00A95CCE">
        <w:trPr>
          <w:trHeight w:val="585"/>
        </w:trPr>
        <w:tc>
          <w:tcPr>
            <w:tcW w:w="2071" w:type="dxa"/>
            <w:shd w:val="clear" w:color="auto" w:fill="auto"/>
          </w:tcPr>
          <w:p w14:paraId="57E1884A"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0236689C"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7C57E775"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53577BF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E3B0134"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名称</w:t>
            </w:r>
          </w:p>
        </w:tc>
      </w:tr>
      <w:tr w:rsidR="00B95913" w:rsidRPr="00CB1DBB" w14:paraId="3095C874" w14:textId="77777777" w:rsidTr="00A95CCE">
        <w:trPr>
          <w:trHeight w:val="585"/>
        </w:trPr>
        <w:tc>
          <w:tcPr>
            <w:tcW w:w="2071" w:type="dxa"/>
            <w:shd w:val="clear" w:color="auto" w:fill="auto"/>
          </w:tcPr>
          <w:p w14:paraId="4CB258D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3" w:type="dxa"/>
            <w:shd w:val="clear" w:color="auto" w:fill="auto"/>
          </w:tcPr>
          <w:p w14:paraId="7108514E" w14:textId="77777777" w:rsidR="00F7385B" w:rsidRPr="00CB1DBB" w:rsidRDefault="000A76F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w:t>
            </w:r>
            <w:r w:rsidR="007D5B12" w:rsidRPr="00CB1DBB">
              <w:rPr>
                <w:rFonts w:ascii="Times New Roman" w:hAnsi="Times New Roman"/>
                <w:color w:val="000000"/>
                <w:kern w:val="0"/>
              </w:rPr>
              <w:t>000</w:t>
            </w:r>
            <w:r w:rsidR="00F7385B" w:rsidRPr="00CB1DBB">
              <w:rPr>
                <w:rFonts w:ascii="Times New Roman" w:hAnsi="Times New Roman"/>
                <w:color w:val="000000"/>
                <w:kern w:val="0"/>
              </w:rPr>
              <w:t>)</w:t>
            </w:r>
          </w:p>
        </w:tc>
        <w:tc>
          <w:tcPr>
            <w:tcW w:w="1425" w:type="dxa"/>
            <w:shd w:val="clear" w:color="auto" w:fill="auto"/>
          </w:tcPr>
          <w:p w14:paraId="6724058F"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BF6324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EF32315"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描述</w:t>
            </w:r>
          </w:p>
        </w:tc>
      </w:tr>
      <w:tr w:rsidR="00B95913" w:rsidRPr="00CB1DBB" w14:paraId="61CBCF3C" w14:textId="77777777" w:rsidTr="00A95CCE">
        <w:trPr>
          <w:trHeight w:val="585"/>
        </w:trPr>
        <w:tc>
          <w:tcPr>
            <w:tcW w:w="2071" w:type="dxa"/>
            <w:shd w:val="clear" w:color="auto" w:fill="auto"/>
          </w:tcPr>
          <w:p w14:paraId="7D37CC3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60A2AEDA" w14:textId="77777777" w:rsidR="00F7385B" w:rsidRPr="00CB1DBB" w:rsidRDefault="00027F4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00F7385B" w:rsidRPr="00CB1DBB">
              <w:rPr>
                <w:rFonts w:ascii="Times New Roman" w:hAnsi="Times New Roman"/>
                <w:color w:val="000000"/>
                <w:kern w:val="0"/>
              </w:rPr>
              <w:t>)</w:t>
            </w:r>
          </w:p>
        </w:tc>
        <w:tc>
          <w:tcPr>
            <w:tcW w:w="1425" w:type="dxa"/>
            <w:shd w:val="clear" w:color="auto" w:fill="auto"/>
          </w:tcPr>
          <w:p w14:paraId="5C1ABCAE"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08C5571A"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5AB258A"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类型</w:t>
            </w:r>
          </w:p>
        </w:tc>
      </w:tr>
      <w:tr w:rsidR="00B95913" w:rsidRPr="00CB1DBB" w14:paraId="5DE532A9" w14:textId="77777777" w:rsidTr="00A95CCE">
        <w:trPr>
          <w:trHeight w:val="585"/>
        </w:trPr>
        <w:tc>
          <w:tcPr>
            <w:tcW w:w="2071" w:type="dxa"/>
            <w:shd w:val="clear" w:color="auto" w:fill="auto"/>
          </w:tcPr>
          <w:p w14:paraId="62DA2229"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655D7847"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DDC1F86"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0B22875"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DC6BCA4"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任务</w:t>
            </w:r>
            <w:r w:rsidRPr="00CB1DBB">
              <w:rPr>
                <w:rFonts w:ascii="Times New Roman" w:hAnsi="Times New Roman" w:hint="eastAsia"/>
                <w:color w:val="000000"/>
                <w:kern w:val="0"/>
              </w:rPr>
              <w:t>实例</w:t>
            </w:r>
          </w:p>
          <w:p w14:paraId="6C3F9287"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编号</w:t>
            </w:r>
          </w:p>
        </w:tc>
      </w:tr>
      <w:tr w:rsidR="00B95913" w:rsidRPr="00CB1DBB" w14:paraId="488287CC" w14:textId="77777777" w:rsidTr="00A95CCE">
        <w:tc>
          <w:tcPr>
            <w:tcW w:w="2071" w:type="dxa"/>
            <w:shd w:val="clear" w:color="auto" w:fill="auto"/>
          </w:tcPr>
          <w:p w14:paraId="3CD573B5"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63C4B953"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D068570"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E39DCD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CD95AE7"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流程</w:t>
            </w:r>
            <w:r w:rsidR="008F79C8">
              <w:rPr>
                <w:rFonts w:ascii="Times New Roman" w:hAnsi="Times New Roman"/>
                <w:color w:val="000000"/>
                <w:kern w:val="0"/>
              </w:rPr>
              <w:t xml:space="preserve"> </w:t>
            </w:r>
            <w:r w:rsidRPr="00CB1DBB">
              <w:rPr>
                <w:rFonts w:ascii="Times New Roman" w:hAnsi="Times New Roman"/>
                <w:color w:val="000000"/>
                <w:kern w:val="0"/>
              </w:rPr>
              <w:t>实例</w:t>
            </w:r>
          </w:p>
          <w:p w14:paraId="598117FF"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hint="eastAsia"/>
                <w:color w:val="000000"/>
                <w:kern w:val="0"/>
              </w:rPr>
              <w:t>编号</w:t>
            </w:r>
          </w:p>
        </w:tc>
      </w:tr>
      <w:tr w:rsidR="00B95913" w:rsidRPr="00CB1DBB" w14:paraId="5F753553" w14:textId="77777777" w:rsidTr="00A95CCE">
        <w:trPr>
          <w:trHeight w:val="416"/>
        </w:trPr>
        <w:tc>
          <w:tcPr>
            <w:tcW w:w="2071" w:type="dxa"/>
            <w:shd w:val="clear" w:color="auto" w:fill="auto"/>
          </w:tcPr>
          <w:p w14:paraId="52A0881B"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URL_</w:t>
            </w:r>
          </w:p>
        </w:tc>
        <w:tc>
          <w:tcPr>
            <w:tcW w:w="1953" w:type="dxa"/>
            <w:shd w:val="clear" w:color="auto" w:fill="auto"/>
          </w:tcPr>
          <w:p w14:paraId="73925C55" w14:textId="77777777" w:rsidR="00F7385B" w:rsidRPr="00CB1DBB" w:rsidRDefault="00027F4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r w:rsidR="00F7385B" w:rsidRPr="00CB1DBB">
              <w:rPr>
                <w:rFonts w:ascii="Times New Roman" w:hAnsi="Times New Roman"/>
                <w:color w:val="000000"/>
                <w:kern w:val="0"/>
              </w:rPr>
              <w:t>)</w:t>
            </w:r>
          </w:p>
        </w:tc>
        <w:tc>
          <w:tcPr>
            <w:tcW w:w="1425" w:type="dxa"/>
            <w:shd w:val="clear" w:color="auto" w:fill="auto"/>
          </w:tcPr>
          <w:p w14:paraId="50ED11A1"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31CA24EE"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32F79754" w14:textId="77777777" w:rsidR="00F7385B" w:rsidRPr="00CB1DBB" w:rsidRDefault="0057705C" w:rsidP="00A95CCE">
            <w:pPr>
              <w:pStyle w:val="a8"/>
              <w:ind w:firstLineChars="0" w:firstLine="0"/>
              <w:rPr>
                <w:rFonts w:ascii="Times New Roman" w:hAnsi="Times New Roman"/>
                <w:color w:val="000000"/>
                <w:kern w:val="0"/>
              </w:rPr>
            </w:pPr>
            <w:r w:rsidRPr="00CB1DBB">
              <w:rPr>
                <w:rFonts w:ascii="Times New Roman" w:hAnsi="Times New Roman" w:hint="eastAsia"/>
                <w:color w:val="000000"/>
                <w:kern w:val="0"/>
              </w:rPr>
              <w:t>附件</w:t>
            </w:r>
            <w:r w:rsidRPr="00CB1DBB">
              <w:rPr>
                <w:rFonts w:ascii="Times New Roman" w:hAnsi="Times New Roman"/>
                <w:color w:val="000000"/>
                <w:kern w:val="0"/>
              </w:rPr>
              <w:t>地址</w:t>
            </w:r>
          </w:p>
        </w:tc>
      </w:tr>
      <w:tr w:rsidR="00B95913" w:rsidRPr="00CB1DBB" w14:paraId="1BF68698" w14:textId="77777777" w:rsidTr="00A95CCE">
        <w:trPr>
          <w:trHeight w:val="416"/>
        </w:trPr>
        <w:tc>
          <w:tcPr>
            <w:tcW w:w="2071" w:type="dxa"/>
            <w:shd w:val="clear" w:color="auto" w:fill="auto"/>
          </w:tcPr>
          <w:p w14:paraId="2E8B99C1"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CONTENT_ID_</w:t>
            </w:r>
          </w:p>
        </w:tc>
        <w:tc>
          <w:tcPr>
            <w:tcW w:w="1953" w:type="dxa"/>
            <w:shd w:val="clear" w:color="auto" w:fill="auto"/>
          </w:tcPr>
          <w:p w14:paraId="3C964A78"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CB3B0C3"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4911A82"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0DB2B5D6" w14:textId="77777777" w:rsidR="00F7385B" w:rsidRPr="00CB1DBB" w:rsidRDefault="00B71082"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字节表编号</w:t>
            </w:r>
          </w:p>
        </w:tc>
      </w:tr>
    </w:tbl>
    <w:p w14:paraId="5B96435E" w14:textId="77777777" w:rsidR="006C6248" w:rsidRDefault="006C6248" w:rsidP="00F51425">
      <w:pPr>
        <w:pStyle w:val="a8"/>
        <w:ind w:firstLineChars="0" w:firstLine="0"/>
        <w:rPr>
          <w:rFonts w:ascii="Times New Roman" w:hAnsi="Times New Roman"/>
          <w:color w:val="000000"/>
          <w:kern w:val="0"/>
        </w:rPr>
        <w:sectPr w:rsidR="006C6248" w:rsidSect="00CB1DBB">
          <w:headerReference w:type="default" r:id="rId35"/>
          <w:type w:val="continuous"/>
          <w:pgSz w:w="11900" w:h="16840"/>
          <w:pgMar w:top="1418" w:right="1134" w:bottom="1418" w:left="1588" w:header="709" w:footer="709" w:gutter="0"/>
          <w:cols w:space="708"/>
          <w:docGrid w:linePitch="360"/>
        </w:sectPr>
      </w:pPr>
    </w:p>
    <w:p w14:paraId="4B7F2BB5" w14:textId="77777777" w:rsidR="00EE67E1"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lastRenderedPageBreak/>
        <w:t>ACT_HI_COMMENT</w:t>
      </w:r>
      <w:r w:rsidR="006825EF" w:rsidRPr="0039711A">
        <w:rPr>
          <w:rFonts w:ascii="Times New Roman" w:hAnsi="Times New Roman"/>
          <w:color w:val="000000"/>
          <w:kern w:val="0"/>
          <w:lang w:eastAsia="zh-CN"/>
        </w:rPr>
        <w:t>保存历史意见</w:t>
      </w:r>
      <w:r w:rsidR="006825EF" w:rsidRPr="0039711A">
        <w:rPr>
          <w:rFonts w:ascii="Times New Roman" w:hAnsi="Times New Roman" w:hint="eastAsia"/>
          <w:color w:val="000000"/>
          <w:kern w:val="0"/>
          <w:lang w:eastAsia="zh-CN"/>
        </w:rPr>
        <w:t>信息</w:t>
      </w:r>
    </w:p>
    <w:p w14:paraId="68BC9F42" w14:textId="77777777" w:rsidR="00D15F0F" w:rsidRPr="0039711A" w:rsidRDefault="00D15F0F" w:rsidP="00D15F0F">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w:t>
      </w:r>
      <w:r w:rsidR="00C879CC">
        <w:rPr>
          <w:rFonts w:ascii="Times New Roman" w:hAnsi="Times New Roman"/>
          <w:lang w:eastAsia="zh-CN"/>
        </w:rPr>
        <w:t>20</w:t>
      </w:r>
      <w:r w:rsidRPr="00CB1DBB">
        <w:rPr>
          <w:rFonts w:ascii="Times New Roman" w:hAnsi="Times New Roman"/>
          <w:lang w:eastAsia="zh-CN"/>
        </w:rPr>
        <w:t>历史意见表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41AEA6BA" w14:textId="77777777" w:rsidTr="00CB1DBB">
        <w:trPr>
          <w:tblHeader/>
        </w:trPr>
        <w:tc>
          <w:tcPr>
            <w:tcW w:w="2071" w:type="dxa"/>
            <w:shd w:val="clear" w:color="auto" w:fill="BFBFBF"/>
          </w:tcPr>
          <w:p w14:paraId="2736A562"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7673647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3E2D89D"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709CEAB4"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EE4FC44"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3E9CD2F" w14:textId="77777777" w:rsidTr="00A95CCE">
        <w:tc>
          <w:tcPr>
            <w:tcW w:w="2071" w:type="dxa"/>
            <w:shd w:val="clear" w:color="auto" w:fill="auto"/>
          </w:tcPr>
          <w:p w14:paraId="643F083B"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12BB764"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527701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504DAE2" w14:textId="77777777" w:rsidR="00BF3D6B" w:rsidRPr="00CB1DBB" w:rsidRDefault="00BF3D6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164DDB7B"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7866EF6" w14:textId="77777777" w:rsidTr="00A95CCE">
        <w:trPr>
          <w:trHeight w:val="487"/>
        </w:trPr>
        <w:tc>
          <w:tcPr>
            <w:tcW w:w="2071" w:type="dxa"/>
            <w:shd w:val="clear" w:color="auto" w:fill="auto"/>
          </w:tcPr>
          <w:p w14:paraId="7B715332"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TYPE_</w:t>
            </w:r>
          </w:p>
        </w:tc>
        <w:tc>
          <w:tcPr>
            <w:tcW w:w="1953" w:type="dxa"/>
            <w:shd w:val="clear" w:color="auto" w:fill="auto"/>
          </w:tcPr>
          <w:p w14:paraId="45919E2C"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w:t>
            </w:r>
            <w:r w:rsidR="007D105D" w:rsidRPr="0039711A">
              <w:rPr>
                <w:rFonts w:ascii="Times New Roman" w:hAnsi="Times New Roman"/>
                <w:color w:val="000000"/>
                <w:kern w:val="0"/>
              </w:rPr>
              <w:t>255</w:t>
            </w:r>
            <w:r w:rsidRPr="0039711A">
              <w:rPr>
                <w:rFonts w:ascii="Times New Roman" w:hAnsi="Times New Roman"/>
                <w:color w:val="000000"/>
                <w:kern w:val="0"/>
              </w:rPr>
              <w:t>)</w:t>
            </w:r>
          </w:p>
        </w:tc>
        <w:tc>
          <w:tcPr>
            <w:tcW w:w="1425" w:type="dxa"/>
            <w:shd w:val="clear" w:color="auto" w:fill="auto"/>
          </w:tcPr>
          <w:p w14:paraId="7E6DE54F" w14:textId="77777777" w:rsidR="00BF3D6B" w:rsidRPr="00CB1DBB" w:rsidRDefault="00BF3D6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902F40B"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61593D02"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0DE21E20" w14:textId="77777777" w:rsidTr="00A95CCE">
        <w:tc>
          <w:tcPr>
            <w:tcW w:w="2071" w:type="dxa"/>
            <w:shd w:val="clear" w:color="auto" w:fill="auto"/>
          </w:tcPr>
          <w:p w14:paraId="3B5BA929"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TIME_</w:t>
            </w:r>
          </w:p>
        </w:tc>
        <w:tc>
          <w:tcPr>
            <w:tcW w:w="1953" w:type="dxa"/>
            <w:shd w:val="clear" w:color="auto" w:fill="auto"/>
          </w:tcPr>
          <w:p w14:paraId="467562E9"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25" w:type="dxa"/>
            <w:shd w:val="clear" w:color="auto" w:fill="auto"/>
          </w:tcPr>
          <w:p w14:paraId="20605665" w14:textId="77777777" w:rsidR="00BF3D6B" w:rsidRPr="00CB1DBB" w:rsidRDefault="007D105D" w:rsidP="00A95CCE">
            <w:pPr>
              <w:pStyle w:val="a8"/>
              <w:ind w:firstLineChars="0" w:firstLine="0"/>
              <w:rPr>
                <w:rFonts w:ascii="Times New Roman" w:hAnsi="Times New Roman"/>
              </w:rPr>
            </w:pPr>
            <w:r w:rsidRPr="0039711A">
              <w:rPr>
                <w:rFonts w:ascii="Times New Roman" w:hAnsi="Times New Roman"/>
                <w:lang w:eastAsia="zh-CN"/>
              </w:rPr>
              <w:t>NO</w:t>
            </w:r>
          </w:p>
        </w:tc>
        <w:tc>
          <w:tcPr>
            <w:tcW w:w="1334" w:type="dxa"/>
            <w:shd w:val="clear" w:color="auto" w:fill="auto"/>
          </w:tcPr>
          <w:p w14:paraId="2ADF1AB0"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4C0F9C0B"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时间</w:t>
            </w:r>
          </w:p>
        </w:tc>
      </w:tr>
      <w:tr w:rsidR="00B95913" w:rsidRPr="00CB1DBB" w14:paraId="1CDFD3E1" w14:textId="77777777" w:rsidTr="00A95CCE">
        <w:trPr>
          <w:trHeight w:val="585"/>
        </w:trPr>
        <w:tc>
          <w:tcPr>
            <w:tcW w:w="2071" w:type="dxa"/>
            <w:shd w:val="clear" w:color="auto" w:fill="auto"/>
          </w:tcPr>
          <w:p w14:paraId="36AA7A15"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451A43E8"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1BABF1AD" w14:textId="77777777" w:rsidR="00BF3D6B" w:rsidRPr="00CB1DBB" w:rsidRDefault="00BF3D6B" w:rsidP="00A95CCE">
            <w:pPr>
              <w:pStyle w:val="a8"/>
              <w:ind w:firstLineChars="0" w:firstLine="0"/>
              <w:rPr>
                <w:rFonts w:ascii="Times New Roman" w:hAnsi="Times New Roman"/>
              </w:rPr>
            </w:pPr>
            <w:r w:rsidRPr="0039711A">
              <w:rPr>
                <w:rFonts w:ascii="Times New Roman" w:hAnsi="Times New Roman"/>
                <w:lang w:eastAsia="zh-CN"/>
              </w:rPr>
              <w:t>YES</w:t>
            </w:r>
          </w:p>
        </w:tc>
        <w:tc>
          <w:tcPr>
            <w:tcW w:w="1334" w:type="dxa"/>
            <w:shd w:val="clear" w:color="auto" w:fill="auto"/>
          </w:tcPr>
          <w:p w14:paraId="2E633DE2"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3049DE3F"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1FB5AEF2" w14:textId="77777777" w:rsidTr="00A95CCE">
        <w:trPr>
          <w:trHeight w:val="585"/>
        </w:trPr>
        <w:tc>
          <w:tcPr>
            <w:tcW w:w="2071" w:type="dxa"/>
            <w:shd w:val="clear" w:color="auto" w:fill="auto"/>
          </w:tcPr>
          <w:p w14:paraId="51D03308"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3B42A102"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r w:rsidR="00BF3D6B" w:rsidRPr="0039711A">
              <w:rPr>
                <w:rFonts w:ascii="Times New Roman" w:hAnsi="Times New Roman"/>
                <w:color w:val="000000"/>
                <w:kern w:val="0"/>
              </w:rPr>
              <w:t>)</w:t>
            </w:r>
          </w:p>
        </w:tc>
        <w:tc>
          <w:tcPr>
            <w:tcW w:w="1425" w:type="dxa"/>
            <w:shd w:val="clear" w:color="auto" w:fill="auto"/>
          </w:tcPr>
          <w:p w14:paraId="0627A12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95EC77D"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0417CA39"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任务</w:t>
            </w:r>
            <w:r w:rsidRPr="00CB1DBB">
              <w:rPr>
                <w:rFonts w:ascii="Times New Roman" w:hAnsi="Times New Roman"/>
                <w:lang w:eastAsia="zh-CN"/>
              </w:rPr>
              <w:t>编号</w:t>
            </w:r>
          </w:p>
        </w:tc>
      </w:tr>
      <w:tr w:rsidR="00B95913" w:rsidRPr="00CB1DBB" w14:paraId="61D4E41C" w14:textId="77777777" w:rsidTr="00A95CCE">
        <w:trPr>
          <w:trHeight w:val="585"/>
        </w:trPr>
        <w:tc>
          <w:tcPr>
            <w:tcW w:w="2071" w:type="dxa"/>
            <w:shd w:val="clear" w:color="auto" w:fill="auto"/>
          </w:tcPr>
          <w:p w14:paraId="18054346" w14:textId="77777777" w:rsidR="00BF3D6B" w:rsidRPr="0039711A" w:rsidRDefault="007D105D" w:rsidP="00A95CCE">
            <w:pPr>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1CF2813D"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w:t>
            </w:r>
            <w:r w:rsidR="007D105D" w:rsidRPr="0039711A">
              <w:rPr>
                <w:rFonts w:ascii="Times New Roman" w:hAnsi="Times New Roman"/>
                <w:color w:val="000000"/>
                <w:kern w:val="0"/>
              </w:rPr>
              <w:t>64</w:t>
            </w:r>
            <w:r w:rsidRPr="0039711A">
              <w:rPr>
                <w:rFonts w:ascii="Times New Roman" w:hAnsi="Times New Roman"/>
                <w:color w:val="000000"/>
                <w:kern w:val="0"/>
              </w:rPr>
              <w:t>)</w:t>
            </w:r>
          </w:p>
        </w:tc>
        <w:tc>
          <w:tcPr>
            <w:tcW w:w="1425" w:type="dxa"/>
            <w:shd w:val="clear" w:color="auto" w:fill="auto"/>
          </w:tcPr>
          <w:p w14:paraId="1E54CC77"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634B9C3"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1FC74116"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p>
          <w:p w14:paraId="3A18BB44" w14:textId="77777777" w:rsidR="00564890"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2C68AAA6" w14:textId="77777777" w:rsidTr="00A95CCE">
        <w:trPr>
          <w:trHeight w:val="585"/>
        </w:trPr>
        <w:tc>
          <w:tcPr>
            <w:tcW w:w="2071" w:type="dxa"/>
            <w:shd w:val="clear" w:color="auto" w:fill="auto"/>
          </w:tcPr>
          <w:p w14:paraId="3F400028" w14:textId="77777777" w:rsidR="00BF3D6B" w:rsidRPr="0039711A" w:rsidRDefault="007D105D" w:rsidP="00A95CCE">
            <w:pPr>
              <w:ind w:firstLineChars="0" w:firstLine="0"/>
              <w:rPr>
                <w:rFonts w:ascii="Times New Roman" w:hAnsi="Times New Roman"/>
                <w:color w:val="000000"/>
                <w:kern w:val="0"/>
              </w:rPr>
            </w:pPr>
            <w:r w:rsidRPr="0039711A">
              <w:rPr>
                <w:rFonts w:ascii="Times New Roman" w:hAnsi="Times New Roman"/>
                <w:color w:val="000000"/>
                <w:kern w:val="0"/>
              </w:rPr>
              <w:t>ACTION_</w:t>
            </w:r>
          </w:p>
        </w:tc>
        <w:tc>
          <w:tcPr>
            <w:tcW w:w="1953" w:type="dxa"/>
            <w:shd w:val="clear" w:color="auto" w:fill="auto"/>
          </w:tcPr>
          <w:p w14:paraId="1552CD49"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00BF3D6B" w:rsidRPr="0039711A">
              <w:rPr>
                <w:rFonts w:ascii="Times New Roman" w:hAnsi="Times New Roman"/>
                <w:color w:val="000000"/>
                <w:kern w:val="0"/>
              </w:rPr>
              <w:t>)</w:t>
            </w:r>
          </w:p>
        </w:tc>
        <w:tc>
          <w:tcPr>
            <w:tcW w:w="1425" w:type="dxa"/>
            <w:shd w:val="clear" w:color="auto" w:fill="auto"/>
          </w:tcPr>
          <w:p w14:paraId="249A1953"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6CA5AA5"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5C044F72" w14:textId="77777777" w:rsidR="00BF3D6B" w:rsidRPr="00CB1DBB" w:rsidRDefault="00CE40E1" w:rsidP="00A95CCE">
            <w:pPr>
              <w:pStyle w:val="a8"/>
              <w:ind w:firstLineChars="0" w:firstLine="0"/>
              <w:rPr>
                <w:rFonts w:ascii="Times New Roman" w:hAnsi="Times New Roman"/>
                <w:lang w:eastAsia="zh-CN"/>
              </w:rPr>
            </w:pPr>
            <w:r w:rsidRPr="00CB1DBB">
              <w:rPr>
                <w:rFonts w:ascii="Times New Roman" w:hAnsi="Times New Roman"/>
                <w:lang w:eastAsia="zh-CN"/>
              </w:rPr>
              <w:t>行为类型</w:t>
            </w:r>
          </w:p>
        </w:tc>
      </w:tr>
      <w:tr w:rsidR="00B95913" w:rsidRPr="00CB1DBB" w14:paraId="76B8C1E4" w14:textId="77777777" w:rsidTr="00CB1DBB">
        <w:tc>
          <w:tcPr>
            <w:tcW w:w="2071" w:type="dxa"/>
            <w:shd w:val="clear" w:color="auto" w:fill="auto"/>
          </w:tcPr>
          <w:p w14:paraId="46675ACD" w14:textId="77777777" w:rsidR="00BF3D6B" w:rsidRPr="00CB1DBB"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MESSAGE_</w:t>
            </w:r>
          </w:p>
        </w:tc>
        <w:tc>
          <w:tcPr>
            <w:tcW w:w="1953" w:type="dxa"/>
            <w:shd w:val="clear" w:color="auto" w:fill="auto"/>
          </w:tcPr>
          <w:p w14:paraId="061342AB" w14:textId="77777777" w:rsidR="00BF3D6B"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varchar(4000</w:t>
            </w:r>
            <w:r w:rsidR="00BF3D6B" w:rsidRPr="00CB1DBB">
              <w:rPr>
                <w:rFonts w:ascii="Times New Roman" w:hAnsi="Times New Roman"/>
                <w:color w:val="000000"/>
                <w:kern w:val="0"/>
              </w:rPr>
              <w:t>)</w:t>
            </w:r>
          </w:p>
        </w:tc>
        <w:tc>
          <w:tcPr>
            <w:tcW w:w="1425" w:type="dxa"/>
            <w:shd w:val="clear" w:color="auto" w:fill="auto"/>
          </w:tcPr>
          <w:p w14:paraId="2BF14595" w14:textId="77777777" w:rsidR="00BF3D6B" w:rsidRPr="00CB1DBB" w:rsidRDefault="00BF3D6B" w:rsidP="00A95CCE">
            <w:pPr>
              <w:pStyle w:val="a8"/>
              <w:ind w:firstLineChars="0" w:firstLine="0"/>
              <w:rPr>
                <w:rFonts w:ascii="Times New Roman" w:hAnsi="Times New Roman"/>
              </w:rPr>
            </w:pPr>
            <w:r w:rsidRPr="00CB1DBB">
              <w:rPr>
                <w:rFonts w:ascii="Times New Roman" w:hAnsi="Times New Roman"/>
                <w:lang w:eastAsia="zh-CN"/>
              </w:rPr>
              <w:t>YES</w:t>
            </w:r>
          </w:p>
        </w:tc>
        <w:tc>
          <w:tcPr>
            <w:tcW w:w="1334" w:type="dxa"/>
            <w:shd w:val="clear" w:color="auto" w:fill="auto"/>
          </w:tcPr>
          <w:p w14:paraId="62072617"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474D2CB4" w14:textId="77777777" w:rsidR="00BF3D6B" w:rsidRPr="00CB1DBB" w:rsidRDefault="00C77AD5" w:rsidP="00A95CCE">
            <w:pPr>
              <w:pStyle w:val="a8"/>
              <w:ind w:firstLineChars="0" w:firstLine="0"/>
              <w:rPr>
                <w:rFonts w:ascii="Times New Roman" w:hAnsi="Times New Roman"/>
                <w:lang w:eastAsia="zh-CN"/>
              </w:rPr>
            </w:pPr>
            <w:r w:rsidRPr="00CB1DBB">
              <w:rPr>
                <w:rFonts w:ascii="Times New Roman" w:hAnsi="Times New Roman" w:hint="eastAsia"/>
                <w:lang w:eastAsia="zh-CN"/>
              </w:rPr>
              <w:t>基本</w:t>
            </w:r>
            <w:r w:rsidRPr="00CB1DBB">
              <w:rPr>
                <w:rFonts w:ascii="Times New Roman" w:hAnsi="Times New Roman"/>
                <w:lang w:eastAsia="zh-CN"/>
              </w:rPr>
              <w:t>内容</w:t>
            </w:r>
          </w:p>
        </w:tc>
      </w:tr>
      <w:tr w:rsidR="00B95913" w:rsidRPr="00CB1DBB" w14:paraId="05789985" w14:textId="77777777" w:rsidTr="00CB1DBB">
        <w:trPr>
          <w:trHeight w:val="501"/>
        </w:trPr>
        <w:tc>
          <w:tcPr>
            <w:tcW w:w="2071" w:type="dxa"/>
            <w:shd w:val="clear" w:color="auto" w:fill="auto"/>
          </w:tcPr>
          <w:p w14:paraId="28F33321"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FULL_MSG_</w:t>
            </w:r>
          </w:p>
        </w:tc>
        <w:tc>
          <w:tcPr>
            <w:tcW w:w="1953" w:type="dxa"/>
            <w:shd w:val="clear" w:color="auto" w:fill="auto"/>
          </w:tcPr>
          <w:p w14:paraId="14FD30AA"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425" w:type="dxa"/>
            <w:shd w:val="clear" w:color="auto" w:fill="auto"/>
          </w:tcPr>
          <w:p w14:paraId="50409BA9" w14:textId="77777777" w:rsidR="00BF3D6B" w:rsidRPr="00CB1DBB" w:rsidRDefault="00BF3D6B" w:rsidP="00A95CCE">
            <w:pPr>
              <w:pStyle w:val="a8"/>
              <w:ind w:firstLineChars="0" w:firstLine="0"/>
              <w:rPr>
                <w:rFonts w:ascii="Times New Roman" w:hAnsi="Times New Roman"/>
              </w:rPr>
            </w:pPr>
            <w:r w:rsidRPr="0039711A">
              <w:rPr>
                <w:rFonts w:ascii="Times New Roman" w:hAnsi="Times New Roman"/>
                <w:lang w:eastAsia="zh-CN"/>
              </w:rPr>
              <w:t>YES</w:t>
            </w:r>
          </w:p>
        </w:tc>
        <w:tc>
          <w:tcPr>
            <w:tcW w:w="1334" w:type="dxa"/>
            <w:shd w:val="clear" w:color="auto" w:fill="auto"/>
          </w:tcPr>
          <w:p w14:paraId="59A07B2F"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7CA29D47" w14:textId="77777777" w:rsidR="00BF3D6B" w:rsidRPr="00CB1DBB" w:rsidRDefault="00C41C2E" w:rsidP="00A95CCE">
            <w:pPr>
              <w:pStyle w:val="a8"/>
              <w:ind w:firstLineChars="0" w:firstLine="0"/>
              <w:rPr>
                <w:rFonts w:ascii="Times New Roman" w:hAnsi="Times New Roman"/>
                <w:lang w:eastAsia="zh-CN"/>
              </w:rPr>
            </w:pPr>
            <w:r w:rsidRPr="00CB1DBB">
              <w:rPr>
                <w:rFonts w:ascii="Times New Roman" w:hAnsi="Times New Roman"/>
                <w:lang w:eastAsia="zh-CN"/>
              </w:rPr>
              <w:t>全部内容</w:t>
            </w:r>
          </w:p>
        </w:tc>
      </w:tr>
    </w:tbl>
    <w:p w14:paraId="32FF9683" w14:textId="3931E276" w:rsidR="00D10552" w:rsidRPr="00FE1BBD" w:rsidRDefault="00D10552" w:rsidP="00FE1BBD">
      <w:pPr>
        <w:tabs>
          <w:tab w:val="left" w:pos="885"/>
        </w:tabs>
        <w:ind w:firstLine="480"/>
        <w:rPr>
          <w:lang w:eastAsia="zh-CN"/>
        </w:rPr>
        <w:sectPr w:rsidR="00D10552" w:rsidRPr="00FE1BBD" w:rsidSect="00CB1DBB">
          <w:headerReference w:type="default" r:id="rId36"/>
          <w:type w:val="continuous"/>
          <w:pgSz w:w="11900" w:h="16840"/>
          <w:pgMar w:top="1418" w:right="1134" w:bottom="1418" w:left="1588" w:header="1134" w:footer="709" w:gutter="0"/>
          <w:cols w:space="708"/>
          <w:docGrid w:linePitch="360"/>
        </w:sectPr>
      </w:pPr>
    </w:p>
    <w:p w14:paraId="470CF863" w14:textId="1639153E" w:rsidR="007D105D" w:rsidRPr="0039711A" w:rsidRDefault="00271943" w:rsidP="00FE1BBD">
      <w:pPr>
        <w:pStyle w:val="a8"/>
        <w:tabs>
          <w:tab w:val="left" w:pos="1263"/>
        </w:tabs>
        <w:ind w:firstLineChars="0" w:firstLine="0"/>
        <w:rPr>
          <w:rFonts w:ascii="Times New Roman" w:hAnsi="Times New Roman"/>
          <w:color w:val="000000"/>
          <w:kern w:val="0"/>
          <w:lang w:eastAsia="zh-CN"/>
        </w:rPr>
      </w:pPr>
      <w:r>
        <w:rPr>
          <w:rFonts w:ascii="Times New Roman" w:hAnsi="Times New Roman"/>
          <w:color w:val="000000"/>
          <w:kern w:val="0"/>
          <w:lang w:eastAsia="zh-CN"/>
        </w:rPr>
        <w:lastRenderedPageBreak/>
        <w:tab/>
      </w:r>
    </w:p>
    <w:p w14:paraId="57A1C9E7" w14:textId="77777777" w:rsidR="00EE67E1" w:rsidRPr="0039711A"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ACT_HI_DETAIL</w:t>
      </w:r>
      <w:r w:rsidR="004B0582"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w:t>
      </w:r>
      <w:r w:rsidR="00C57528" w:rsidRPr="0039711A">
        <w:rPr>
          <w:rFonts w:ascii="Times New Roman" w:hAnsi="Times New Roman"/>
          <w:color w:val="000000"/>
          <w:kern w:val="0"/>
          <w:lang w:eastAsia="zh-CN"/>
        </w:rPr>
        <w:t>流程</w:t>
      </w:r>
      <w:r w:rsidR="00303C80" w:rsidRPr="0039711A">
        <w:rPr>
          <w:rFonts w:ascii="Times New Roman" w:hAnsi="Times New Roman" w:hint="eastAsia"/>
          <w:color w:val="000000"/>
          <w:kern w:val="0"/>
          <w:lang w:eastAsia="zh-CN"/>
        </w:rPr>
        <w:t>详细</w:t>
      </w:r>
      <w:r w:rsidR="00303C80" w:rsidRPr="0039711A">
        <w:rPr>
          <w:rFonts w:ascii="Times New Roman" w:hAnsi="Times New Roman"/>
          <w:color w:val="000000"/>
          <w:kern w:val="0"/>
          <w:lang w:eastAsia="zh-CN"/>
        </w:rPr>
        <w:t>信息</w:t>
      </w:r>
    </w:p>
    <w:p w14:paraId="74CB77E2" w14:textId="77777777" w:rsidR="007D105D" w:rsidRPr="0039711A" w:rsidRDefault="00D15F0F" w:rsidP="007C45E0">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E56DBF">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历史详情表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646"/>
        <w:gridCol w:w="1281"/>
        <w:gridCol w:w="1703"/>
        <w:gridCol w:w="1402"/>
      </w:tblGrid>
      <w:tr w:rsidR="00465A1D" w:rsidRPr="00CB1DBB" w14:paraId="1835E486" w14:textId="77777777" w:rsidTr="00CB1DBB">
        <w:trPr>
          <w:tblHeader/>
        </w:trPr>
        <w:tc>
          <w:tcPr>
            <w:tcW w:w="2176" w:type="dxa"/>
            <w:shd w:val="clear" w:color="auto" w:fill="BFBFBF"/>
          </w:tcPr>
          <w:p w14:paraId="3CC3188E"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650" w:type="dxa"/>
            <w:shd w:val="clear" w:color="auto" w:fill="BFBFBF"/>
          </w:tcPr>
          <w:p w14:paraId="2391D861"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310" w:type="dxa"/>
            <w:shd w:val="clear" w:color="auto" w:fill="BFBFBF"/>
          </w:tcPr>
          <w:p w14:paraId="2D26BE15"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752" w:type="dxa"/>
            <w:shd w:val="clear" w:color="auto" w:fill="BFBFBF"/>
          </w:tcPr>
          <w:p w14:paraId="4256F1FD"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425" w:type="dxa"/>
            <w:shd w:val="clear" w:color="auto" w:fill="BFBFBF"/>
          </w:tcPr>
          <w:p w14:paraId="1C8E3FE5"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465A1D" w:rsidRPr="00CB1DBB" w14:paraId="43C11175" w14:textId="77777777" w:rsidTr="00CB1DBB">
        <w:tc>
          <w:tcPr>
            <w:tcW w:w="2176" w:type="dxa"/>
            <w:shd w:val="clear" w:color="auto" w:fill="auto"/>
          </w:tcPr>
          <w:p w14:paraId="668CA239"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ID_</w:t>
            </w:r>
          </w:p>
        </w:tc>
        <w:tc>
          <w:tcPr>
            <w:tcW w:w="1650" w:type="dxa"/>
            <w:shd w:val="clear" w:color="auto" w:fill="auto"/>
          </w:tcPr>
          <w:p w14:paraId="3C3851BA"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57A4316C" w14:textId="77777777" w:rsidR="007D105D" w:rsidRPr="00CB1DBB" w:rsidRDefault="007D105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5108E8CE" w14:textId="77777777" w:rsidR="007D105D" w:rsidRPr="00CB1DBB" w:rsidRDefault="007D105D"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DD8083E" w14:textId="77777777" w:rsidR="007D105D" w:rsidRPr="00CB1DBB" w:rsidRDefault="00A11E0A"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465A1D" w:rsidRPr="00CB1DBB" w14:paraId="5D8CD7D4" w14:textId="77777777" w:rsidTr="00CB1DBB">
        <w:tc>
          <w:tcPr>
            <w:tcW w:w="2176" w:type="dxa"/>
            <w:shd w:val="clear" w:color="auto" w:fill="auto"/>
          </w:tcPr>
          <w:p w14:paraId="60C794A9"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TYPE_</w:t>
            </w:r>
          </w:p>
        </w:tc>
        <w:tc>
          <w:tcPr>
            <w:tcW w:w="1650" w:type="dxa"/>
            <w:shd w:val="clear" w:color="auto" w:fill="auto"/>
          </w:tcPr>
          <w:p w14:paraId="639F0B75"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67876F34"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51C206B7"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1B8878BE" w14:textId="77777777" w:rsidR="007D105D"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465A1D" w:rsidRPr="00CB1DBB" w14:paraId="551FA387" w14:textId="77777777" w:rsidTr="00CB1DBB">
        <w:tc>
          <w:tcPr>
            <w:tcW w:w="2176" w:type="dxa"/>
            <w:shd w:val="clear" w:color="auto" w:fill="auto"/>
          </w:tcPr>
          <w:p w14:paraId="7F40D2CD"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PROC_INST_ID_</w:t>
            </w:r>
          </w:p>
        </w:tc>
        <w:tc>
          <w:tcPr>
            <w:tcW w:w="1650" w:type="dxa"/>
            <w:shd w:val="clear" w:color="auto" w:fill="auto"/>
          </w:tcPr>
          <w:p w14:paraId="74E40D29"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BD9E67D"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216C2859"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D549734" w14:textId="77777777" w:rsidR="00B121A9"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p>
          <w:p w14:paraId="41397A8F" w14:textId="77777777" w:rsidR="007D105D"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72F2F10D" w14:textId="77777777" w:rsidTr="00CB1DBB">
        <w:tc>
          <w:tcPr>
            <w:tcW w:w="2176" w:type="dxa"/>
            <w:shd w:val="clear" w:color="auto" w:fill="auto"/>
          </w:tcPr>
          <w:p w14:paraId="39D15B3E"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EXECUTION_ID_</w:t>
            </w:r>
          </w:p>
        </w:tc>
        <w:tc>
          <w:tcPr>
            <w:tcW w:w="1650" w:type="dxa"/>
            <w:shd w:val="clear" w:color="auto" w:fill="auto"/>
          </w:tcPr>
          <w:p w14:paraId="2FA63443"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162FC6E8"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41EE8095"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75C7A6D9"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hint="eastAsia"/>
                <w:lang w:eastAsia="zh-CN"/>
              </w:rPr>
              <w:t>执行</w:t>
            </w:r>
            <w:r w:rsidRPr="00CB1DBB">
              <w:rPr>
                <w:rFonts w:ascii="Times New Roman" w:hAnsi="Times New Roman"/>
                <w:lang w:eastAsia="zh-CN"/>
              </w:rPr>
              <w:t>实例</w:t>
            </w:r>
          </w:p>
          <w:p w14:paraId="0758C10E"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7F7DAFB5" w14:textId="77777777" w:rsidTr="00CB1DBB">
        <w:tc>
          <w:tcPr>
            <w:tcW w:w="2176" w:type="dxa"/>
            <w:shd w:val="clear" w:color="auto" w:fill="auto"/>
          </w:tcPr>
          <w:p w14:paraId="6D167E0D"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TASK_ID_</w:t>
            </w:r>
          </w:p>
        </w:tc>
        <w:tc>
          <w:tcPr>
            <w:tcW w:w="1650" w:type="dxa"/>
            <w:shd w:val="clear" w:color="auto" w:fill="auto"/>
          </w:tcPr>
          <w:p w14:paraId="12EE9C28"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6E95F81"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2201C1D0"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38751C42"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任务实例</w:t>
            </w:r>
          </w:p>
          <w:p w14:paraId="7FC9E5B1"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37C436F0" w14:textId="77777777" w:rsidTr="00CB1DBB">
        <w:tc>
          <w:tcPr>
            <w:tcW w:w="2176" w:type="dxa"/>
            <w:shd w:val="clear" w:color="auto" w:fill="auto"/>
          </w:tcPr>
          <w:p w14:paraId="13CAAF10"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ACT_INST_ID_</w:t>
            </w:r>
          </w:p>
        </w:tc>
        <w:tc>
          <w:tcPr>
            <w:tcW w:w="1650" w:type="dxa"/>
            <w:shd w:val="clear" w:color="auto" w:fill="auto"/>
          </w:tcPr>
          <w:p w14:paraId="61AAB979"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D9A4DC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3A741BB"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2918CCE"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节点实例</w:t>
            </w:r>
          </w:p>
          <w:p w14:paraId="34D3ADED"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465A1D" w:rsidRPr="00CB1DBB" w14:paraId="589BB5F6" w14:textId="77777777" w:rsidTr="00CB1DBB">
        <w:tc>
          <w:tcPr>
            <w:tcW w:w="2176" w:type="dxa"/>
            <w:shd w:val="clear" w:color="auto" w:fill="auto"/>
          </w:tcPr>
          <w:p w14:paraId="7D7C66DB"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NAME_</w:t>
            </w:r>
          </w:p>
        </w:tc>
        <w:tc>
          <w:tcPr>
            <w:tcW w:w="1650" w:type="dxa"/>
            <w:shd w:val="clear" w:color="auto" w:fill="auto"/>
          </w:tcPr>
          <w:p w14:paraId="2882DF50"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3FBDCE5D"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6FA29881"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BC17B15"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名称</w:t>
            </w:r>
          </w:p>
        </w:tc>
      </w:tr>
      <w:tr w:rsidR="00465A1D" w:rsidRPr="00CB1DBB" w14:paraId="293BA190" w14:textId="77777777" w:rsidTr="00CB1DBB">
        <w:tc>
          <w:tcPr>
            <w:tcW w:w="2176" w:type="dxa"/>
            <w:shd w:val="clear" w:color="auto" w:fill="auto"/>
          </w:tcPr>
          <w:p w14:paraId="68A07655"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VAR_TYPE_</w:t>
            </w:r>
          </w:p>
        </w:tc>
        <w:tc>
          <w:tcPr>
            <w:tcW w:w="1650" w:type="dxa"/>
            <w:shd w:val="clear" w:color="auto" w:fill="auto"/>
          </w:tcPr>
          <w:p w14:paraId="6EE87E28"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683CB838"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7C742790"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F1EBCBF"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lang w:eastAsia="zh-CN"/>
              </w:rPr>
              <w:t>参数类型</w:t>
            </w:r>
          </w:p>
        </w:tc>
      </w:tr>
      <w:tr w:rsidR="00465A1D" w:rsidRPr="00CB1DBB" w14:paraId="1AC17198" w14:textId="77777777" w:rsidTr="00CB1DBB">
        <w:trPr>
          <w:trHeight w:val="515"/>
        </w:trPr>
        <w:tc>
          <w:tcPr>
            <w:tcW w:w="2176" w:type="dxa"/>
            <w:shd w:val="clear" w:color="auto" w:fill="auto"/>
          </w:tcPr>
          <w:p w14:paraId="6FB1D14C"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REV_</w:t>
            </w:r>
          </w:p>
        </w:tc>
        <w:tc>
          <w:tcPr>
            <w:tcW w:w="1650" w:type="dxa"/>
            <w:shd w:val="clear" w:color="auto" w:fill="auto"/>
          </w:tcPr>
          <w:p w14:paraId="13B75576"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int(11)</w:t>
            </w:r>
          </w:p>
        </w:tc>
        <w:tc>
          <w:tcPr>
            <w:tcW w:w="1310" w:type="dxa"/>
            <w:shd w:val="clear" w:color="auto" w:fill="auto"/>
          </w:tcPr>
          <w:p w14:paraId="7B56454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37AD1547"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6162621"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hint="eastAsia"/>
                <w:lang w:eastAsia="zh-CN"/>
              </w:rPr>
              <w:t>乐观</w:t>
            </w:r>
            <w:r w:rsidRPr="00CB1DBB">
              <w:rPr>
                <w:rFonts w:ascii="Times New Roman" w:hAnsi="Times New Roman"/>
                <w:lang w:eastAsia="zh-CN"/>
              </w:rPr>
              <w:t>锁</w:t>
            </w:r>
          </w:p>
        </w:tc>
      </w:tr>
      <w:tr w:rsidR="00465A1D" w:rsidRPr="00CB1DBB" w14:paraId="4259FAD2" w14:textId="77777777" w:rsidTr="00CB1DBB">
        <w:tc>
          <w:tcPr>
            <w:tcW w:w="2176" w:type="dxa"/>
            <w:shd w:val="clear" w:color="auto" w:fill="auto"/>
          </w:tcPr>
          <w:p w14:paraId="0A2F9124"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lastRenderedPageBreak/>
              <w:t>TIME_</w:t>
            </w:r>
          </w:p>
        </w:tc>
        <w:tc>
          <w:tcPr>
            <w:tcW w:w="1650" w:type="dxa"/>
            <w:shd w:val="clear" w:color="auto" w:fill="auto"/>
          </w:tcPr>
          <w:p w14:paraId="5DDFB90A"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 xml:space="preserve">datetime   </w:t>
            </w:r>
          </w:p>
        </w:tc>
        <w:tc>
          <w:tcPr>
            <w:tcW w:w="1310" w:type="dxa"/>
            <w:shd w:val="clear" w:color="auto" w:fill="auto"/>
          </w:tcPr>
          <w:p w14:paraId="6ACA9FD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7A636B9F"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324B5A9"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hint="eastAsia"/>
                <w:lang w:eastAsia="zh-CN"/>
              </w:rPr>
              <w:t>时间戳</w:t>
            </w:r>
          </w:p>
        </w:tc>
      </w:tr>
      <w:tr w:rsidR="00465A1D" w:rsidRPr="00CB1DBB" w14:paraId="081EB76A" w14:textId="77777777" w:rsidTr="00CB1DBB">
        <w:tc>
          <w:tcPr>
            <w:tcW w:w="2176" w:type="dxa"/>
            <w:shd w:val="clear" w:color="auto" w:fill="auto"/>
          </w:tcPr>
          <w:p w14:paraId="10F82FBF"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BYTEARRAY_ID_</w:t>
            </w:r>
          </w:p>
        </w:tc>
        <w:tc>
          <w:tcPr>
            <w:tcW w:w="1650" w:type="dxa"/>
            <w:shd w:val="clear" w:color="auto" w:fill="auto"/>
          </w:tcPr>
          <w:p w14:paraId="1C4C639E"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399664D6"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9A747A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1757AD6" w14:textId="77777777" w:rsidR="00D71FA2" w:rsidRPr="00CB1DBB" w:rsidRDefault="00D71FA2" w:rsidP="00A95CCE">
            <w:pPr>
              <w:pStyle w:val="a8"/>
              <w:ind w:firstLineChars="0" w:firstLine="0"/>
              <w:rPr>
                <w:rFonts w:ascii="Times New Roman" w:hAnsi="Times New Roman"/>
                <w:lang w:eastAsia="zh-CN"/>
              </w:rPr>
            </w:pPr>
            <w:r w:rsidRPr="00CB1DBB">
              <w:rPr>
                <w:rFonts w:ascii="Times New Roman" w:hAnsi="Times New Roman"/>
                <w:lang w:eastAsia="zh-CN"/>
              </w:rPr>
              <w:t>字节表</w:t>
            </w:r>
          </w:p>
          <w:p w14:paraId="12F6260F" w14:textId="77777777" w:rsidR="007D105D" w:rsidRPr="00CB1DBB" w:rsidRDefault="00D71FA2"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3F4FBA6D" w14:textId="77777777" w:rsidTr="00CB1DBB">
        <w:tc>
          <w:tcPr>
            <w:tcW w:w="2176" w:type="dxa"/>
            <w:shd w:val="clear" w:color="auto" w:fill="auto"/>
          </w:tcPr>
          <w:p w14:paraId="1D6F11B3"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DOUBLE_</w:t>
            </w:r>
          </w:p>
        </w:tc>
        <w:tc>
          <w:tcPr>
            <w:tcW w:w="1650" w:type="dxa"/>
            <w:shd w:val="clear" w:color="auto" w:fill="auto"/>
          </w:tcPr>
          <w:p w14:paraId="4906B3FD"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 xml:space="preserve">double  </w:t>
            </w:r>
          </w:p>
        </w:tc>
        <w:tc>
          <w:tcPr>
            <w:tcW w:w="1310" w:type="dxa"/>
            <w:shd w:val="clear" w:color="auto" w:fill="auto"/>
          </w:tcPr>
          <w:p w14:paraId="2133DCB2"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DA66A7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44FFE5F"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变量</w:t>
            </w:r>
            <w:r w:rsidRPr="00CB1DBB">
              <w:rPr>
                <w:rFonts w:ascii="Times New Roman" w:hAnsi="Times New Roman"/>
                <w:lang w:eastAsia="zh-CN"/>
              </w:rPr>
              <w:t>类型</w:t>
            </w:r>
          </w:p>
          <w:p w14:paraId="1BDE6EDC"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D</w:t>
            </w:r>
            <w:r w:rsidRPr="00CB1DBB">
              <w:rPr>
                <w:rFonts w:ascii="Times New Roman" w:hAnsi="Times New Roman"/>
                <w:lang w:eastAsia="zh-CN"/>
              </w:rPr>
              <w:t>ouble</w:t>
            </w:r>
          </w:p>
        </w:tc>
      </w:tr>
      <w:tr w:rsidR="00465A1D" w:rsidRPr="00CB1DBB" w14:paraId="1C5E3868" w14:textId="77777777" w:rsidTr="00CB1DBB">
        <w:tc>
          <w:tcPr>
            <w:tcW w:w="2176" w:type="dxa"/>
            <w:shd w:val="clear" w:color="auto" w:fill="auto"/>
          </w:tcPr>
          <w:p w14:paraId="70AFAC87"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LONG_</w:t>
            </w:r>
          </w:p>
        </w:tc>
        <w:tc>
          <w:tcPr>
            <w:tcW w:w="1650" w:type="dxa"/>
            <w:shd w:val="clear" w:color="auto" w:fill="auto"/>
          </w:tcPr>
          <w:p w14:paraId="1E7ABB72"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bigint(20)</w:t>
            </w:r>
          </w:p>
        </w:tc>
        <w:tc>
          <w:tcPr>
            <w:tcW w:w="1310" w:type="dxa"/>
            <w:shd w:val="clear" w:color="auto" w:fill="auto"/>
          </w:tcPr>
          <w:p w14:paraId="6575B664"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6FE2FA15"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71A0FD13"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p w14:paraId="4819AF13"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Long</w:t>
            </w:r>
          </w:p>
        </w:tc>
      </w:tr>
      <w:tr w:rsidR="00465A1D" w:rsidRPr="00CB1DBB" w14:paraId="18FA9C50" w14:textId="77777777" w:rsidTr="00CB1DBB">
        <w:tc>
          <w:tcPr>
            <w:tcW w:w="2176" w:type="dxa"/>
            <w:shd w:val="clear" w:color="auto" w:fill="auto"/>
          </w:tcPr>
          <w:p w14:paraId="65A6B2B7"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TEXT_</w:t>
            </w:r>
          </w:p>
        </w:tc>
        <w:tc>
          <w:tcPr>
            <w:tcW w:w="1650" w:type="dxa"/>
            <w:shd w:val="clear" w:color="auto" w:fill="auto"/>
          </w:tcPr>
          <w:p w14:paraId="4722F484" w14:textId="77777777" w:rsidR="007D105D" w:rsidRPr="00CB1DBB" w:rsidRDefault="00A63F55" w:rsidP="00A95CCE">
            <w:pPr>
              <w:pStyle w:val="a8"/>
              <w:ind w:firstLineChars="0" w:firstLine="0"/>
              <w:jc w:val="center"/>
              <w:rPr>
                <w:rFonts w:ascii="Times New Roman" w:hAnsi="Times New Roman"/>
                <w:color w:val="000000"/>
                <w:kern w:val="0"/>
              </w:rPr>
            </w:pPr>
            <w:r w:rsidRPr="00CB1DBB">
              <w:rPr>
                <w:rFonts w:ascii="Times New Roman" w:hAnsi="Times New Roman"/>
                <w:color w:val="000000"/>
                <w:kern w:val="0"/>
              </w:rPr>
              <w:t>varchar(4000)</w:t>
            </w:r>
          </w:p>
        </w:tc>
        <w:tc>
          <w:tcPr>
            <w:tcW w:w="1310" w:type="dxa"/>
            <w:shd w:val="clear" w:color="auto" w:fill="auto"/>
          </w:tcPr>
          <w:p w14:paraId="230B4439"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0244F123"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29E3888F"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tc>
      </w:tr>
      <w:tr w:rsidR="00465A1D" w:rsidRPr="00CB1DBB" w14:paraId="3C43922B" w14:textId="77777777" w:rsidTr="00CB1DBB">
        <w:trPr>
          <w:trHeight w:val="66"/>
        </w:trPr>
        <w:tc>
          <w:tcPr>
            <w:tcW w:w="2176" w:type="dxa"/>
            <w:shd w:val="clear" w:color="auto" w:fill="auto"/>
          </w:tcPr>
          <w:p w14:paraId="614B62AE"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TEXT2_</w:t>
            </w:r>
          </w:p>
        </w:tc>
        <w:tc>
          <w:tcPr>
            <w:tcW w:w="1650" w:type="dxa"/>
            <w:shd w:val="clear" w:color="auto" w:fill="auto"/>
          </w:tcPr>
          <w:p w14:paraId="2415A134"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varchar(4000)</w:t>
            </w:r>
          </w:p>
        </w:tc>
        <w:tc>
          <w:tcPr>
            <w:tcW w:w="1310" w:type="dxa"/>
            <w:shd w:val="clear" w:color="auto" w:fill="auto"/>
          </w:tcPr>
          <w:p w14:paraId="6CD60242"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69218AE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6DB5DC5"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p w14:paraId="68A926D4"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 xml:space="preserve">JPA </w:t>
            </w:r>
            <w:r w:rsidRPr="00CB1DBB">
              <w:rPr>
                <w:rFonts w:ascii="Times New Roman" w:hAnsi="Times New Roman" w:hint="eastAsia"/>
                <w:lang w:eastAsia="zh-CN"/>
              </w:rPr>
              <w:t>持久化</w:t>
            </w:r>
          </w:p>
        </w:tc>
      </w:tr>
    </w:tbl>
    <w:p w14:paraId="074B5ED4" w14:textId="77777777" w:rsidR="00FC4D14" w:rsidRDefault="00FC4D14" w:rsidP="007D105D">
      <w:pPr>
        <w:pStyle w:val="a8"/>
        <w:ind w:left="960" w:firstLineChars="0" w:firstLine="0"/>
        <w:rPr>
          <w:rFonts w:ascii="Times New Roman" w:hAnsi="Times New Roman"/>
          <w:color w:val="000000"/>
          <w:kern w:val="0"/>
        </w:rPr>
        <w:sectPr w:rsidR="00FC4D14" w:rsidSect="00CB1DBB">
          <w:headerReference w:type="default" r:id="rId37"/>
          <w:type w:val="continuous"/>
          <w:pgSz w:w="11900" w:h="16840"/>
          <w:pgMar w:top="1418" w:right="1134" w:bottom="1418" w:left="1588" w:header="1134" w:footer="709" w:gutter="0"/>
          <w:cols w:space="708"/>
          <w:docGrid w:linePitch="360"/>
        </w:sectPr>
      </w:pPr>
    </w:p>
    <w:p w14:paraId="7181B15F" w14:textId="77777777" w:rsidR="007D105D" w:rsidRPr="0039711A" w:rsidRDefault="007D105D" w:rsidP="007D105D">
      <w:pPr>
        <w:pStyle w:val="a8"/>
        <w:ind w:left="960" w:firstLineChars="0" w:firstLine="0"/>
        <w:rPr>
          <w:rFonts w:ascii="Times New Roman" w:hAnsi="Times New Roman"/>
          <w:color w:val="000000"/>
          <w:kern w:val="0"/>
        </w:rPr>
      </w:pPr>
    </w:p>
    <w:p w14:paraId="177E78DC" w14:textId="77777777" w:rsidR="00EE67E1" w:rsidRPr="0039711A"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ACT_HI_IDENTITYLINK</w:t>
      </w:r>
      <w:r w:rsidR="006825EF" w:rsidRPr="0039711A">
        <w:rPr>
          <w:rFonts w:ascii="Times New Roman" w:hAnsi="Times New Roman"/>
          <w:color w:val="000000"/>
          <w:kern w:val="0"/>
          <w:lang w:eastAsia="zh-CN"/>
        </w:rPr>
        <w:t xml:space="preserve"> </w:t>
      </w:r>
      <w:r w:rsidR="00666F46" w:rsidRPr="0039711A">
        <w:rPr>
          <w:rFonts w:ascii="Times New Roman" w:hAnsi="Times New Roman" w:hint="eastAsia"/>
          <w:color w:val="000000"/>
          <w:kern w:val="0"/>
          <w:lang w:eastAsia="zh-CN"/>
        </w:rPr>
        <w:t>记录</w:t>
      </w:r>
      <w:r w:rsidR="00CC5D28" w:rsidRPr="0039711A">
        <w:rPr>
          <w:rFonts w:ascii="Times New Roman" w:hAnsi="Times New Roman"/>
          <w:color w:val="000000"/>
          <w:kern w:val="0"/>
          <w:lang w:eastAsia="zh-CN"/>
        </w:rPr>
        <w:t>历史</w:t>
      </w:r>
      <w:r w:rsidR="001C13E3" w:rsidRPr="0039711A">
        <w:rPr>
          <w:rFonts w:ascii="Times New Roman" w:hAnsi="Times New Roman" w:hint="eastAsia"/>
          <w:color w:val="000000"/>
          <w:kern w:val="0"/>
          <w:lang w:eastAsia="zh-CN"/>
        </w:rPr>
        <w:t>流程</w:t>
      </w:r>
      <w:r w:rsidR="00F737F6" w:rsidRPr="0039711A">
        <w:rPr>
          <w:rFonts w:ascii="Times New Roman" w:hAnsi="Times New Roman"/>
          <w:color w:val="000000"/>
          <w:kern w:val="0"/>
          <w:lang w:eastAsia="zh-CN"/>
        </w:rPr>
        <w:t>人员</w:t>
      </w:r>
      <w:r w:rsidR="00CC5D28" w:rsidRPr="0039711A">
        <w:rPr>
          <w:rFonts w:ascii="Times New Roman" w:hAnsi="Times New Roman"/>
          <w:color w:val="000000"/>
          <w:kern w:val="0"/>
          <w:lang w:eastAsia="zh-CN"/>
        </w:rPr>
        <w:t>信息</w:t>
      </w:r>
    </w:p>
    <w:p w14:paraId="69EF4066" w14:textId="77777777" w:rsidR="00A63F55"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A26833">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历史参与人员表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BB37706" w14:textId="77777777" w:rsidTr="00CB1DBB">
        <w:trPr>
          <w:trHeight w:val="488"/>
          <w:tblHeader/>
        </w:trPr>
        <w:tc>
          <w:tcPr>
            <w:tcW w:w="2071" w:type="dxa"/>
            <w:shd w:val="clear" w:color="auto" w:fill="BFBFBF"/>
          </w:tcPr>
          <w:p w14:paraId="1A8676E7"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38C3A5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25A6B47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0766B83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AB5CE2E"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4605D29" w14:textId="77777777" w:rsidTr="00CB1DBB">
        <w:trPr>
          <w:tblHeader/>
        </w:trPr>
        <w:tc>
          <w:tcPr>
            <w:tcW w:w="2071" w:type="dxa"/>
            <w:shd w:val="clear" w:color="auto" w:fill="auto"/>
          </w:tcPr>
          <w:p w14:paraId="2EEA29DA"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8544FA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80DA7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B49D96D"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1B270E68" w14:textId="77777777" w:rsidR="00A63F55" w:rsidRPr="0039711A" w:rsidRDefault="00DF3090"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r w:rsidR="00B95913" w:rsidRPr="00CB1DBB" w14:paraId="45A6F15E" w14:textId="77777777" w:rsidTr="00CB1DBB">
        <w:trPr>
          <w:tblHeader/>
        </w:trPr>
        <w:tc>
          <w:tcPr>
            <w:tcW w:w="2071" w:type="dxa"/>
            <w:shd w:val="clear" w:color="auto" w:fill="auto"/>
          </w:tcPr>
          <w:p w14:paraId="3FE2BC45"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953" w:type="dxa"/>
            <w:shd w:val="clear" w:color="auto" w:fill="auto"/>
          </w:tcPr>
          <w:p w14:paraId="785D7CC1"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587E236"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8FE1340"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06354BBB"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r w:rsidR="00B95913" w:rsidRPr="00CB1DBB" w14:paraId="2BE50BFB" w14:textId="77777777" w:rsidTr="00CB1DBB">
        <w:trPr>
          <w:tblHeader/>
        </w:trPr>
        <w:tc>
          <w:tcPr>
            <w:tcW w:w="2071" w:type="dxa"/>
            <w:shd w:val="clear" w:color="auto" w:fill="auto"/>
          </w:tcPr>
          <w:p w14:paraId="308671F9"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30CF3A98"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907AA98"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562846BC"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622E7901"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r w:rsidR="00B95913" w:rsidRPr="00CB1DBB" w14:paraId="79116947" w14:textId="77777777" w:rsidTr="00CB1DBB">
        <w:trPr>
          <w:tblHeader/>
        </w:trPr>
        <w:tc>
          <w:tcPr>
            <w:tcW w:w="2071" w:type="dxa"/>
            <w:shd w:val="clear" w:color="auto" w:fill="auto"/>
          </w:tcPr>
          <w:p w14:paraId="0D097640"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3F0A357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5B1E34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4682A54"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7B2C99B3"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166426F9" w14:textId="77777777" w:rsidTr="00CB1DBB">
        <w:trPr>
          <w:tblHeader/>
        </w:trPr>
        <w:tc>
          <w:tcPr>
            <w:tcW w:w="2071" w:type="dxa"/>
            <w:shd w:val="clear" w:color="auto" w:fill="auto"/>
          </w:tcPr>
          <w:p w14:paraId="2C00AF5F"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31549C9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609095B"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3B8A51F"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0DA397E4" w14:textId="77777777" w:rsidR="00DF3090"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节点实例</w:t>
            </w:r>
          </w:p>
          <w:p w14:paraId="5806C298"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21BC6D69" w14:textId="77777777" w:rsidTr="00CB1DBB">
        <w:trPr>
          <w:tblHeader/>
        </w:trPr>
        <w:tc>
          <w:tcPr>
            <w:tcW w:w="2071" w:type="dxa"/>
            <w:shd w:val="clear" w:color="auto" w:fill="auto"/>
          </w:tcPr>
          <w:p w14:paraId="1B37EB90"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4B54A344"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9084B2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E37329E"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469D9404"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流程实例</w:t>
            </w:r>
          </w:p>
          <w:p w14:paraId="26443545" w14:textId="77777777" w:rsidR="00DF3090" w:rsidRPr="0039711A" w:rsidRDefault="00DF3090"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bl>
    <w:p w14:paraId="54BE2AB6" w14:textId="77777777" w:rsidR="00A90347" w:rsidRPr="0039711A" w:rsidRDefault="00A90347" w:rsidP="00A63F55">
      <w:pPr>
        <w:pStyle w:val="a8"/>
        <w:ind w:left="960" w:firstLineChars="0" w:firstLine="0"/>
        <w:rPr>
          <w:rFonts w:ascii="Times New Roman" w:hAnsi="Times New Roman"/>
          <w:color w:val="000000"/>
          <w:kern w:val="0"/>
          <w:lang w:eastAsia="zh-CN"/>
        </w:rPr>
      </w:pPr>
    </w:p>
    <w:p w14:paraId="1E797298" w14:textId="77777777" w:rsidR="00A90347" w:rsidRPr="0039711A" w:rsidRDefault="00A90347" w:rsidP="00A63F55">
      <w:pPr>
        <w:pStyle w:val="a8"/>
        <w:ind w:left="960" w:firstLineChars="0" w:firstLine="0"/>
        <w:rPr>
          <w:rFonts w:ascii="Times New Roman" w:hAnsi="Times New Roman"/>
          <w:color w:val="000000"/>
          <w:kern w:val="0"/>
          <w:lang w:eastAsia="zh-CN"/>
        </w:rPr>
      </w:pPr>
    </w:p>
    <w:p w14:paraId="342DE8F7" w14:textId="77777777" w:rsidR="00A90347" w:rsidRDefault="00A90347" w:rsidP="00FC4D14">
      <w:pPr>
        <w:pStyle w:val="a8"/>
        <w:ind w:firstLineChars="0" w:firstLine="0"/>
        <w:rPr>
          <w:rFonts w:ascii="Times New Roman" w:hAnsi="Times New Roman"/>
          <w:color w:val="000000"/>
          <w:kern w:val="0"/>
          <w:lang w:eastAsia="zh-CN"/>
        </w:rPr>
        <w:sectPr w:rsidR="00A90347" w:rsidSect="00222F9F">
          <w:headerReference w:type="default" r:id="rId38"/>
          <w:type w:val="continuous"/>
          <w:pgSz w:w="11900" w:h="16840"/>
          <w:pgMar w:top="1418" w:right="1134" w:bottom="1418" w:left="1588" w:header="1134" w:footer="709" w:gutter="0"/>
          <w:cols w:space="708"/>
          <w:docGrid w:linePitch="360"/>
        </w:sectPr>
      </w:pPr>
    </w:p>
    <w:p w14:paraId="604F2AF6" w14:textId="77777777" w:rsidR="005D659E" w:rsidRPr="0039711A" w:rsidRDefault="005D659E" w:rsidP="00CB1DBB">
      <w:pPr>
        <w:pStyle w:val="a8"/>
        <w:ind w:firstLineChars="0" w:firstLine="0"/>
        <w:rPr>
          <w:rFonts w:ascii="Times New Roman" w:hAnsi="Times New Roman"/>
          <w:color w:val="000000"/>
          <w:kern w:val="0"/>
          <w:lang w:eastAsia="zh-CN"/>
        </w:rPr>
      </w:pPr>
    </w:p>
    <w:p w14:paraId="58301A66" w14:textId="77777777" w:rsidR="00A90347" w:rsidRPr="00CB1DBB" w:rsidRDefault="00EE67E1" w:rsidP="00CB1DBB">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ACT_HI_PROCINST</w:t>
      </w:r>
      <w:r w:rsidR="00951003"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历史流程</w:t>
      </w:r>
      <w:r w:rsidR="006825EF" w:rsidRPr="0039711A">
        <w:rPr>
          <w:rFonts w:ascii="Times New Roman" w:hAnsi="Times New Roman" w:hint="eastAsia"/>
          <w:color w:val="000000"/>
          <w:kern w:val="0"/>
          <w:lang w:eastAsia="zh-CN"/>
        </w:rPr>
        <w:t>实例信息</w:t>
      </w:r>
    </w:p>
    <w:p w14:paraId="48719EA2" w14:textId="77777777" w:rsidR="00A63F55"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A26833">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历史流程实例表</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1276"/>
        <w:gridCol w:w="850"/>
        <w:gridCol w:w="1660"/>
      </w:tblGrid>
      <w:tr w:rsidR="00B95913" w:rsidRPr="00CB1DBB" w14:paraId="5F6736B0" w14:textId="77777777" w:rsidTr="00CB1DBB">
        <w:trPr>
          <w:tblHeader/>
        </w:trPr>
        <w:tc>
          <w:tcPr>
            <w:tcW w:w="2410" w:type="dxa"/>
            <w:shd w:val="clear" w:color="auto" w:fill="BFBFBF"/>
          </w:tcPr>
          <w:p w14:paraId="49DF960D"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lastRenderedPageBreak/>
              <w:t>列名</w:t>
            </w:r>
          </w:p>
        </w:tc>
        <w:tc>
          <w:tcPr>
            <w:tcW w:w="2013" w:type="dxa"/>
            <w:shd w:val="clear" w:color="auto" w:fill="BFBFBF"/>
          </w:tcPr>
          <w:p w14:paraId="218C4B7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276" w:type="dxa"/>
            <w:shd w:val="clear" w:color="auto" w:fill="BFBFBF"/>
          </w:tcPr>
          <w:p w14:paraId="1E37C66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0" w:type="dxa"/>
            <w:shd w:val="clear" w:color="auto" w:fill="BFBFBF"/>
          </w:tcPr>
          <w:p w14:paraId="5CC45E9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746EF2D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E42FEE2" w14:textId="77777777" w:rsidTr="00CB1DBB">
        <w:trPr>
          <w:tblHeader/>
        </w:trPr>
        <w:tc>
          <w:tcPr>
            <w:tcW w:w="2410" w:type="dxa"/>
            <w:shd w:val="clear" w:color="auto" w:fill="auto"/>
          </w:tcPr>
          <w:p w14:paraId="15A9DF4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13" w:type="dxa"/>
            <w:shd w:val="clear" w:color="auto" w:fill="auto"/>
          </w:tcPr>
          <w:p w14:paraId="30E7320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3077403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69E63EC3"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4102AA10" w14:textId="77777777" w:rsidR="00A63F55"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377EDB95" w14:textId="77777777" w:rsidTr="00CB1DBB">
        <w:trPr>
          <w:tblHeader/>
        </w:trPr>
        <w:tc>
          <w:tcPr>
            <w:tcW w:w="2410" w:type="dxa"/>
            <w:shd w:val="clear" w:color="auto" w:fill="auto"/>
          </w:tcPr>
          <w:p w14:paraId="0B38DA21"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13" w:type="dxa"/>
            <w:shd w:val="clear" w:color="auto" w:fill="auto"/>
          </w:tcPr>
          <w:p w14:paraId="1F14D60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7D64245B"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05D3B86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26557539"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11AD5E61" w14:textId="77777777" w:rsidTr="00CB1DBB">
        <w:trPr>
          <w:tblHeader/>
        </w:trPr>
        <w:tc>
          <w:tcPr>
            <w:tcW w:w="2410" w:type="dxa"/>
            <w:shd w:val="clear" w:color="auto" w:fill="auto"/>
          </w:tcPr>
          <w:p w14:paraId="18BAAEBC"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BUSINESS_KEY_</w:t>
            </w:r>
          </w:p>
        </w:tc>
        <w:tc>
          <w:tcPr>
            <w:tcW w:w="2013" w:type="dxa"/>
            <w:shd w:val="clear" w:color="auto" w:fill="auto"/>
          </w:tcPr>
          <w:p w14:paraId="4CCE2056"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1ABB6C5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233925EC"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6270850E"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业务主键</w:t>
            </w:r>
          </w:p>
        </w:tc>
      </w:tr>
      <w:tr w:rsidR="00B95913" w:rsidRPr="00CB1DBB" w14:paraId="78F39ACD" w14:textId="77777777" w:rsidTr="00CB1DBB">
        <w:trPr>
          <w:trHeight w:val="529"/>
          <w:tblHeader/>
        </w:trPr>
        <w:tc>
          <w:tcPr>
            <w:tcW w:w="2410" w:type="dxa"/>
            <w:shd w:val="clear" w:color="auto" w:fill="auto"/>
          </w:tcPr>
          <w:p w14:paraId="430A5F1E"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2013" w:type="dxa"/>
            <w:shd w:val="clear" w:color="auto" w:fill="auto"/>
          </w:tcPr>
          <w:p w14:paraId="7FEFDE5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30324EC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15061785"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25C10543"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r w:rsidR="00B95913" w:rsidRPr="00CB1DBB" w14:paraId="1874921C" w14:textId="77777777" w:rsidTr="00CB1DBB">
        <w:trPr>
          <w:tblHeader/>
        </w:trPr>
        <w:tc>
          <w:tcPr>
            <w:tcW w:w="2410" w:type="dxa"/>
            <w:shd w:val="clear" w:color="auto" w:fill="auto"/>
          </w:tcPr>
          <w:p w14:paraId="3486A4E8"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START_TIME_</w:t>
            </w:r>
          </w:p>
        </w:tc>
        <w:tc>
          <w:tcPr>
            <w:tcW w:w="2013" w:type="dxa"/>
            <w:shd w:val="clear" w:color="auto" w:fill="auto"/>
          </w:tcPr>
          <w:p w14:paraId="2C712AA1" w14:textId="77777777" w:rsidR="00284273" w:rsidRPr="0039711A" w:rsidRDefault="00EF071F" w:rsidP="00A95CCE">
            <w:pPr>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76" w:type="dxa"/>
            <w:shd w:val="clear" w:color="auto" w:fill="auto"/>
          </w:tcPr>
          <w:p w14:paraId="0C7D2DD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39556D26"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1D4919EE"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hint="eastAsia"/>
                <w:lang w:eastAsia="zh-CN"/>
              </w:rPr>
              <w:t>开始时间</w:t>
            </w:r>
          </w:p>
        </w:tc>
      </w:tr>
      <w:tr w:rsidR="00B95913" w:rsidRPr="00CB1DBB" w14:paraId="24FD81F0" w14:textId="77777777" w:rsidTr="00CB1DBB">
        <w:trPr>
          <w:tblHeader/>
        </w:trPr>
        <w:tc>
          <w:tcPr>
            <w:tcW w:w="2410" w:type="dxa"/>
            <w:shd w:val="clear" w:color="auto" w:fill="auto"/>
          </w:tcPr>
          <w:p w14:paraId="4B15FD0F"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END_TIME_</w:t>
            </w:r>
          </w:p>
        </w:tc>
        <w:tc>
          <w:tcPr>
            <w:tcW w:w="2013" w:type="dxa"/>
            <w:shd w:val="clear" w:color="auto" w:fill="auto"/>
          </w:tcPr>
          <w:p w14:paraId="259A0DD4" w14:textId="77777777" w:rsidR="00284273" w:rsidRPr="0039711A" w:rsidRDefault="00EF071F"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76" w:type="dxa"/>
            <w:shd w:val="clear" w:color="auto" w:fill="auto"/>
          </w:tcPr>
          <w:p w14:paraId="22114EA4"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0D02AE2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3ADF5646"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结束</w:t>
            </w:r>
            <w:r w:rsidRPr="0039711A">
              <w:rPr>
                <w:rFonts w:ascii="Times New Roman" w:hAnsi="Times New Roman" w:hint="eastAsia"/>
                <w:lang w:eastAsia="zh-CN"/>
              </w:rPr>
              <w:t>时间</w:t>
            </w:r>
          </w:p>
        </w:tc>
      </w:tr>
      <w:tr w:rsidR="00B95913" w:rsidRPr="00CB1DBB" w14:paraId="4FCE0422" w14:textId="77777777" w:rsidTr="00CB1DBB">
        <w:trPr>
          <w:tblHeader/>
        </w:trPr>
        <w:tc>
          <w:tcPr>
            <w:tcW w:w="2410" w:type="dxa"/>
            <w:shd w:val="clear" w:color="auto" w:fill="auto"/>
          </w:tcPr>
          <w:p w14:paraId="2C6EAB1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DURATION_</w:t>
            </w:r>
          </w:p>
        </w:tc>
        <w:tc>
          <w:tcPr>
            <w:tcW w:w="2013" w:type="dxa"/>
            <w:shd w:val="clear" w:color="auto" w:fill="auto"/>
          </w:tcPr>
          <w:p w14:paraId="2CA6F943" w14:textId="77777777" w:rsidR="00284273" w:rsidRPr="0039711A" w:rsidRDefault="00EF071F"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76" w:type="dxa"/>
            <w:shd w:val="clear" w:color="auto" w:fill="auto"/>
          </w:tcPr>
          <w:p w14:paraId="1CB539A3"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6F70E1D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58946405"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耗时</w:t>
            </w:r>
          </w:p>
        </w:tc>
      </w:tr>
      <w:tr w:rsidR="00B95913" w:rsidRPr="00CB1DBB" w14:paraId="5CA0EBFD" w14:textId="77777777" w:rsidTr="00CB1DBB">
        <w:trPr>
          <w:tblHeader/>
        </w:trPr>
        <w:tc>
          <w:tcPr>
            <w:tcW w:w="2410" w:type="dxa"/>
            <w:shd w:val="clear" w:color="auto" w:fill="auto"/>
          </w:tcPr>
          <w:p w14:paraId="2D8170E8"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START_USER_ID_</w:t>
            </w:r>
          </w:p>
        </w:tc>
        <w:tc>
          <w:tcPr>
            <w:tcW w:w="2013" w:type="dxa"/>
            <w:shd w:val="clear" w:color="auto" w:fill="auto"/>
          </w:tcPr>
          <w:p w14:paraId="59D544FA"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65C41CB6"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2F8E4F8E"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018EC179"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hint="eastAsia"/>
                <w:lang w:eastAsia="zh-CN"/>
              </w:rPr>
              <w:t>发起人</w:t>
            </w:r>
          </w:p>
        </w:tc>
      </w:tr>
      <w:tr w:rsidR="00B95913" w:rsidRPr="00CB1DBB" w14:paraId="01580F43" w14:textId="77777777" w:rsidTr="00CB1DBB">
        <w:trPr>
          <w:tblHeader/>
        </w:trPr>
        <w:tc>
          <w:tcPr>
            <w:tcW w:w="2410" w:type="dxa"/>
            <w:shd w:val="clear" w:color="auto" w:fill="auto"/>
          </w:tcPr>
          <w:p w14:paraId="248A291F"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START_ACT_ID_</w:t>
            </w:r>
          </w:p>
        </w:tc>
        <w:tc>
          <w:tcPr>
            <w:tcW w:w="2013" w:type="dxa"/>
            <w:shd w:val="clear" w:color="auto" w:fill="auto"/>
          </w:tcPr>
          <w:p w14:paraId="635851E4"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4E4A8A8B"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1CB1D3DC"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6D195ED5"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开始</w:t>
            </w:r>
            <w:r w:rsidRPr="0039711A">
              <w:rPr>
                <w:rFonts w:ascii="Times New Roman" w:hAnsi="Times New Roman" w:hint="eastAsia"/>
                <w:lang w:eastAsia="zh-CN"/>
              </w:rPr>
              <w:t>节点</w:t>
            </w:r>
            <w:r w:rsidRPr="0039711A">
              <w:rPr>
                <w:rFonts w:ascii="Times New Roman" w:hAnsi="Times New Roman"/>
                <w:lang w:eastAsia="zh-CN"/>
              </w:rPr>
              <w:t>编号</w:t>
            </w:r>
          </w:p>
        </w:tc>
      </w:tr>
      <w:tr w:rsidR="00B95913" w:rsidRPr="00CB1DBB" w14:paraId="767E9748" w14:textId="77777777" w:rsidTr="00CB1DBB">
        <w:trPr>
          <w:tblHeader/>
        </w:trPr>
        <w:tc>
          <w:tcPr>
            <w:tcW w:w="2410" w:type="dxa"/>
            <w:tcBorders>
              <w:bottom w:val="single" w:sz="4" w:space="0" w:color="auto"/>
            </w:tcBorders>
            <w:shd w:val="clear" w:color="auto" w:fill="auto"/>
          </w:tcPr>
          <w:p w14:paraId="2A4E36D0"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END_ACT_ID_</w:t>
            </w:r>
          </w:p>
        </w:tc>
        <w:tc>
          <w:tcPr>
            <w:tcW w:w="2013" w:type="dxa"/>
            <w:tcBorders>
              <w:bottom w:val="single" w:sz="4" w:space="0" w:color="auto"/>
            </w:tcBorders>
            <w:shd w:val="clear" w:color="auto" w:fill="auto"/>
          </w:tcPr>
          <w:p w14:paraId="15998941"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tcBorders>
              <w:bottom w:val="single" w:sz="4" w:space="0" w:color="auto"/>
            </w:tcBorders>
            <w:shd w:val="clear" w:color="auto" w:fill="auto"/>
          </w:tcPr>
          <w:p w14:paraId="3E3350BA"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tcBorders>
              <w:bottom w:val="single" w:sz="4" w:space="0" w:color="auto"/>
            </w:tcBorders>
            <w:shd w:val="clear" w:color="auto" w:fill="auto"/>
          </w:tcPr>
          <w:p w14:paraId="51ACC40D" w14:textId="77777777" w:rsidR="00284273" w:rsidRPr="0039711A" w:rsidRDefault="00284273" w:rsidP="00A95CCE">
            <w:pPr>
              <w:ind w:firstLineChars="0" w:firstLine="0"/>
              <w:rPr>
                <w:rFonts w:ascii="Times New Roman" w:hAnsi="Times New Roman"/>
                <w:lang w:eastAsia="zh-CN"/>
              </w:rPr>
            </w:pPr>
          </w:p>
        </w:tc>
        <w:tc>
          <w:tcPr>
            <w:tcW w:w="1660" w:type="dxa"/>
            <w:tcBorders>
              <w:bottom w:val="single" w:sz="4" w:space="0" w:color="auto"/>
            </w:tcBorders>
            <w:shd w:val="clear" w:color="auto" w:fill="auto"/>
          </w:tcPr>
          <w:p w14:paraId="6BEA0C06" w14:textId="77777777" w:rsidR="00284273"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结束</w:t>
            </w:r>
            <w:r w:rsidRPr="0039711A">
              <w:rPr>
                <w:rFonts w:ascii="Times New Roman" w:hAnsi="Times New Roman" w:hint="eastAsia"/>
                <w:lang w:eastAsia="zh-CN"/>
              </w:rPr>
              <w:t>节点</w:t>
            </w:r>
            <w:r w:rsidRPr="0039711A">
              <w:rPr>
                <w:rFonts w:ascii="Times New Roman" w:hAnsi="Times New Roman"/>
                <w:lang w:eastAsia="zh-CN"/>
              </w:rPr>
              <w:t>编号</w:t>
            </w:r>
          </w:p>
          <w:p w14:paraId="0CDC3233" w14:textId="77777777" w:rsidR="00FC4D14" w:rsidRPr="0039711A" w:rsidRDefault="00FC4D14" w:rsidP="00A95CCE">
            <w:pPr>
              <w:pStyle w:val="a8"/>
              <w:ind w:firstLineChars="0" w:firstLine="0"/>
              <w:rPr>
                <w:rFonts w:ascii="Times New Roman" w:hAnsi="Times New Roman"/>
                <w:lang w:eastAsia="zh-CN"/>
              </w:rPr>
            </w:pPr>
          </w:p>
        </w:tc>
      </w:tr>
      <w:tr w:rsidR="0039711A" w:rsidRPr="00CB1DBB" w14:paraId="79E6B526" w14:textId="77777777" w:rsidTr="00CB1DBB">
        <w:trPr>
          <w:tblHeader/>
        </w:trPr>
        <w:tc>
          <w:tcPr>
            <w:tcW w:w="2410" w:type="dxa"/>
            <w:shd w:val="clear" w:color="auto" w:fill="D9D9D9"/>
          </w:tcPr>
          <w:p w14:paraId="717E8D4E" w14:textId="77777777" w:rsidR="0039711A" w:rsidRPr="00CB1DBB" w:rsidRDefault="0039711A" w:rsidP="00A95CCE">
            <w:pPr>
              <w:pStyle w:val="a8"/>
              <w:ind w:firstLineChars="0" w:firstLine="0"/>
              <w:rPr>
                <w:rFonts w:ascii="Times New Roman" w:hAnsi="Times New Roman"/>
                <w:lang w:eastAsia="zh-CN"/>
              </w:rPr>
            </w:pPr>
            <w:r w:rsidRPr="00E80A14">
              <w:rPr>
                <w:rFonts w:ascii="Times New Roman" w:hAnsi="Times New Roman" w:hint="eastAsia"/>
                <w:lang w:eastAsia="zh-CN"/>
              </w:rPr>
              <w:t>列名</w:t>
            </w:r>
          </w:p>
        </w:tc>
        <w:tc>
          <w:tcPr>
            <w:tcW w:w="2013" w:type="dxa"/>
            <w:shd w:val="clear" w:color="auto" w:fill="D9D9D9"/>
          </w:tcPr>
          <w:p w14:paraId="1EFFD5C2" w14:textId="77777777" w:rsidR="0039711A" w:rsidRPr="00CB1DBB" w:rsidRDefault="0039711A" w:rsidP="00A95CCE">
            <w:pPr>
              <w:pStyle w:val="a8"/>
              <w:ind w:firstLineChars="0" w:firstLine="0"/>
              <w:rPr>
                <w:rFonts w:ascii="Times New Roman" w:hAnsi="Times New Roman"/>
                <w:lang w:eastAsia="zh-CN"/>
              </w:rPr>
            </w:pPr>
            <w:r w:rsidRPr="00E80A14">
              <w:rPr>
                <w:rFonts w:ascii="Times New Roman" w:hAnsi="Times New Roman"/>
                <w:lang w:eastAsia="zh-CN"/>
              </w:rPr>
              <w:t>类型</w:t>
            </w:r>
          </w:p>
        </w:tc>
        <w:tc>
          <w:tcPr>
            <w:tcW w:w="1276" w:type="dxa"/>
            <w:shd w:val="clear" w:color="auto" w:fill="D9D9D9"/>
          </w:tcPr>
          <w:p w14:paraId="57B84705" w14:textId="77777777" w:rsidR="0039711A" w:rsidRPr="0039711A" w:rsidRDefault="0039711A" w:rsidP="00A95CCE">
            <w:pPr>
              <w:pStyle w:val="a8"/>
              <w:ind w:firstLineChars="0" w:firstLine="0"/>
              <w:rPr>
                <w:rFonts w:ascii="Times New Roman" w:hAnsi="Times New Roman"/>
                <w:lang w:eastAsia="zh-CN"/>
              </w:rPr>
            </w:pPr>
            <w:r w:rsidRPr="00E80A14">
              <w:rPr>
                <w:rFonts w:ascii="Times New Roman" w:hAnsi="Times New Roman" w:hint="eastAsia"/>
                <w:lang w:eastAsia="zh-CN"/>
              </w:rPr>
              <w:t>是否可空</w:t>
            </w:r>
          </w:p>
        </w:tc>
        <w:tc>
          <w:tcPr>
            <w:tcW w:w="850" w:type="dxa"/>
            <w:shd w:val="clear" w:color="auto" w:fill="D9D9D9"/>
          </w:tcPr>
          <w:p w14:paraId="538978F6" w14:textId="77777777" w:rsidR="0039711A" w:rsidRPr="0039711A" w:rsidRDefault="0039711A" w:rsidP="00A95CCE">
            <w:pPr>
              <w:ind w:firstLineChars="0" w:firstLine="0"/>
              <w:rPr>
                <w:rFonts w:ascii="Times New Roman" w:hAnsi="Times New Roman"/>
                <w:lang w:eastAsia="zh-CN"/>
              </w:rPr>
            </w:pPr>
            <w:r w:rsidRPr="00E80A14">
              <w:rPr>
                <w:rFonts w:ascii="Times New Roman" w:hAnsi="Times New Roman" w:hint="eastAsia"/>
                <w:lang w:eastAsia="zh-CN"/>
              </w:rPr>
              <w:t>主键</w:t>
            </w:r>
          </w:p>
        </w:tc>
        <w:tc>
          <w:tcPr>
            <w:tcW w:w="1660" w:type="dxa"/>
            <w:shd w:val="clear" w:color="auto" w:fill="D9D9D9"/>
          </w:tcPr>
          <w:p w14:paraId="5BF24FA8" w14:textId="77777777" w:rsidR="0039711A" w:rsidRPr="0039711A" w:rsidRDefault="0039711A" w:rsidP="00A95CCE">
            <w:pPr>
              <w:pStyle w:val="a8"/>
              <w:ind w:firstLineChars="0" w:firstLine="0"/>
              <w:rPr>
                <w:rFonts w:ascii="Times New Roman" w:hAnsi="Times New Roman"/>
                <w:lang w:eastAsia="zh-CN"/>
              </w:rPr>
            </w:pPr>
            <w:r w:rsidRPr="00E80A14">
              <w:rPr>
                <w:rFonts w:ascii="Times New Roman" w:hAnsi="Times New Roman"/>
                <w:lang w:eastAsia="zh-CN"/>
              </w:rPr>
              <w:t>描述</w:t>
            </w:r>
          </w:p>
        </w:tc>
      </w:tr>
      <w:tr w:rsidR="0039711A" w:rsidRPr="00CB1DBB" w14:paraId="0343F274" w14:textId="77777777" w:rsidTr="00CB1DBB">
        <w:trPr>
          <w:tblHeader/>
        </w:trPr>
        <w:tc>
          <w:tcPr>
            <w:tcW w:w="2410" w:type="dxa"/>
            <w:shd w:val="clear" w:color="auto" w:fill="auto"/>
          </w:tcPr>
          <w:p w14:paraId="22C059D5"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SUPER_PROCESS_INSTANCE_ID_</w:t>
            </w:r>
          </w:p>
        </w:tc>
        <w:tc>
          <w:tcPr>
            <w:tcW w:w="2013" w:type="dxa"/>
            <w:shd w:val="clear" w:color="auto" w:fill="auto"/>
          </w:tcPr>
          <w:p w14:paraId="484310ED"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4FED380D"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5A8C3066"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4F29A58D"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hint="eastAsia"/>
                <w:lang w:eastAsia="zh-CN"/>
              </w:rPr>
              <w:t>父</w:t>
            </w:r>
            <w:r w:rsidRPr="0039711A">
              <w:rPr>
                <w:rFonts w:ascii="Times New Roman" w:hAnsi="Times New Roman"/>
                <w:lang w:eastAsia="zh-CN"/>
              </w:rPr>
              <w:t>流程</w:t>
            </w:r>
            <w:r w:rsidRPr="0039711A">
              <w:rPr>
                <w:rFonts w:ascii="Times New Roman" w:hAnsi="Times New Roman" w:hint="eastAsia"/>
                <w:lang w:eastAsia="zh-CN"/>
              </w:rPr>
              <w:t>实例</w:t>
            </w:r>
          </w:p>
          <w:p w14:paraId="0BC0ECAA" w14:textId="77777777" w:rsidR="0039711A" w:rsidRPr="00CB1DBB" w:rsidRDefault="0039711A"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39711A" w:rsidRPr="00CB1DBB" w14:paraId="3E9E105A" w14:textId="77777777" w:rsidTr="00CB1DBB">
        <w:trPr>
          <w:tblHeader/>
        </w:trPr>
        <w:tc>
          <w:tcPr>
            <w:tcW w:w="2410" w:type="dxa"/>
            <w:shd w:val="clear" w:color="auto" w:fill="auto"/>
          </w:tcPr>
          <w:p w14:paraId="60B9048F"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DELETE_REASON_</w:t>
            </w:r>
          </w:p>
        </w:tc>
        <w:tc>
          <w:tcPr>
            <w:tcW w:w="2013" w:type="dxa"/>
            <w:shd w:val="clear" w:color="auto" w:fill="auto"/>
          </w:tcPr>
          <w:p w14:paraId="34F0D98A"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6" w:type="dxa"/>
            <w:shd w:val="clear" w:color="auto" w:fill="auto"/>
          </w:tcPr>
          <w:p w14:paraId="16D649B8"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35D6CF5E"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0CDE137B"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hint="eastAsia"/>
                <w:lang w:eastAsia="zh-CN"/>
              </w:rPr>
              <w:t>删除</w:t>
            </w:r>
            <w:r w:rsidRPr="0039711A">
              <w:rPr>
                <w:rFonts w:ascii="Times New Roman" w:hAnsi="Times New Roman"/>
                <w:lang w:eastAsia="zh-CN"/>
              </w:rPr>
              <w:t>原因</w:t>
            </w:r>
          </w:p>
        </w:tc>
      </w:tr>
      <w:tr w:rsidR="0039711A" w:rsidRPr="00CB1DBB" w14:paraId="46C84C14" w14:textId="77777777" w:rsidTr="00CB1DBB">
        <w:trPr>
          <w:tblHeader/>
        </w:trPr>
        <w:tc>
          <w:tcPr>
            <w:tcW w:w="2410" w:type="dxa"/>
            <w:shd w:val="clear" w:color="auto" w:fill="auto"/>
          </w:tcPr>
          <w:p w14:paraId="50E62F26"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2013" w:type="dxa"/>
            <w:shd w:val="clear" w:color="auto" w:fill="auto"/>
          </w:tcPr>
          <w:p w14:paraId="29ABB892"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3BD484DE"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62FA0B98"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2D9BA2FB" w14:textId="77777777" w:rsidR="0039711A" w:rsidRPr="0039711A" w:rsidRDefault="0039711A" w:rsidP="00A95CCE">
            <w:pPr>
              <w:pStyle w:val="a8"/>
              <w:ind w:firstLineChars="0" w:firstLine="0"/>
              <w:rPr>
                <w:rFonts w:ascii="Times New Roman" w:hAnsi="Times New Roman"/>
                <w:lang w:eastAsia="zh-CN"/>
              </w:rPr>
            </w:pPr>
          </w:p>
        </w:tc>
      </w:tr>
    </w:tbl>
    <w:p w14:paraId="0D1B6D64" w14:textId="77777777" w:rsidR="00AC5A64" w:rsidRDefault="00AC5A64" w:rsidP="00A63F55">
      <w:pPr>
        <w:pStyle w:val="a8"/>
        <w:ind w:left="960" w:firstLineChars="0" w:firstLine="0"/>
        <w:rPr>
          <w:rFonts w:ascii="Times New Roman" w:hAnsi="Times New Roman"/>
          <w:color w:val="000000"/>
          <w:kern w:val="0"/>
        </w:rPr>
        <w:sectPr w:rsidR="00AC5A64" w:rsidSect="00CB1DBB">
          <w:headerReference w:type="default" r:id="rId39"/>
          <w:type w:val="continuous"/>
          <w:pgSz w:w="11900" w:h="16840"/>
          <w:pgMar w:top="1418" w:right="1134" w:bottom="1418" w:left="1588" w:header="1134" w:footer="709" w:gutter="0"/>
          <w:cols w:space="708"/>
          <w:docGrid w:linePitch="360"/>
        </w:sectPr>
      </w:pPr>
    </w:p>
    <w:p w14:paraId="70404BCC" w14:textId="77777777" w:rsidR="00A63F55" w:rsidRPr="0039711A" w:rsidRDefault="00A63F55" w:rsidP="00A63F55">
      <w:pPr>
        <w:pStyle w:val="a8"/>
        <w:ind w:left="960" w:firstLineChars="0" w:firstLine="0"/>
        <w:rPr>
          <w:rFonts w:ascii="Times New Roman" w:hAnsi="Times New Roman"/>
          <w:color w:val="000000"/>
          <w:kern w:val="0"/>
        </w:rPr>
      </w:pPr>
    </w:p>
    <w:p w14:paraId="6DA8D355"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ACT_HI_TASKINST</w:t>
      </w:r>
      <w:r w:rsidR="006825EF" w:rsidRPr="0039711A">
        <w:rPr>
          <w:rFonts w:ascii="Times New Roman" w:hAnsi="Times New Roman"/>
          <w:color w:val="000000"/>
          <w:kern w:val="0"/>
          <w:lang w:eastAsia="zh-CN"/>
        </w:rPr>
        <w:t xml:space="preserve"> </w:t>
      </w:r>
      <w:r w:rsidR="00886725"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历史任务</w:t>
      </w:r>
      <w:r w:rsidR="006825EF" w:rsidRPr="0039711A">
        <w:rPr>
          <w:rFonts w:ascii="Times New Roman" w:hAnsi="Times New Roman" w:hint="eastAsia"/>
          <w:color w:val="000000"/>
          <w:kern w:val="0"/>
          <w:lang w:eastAsia="zh-CN"/>
        </w:rPr>
        <w:t>实例信息</w:t>
      </w:r>
    </w:p>
    <w:p w14:paraId="00C05866"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CF2E77">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历史任务实例表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922"/>
        <w:gridCol w:w="1328"/>
        <w:gridCol w:w="753"/>
        <w:gridCol w:w="1815"/>
      </w:tblGrid>
      <w:tr w:rsidR="00B95913" w:rsidRPr="00CB1DBB" w14:paraId="0E804856" w14:textId="77777777" w:rsidTr="00CB1DBB">
        <w:trPr>
          <w:tblHeader/>
        </w:trPr>
        <w:tc>
          <w:tcPr>
            <w:tcW w:w="2390" w:type="dxa"/>
            <w:shd w:val="clear" w:color="auto" w:fill="BFBFBF"/>
          </w:tcPr>
          <w:p w14:paraId="6E0BDF8C" w14:textId="77777777" w:rsidR="00A63F55" w:rsidRPr="0039711A" w:rsidRDefault="00A63F55" w:rsidP="00CB1DBB">
            <w:pPr>
              <w:pStyle w:val="a8"/>
              <w:tabs>
                <w:tab w:val="left" w:pos="1077"/>
              </w:tabs>
              <w:ind w:firstLineChars="0" w:firstLine="0"/>
              <w:rPr>
                <w:rFonts w:ascii="Times New Roman" w:hAnsi="Times New Roman"/>
                <w:lang w:eastAsia="zh-CN"/>
              </w:rPr>
            </w:pPr>
            <w:r w:rsidRPr="0039711A">
              <w:rPr>
                <w:rFonts w:ascii="Times New Roman" w:hAnsi="Times New Roman" w:hint="eastAsia"/>
                <w:lang w:eastAsia="zh-CN"/>
              </w:rPr>
              <w:t>列名</w:t>
            </w:r>
            <w:r w:rsidR="0039711A">
              <w:rPr>
                <w:rFonts w:ascii="Times New Roman" w:hAnsi="Times New Roman"/>
                <w:lang w:eastAsia="zh-CN"/>
              </w:rPr>
              <w:tab/>
            </w:r>
          </w:p>
        </w:tc>
        <w:tc>
          <w:tcPr>
            <w:tcW w:w="1951" w:type="dxa"/>
            <w:shd w:val="clear" w:color="auto" w:fill="BFBFBF"/>
          </w:tcPr>
          <w:p w14:paraId="588BFB4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384" w:type="dxa"/>
            <w:shd w:val="clear" w:color="auto" w:fill="BFBFBF"/>
          </w:tcPr>
          <w:p w14:paraId="0D342DD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60" w:type="dxa"/>
            <w:shd w:val="clear" w:color="auto" w:fill="BFBFBF"/>
          </w:tcPr>
          <w:p w14:paraId="25CE359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910" w:type="dxa"/>
            <w:shd w:val="clear" w:color="auto" w:fill="BFBFBF"/>
          </w:tcPr>
          <w:p w14:paraId="72E9CD9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4184D363" w14:textId="77777777" w:rsidTr="00CB1DBB">
        <w:tc>
          <w:tcPr>
            <w:tcW w:w="2390" w:type="dxa"/>
            <w:shd w:val="clear" w:color="auto" w:fill="auto"/>
          </w:tcPr>
          <w:p w14:paraId="6A63CD1A"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1" w:type="dxa"/>
            <w:shd w:val="clear" w:color="auto" w:fill="auto"/>
          </w:tcPr>
          <w:p w14:paraId="11C051B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1A0A8E5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60" w:type="dxa"/>
            <w:shd w:val="clear" w:color="auto" w:fill="auto"/>
          </w:tcPr>
          <w:p w14:paraId="2203DC21"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910" w:type="dxa"/>
            <w:shd w:val="clear" w:color="auto" w:fill="auto"/>
          </w:tcPr>
          <w:p w14:paraId="092091C4" w14:textId="77777777" w:rsidR="00A63F55" w:rsidRPr="0039711A" w:rsidRDefault="00E4403D" w:rsidP="00A95CCE">
            <w:pPr>
              <w:pStyle w:val="a8"/>
              <w:ind w:firstLineChars="0" w:firstLine="0"/>
              <w:rPr>
                <w:rFonts w:ascii="Times New Roman" w:hAnsi="Times New Roman"/>
                <w:lang w:eastAsia="zh-CN"/>
              </w:rPr>
            </w:pPr>
            <w:r w:rsidRPr="0039711A">
              <w:rPr>
                <w:rFonts w:ascii="Times New Roman" w:hAnsi="Times New Roman"/>
                <w:lang w:eastAsia="zh-CN"/>
              </w:rPr>
              <w:t>主键编号</w:t>
            </w:r>
          </w:p>
        </w:tc>
      </w:tr>
      <w:tr w:rsidR="00B95913" w:rsidRPr="00CB1DBB" w14:paraId="0B84F2E7" w14:textId="77777777" w:rsidTr="00CB1DBB">
        <w:tc>
          <w:tcPr>
            <w:tcW w:w="2390" w:type="dxa"/>
            <w:shd w:val="clear" w:color="auto" w:fill="auto"/>
          </w:tcPr>
          <w:p w14:paraId="1FAE45DF"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51" w:type="dxa"/>
            <w:shd w:val="clear" w:color="auto" w:fill="auto"/>
          </w:tcPr>
          <w:p w14:paraId="7BBB4BBB"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5B554F53"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2D10FDF"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95ACD5B" w14:textId="77777777" w:rsidR="00EE2EC5" w:rsidRPr="0039711A" w:rsidRDefault="004D57A9"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r w:rsidR="00B95913" w:rsidRPr="00CB1DBB" w14:paraId="62474E59" w14:textId="77777777" w:rsidTr="00CB1DBB">
        <w:tc>
          <w:tcPr>
            <w:tcW w:w="2390" w:type="dxa"/>
            <w:shd w:val="clear" w:color="auto" w:fill="auto"/>
          </w:tcPr>
          <w:p w14:paraId="06674F67"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TASK_DEF_KEY_</w:t>
            </w:r>
          </w:p>
        </w:tc>
        <w:tc>
          <w:tcPr>
            <w:tcW w:w="1951" w:type="dxa"/>
            <w:shd w:val="clear" w:color="auto" w:fill="auto"/>
          </w:tcPr>
          <w:p w14:paraId="445DE0D5"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608730F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D6EF2B6"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4620EAD" w14:textId="77777777" w:rsidR="00EE2EC5" w:rsidRPr="0039711A" w:rsidRDefault="004D3089" w:rsidP="00A95CCE">
            <w:pPr>
              <w:pStyle w:val="a8"/>
              <w:ind w:firstLineChars="0" w:firstLine="0"/>
              <w:rPr>
                <w:rFonts w:ascii="Times New Roman" w:hAnsi="Times New Roman"/>
                <w:lang w:eastAsia="zh-CN"/>
              </w:rPr>
            </w:pPr>
            <w:r w:rsidRPr="0039711A">
              <w:rPr>
                <w:rFonts w:ascii="Times New Roman" w:hAnsi="Times New Roman"/>
                <w:lang w:eastAsia="zh-CN"/>
              </w:rPr>
              <w:t>节点定义</w:t>
            </w:r>
          </w:p>
          <w:p w14:paraId="20D9E588" w14:textId="77777777" w:rsidR="004D3089" w:rsidRPr="0039711A" w:rsidRDefault="004D3089"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r w:rsidR="00B95913" w:rsidRPr="00CB1DBB" w14:paraId="68234CC4" w14:textId="77777777" w:rsidTr="00CB1DBB">
        <w:tc>
          <w:tcPr>
            <w:tcW w:w="2390" w:type="dxa"/>
            <w:shd w:val="clear" w:color="auto" w:fill="auto"/>
          </w:tcPr>
          <w:p w14:paraId="6495922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1" w:type="dxa"/>
            <w:shd w:val="clear" w:color="auto" w:fill="auto"/>
          </w:tcPr>
          <w:p w14:paraId="591502F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161F8FEE"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53E15AE7"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076927AA" w14:textId="77777777" w:rsidR="00EE2EC5" w:rsidRPr="0039711A" w:rsidRDefault="00BA2F35"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26BC8E7A" w14:textId="77777777" w:rsidTr="00CB1DBB">
        <w:tc>
          <w:tcPr>
            <w:tcW w:w="2390" w:type="dxa"/>
            <w:shd w:val="clear" w:color="auto" w:fill="auto"/>
          </w:tcPr>
          <w:p w14:paraId="2D44FB42"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51" w:type="dxa"/>
            <w:shd w:val="clear" w:color="auto" w:fill="auto"/>
          </w:tcPr>
          <w:p w14:paraId="4A67D6B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0CA4E5C1"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D0EC43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2A8AB7DE" w14:textId="77777777" w:rsidR="00EE2EC5" w:rsidRPr="0039711A" w:rsidRDefault="00BA2F35" w:rsidP="00A95CCE">
            <w:pPr>
              <w:pStyle w:val="a8"/>
              <w:ind w:firstLineChars="0" w:firstLine="0"/>
              <w:rPr>
                <w:rFonts w:ascii="Times New Roman" w:hAnsi="Times New Roman"/>
                <w:lang w:eastAsia="zh-CN"/>
              </w:rPr>
            </w:pPr>
            <w:r w:rsidRPr="0039711A">
              <w:rPr>
                <w:rFonts w:ascii="Times New Roman" w:hAnsi="Times New Roman"/>
                <w:lang w:eastAsia="zh-CN"/>
              </w:rPr>
              <w:t>执行实例编号</w:t>
            </w:r>
          </w:p>
        </w:tc>
      </w:tr>
      <w:tr w:rsidR="00B95913" w:rsidRPr="00CB1DBB" w14:paraId="5DFA3ED2" w14:textId="77777777" w:rsidTr="00CB1DBB">
        <w:tc>
          <w:tcPr>
            <w:tcW w:w="2390" w:type="dxa"/>
            <w:shd w:val="clear" w:color="auto" w:fill="auto"/>
          </w:tcPr>
          <w:p w14:paraId="2AB2951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1" w:type="dxa"/>
            <w:shd w:val="clear" w:color="auto" w:fill="auto"/>
          </w:tcPr>
          <w:p w14:paraId="200E8B18"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68FAD53C"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9D33D81"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37EB6E7B" w14:textId="77777777" w:rsidR="00EE2EC5" w:rsidRPr="0039711A" w:rsidRDefault="00A94754" w:rsidP="00A95CCE">
            <w:pPr>
              <w:pStyle w:val="a8"/>
              <w:ind w:firstLineChars="0" w:firstLine="0"/>
              <w:rPr>
                <w:rFonts w:ascii="Times New Roman" w:hAnsi="Times New Roman"/>
                <w:lang w:eastAsia="zh-CN"/>
              </w:rPr>
            </w:pPr>
            <w:r w:rsidRPr="0039711A">
              <w:rPr>
                <w:rFonts w:ascii="Times New Roman" w:hAnsi="Times New Roman"/>
                <w:lang w:eastAsia="zh-CN"/>
              </w:rPr>
              <w:t>名称</w:t>
            </w:r>
          </w:p>
        </w:tc>
      </w:tr>
      <w:tr w:rsidR="00B95913" w:rsidRPr="00CB1DBB" w14:paraId="5C0103F3" w14:textId="77777777" w:rsidTr="00CB1DBB">
        <w:tc>
          <w:tcPr>
            <w:tcW w:w="2390" w:type="dxa"/>
            <w:shd w:val="clear" w:color="auto" w:fill="auto"/>
          </w:tcPr>
          <w:p w14:paraId="6448EBD5"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PARENT_TASK_ID_</w:t>
            </w:r>
          </w:p>
        </w:tc>
        <w:tc>
          <w:tcPr>
            <w:tcW w:w="1951" w:type="dxa"/>
            <w:shd w:val="clear" w:color="auto" w:fill="auto"/>
          </w:tcPr>
          <w:p w14:paraId="5C8C39A5"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0A8C6508"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470CA192"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A9F4AAF" w14:textId="77777777" w:rsidR="00EE2EC5" w:rsidRPr="0039711A" w:rsidRDefault="00BD3DFD" w:rsidP="00A95CCE">
            <w:pPr>
              <w:pStyle w:val="a8"/>
              <w:ind w:firstLineChars="0" w:firstLine="0"/>
              <w:rPr>
                <w:rFonts w:ascii="Times New Roman" w:hAnsi="Times New Roman"/>
                <w:lang w:eastAsia="zh-CN"/>
              </w:rPr>
            </w:pPr>
            <w:r w:rsidRPr="0039711A">
              <w:rPr>
                <w:rFonts w:ascii="Times New Roman" w:hAnsi="Times New Roman" w:hint="eastAsia"/>
                <w:lang w:eastAsia="zh-CN"/>
              </w:rPr>
              <w:t>父</w:t>
            </w:r>
            <w:r w:rsidRPr="0039711A">
              <w:rPr>
                <w:rFonts w:ascii="Times New Roman" w:hAnsi="Times New Roman"/>
                <w:lang w:eastAsia="zh-CN"/>
              </w:rPr>
              <w:t>节点实例编号</w:t>
            </w:r>
          </w:p>
        </w:tc>
      </w:tr>
      <w:tr w:rsidR="00B95913" w:rsidRPr="00CB1DBB" w14:paraId="2D1CBD90" w14:textId="77777777" w:rsidTr="00CB1DBB">
        <w:tc>
          <w:tcPr>
            <w:tcW w:w="2390" w:type="dxa"/>
            <w:shd w:val="clear" w:color="auto" w:fill="auto"/>
          </w:tcPr>
          <w:p w14:paraId="2E015C1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1" w:type="dxa"/>
            <w:shd w:val="clear" w:color="auto" w:fill="auto"/>
          </w:tcPr>
          <w:p w14:paraId="0536BDE5"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384" w:type="dxa"/>
            <w:shd w:val="clear" w:color="auto" w:fill="auto"/>
          </w:tcPr>
          <w:p w14:paraId="201F9E02"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7FD85D2"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403B3FC" w14:textId="77777777" w:rsidR="00EE2EC5" w:rsidRPr="0039711A" w:rsidRDefault="00BD3DF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2FDAB9D0" w14:textId="77777777" w:rsidTr="00CB1DBB">
        <w:tc>
          <w:tcPr>
            <w:tcW w:w="2390" w:type="dxa"/>
            <w:shd w:val="clear" w:color="auto" w:fill="auto"/>
          </w:tcPr>
          <w:p w14:paraId="42A1102F"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OWNER_</w:t>
            </w:r>
          </w:p>
        </w:tc>
        <w:tc>
          <w:tcPr>
            <w:tcW w:w="1951" w:type="dxa"/>
            <w:shd w:val="clear" w:color="auto" w:fill="auto"/>
          </w:tcPr>
          <w:p w14:paraId="37F6B0DE"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0DEC0DA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3D50481"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0E1AA939" w14:textId="77777777" w:rsidR="00B531AF" w:rsidRPr="00CB1DBB" w:rsidRDefault="00BD3DFD" w:rsidP="00A95CCE">
            <w:pPr>
              <w:pStyle w:val="a8"/>
              <w:ind w:firstLineChars="0" w:firstLine="0"/>
              <w:rPr>
                <w:rFonts w:ascii="Times New Roman" w:hAnsi="Times New Roman"/>
                <w:lang w:eastAsia="zh-CN"/>
              </w:rPr>
            </w:pPr>
            <w:r w:rsidRPr="0039711A">
              <w:rPr>
                <w:rFonts w:ascii="Times New Roman" w:hAnsi="Times New Roman"/>
                <w:lang w:eastAsia="zh-CN"/>
              </w:rPr>
              <w:t>签收人</w:t>
            </w:r>
            <w:r w:rsidR="001D5670" w:rsidRPr="0039711A">
              <w:rPr>
                <w:rFonts w:ascii="Times New Roman" w:hAnsi="Times New Roman" w:hint="eastAsia"/>
                <w:lang w:eastAsia="zh-CN"/>
              </w:rPr>
              <w:t>，</w:t>
            </w:r>
            <w:r w:rsidR="00B531AF" w:rsidRPr="0039711A">
              <w:rPr>
                <w:rFonts w:ascii="Times New Roman" w:hAnsi="Times New Roman"/>
                <w:lang w:eastAsia="zh-CN"/>
              </w:rPr>
              <w:t>委托有值</w:t>
            </w:r>
          </w:p>
        </w:tc>
      </w:tr>
      <w:tr w:rsidR="00B95913" w:rsidRPr="00CB1DBB" w14:paraId="6DF526AF" w14:textId="77777777" w:rsidTr="00CB1DBB">
        <w:tc>
          <w:tcPr>
            <w:tcW w:w="2390" w:type="dxa"/>
            <w:shd w:val="clear" w:color="auto" w:fill="auto"/>
          </w:tcPr>
          <w:p w14:paraId="75172CB0"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951" w:type="dxa"/>
            <w:shd w:val="clear" w:color="auto" w:fill="auto"/>
          </w:tcPr>
          <w:p w14:paraId="151A4AC2"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2CB2C0D4"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609C6260"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A76E326" w14:textId="77777777" w:rsidR="00EE2EC5" w:rsidRPr="0039711A" w:rsidRDefault="00B531AF" w:rsidP="00A95CCE">
            <w:pPr>
              <w:pStyle w:val="a8"/>
              <w:ind w:firstLineChars="0" w:firstLine="0"/>
              <w:rPr>
                <w:rFonts w:ascii="Times New Roman" w:hAnsi="Times New Roman"/>
                <w:lang w:eastAsia="zh-CN"/>
              </w:rPr>
            </w:pPr>
            <w:r w:rsidRPr="0039711A">
              <w:rPr>
                <w:rFonts w:ascii="Times New Roman" w:hAnsi="Times New Roman"/>
                <w:lang w:eastAsia="zh-CN"/>
              </w:rPr>
              <w:t>签收或被委托</w:t>
            </w:r>
          </w:p>
        </w:tc>
      </w:tr>
      <w:tr w:rsidR="00B95913" w:rsidRPr="00CB1DBB" w14:paraId="10D00D32" w14:textId="77777777" w:rsidTr="00CB1DBB">
        <w:tc>
          <w:tcPr>
            <w:tcW w:w="2390" w:type="dxa"/>
            <w:shd w:val="clear" w:color="auto" w:fill="auto"/>
          </w:tcPr>
          <w:p w14:paraId="70D9E76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START_TIME_</w:t>
            </w:r>
          </w:p>
        </w:tc>
        <w:tc>
          <w:tcPr>
            <w:tcW w:w="1951" w:type="dxa"/>
            <w:shd w:val="clear" w:color="auto" w:fill="auto"/>
          </w:tcPr>
          <w:p w14:paraId="728F66E8"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026BC24E"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60" w:type="dxa"/>
            <w:shd w:val="clear" w:color="auto" w:fill="auto"/>
          </w:tcPr>
          <w:p w14:paraId="7B09CCB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1FFE3B9" w14:textId="77777777" w:rsidR="00EE2EC5" w:rsidRPr="0039711A" w:rsidRDefault="000221EB" w:rsidP="00A95CCE">
            <w:pPr>
              <w:pStyle w:val="a8"/>
              <w:ind w:firstLineChars="0" w:firstLine="0"/>
              <w:rPr>
                <w:rFonts w:ascii="Times New Roman" w:hAnsi="Times New Roman"/>
                <w:lang w:eastAsia="zh-CN"/>
              </w:rPr>
            </w:pPr>
            <w:r w:rsidRPr="0039711A">
              <w:rPr>
                <w:rFonts w:ascii="Times New Roman" w:hAnsi="Times New Roman"/>
                <w:lang w:eastAsia="zh-CN"/>
              </w:rPr>
              <w:t>开始时间</w:t>
            </w:r>
          </w:p>
        </w:tc>
      </w:tr>
      <w:tr w:rsidR="00B95913" w:rsidRPr="00CB1DBB" w14:paraId="2E7E1DB0" w14:textId="77777777" w:rsidTr="00CB1DBB">
        <w:tc>
          <w:tcPr>
            <w:tcW w:w="2390" w:type="dxa"/>
            <w:shd w:val="clear" w:color="auto" w:fill="auto"/>
          </w:tcPr>
          <w:p w14:paraId="1896FA9A"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CLAIM_TIME_</w:t>
            </w:r>
          </w:p>
        </w:tc>
        <w:tc>
          <w:tcPr>
            <w:tcW w:w="1951" w:type="dxa"/>
            <w:shd w:val="clear" w:color="auto" w:fill="auto"/>
          </w:tcPr>
          <w:p w14:paraId="7318ABB3"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147FF65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C1AAC25"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764ACBEC"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提醒</w:t>
            </w:r>
            <w:r w:rsidRPr="0039711A">
              <w:rPr>
                <w:rFonts w:ascii="Times New Roman" w:hAnsi="Times New Roman" w:hint="eastAsia"/>
                <w:lang w:eastAsia="zh-CN"/>
              </w:rPr>
              <w:t>时间</w:t>
            </w:r>
          </w:p>
        </w:tc>
      </w:tr>
      <w:tr w:rsidR="00B95913" w:rsidRPr="00CB1DBB" w14:paraId="0D925FE1" w14:textId="77777777" w:rsidTr="00CB1DBB">
        <w:tc>
          <w:tcPr>
            <w:tcW w:w="2390" w:type="dxa"/>
            <w:shd w:val="clear" w:color="auto" w:fill="auto"/>
          </w:tcPr>
          <w:p w14:paraId="3745B3A4"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END_TIME_</w:t>
            </w:r>
          </w:p>
        </w:tc>
        <w:tc>
          <w:tcPr>
            <w:tcW w:w="1951" w:type="dxa"/>
            <w:shd w:val="clear" w:color="auto" w:fill="auto"/>
          </w:tcPr>
          <w:p w14:paraId="08097818"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6E50D834"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E833888"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7B1C73C6"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结束时间</w:t>
            </w:r>
          </w:p>
        </w:tc>
      </w:tr>
    </w:tbl>
    <w:p w14:paraId="4374F269" w14:textId="77777777" w:rsidR="00AC5A64" w:rsidRDefault="00AC5A64" w:rsidP="00A95CCE">
      <w:pPr>
        <w:pStyle w:val="a8"/>
        <w:ind w:firstLineChars="0" w:firstLine="0"/>
        <w:rPr>
          <w:rFonts w:ascii="Times New Roman" w:hAnsi="Times New Roman"/>
          <w:color w:val="000000"/>
          <w:kern w:val="0"/>
        </w:rPr>
        <w:sectPr w:rsidR="00AC5A64" w:rsidSect="00CB1DBB">
          <w:headerReference w:type="default" r:id="rId40"/>
          <w:type w:val="continuous"/>
          <w:pgSz w:w="11900" w:h="16840"/>
          <w:pgMar w:top="1418" w:right="1134" w:bottom="1418" w:left="1588" w:header="1134" w:footer="709" w:gutter="0"/>
          <w:cols w:space="708"/>
          <w:docGrid w:linePitch="360"/>
        </w:sectPr>
      </w:pP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1927"/>
        <w:gridCol w:w="1338"/>
        <w:gridCol w:w="740"/>
        <w:gridCol w:w="1817"/>
      </w:tblGrid>
      <w:tr w:rsidR="00B95913" w:rsidRPr="00CB1DBB" w14:paraId="4A345478" w14:textId="77777777" w:rsidTr="00CB1DBB">
        <w:tc>
          <w:tcPr>
            <w:tcW w:w="2390" w:type="dxa"/>
            <w:shd w:val="clear" w:color="auto" w:fill="auto"/>
          </w:tcPr>
          <w:p w14:paraId="78847E6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DURATION_</w:t>
            </w:r>
          </w:p>
        </w:tc>
        <w:tc>
          <w:tcPr>
            <w:tcW w:w="1951" w:type="dxa"/>
            <w:shd w:val="clear" w:color="auto" w:fill="auto"/>
          </w:tcPr>
          <w:p w14:paraId="0DF25AF0"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384" w:type="dxa"/>
            <w:shd w:val="clear" w:color="auto" w:fill="auto"/>
          </w:tcPr>
          <w:p w14:paraId="2597661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C34E723"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493EE93"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耗时</w:t>
            </w:r>
          </w:p>
        </w:tc>
      </w:tr>
      <w:tr w:rsidR="00B95913" w:rsidRPr="00CB1DBB" w14:paraId="63082795" w14:textId="77777777" w:rsidTr="00CB1DBB">
        <w:tc>
          <w:tcPr>
            <w:tcW w:w="2390" w:type="dxa"/>
            <w:shd w:val="clear" w:color="auto" w:fill="auto"/>
          </w:tcPr>
          <w:p w14:paraId="54995BFB"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DELETE_REASON_</w:t>
            </w:r>
          </w:p>
        </w:tc>
        <w:tc>
          <w:tcPr>
            <w:tcW w:w="1951" w:type="dxa"/>
            <w:shd w:val="clear" w:color="auto" w:fill="auto"/>
          </w:tcPr>
          <w:p w14:paraId="1A6A849A"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384" w:type="dxa"/>
            <w:shd w:val="clear" w:color="auto" w:fill="auto"/>
          </w:tcPr>
          <w:p w14:paraId="036DC850"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5AA59A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133E95DE"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删除原因</w:t>
            </w:r>
          </w:p>
        </w:tc>
      </w:tr>
      <w:tr w:rsidR="00B95913" w:rsidRPr="00CB1DBB" w14:paraId="444C5A41" w14:textId="77777777" w:rsidTr="00CB1DBB">
        <w:tc>
          <w:tcPr>
            <w:tcW w:w="2390" w:type="dxa"/>
            <w:shd w:val="clear" w:color="auto" w:fill="auto"/>
          </w:tcPr>
          <w:p w14:paraId="4AE3795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PRIORITY_</w:t>
            </w:r>
          </w:p>
        </w:tc>
        <w:tc>
          <w:tcPr>
            <w:tcW w:w="1951" w:type="dxa"/>
            <w:shd w:val="clear" w:color="auto" w:fill="auto"/>
          </w:tcPr>
          <w:p w14:paraId="13B2BBE6"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384" w:type="dxa"/>
            <w:shd w:val="clear" w:color="auto" w:fill="auto"/>
          </w:tcPr>
          <w:p w14:paraId="4ADF305C"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6F4F1009"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7272893"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hint="eastAsia"/>
                <w:lang w:eastAsia="zh-CN"/>
              </w:rPr>
              <w:t>优先</w:t>
            </w:r>
            <w:r w:rsidRPr="0039711A">
              <w:rPr>
                <w:rFonts w:ascii="Times New Roman" w:hAnsi="Times New Roman"/>
                <w:lang w:eastAsia="zh-CN"/>
              </w:rPr>
              <w:t>级别</w:t>
            </w:r>
          </w:p>
        </w:tc>
      </w:tr>
      <w:tr w:rsidR="00B95913" w:rsidRPr="00CB1DBB" w14:paraId="59CE7047" w14:textId="77777777" w:rsidTr="00CB1DBB">
        <w:tc>
          <w:tcPr>
            <w:tcW w:w="2390" w:type="dxa"/>
            <w:shd w:val="clear" w:color="auto" w:fill="auto"/>
          </w:tcPr>
          <w:p w14:paraId="402F5B10"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DUE_DATE_</w:t>
            </w:r>
          </w:p>
        </w:tc>
        <w:tc>
          <w:tcPr>
            <w:tcW w:w="1951" w:type="dxa"/>
            <w:shd w:val="clear" w:color="auto" w:fill="auto"/>
          </w:tcPr>
          <w:p w14:paraId="73C53A6B"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705F1141"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A25EA85"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BA2A630" w14:textId="77777777" w:rsidR="00F476C8" w:rsidRPr="0039711A" w:rsidRDefault="00070230" w:rsidP="00A95CCE">
            <w:pPr>
              <w:pStyle w:val="a8"/>
              <w:ind w:firstLineChars="0" w:firstLine="0"/>
              <w:rPr>
                <w:rFonts w:ascii="Times New Roman" w:hAnsi="Times New Roman"/>
                <w:lang w:eastAsia="zh-CN"/>
              </w:rPr>
            </w:pPr>
            <w:r w:rsidRPr="0039711A">
              <w:rPr>
                <w:rFonts w:ascii="Times New Roman" w:hAnsi="Times New Roman" w:hint="eastAsia"/>
                <w:lang w:eastAsia="zh-CN"/>
              </w:rPr>
              <w:t>过期时间</w:t>
            </w:r>
          </w:p>
        </w:tc>
      </w:tr>
      <w:tr w:rsidR="00B95913" w:rsidRPr="00CB1DBB" w14:paraId="285BCF4E" w14:textId="77777777" w:rsidTr="00CB1DBB">
        <w:tc>
          <w:tcPr>
            <w:tcW w:w="2390" w:type="dxa"/>
            <w:tcBorders>
              <w:bottom w:val="single" w:sz="4" w:space="0" w:color="auto"/>
            </w:tcBorders>
            <w:shd w:val="clear" w:color="auto" w:fill="auto"/>
          </w:tcPr>
          <w:p w14:paraId="5FB642E9"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FORM_KEY_</w:t>
            </w:r>
          </w:p>
        </w:tc>
        <w:tc>
          <w:tcPr>
            <w:tcW w:w="1951" w:type="dxa"/>
            <w:tcBorders>
              <w:bottom w:val="single" w:sz="4" w:space="0" w:color="auto"/>
            </w:tcBorders>
            <w:shd w:val="clear" w:color="auto" w:fill="auto"/>
          </w:tcPr>
          <w:p w14:paraId="6E31CCCB"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tcBorders>
              <w:bottom w:val="single" w:sz="4" w:space="0" w:color="auto"/>
            </w:tcBorders>
            <w:shd w:val="clear" w:color="auto" w:fill="auto"/>
          </w:tcPr>
          <w:p w14:paraId="078A7405"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tcBorders>
              <w:bottom w:val="single" w:sz="4" w:space="0" w:color="auto"/>
            </w:tcBorders>
            <w:shd w:val="clear" w:color="auto" w:fill="auto"/>
          </w:tcPr>
          <w:p w14:paraId="6591A96C" w14:textId="77777777" w:rsidR="00EE2EC5" w:rsidRPr="0039711A" w:rsidRDefault="00EE2EC5" w:rsidP="00A95CCE">
            <w:pPr>
              <w:ind w:firstLineChars="0" w:firstLine="0"/>
              <w:rPr>
                <w:rFonts w:ascii="Times New Roman" w:hAnsi="Times New Roman"/>
                <w:lang w:eastAsia="zh-CN"/>
              </w:rPr>
            </w:pPr>
          </w:p>
        </w:tc>
        <w:tc>
          <w:tcPr>
            <w:tcW w:w="1910" w:type="dxa"/>
            <w:tcBorders>
              <w:bottom w:val="single" w:sz="4" w:space="0" w:color="auto"/>
            </w:tcBorders>
            <w:shd w:val="clear" w:color="auto" w:fill="auto"/>
          </w:tcPr>
          <w:p w14:paraId="201D8AA0" w14:textId="77777777" w:rsidR="00F476C8" w:rsidRPr="0039711A" w:rsidRDefault="00F476C8" w:rsidP="00A95CCE">
            <w:pPr>
              <w:pStyle w:val="a8"/>
              <w:ind w:firstLineChars="0" w:firstLine="0"/>
              <w:rPr>
                <w:rFonts w:ascii="Times New Roman" w:hAnsi="Times New Roman"/>
                <w:lang w:eastAsia="zh-CN"/>
              </w:rPr>
            </w:pPr>
            <w:r w:rsidRPr="0039711A">
              <w:rPr>
                <w:rFonts w:ascii="Times New Roman" w:hAnsi="Times New Roman"/>
                <w:lang w:eastAsia="zh-CN"/>
              </w:rPr>
              <w:t>节点定义</w:t>
            </w:r>
          </w:p>
        </w:tc>
      </w:tr>
      <w:tr w:rsidR="00194C8D" w:rsidRPr="00CB1DBB" w14:paraId="5C266DAA" w14:textId="77777777" w:rsidTr="00CB1DBB">
        <w:tc>
          <w:tcPr>
            <w:tcW w:w="2390" w:type="dxa"/>
            <w:shd w:val="clear" w:color="auto" w:fill="D9D9D9"/>
          </w:tcPr>
          <w:p w14:paraId="652C9922"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hint="eastAsia"/>
                <w:lang w:eastAsia="zh-CN"/>
              </w:rPr>
              <w:t>列名</w:t>
            </w:r>
            <w:r>
              <w:rPr>
                <w:rFonts w:ascii="Times New Roman" w:hAnsi="Times New Roman"/>
                <w:lang w:eastAsia="zh-CN"/>
              </w:rPr>
              <w:tab/>
            </w:r>
          </w:p>
        </w:tc>
        <w:tc>
          <w:tcPr>
            <w:tcW w:w="1951" w:type="dxa"/>
            <w:shd w:val="clear" w:color="auto" w:fill="D9D9D9"/>
          </w:tcPr>
          <w:p w14:paraId="7AFB9739"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lang w:eastAsia="zh-CN"/>
              </w:rPr>
              <w:t>类型</w:t>
            </w:r>
          </w:p>
        </w:tc>
        <w:tc>
          <w:tcPr>
            <w:tcW w:w="1384" w:type="dxa"/>
            <w:shd w:val="clear" w:color="auto" w:fill="D9D9D9"/>
          </w:tcPr>
          <w:p w14:paraId="20E558CD"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60" w:type="dxa"/>
            <w:shd w:val="clear" w:color="auto" w:fill="D9D9D9"/>
          </w:tcPr>
          <w:p w14:paraId="198C63F3" w14:textId="77777777" w:rsidR="00194C8D" w:rsidRPr="0039711A" w:rsidRDefault="00194C8D" w:rsidP="00A95CCE">
            <w:pPr>
              <w:ind w:firstLineChars="0" w:firstLine="0"/>
              <w:rPr>
                <w:rFonts w:ascii="Times New Roman" w:hAnsi="Times New Roman"/>
                <w:lang w:eastAsia="zh-CN"/>
              </w:rPr>
            </w:pPr>
            <w:r w:rsidRPr="0039711A">
              <w:rPr>
                <w:rFonts w:ascii="Times New Roman" w:hAnsi="Times New Roman" w:hint="eastAsia"/>
                <w:lang w:eastAsia="zh-CN"/>
              </w:rPr>
              <w:t>主键</w:t>
            </w:r>
          </w:p>
        </w:tc>
        <w:tc>
          <w:tcPr>
            <w:tcW w:w="1910" w:type="dxa"/>
            <w:shd w:val="clear" w:color="auto" w:fill="D9D9D9"/>
          </w:tcPr>
          <w:p w14:paraId="39E332F3"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194C8D" w:rsidRPr="00CB1DBB" w14:paraId="2025A840" w14:textId="77777777" w:rsidTr="00CB1DBB">
        <w:tc>
          <w:tcPr>
            <w:tcW w:w="2390" w:type="dxa"/>
            <w:shd w:val="clear" w:color="auto" w:fill="auto"/>
          </w:tcPr>
          <w:p w14:paraId="494A0759"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1" w:type="dxa"/>
            <w:shd w:val="clear" w:color="auto" w:fill="auto"/>
          </w:tcPr>
          <w:p w14:paraId="3808AD16"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3FE4F0F8"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4CFD3AFA" w14:textId="77777777" w:rsidR="00194C8D" w:rsidRPr="0039711A" w:rsidRDefault="00194C8D" w:rsidP="00A95CCE">
            <w:pPr>
              <w:ind w:firstLineChars="0" w:firstLine="0"/>
              <w:rPr>
                <w:rFonts w:ascii="Times New Roman" w:hAnsi="Times New Roman"/>
                <w:lang w:eastAsia="zh-CN"/>
              </w:rPr>
            </w:pPr>
          </w:p>
        </w:tc>
        <w:tc>
          <w:tcPr>
            <w:tcW w:w="1910" w:type="dxa"/>
            <w:shd w:val="clear" w:color="auto" w:fill="auto"/>
          </w:tcPr>
          <w:p w14:paraId="29CC5D57"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hint="eastAsia"/>
                <w:lang w:eastAsia="zh-CN"/>
              </w:rPr>
              <w:t>类型</w:t>
            </w:r>
          </w:p>
        </w:tc>
      </w:tr>
      <w:tr w:rsidR="00194C8D" w:rsidRPr="00CB1DBB" w14:paraId="6E4D76BA" w14:textId="77777777" w:rsidTr="00CB1DBB">
        <w:tc>
          <w:tcPr>
            <w:tcW w:w="2390" w:type="dxa"/>
            <w:shd w:val="clear" w:color="auto" w:fill="auto"/>
          </w:tcPr>
          <w:p w14:paraId="5FB46A54"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1" w:type="dxa"/>
            <w:shd w:val="clear" w:color="auto" w:fill="auto"/>
          </w:tcPr>
          <w:p w14:paraId="275FF282"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26E71E79"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B88D91C" w14:textId="77777777" w:rsidR="00194C8D" w:rsidRPr="0039711A" w:rsidRDefault="00194C8D" w:rsidP="00A95CCE">
            <w:pPr>
              <w:ind w:firstLineChars="0" w:firstLine="0"/>
              <w:rPr>
                <w:rFonts w:ascii="Times New Roman" w:hAnsi="Times New Roman"/>
                <w:lang w:eastAsia="zh-CN"/>
              </w:rPr>
            </w:pPr>
          </w:p>
        </w:tc>
        <w:tc>
          <w:tcPr>
            <w:tcW w:w="1910" w:type="dxa"/>
            <w:shd w:val="clear" w:color="auto" w:fill="auto"/>
          </w:tcPr>
          <w:p w14:paraId="1BFDAFC9" w14:textId="77777777" w:rsidR="00194C8D" w:rsidRPr="0039711A" w:rsidRDefault="00194C8D" w:rsidP="00A95CCE">
            <w:pPr>
              <w:pStyle w:val="a8"/>
              <w:ind w:firstLineChars="0" w:firstLine="0"/>
              <w:rPr>
                <w:rFonts w:ascii="Times New Roman" w:hAnsi="Times New Roman"/>
                <w:lang w:eastAsia="zh-CN"/>
              </w:rPr>
            </w:pPr>
          </w:p>
        </w:tc>
      </w:tr>
    </w:tbl>
    <w:p w14:paraId="2CD0AD11"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1"/>
          <w:type w:val="continuous"/>
          <w:pgSz w:w="11900" w:h="16840"/>
          <w:pgMar w:top="1418" w:right="1134" w:bottom="1418" w:left="1588" w:header="1134" w:footer="709" w:gutter="0"/>
          <w:cols w:space="708"/>
          <w:docGrid w:linePitch="360"/>
        </w:sectPr>
      </w:pPr>
    </w:p>
    <w:p w14:paraId="5C8C2371" w14:textId="77777777" w:rsidR="00A63F55" w:rsidRPr="0039711A" w:rsidRDefault="00A63F55" w:rsidP="00A63F55">
      <w:pPr>
        <w:pStyle w:val="a8"/>
        <w:ind w:left="960" w:firstLineChars="0" w:firstLine="0"/>
        <w:rPr>
          <w:rFonts w:ascii="Times New Roman" w:hAnsi="Times New Roman"/>
          <w:color w:val="000000"/>
          <w:kern w:val="0"/>
        </w:rPr>
      </w:pPr>
    </w:p>
    <w:p w14:paraId="07387DB8" w14:textId="77777777" w:rsidR="00B17D8B"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ACT_HI_VARINST</w:t>
      </w:r>
      <w:r w:rsidR="006825EF" w:rsidRPr="0039711A">
        <w:rPr>
          <w:rFonts w:ascii="Times New Roman" w:hAnsi="Times New Roman"/>
          <w:color w:val="000000"/>
          <w:kern w:val="0"/>
          <w:lang w:eastAsia="zh-CN"/>
        </w:rPr>
        <w:t>表</w:t>
      </w:r>
      <w:r w:rsidR="006825EF" w:rsidRPr="0039711A">
        <w:rPr>
          <w:rFonts w:ascii="Times New Roman" w:hAnsi="Times New Roman" w:hint="eastAsia"/>
          <w:color w:val="000000"/>
          <w:kern w:val="0"/>
          <w:lang w:eastAsia="zh-CN"/>
        </w:rPr>
        <w:t>用来</w:t>
      </w:r>
      <w:r w:rsidR="006825EF" w:rsidRPr="0039711A">
        <w:rPr>
          <w:rFonts w:ascii="Times New Roman" w:hAnsi="Times New Roman"/>
          <w:color w:val="000000"/>
          <w:kern w:val="0"/>
          <w:lang w:eastAsia="zh-CN"/>
        </w:rPr>
        <w:t>保存历史变量</w:t>
      </w:r>
      <w:r w:rsidR="006825EF" w:rsidRPr="0039711A">
        <w:rPr>
          <w:rFonts w:ascii="Times New Roman" w:hAnsi="Times New Roman" w:hint="eastAsia"/>
          <w:color w:val="000000"/>
          <w:kern w:val="0"/>
          <w:lang w:eastAsia="zh-CN"/>
        </w:rPr>
        <w:t>信息</w:t>
      </w:r>
    </w:p>
    <w:p w14:paraId="1D3BC341" w14:textId="77777777" w:rsidR="008D12A3"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00AC5A64">
        <w:rPr>
          <w:rFonts w:ascii="Times New Roman" w:hAnsi="Times New Roman"/>
        </w:rPr>
        <w:t>4</w:t>
      </w:r>
      <w:r w:rsidR="00695627" w:rsidRPr="00CB1DBB">
        <w:rPr>
          <w:rFonts w:ascii="Times New Roman" w:hAnsi="Times New Roman"/>
          <w:lang w:eastAsia="zh-CN"/>
        </w:rPr>
        <w:t>-2</w:t>
      </w:r>
      <w:r w:rsidR="00CF2E77">
        <w:rPr>
          <w:rFonts w:ascii="Times New Roman" w:hAnsi="Times New Roman"/>
          <w:lang w:eastAsia="zh-CN"/>
        </w:rPr>
        <w:t>5</w:t>
      </w:r>
      <w:r w:rsidRPr="00CB1DBB">
        <w:rPr>
          <w:rFonts w:ascii="Times New Roman" w:hAnsi="Times New Roman"/>
          <w:lang w:eastAsia="zh-CN"/>
        </w:rPr>
        <w:t xml:space="preserve"> </w:t>
      </w:r>
      <w:r w:rsidRPr="00CB1DBB">
        <w:rPr>
          <w:rFonts w:ascii="Times New Roman" w:hAnsi="Times New Roman"/>
          <w:lang w:eastAsia="zh-CN"/>
        </w:rPr>
        <w:t>历史变量表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008"/>
        <w:gridCol w:w="1156"/>
        <w:gridCol w:w="857"/>
        <w:gridCol w:w="1304"/>
      </w:tblGrid>
      <w:tr w:rsidR="00B95913" w:rsidRPr="00CB1DBB" w14:paraId="56437057" w14:textId="77777777" w:rsidTr="00CB1DBB">
        <w:trPr>
          <w:cantSplit/>
          <w:trHeight w:val="375"/>
          <w:tblHeader/>
        </w:trPr>
        <w:tc>
          <w:tcPr>
            <w:tcW w:w="2601" w:type="dxa"/>
            <w:shd w:val="clear" w:color="auto" w:fill="BFBFBF"/>
          </w:tcPr>
          <w:p w14:paraId="18BE4C1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2090" w:type="dxa"/>
            <w:shd w:val="clear" w:color="auto" w:fill="BFBFBF"/>
          </w:tcPr>
          <w:p w14:paraId="5778C52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48" w:type="dxa"/>
            <w:shd w:val="clear" w:color="auto" w:fill="BFBFBF"/>
          </w:tcPr>
          <w:p w14:paraId="4F310E2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893" w:type="dxa"/>
            <w:shd w:val="clear" w:color="auto" w:fill="BFBFBF"/>
          </w:tcPr>
          <w:p w14:paraId="27F836C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376" w:type="dxa"/>
            <w:shd w:val="clear" w:color="auto" w:fill="BFBFBF"/>
          </w:tcPr>
          <w:p w14:paraId="785B010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20AF7CE1" w14:textId="77777777" w:rsidTr="00A95CCE">
        <w:tc>
          <w:tcPr>
            <w:tcW w:w="2601" w:type="dxa"/>
            <w:shd w:val="clear" w:color="auto" w:fill="auto"/>
          </w:tcPr>
          <w:p w14:paraId="74398AC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90" w:type="dxa"/>
            <w:shd w:val="clear" w:color="auto" w:fill="auto"/>
          </w:tcPr>
          <w:p w14:paraId="5E8CDD1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5D0A803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93" w:type="dxa"/>
            <w:shd w:val="clear" w:color="auto" w:fill="auto"/>
          </w:tcPr>
          <w:p w14:paraId="76E5950B"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376" w:type="dxa"/>
            <w:shd w:val="clear" w:color="auto" w:fill="auto"/>
          </w:tcPr>
          <w:p w14:paraId="6093C9BF" w14:textId="77777777" w:rsidR="00A63F55" w:rsidRPr="0039711A" w:rsidRDefault="00B17D8B"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1831F922" w14:textId="77777777" w:rsidTr="00A95CCE">
        <w:tc>
          <w:tcPr>
            <w:tcW w:w="2601" w:type="dxa"/>
            <w:shd w:val="clear" w:color="auto" w:fill="auto"/>
          </w:tcPr>
          <w:p w14:paraId="07568B13"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90" w:type="dxa"/>
            <w:shd w:val="clear" w:color="auto" w:fill="auto"/>
          </w:tcPr>
          <w:p w14:paraId="1E220862"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1AA85F1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8548D68"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EC1B462" w14:textId="77777777" w:rsidR="004177BE" w:rsidRPr="0039711A" w:rsidRDefault="00B17D8B"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4A5F6348" w14:textId="77777777" w:rsidTr="00A95CCE">
        <w:tc>
          <w:tcPr>
            <w:tcW w:w="2601" w:type="dxa"/>
            <w:shd w:val="clear" w:color="auto" w:fill="auto"/>
          </w:tcPr>
          <w:p w14:paraId="502F459F"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EXECUTION_ID_</w:t>
            </w:r>
          </w:p>
        </w:tc>
        <w:tc>
          <w:tcPr>
            <w:tcW w:w="2090" w:type="dxa"/>
            <w:shd w:val="clear" w:color="auto" w:fill="auto"/>
          </w:tcPr>
          <w:p w14:paraId="408ECE69"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41917054"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38F2CB9"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6B35F65"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执行</w:t>
            </w:r>
            <w:r w:rsidRPr="0039711A">
              <w:rPr>
                <w:rFonts w:ascii="Times New Roman" w:hAnsi="Times New Roman"/>
                <w:lang w:eastAsia="zh-CN"/>
              </w:rPr>
              <w:t>实例编号</w:t>
            </w:r>
          </w:p>
        </w:tc>
      </w:tr>
      <w:tr w:rsidR="00B95913" w:rsidRPr="00CB1DBB" w14:paraId="66DE025F" w14:textId="77777777" w:rsidTr="00A95CCE">
        <w:trPr>
          <w:trHeight w:val="480"/>
        </w:trPr>
        <w:tc>
          <w:tcPr>
            <w:tcW w:w="2601" w:type="dxa"/>
            <w:shd w:val="clear" w:color="auto" w:fill="auto"/>
          </w:tcPr>
          <w:p w14:paraId="4870A6D5"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2090" w:type="dxa"/>
            <w:shd w:val="clear" w:color="auto" w:fill="auto"/>
          </w:tcPr>
          <w:p w14:paraId="24BD25E1"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0762DCD1"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76BDFA9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71445E2E"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任务</w:t>
            </w:r>
            <w:r w:rsidRPr="0039711A">
              <w:rPr>
                <w:rFonts w:ascii="Times New Roman" w:hAnsi="Times New Roman" w:hint="eastAsia"/>
                <w:lang w:eastAsia="zh-CN"/>
              </w:rPr>
              <w:t>实例</w:t>
            </w:r>
            <w:r w:rsidRPr="0039711A">
              <w:rPr>
                <w:rFonts w:ascii="Times New Roman" w:hAnsi="Times New Roman"/>
                <w:lang w:eastAsia="zh-CN"/>
              </w:rPr>
              <w:t>编号</w:t>
            </w:r>
          </w:p>
        </w:tc>
      </w:tr>
      <w:tr w:rsidR="00B95913" w:rsidRPr="00CB1DBB" w14:paraId="3D1AEA65" w14:textId="77777777" w:rsidTr="00A95CCE">
        <w:tc>
          <w:tcPr>
            <w:tcW w:w="2601" w:type="dxa"/>
            <w:shd w:val="clear" w:color="auto" w:fill="auto"/>
          </w:tcPr>
          <w:p w14:paraId="6E0DD37F"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2090" w:type="dxa"/>
            <w:shd w:val="clear" w:color="auto" w:fill="auto"/>
          </w:tcPr>
          <w:p w14:paraId="237798F0" w14:textId="77777777" w:rsidR="004177BE" w:rsidRPr="0039711A" w:rsidRDefault="004177BE" w:rsidP="00A95CCE">
            <w:pPr>
              <w:pStyle w:val="a8"/>
              <w:ind w:firstLineChars="0" w:firstLine="0"/>
              <w:jc w:val="center"/>
              <w:rPr>
                <w:rFonts w:ascii="Times New Roman" w:hAnsi="Times New Roman"/>
                <w:color w:val="000000"/>
                <w:kern w:val="0"/>
              </w:rPr>
            </w:pPr>
            <w:r w:rsidRPr="0039711A">
              <w:rPr>
                <w:rFonts w:ascii="Times New Roman" w:hAnsi="Times New Roman"/>
                <w:color w:val="000000"/>
                <w:kern w:val="0"/>
              </w:rPr>
              <w:t>varchar(255)</w:t>
            </w:r>
          </w:p>
        </w:tc>
        <w:tc>
          <w:tcPr>
            <w:tcW w:w="1248" w:type="dxa"/>
            <w:shd w:val="clear" w:color="auto" w:fill="auto"/>
          </w:tcPr>
          <w:p w14:paraId="3E32F4F2"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93" w:type="dxa"/>
            <w:shd w:val="clear" w:color="auto" w:fill="auto"/>
          </w:tcPr>
          <w:p w14:paraId="43EBC5E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4712F3AC"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参数名称</w:t>
            </w:r>
          </w:p>
        </w:tc>
      </w:tr>
      <w:tr w:rsidR="00B95913" w:rsidRPr="00CB1DBB" w14:paraId="07D8D5B0" w14:textId="77777777" w:rsidTr="00A95CCE">
        <w:tc>
          <w:tcPr>
            <w:tcW w:w="2601" w:type="dxa"/>
            <w:shd w:val="clear" w:color="auto" w:fill="auto"/>
          </w:tcPr>
          <w:p w14:paraId="4C9F0785"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VAR_TYPE_</w:t>
            </w:r>
          </w:p>
        </w:tc>
        <w:tc>
          <w:tcPr>
            <w:tcW w:w="2090" w:type="dxa"/>
            <w:shd w:val="clear" w:color="auto" w:fill="auto"/>
          </w:tcPr>
          <w:p w14:paraId="0BF0699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248" w:type="dxa"/>
            <w:shd w:val="clear" w:color="auto" w:fill="auto"/>
          </w:tcPr>
          <w:p w14:paraId="210E7089"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2000C97"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6EFC803"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参数类型</w:t>
            </w:r>
          </w:p>
        </w:tc>
      </w:tr>
      <w:tr w:rsidR="00B95913" w:rsidRPr="00CB1DBB" w14:paraId="1023BD1F" w14:textId="77777777" w:rsidTr="00A95CCE">
        <w:trPr>
          <w:trHeight w:val="473"/>
        </w:trPr>
        <w:tc>
          <w:tcPr>
            <w:tcW w:w="2601" w:type="dxa"/>
            <w:shd w:val="clear" w:color="auto" w:fill="auto"/>
          </w:tcPr>
          <w:p w14:paraId="248A761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2090" w:type="dxa"/>
            <w:shd w:val="clear" w:color="auto" w:fill="auto"/>
          </w:tcPr>
          <w:p w14:paraId="6EE01555"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48" w:type="dxa"/>
            <w:shd w:val="clear" w:color="auto" w:fill="auto"/>
          </w:tcPr>
          <w:p w14:paraId="259F4FB2"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6BC13634"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E496139"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3F53F5E6" w14:textId="77777777" w:rsidTr="00A95CCE">
        <w:tc>
          <w:tcPr>
            <w:tcW w:w="2601" w:type="dxa"/>
            <w:shd w:val="clear" w:color="auto" w:fill="auto"/>
          </w:tcPr>
          <w:p w14:paraId="461B1A04"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BYTEARRAY_ID_</w:t>
            </w:r>
          </w:p>
        </w:tc>
        <w:tc>
          <w:tcPr>
            <w:tcW w:w="2090" w:type="dxa"/>
            <w:shd w:val="clear" w:color="auto" w:fill="auto"/>
          </w:tcPr>
          <w:p w14:paraId="18C1D76F"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248" w:type="dxa"/>
            <w:shd w:val="clear" w:color="auto" w:fill="auto"/>
          </w:tcPr>
          <w:p w14:paraId="5F7277D7"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56C6DF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BC4588D"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资源表</w:t>
            </w:r>
          </w:p>
          <w:p w14:paraId="66860AA9"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E5C3DA6" w14:textId="77777777" w:rsidTr="00A95CCE">
        <w:tc>
          <w:tcPr>
            <w:tcW w:w="2601" w:type="dxa"/>
            <w:shd w:val="clear" w:color="auto" w:fill="auto"/>
          </w:tcPr>
          <w:p w14:paraId="130D3FBD"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DOUBLE_</w:t>
            </w:r>
          </w:p>
        </w:tc>
        <w:tc>
          <w:tcPr>
            <w:tcW w:w="2090" w:type="dxa"/>
            <w:shd w:val="clear" w:color="auto" w:fill="auto"/>
          </w:tcPr>
          <w:p w14:paraId="7E52FE90" w14:textId="77777777" w:rsidR="004177BE" w:rsidRPr="0039711A" w:rsidRDefault="007E22B6" w:rsidP="00A95CCE">
            <w:pPr>
              <w:ind w:firstLineChars="0" w:firstLine="0"/>
              <w:rPr>
                <w:rFonts w:ascii="Times New Roman" w:hAnsi="Times New Roman"/>
                <w:color w:val="000000"/>
                <w:kern w:val="0"/>
              </w:rPr>
            </w:pPr>
            <w:r w:rsidRPr="0039711A">
              <w:rPr>
                <w:rFonts w:ascii="Times New Roman" w:hAnsi="Times New Roman"/>
                <w:color w:val="000000"/>
                <w:kern w:val="0"/>
              </w:rPr>
              <w:t>double</w:t>
            </w:r>
          </w:p>
        </w:tc>
        <w:tc>
          <w:tcPr>
            <w:tcW w:w="1248" w:type="dxa"/>
            <w:shd w:val="clear" w:color="auto" w:fill="auto"/>
          </w:tcPr>
          <w:p w14:paraId="50FCD06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DD3BD16"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0F09BB47"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数据类型</w:t>
            </w:r>
          </w:p>
          <w:p w14:paraId="036254CF"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D</w:t>
            </w:r>
            <w:r w:rsidRPr="0039711A">
              <w:rPr>
                <w:rFonts w:ascii="Times New Roman" w:hAnsi="Times New Roman"/>
                <w:lang w:eastAsia="zh-CN"/>
              </w:rPr>
              <w:t>ouble</w:t>
            </w:r>
          </w:p>
        </w:tc>
      </w:tr>
      <w:tr w:rsidR="00B95913" w:rsidRPr="00CB1DBB" w14:paraId="01EC9582" w14:textId="77777777" w:rsidTr="00A95CCE">
        <w:tc>
          <w:tcPr>
            <w:tcW w:w="2601" w:type="dxa"/>
            <w:shd w:val="clear" w:color="auto" w:fill="auto"/>
          </w:tcPr>
          <w:p w14:paraId="63B5E8D6"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LONG_</w:t>
            </w:r>
          </w:p>
        </w:tc>
        <w:tc>
          <w:tcPr>
            <w:tcW w:w="2090" w:type="dxa"/>
            <w:shd w:val="clear" w:color="auto" w:fill="auto"/>
          </w:tcPr>
          <w:p w14:paraId="54B24A5C"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48" w:type="dxa"/>
            <w:shd w:val="clear" w:color="auto" w:fill="auto"/>
          </w:tcPr>
          <w:p w14:paraId="56DB857C"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3E9CCCA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062E327"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数据</w:t>
            </w:r>
            <w:r w:rsidRPr="0039711A">
              <w:rPr>
                <w:rFonts w:ascii="Times New Roman" w:hAnsi="Times New Roman"/>
                <w:lang w:eastAsia="zh-CN"/>
              </w:rPr>
              <w:t>类型</w:t>
            </w:r>
          </w:p>
          <w:p w14:paraId="0CB11E85"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Long</w:t>
            </w:r>
          </w:p>
        </w:tc>
      </w:tr>
      <w:tr w:rsidR="00B95913" w:rsidRPr="00CB1DBB" w14:paraId="6703846B" w14:textId="77777777" w:rsidTr="00A95CCE">
        <w:tc>
          <w:tcPr>
            <w:tcW w:w="2601" w:type="dxa"/>
            <w:shd w:val="clear" w:color="auto" w:fill="auto"/>
          </w:tcPr>
          <w:p w14:paraId="6C3050C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TEXT_</w:t>
            </w:r>
          </w:p>
        </w:tc>
        <w:tc>
          <w:tcPr>
            <w:tcW w:w="2090" w:type="dxa"/>
            <w:shd w:val="clear" w:color="auto" w:fill="auto"/>
          </w:tcPr>
          <w:p w14:paraId="1496BC42"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48" w:type="dxa"/>
            <w:shd w:val="clear" w:color="auto" w:fill="auto"/>
          </w:tcPr>
          <w:p w14:paraId="75C0E6BF"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461252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DD9FA4B"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数据类型</w:t>
            </w:r>
          </w:p>
          <w:p w14:paraId="4E63D587"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String</w:t>
            </w:r>
            <w:r w:rsidRPr="0039711A">
              <w:rPr>
                <w:rFonts w:ascii="Times New Roman" w:hAnsi="Times New Roman"/>
                <w:lang w:eastAsia="zh-CN"/>
              </w:rPr>
              <w:t xml:space="preserve"> </w:t>
            </w:r>
          </w:p>
        </w:tc>
      </w:tr>
      <w:tr w:rsidR="00B95913" w:rsidRPr="00CB1DBB" w14:paraId="637AB907" w14:textId="77777777" w:rsidTr="00A95CCE">
        <w:tc>
          <w:tcPr>
            <w:tcW w:w="2601" w:type="dxa"/>
            <w:shd w:val="clear" w:color="auto" w:fill="auto"/>
          </w:tcPr>
          <w:p w14:paraId="0CFBD7B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TEXT2_</w:t>
            </w:r>
          </w:p>
        </w:tc>
        <w:tc>
          <w:tcPr>
            <w:tcW w:w="2090" w:type="dxa"/>
            <w:shd w:val="clear" w:color="auto" w:fill="auto"/>
          </w:tcPr>
          <w:p w14:paraId="348E341C"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48" w:type="dxa"/>
            <w:shd w:val="clear" w:color="auto" w:fill="auto"/>
          </w:tcPr>
          <w:p w14:paraId="4E71E05A"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1B8AFCB"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53CC315"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数据类型</w:t>
            </w:r>
          </w:p>
          <w:p w14:paraId="2714C949"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J</w:t>
            </w:r>
            <w:r w:rsidRPr="0039711A">
              <w:rPr>
                <w:rFonts w:ascii="Times New Roman" w:hAnsi="Times New Roman"/>
                <w:lang w:eastAsia="zh-CN"/>
              </w:rPr>
              <w:t>PA</w:t>
            </w:r>
          </w:p>
        </w:tc>
      </w:tr>
      <w:tr w:rsidR="00B95913" w:rsidRPr="00CB1DBB" w14:paraId="733CAA67" w14:textId="77777777" w:rsidTr="00A95CCE">
        <w:tc>
          <w:tcPr>
            <w:tcW w:w="2601" w:type="dxa"/>
            <w:shd w:val="clear" w:color="auto" w:fill="auto"/>
          </w:tcPr>
          <w:p w14:paraId="761934A1"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2090" w:type="dxa"/>
            <w:shd w:val="clear" w:color="auto" w:fill="auto"/>
          </w:tcPr>
          <w:p w14:paraId="400504B1"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48" w:type="dxa"/>
            <w:shd w:val="clear" w:color="auto" w:fill="auto"/>
          </w:tcPr>
          <w:p w14:paraId="1B91CC0D"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34DC8B8"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A1A04F3" w14:textId="77777777" w:rsidR="004177BE" w:rsidRPr="0039711A" w:rsidRDefault="00007127" w:rsidP="00A95CCE">
            <w:pPr>
              <w:pStyle w:val="a8"/>
              <w:ind w:firstLineChars="0" w:firstLine="0"/>
              <w:rPr>
                <w:rFonts w:ascii="Times New Roman" w:hAnsi="Times New Roman"/>
                <w:lang w:eastAsia="zh-CN"/>
              </w:rPr>
            </w:pPr>
            <w:r w:rsidRPr="0039711A">
              <w:rPr>
                <w:rFonts w:ascii="Times New Roman" w:hAnsi="Times New Roman" w:hint="eastAsia"/>
                <w:lang w:eastAsia="zh-CN"/>
              </w:rPr>
              <w:t>创建时间</w:t>
            </w:r>
          </w:p>
        </w:tc>
      </w:tr>
      <w:tr w:rsidR="00B95913" w:rsidRPr="00CB1DBB" w14:paraId="60072E7B" w14:textId="77777777" w:rsidTr="00A95CCE">
        <w:tc>
          <w:tcPr>
            <w:tcW w:w="2601" w:type="dxa"/>
            <w:shd w:val="clear" w:color="auto" w:fill="auto"/>
          </w:tcPr>
          <w:p w14:paraId="7962203C"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LAST_UPDATED_TIME_</w:t>
            </w:r>
          </w:p>
        </w:tc>
        <w:tc>
          <w:tcPr>
            <w:tcW w:w="2090" w:type="dxa"/>
            <w:shd w:val="clear" w:color="auto" w:fill="auto"/>
          </w:tcPr>
          <w:p w14:paraId="447B9083"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48" w:type="dxa"/>
            <w:shd w:val="clear" w:color="auto" w:fill="auto"/>
          </w:tcPr>
          <w:p w14:paraId="5363CF0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370A066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6A556FF" w14:textId="77777777" w:rsidR="004177BE" w:rsidRPr="0039711A" w:rsidRDefault="00007127" w:rsidP="00A95CCE">
            <w:pPr>
              <w:pStyle w:val="a8"/>
              <w:ind w:firstLineChars="0" w:firstLine="0"/>
              <w:rPr>
                <w:rFonts w:ascii="Times New Roman" w:hAnsi="Times New Roman"/>
                <w:lang w:eastAsia="zh-CN"/>
              </w:rPr>
            </w:pPr>
            <w:r w:rsidRPr="0039711A">
              <w:rPr>
                <w:rFonts w:ascii="Times New Roman" w:hAnsi="Times New Roman" w:hint="eastAsia"/>
                <w:lang w:eastAsia="zh-CN"/>
              </w:rPr>
              <w:t>更新时间</w:t>
            </w:r>
          </w:p>
        </w:tc>
      </w:tr>
    </w:tbl>
    <w:p w14:paraId="44BC6AD7" w14:textId="15E15DC8" w:rsidR="00271943" w:rsidRDefault="00271943" w:rsidP="00A63F55">
      <w:pPr>
        <w:pStyle w:val="a8"/>
        <w:ind w:left="960" w:firstLineChars="0" w:firstLine="0"/>
        <w:rPr>
          <w:rFonts w:ascii="Times New Roman" w:hAnsi="Times New Roman"/>
          <w:color w:val="000000"/>
          <w:kern w:val="0"/>
        </w:rPr>
      </w:pPr>
    </w:p>
    <w:p w14:paraId="20149D5A"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ACT_ID_GROUP</w:t>
      </w:r>
      <w:r w:rsidR="006825EF" w:rsidRPr="0039711A">
        <w:rPr>
          <w:rFonts w:ascii="Times New Roman" w:hAnsi="Times New Roman"/>
          <w:color w:val="000000"/>
          <w:kern w:val="0"/>
          <w:lang w:eastAsia="zh-CN"/>
        </w:rPr>
        <w:t xml:space="preserve"> </w:t>
      </w:r>
      <w:r w:rsidR="00E27D1D"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用户组信息</w:t>
      </w:r>
      <w:r w:rsidR="006825EF" w:rsidRPr="0039711A">
        <w:rPr>
          <w:rFonts w:ascii="Times New Roman" w:hAnsi="Times New Roman" w:hint="eastAsia"/>
          <w:color w:val="000000"/>
          <w:kern w:val="0"/>
          <w:lang w:eastAsia="zh-CN"/>
        </w:rPr>
        <w:t>记录</w:t>
      </w:r>
    </w:p>
    <w:p w14:paraId="51E54D67"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6</w:t>
      </w:r>
      <w:r w:rsidRPr="00CB1DBB">
        <w:rPr>
          <w:rFonts w:ascii="Times New Roman" w:hAnsi="Times New Roman"/>
          <w:lang w:eastAsia="zh-CN"/>
        </w:rPr>
        <w:t>用户组信息表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D68073E" w14:textId="77777777" w:rsidTr="00A95CCE">
        <w:tc>
          <w:tcPr>
            <w:tcW w:w="2071" w:type="dxa"/>
            <w:shd w:val="clear" w:color="auto" w:fill="BFBFBF"/>
          </w:tcPr>
          <w:p w14:paraId="64D73BB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01B9AE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E12503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0F9BD54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425" w:type="dxa"/>
            <w:shd w:val="clear" w:color="auto" w:fill="BFBFBF"/>
          </w:tcPr>
          <w:p w14:paraId="6850C37A"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4377906" w14:textId="77777777" w:rsidTr="00A95CCE">
        <w:tc>
          <w:tcPr>
            <w:tcW w:w="2071" w:type="dxa"/>
            <w:shd w:val="clear" w:color="auto" w:fill="auto"/>
          </w:tcPr>
          <w:p w14:paraId="1AEAD34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3DB736A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8B8C74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23C13553"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6277EC7" w14:textId="77777777" w:rsidR="00A63F55"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主键</w:t>
            </w:r>
          </w:p>
        </w:tc>
      </w:tr>
      <w:tr w:rsidR="00B95913" w:rsidRPr="00CB1DBB" w14:paraId="1AE65E4C" w14:textId="77777777" w:rsidTr="00A95CCE">
        <w:tc>
          <w:tcPr>
            <w:tcW w:w="2071" w:type="dxa"/>
            <w:shd w:val="clear" w:color="auto" w:fill="auto"/>
          </w:tcPr>
          <w:p w14:paraId="0F2AC82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774C51A8"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45E598A9"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41E6456"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6CFC0205"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547A8C91" w14:textId="77777777" w:rsidTr="00A95CCE">
        <w:tc>
          <w:tcPr>
            <w:tcW w:w="2071" w:type="dxa"/>
            <w:shd w:val="clear" w:color="auto" w:fill="auto"/>
          </w:tcPr>
          <w:p w14:paraId="12BC536B"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5DD8E020"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641B0490"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B8AF973"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1D90BB9F"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组名称</w:t>
            </w:r>
          </w:p>
        </w:tc>
      </w:tr>
      <w:tr w:rsidR="00B95913" w:rsidRPr="00CB1DBB" w14:paraId="3EFF226F" w14:textId="77777777" w:rsidTr="00A95CCE">
        <w:tc>
          <w:tcPr>
            <w:tcW w:w="2071" w:type="dxa"/>
            <w:shd w:val="clear" w:color="auto" w:fill="auto"/>
          </w:tcPr>
          <w:p w14:paraId="7C6F6D4A"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59C0AF2F"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00D8F4A"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33EF555"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1156837E"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bl>
    <w:p w14:paraId="5CD8D5DD" w14:textId="77777777" w:rsidR="00A63F55" w:rsidRPr="00FE1BBD" w:rsidRDefault="00A63F55" w:rsidP="00FE1BBD">
      <w:pPr>
        <w:ind w:firstLineChars="0" w:firstLine="0"/>
        <w:rPr>
          <w:rFonts w:ascii="Times New Roman" w:hAnsi="Times New Roman"/>
          <w:color w:val="000000"/>
          <w:kern w:val="0"/>
        </w:rPr>
      </w:pPr>
    </w:p>
    <w:p w14:paraId="05915B73"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ACT_ID_INFO  </w:t>
      </w:r>
      <w:r w:rsidR="004A335E" w:rsidRPr="0039711A">
        <w:rPr>
          <w:rFonts w:ascii="Times New Roman" w:hAnsi="Times New Roman" w:hint="eastAsia"/>
          <w:color w:val="000000"/>
          <w:kern w:val="0"/>
          <w:lang w:eastAsia="zh-CN"/>
        </w:rPr>
        <w:t>记录</w:t>
      </w:r>
      <w:r w:rsidR="008E7B64" w:rsidRPr="0039711A">
        <w:rPr>
          <w:rFonts w:ascii="Times New Roman" w:hAnsi="Times New Roman"/>
          <w:color w:val="000000"/>
          <w:kern w:val="0"/>
          <w:lang w:eastAsia="zh-CN"/>
        </w:rPr>
        <w:t>用户扩展信息记录</w:t>
      </w:r>
    </w:p>
    <w:p w14:paraId="346E0E4A"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7</w:t>
      </w:r>
      <w:r w:rsidRPr="00CB1DBB">
        <w:rPr>
          <w:rFonts w:ascii="Times New Roman" w:hAnsi="Times New Roman"/>
          <w:lang w:eastAsia="zh-CN"/>
        </w:rPr>
        <w:t>用户信息</w:t>
      </w:r>
      <w:r w:rsidR="0023250B" w:rsidRPr="00CB1DBB">
        <w:rPr>
          <w:rFonts w:ascii="Times New Roman" w:hAnsi="Times New Roman"/>
          <w:lang w:eastAsia="zh-CN"/>
        </w:rPr>
        <w:t>扩展</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38F9DD9" w14:textId="77777777" w:rsidTr="00A95CCE">
        <w:tc>
          <w:tcPr>
            <w:tcW w:w="2071" w:type="dxa"/>
            <w:shd w:val="clear" w:color="auto" w:fill="BFBFBF"/>
          </w:tcPr>
          <w:p w14:paraId="7D26F99B"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B42AF8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854065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3A83F19A"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72D86B0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CDB446A" w14:textId="77777777" w:rsidTr="00A95CCE">
        <w:tc>
          <w:tcPr>
            <w:tcW w:w="2071" w:type="dxa"/>
            <w:shd w:val="clear" w:color="auto" w:fill="auto"/>
          </w:tcPr>
          <w:p w14:paraId="67A77CA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1F65DF0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229A02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1F2C4A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96E05A4" w14:textId="77777777" w:rsidR="00A63F55" w:rsidRPr="0039711A" w:rsidRDefault="00DA10D2" w:rsidP="00A95CCE">
            <w:pPr>
              <w:pStyle w:val="a8"/>
              <w:ind w:firstLineChars="0" w:firstLine="0"/>
              <w:rPr>
                <w:rFonts w:ascii="Times New Roman" w:hAnsi="Times New Roman"/>
                <w:lang w:eastAsia="zh-CN"/>
              </w:rPr>
            </w:pPr>
            <w:r w:rsidRPr="0039711A">
              <w:rPr>
                <w:rFonts w:ascii="Times New Roman" w:hAnsi="Times New Roman"/>
                <w:lang w:eastAsia="zh-CN"/>
              </w:rPr>
              <w:t>主键</w:t>
            </w:r>
          </w:p>
        </w:tc>
      </w:tr>
      <w:tr w:rsidR="00B95913" w:rsidRPr="00CB1DBB" w14:paraId="48061D0E" w14:textId="77777777" w:rsidTr="00A95CCE">
        <w:tc>
          <w:tcPr>
            <w:tcW w:w="2071" w:type="dxa"/>
            <w:shd w:val="clear" w:color="auto" w:fill="auto"/>
          </w:tcPr>
          <w:p w14:paraId="22DC5633"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79E3A523"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2D431BEA"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2929E94"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DDA3A94"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6B1D3BC3" w14:textId="77777777" w:rsidTr="00A95CCE">
        <w:tc>
          <w:tcPr>
            <w:tcW w:w="2071" w:type="dxa"/>
            <w:shd w:val="clear" w:color="auto" w:fill="auto"/>
          </w:tcPr>
          <w:p w14:paraId="2D957209"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594495D7" w14:textId="77777777" w:rsidR="007E22B6" w:rsidRPr="0039711A" w:rsidRDefault="00D40B06" w:rsidP="00A95CCE">
            <w:pPr>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7353964"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FE77478"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3D6BC97B"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13B84CF8" w14:textId="77777777" w:rsidTr="00A95CCE">
        <w:trPr>
          <w:trHeight w:val="570"/>
        </w:trPr>
        <w:tc>
          <w:tcPr>
            <w:tcW w:w="2071" w:type="dxa"/>
            <w:shd w:val="clear" w:color="auto" w:fill="auto"/>
          </w:tcPr>
          <w:p w14:paraId="5B8A9E00"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6FDC5112"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21F0F08"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C908A89"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01F8183"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6A6C335B" w14:textId="77777777" w:rsidTr="00A95CCE">
        <w:tc>
          <w:tcPr>
            <w:tcW w:w="2071" w:type="dxa"/>
            <w:shd w:val="clear" w:color="auto" w:fill="auto"/>
          </w:tcPr>
          <w:p w14:paraId="206D796C"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953" w:type="dxa"/>
            <w:shd w:val="clear" w:color="auto" w:fill="auto"/>
          </w:tcPr>
          <w:p w14:paraId="22D7E7F9"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4FEAF6BA"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4080B0D"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39C9E28" w14:textId="77777777" w:rsidR="007E22B6" w:rsidRPr="00CB1DBB" w:rsidRDefault="008D12A3" w:rsidP="00A95CCE">
            <w:pPr>
              <w:pStyle w:val="a8"/>
              <w:ind w:firstLineChars="0" w:firstLine="0"/>
              <w:rPr>
                <w:rFonts w:ascii="Times New Roman" w:hAnsi="Times New Roman"/>
                <w:lang w:eastAsia="zh-CN"/>
              </w:rPr>
            </w:pPr>
            <w:r w:rsidRPr="00CB1DBB">
              <w:rPr>
                <w:rFonts w:ascii="Times New Roman" w:hAnsi="Times New Roman"/>
                <w:lang w:eastAsia="zh-CN"/>
              </w:rPr>
              <w:t>Key</w:t>
            </w:r>
          </w:p>
        </w:tc>
      </w:tr>
      <w:tr w:rsidR="00B95913" w:rsidRPr="00CB1DBB" w14:paraId="7182F8D1" w14:textId="77777777" w:rsidTr="00A95CCE">
        <w:tc>
          <w:tcPr>
            <w:tcW w:w="2071" w:type="dxa"/>
            <w:shd w:val="clear" w:color="auto" w:fill="auto"/>
          </w:tcPr>
          <w:p w14:paraId="53FB0732"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VALUE_</w:t>
            </w:r>
          </w:p>
        </w:tc>
        <w:tc>
          <w:tcPr>
            <w:tcW w:w="1953" w:type="dxa"/>
            <w:shd w:val="clear" w:color="auto" w:fill="auto"/>
          </w:tcPr>
          <w:p w14:paraId="604FDA89"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27F9DA5"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4CFC804"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52390BB5"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值</w:t>
            </w:r>
          </w:p>
        </w:tc>
      </w:tr>
      <w:tr w:rsidR="00B95913" w:rsidRPr="00CB1DBB" w14:paraId="6A72C6CA" w14:textId="77777777" w:rsidTr="00A95CCE">
        <w:tc>
          <w:tcPr>
            <w:tcW w:w="2071" w:type="dxa"/>
            <w:shd w:val="clear" w:color="auto" w:fill="auto"/>
          </w:tcPr>
          <w:p w14:paraId="4890508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PASSWORD_</w:t>
            </w:r>
          </w:p>
        </w:tc>
        <w:tc>
          <w:tcPr>
            <w:tcW w:w="1953" w:type="dxa"/>
            <w:shd w:val="clear" w:color="auto" w:fill="auto"/>
          </w:tcPr>
          <w:p w14:paraId="636D31F6"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425" w:type="dxa"/>
            <w:shd w:val="clear" w:color="auto" w:fill="auto"/>
          </w:tcPr>
          <w:p w14:paraId="6F22A70C"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F6F5ACB"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0DFAD2B9"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密码</w:t>
            </w:r>
          </w:p>
        </w:tc>
      </w:tr>
      <w:tr w:rsidR="00B95913" w:rsidRPr="00CB1DBB" w14:paraId="6F13DA6F" w14:textId="77777777" w:rsidTr="00A95CCE">
        <w:tc>
          <w:tcPr>
            <w:tcW w:w="2071" w:type="dxa"/>
            <w:shd w:val="clear" w:color="auto" w:fill="auto"/>
          </w:tcPr>
          <w:p w14:paraId="50412D7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PARENT_ID_</w:t>
            </w:r>
          </w:p>
        </w:tc>
        <w:tc>
          <w:tcPr>
            <w:tcW w:w="1953" w:type="dxa"/>
            <w:shd w:val="clear" w:color="auto" w:fill="auto"/>
          </w:tcPr>
          <w:p w14:paraId="6F791DC4"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477E09E"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55F0BCFA"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0F8EA9C6"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父主键</w:t>
            </w:r>
          </w:p>
        </w:tc>
      </w:tr>
    </w:tbl>
    <w:p w14:paraId="67AFB56E" w14:textId="77777777" w:rsidR="00A63F55" w:rsidRPr="0039711A" w:rsidRDefault="00A63F55" w:rsidP="00A63F55">
      <w:pPr>
        <w:pStyle w:val="a8"/>
        <w:ind w:left="960" w:firstLineChars="0" w:firstLine="0"/>
        <w:rPr>
          <w:rFonts w:ascii="Times New Roman" w:hAnsi="Times New Roman"/>
          <w:color w:val="000000"/>
          <w:kern w:val="0"/>
        </w:rPr>
      </w:pPr>
    </w:p>
    <w:p w14:paraId="5AD02662"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ACT_ID_MEMBERSHIP</w:t>
      </w:r>
      <w:r w:rsidR="008E7B64" w:rsidRPr="0039711A">
        <w:rPr>
          <w:rFonts w:ascii="Times New Roman" w:hAnsi="Times New Roman"/>
          <w:color w:val="000000"/>
          <w:kern w:val="0"/>
          <w:lang w:eastAsia="zh-CN"/>
        </w:rPr>
        <w:t xml:space="preserve"> </w:t>
      </w:r>
      <w:r w:rsidR="00C63444" w:rsidRPr="0039711A">
        <w:rPr>
          <w:rFonts w:ascii="Times New Roman" w:hAnsi="Times New Roman" w:hint="eastAsia"/>
          <w:color w:val="000000"/>
          <w:kern w:val="0"/>
          <w:lang w:eastAsia="zh-CN"/>
        </w:rPr>
        <w:t>记录</w:t>
      </w:r>
      <w:r w:rsidR="00725936" w:rsidRPr="0039711A">
        <w:rPr>
          <w:rFonts w:ascii="Times New Roman" w:hAnsi="Times New Roman"/>
          <w:color w:val="000000"/>
          <w:kern w:val="0"/>
          <w:lang w:eastAsia="zh-CN"/>
        </w:rPr>
        <w:t>用户与</w:t>
      </w:r>
      <w:r w:rsidR="001657BD" w:rsidRPr="0039711A">
        <w:rPr>
          <w:rFonts w:ascii="Times New Roman" w:hAnsi="Times New Roman"/>
          <w:color w:val="000000"/>
          <w:kern w:val="0"/>
          <w:lang w:eastAsia="zh-CN"/>
        </w:rPr>
        <w:t>组</w:t>
      </w:r>
      <w:r w:rsidR="001657BD" w:rsidRPr="0039711A">
        <w:rPr>
          <w:rFonts w:ascii="Times New Roman" w:hAnsi="Times New Roman" w:hint="eastAsia"/>
          <w:color w:val="000000"/>
          <w:kern w:val="0"/>
          <w:lang w:eastAsia="zh-CN"/>
        </w:rPr>
        <w:t>关联</w:t>
      </w:r>
      <w:r w:rsidR="00725936" w:rsidRPr="0039711A">
        <w:rPr>
          <w:rFonts w:ascii="Times New Roman" w:hAnsi="Times New Roman"/>
          <w:color w:val="000000"/>
          <w:kern w:val="0"/>
          <w:lang w:eastAsia="zh-CN"/>
        </w:rPr>
        <w:t>信息</w:t>
      </w:r>
    </w:p>
    <w:p w14:paraId="6134D616" w14:textId="190822F4" w:rsidR="008D12A3"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 xml:space="preserve">8 </w:t>
      </w:r>
      <w:r w:rsidRPr="00CB1DBB">
        <w:rPr>
          <w:rFonts w:ascii="Times New Roman" w:hAnsi="Times New Roman"/>
          <w:lang w:eastAsia="zh-CN"/>
        </w:rPr>
        <w:t xml:space="preserve"> </w:t>
      </w:r>
      <w:r w:rsidRPr="00CB1DBB">
        <w:rPr>
          <w:rFonts w:ascii="Times New Roman" w:hAnsi="Times New Roman"/>
          <w:lang w:eastAsia="zh-CN"/>
        </w:rPr>
        <w:t>用户与用户组关系表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24C0C34" w14:textId="77777777" w:rsidTr="00A95CCE">
        <w:tc>
          <w:tcPr>
            <w:tcW w:w="2071" w:type="dxa"/>
            <w:shd w:val="clear" w:color="auto" w:fill="BFBFBF"/>
          </w:tcPr>
          <w:p w14:paraId="4305FFDB"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83543AF"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0E726339"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5555429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2E8A69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3B6D642A" w14:textId="77777777" w:rsidTr="00A95CCE">
        <w:tc>
          <w:tcPr>
            <w:tcW w:w="2071" w:type="dxa"/>
            <w:shd w:val="clear" w:color="auto" w:fill="auto"/>
          </w:tcPr>
          <w:p w14:paraId="6A7D11D0" w14:textId="77777777" w:rsidR="00A63F55"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5B213A3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4C25DA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F8F2F6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31944B3" w14:textId="77777777" w:rsidR="00A63F55" w:rsidRPr="0039711A" w:rsidRDefault="00946520"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3E6934ED" w14:textId="77777777" w:rsidTr="00A95CCE">
        <w:trPr>
          <w:trHeight w:val="445"/>
        </w:trPr>
        <w:tc>
          <w:tcPr>
            <w:tcW w:w="2071" w:type="dxa"/>
            <w:shd w:val="clear" w:color="auto" w:fill="auto"/>
          </w:tcPr>
          <w:p w14:paraId="6EA870A1"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953" w:type="dxa"/>
            <w:shd w:val="clear" w:color="auto" w:fill="auto"/>
          </w:tcPr>
          <w:p w14:paraId="4EF5B45E"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31558EF"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25019A0C" w14:textId="77777777" w:rsidR="00D40B06" w:rsidRPr="0039711A" w:rsidRDefault="00D40B06"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97F944D" w14:textId="77777777" w:rsidR="00D40B06" w:rsidRPr="0039711A" w:rsidRDefault="00946520"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bl>
    <w:p w14:paraId="6520319A" w14:textId="77777777" w:rsidR="00A63F55" w:rsidRPr="0039711A" w:rsidRDefault="00A63F55" w:rsidP="00A63F55">
      <w:pPr>
        <w:pStyle w:val="a8"/>
        <w:ind w:left="960" w:firstLineChars="0" w:firstLine="0"/>
        <w:rPr>
          <w:rFonts w:ascii="Times New Roman" w:hAnsi="Times New Roman"/>
          <w:b/>
          <w:color w:val="000000"/>
          <w:kern w:val="0"/>
          <w:lang w:eastAsia="zh-CN"/>
        </w:rPr>
      </w:pPr>
    </w:p>
    <w:p w14:paraId="1F1BC20E"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ACT_ID_USER  </w:t>
      </w:r>
      <w:r w:rsidR="008E7B64" w:rsidRPr="0039711A">
        <w:rPr>
          <w:rFonts w:ascii="Times New Roman" w:hAnsi="Times New Roman"/>
          <w:color w:val="000000"/>
          <w:kern w:val="0"/>
          <w:lang w:eastAsia="zh-CN"/>
        </w:rPr>
        <w:t>表保存用户信息表</w:t>
      </w:r>
    </w:p>
    <w:p w14:paraId="06F05627" w14:textId="77777777" w:rsidR="00A63F55" w:rsidRPr="0039711A" w:rsidRDefault="003931F1" w:rsidP="003931F1">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-2</w:t>
      </w:r>
      <w:r w:rsidR="009B7535">
        <w:rPr>
          <w:rFonts w:ascii="Times New Roman" w:hAnsi="Times New Roman"/>
          <w:lang w:eastAsia="zh-CN"/>
        </w:rPr>
        <w:t xml:space="preserve">9 </w:t>
      </w:r>
      <w:r w:rsidRPr="00CB1DBB">
        <w:rPr>
          <w:rFonts w:ascii="Times New Roman" w:hAnsi="Times New Roman"/>
          <w:lang w:eastAsia="zh-CN"/>
        </w:rPr>
        <w:t xml:space="preserve"> </w:t>
      </w:r>
      <w:r w:rsidRPr="00CB1DBB">
        <w:rPr>
          <w:rFonts w:ascii="Times New Roman" w:hAnsi="Times New Roman"/>
          <w:lang w:eastAsia="zh-CN"/>
        </w:rPr>
        <w:t>用户信息表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C4B0C95" w14:textId="77777777" w:rsidTr="00A95CCE">
        <w:tc>
          <w:tcPr>
            <w:tcW w:w="2071" w:type="dxa"/>
            <w:shd w:val="clear" w:color="auto" w:fill="BFBFBF"/>
          </w:tcPr>
          <w:p w14:paraId="4D25B916"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B3A4D3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6B04697"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7390D70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169564D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22CA321" w14:textId="77777777" w:rsidTr="00A95CCE">
        <w:tc>
          <w:tcPr>
            <w:tcW w:w="2071" w:type="dxa"/>
            <w:shd w:val="clear" w:color="auto" w:fill="auto"/>
          </w:tcPr>
          <w:p w14:paraId="662EA6F7"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26C82EDE"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8BACC0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6131BFB2"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C93EE5F" w14:textId="77777777" w:rsidR="00A63F55" w:rsidRPr="00CB1DBB" w:rsidRDefault="00E0206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F9C0BFD" w14:textId="77777777" w:rsidTr="00A95CCE">
        <w:tc>
          <w:tcPr>
            <w:tcW w:w="2071" w:type="dxa"/>
            <w:shd w:val="clear" w:color="auto" w:fill="auto"/>
          </w:tcPr>
          <w:p w14:paraId="657B030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3B30F04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5F7F86FF"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A6ADA5A"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30476FE2"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214E4BD1" w14:textId="77777777" w:rsidTr="00A95CCE">
        <w:tc>
          <w:tcPr>
            <w:tcW w:w="2071" w:type="dxa"/>
            <w:shd w:val="clear" w:color="auto" w:fill="auto"/>
          </w:tcPr>
          <w:p w14:paraId="6084CF69"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FIRST_</w:t>
            </w:r>
          </w:p>
        </w:tc>
        <w:tc>
          <w:tcPr>
            <w:tcW w:w="1953" w:type="dxa"/>
            <w:shd w:val="clear" w:color="auto" w:fill="auto"/>
          </w:tcPr>
          <w:p w14:paraId="6215DB90"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B951D25"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28BFB9F"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6F40BAE1"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hint="eastAsia"/>
                <w:lang w:eastAsia="zh-CN"/>
              </w:rPr>
              <w:t>姓</w:t>
            </w:r>
          </w:p>
        </w:tc>
      </w:tr>
      <w:tr w:rsidR="00B95913" w:rsidRPr="00CB1DBB" w14:paraId="720E3E88" w14:textId="77777777" w:rsidTr="00A95CCE">
        <w:tc>
          <w:tcPr>
            <w:tcW w:w="2071" w:type="dxa"/>
            <w:shd w:val="clear" w:color="auto" w:fill="auto"/>
          </w:tcPr>
          <w:p w14:paraId="53BF50F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w:t>
            </w:r>
          </w:p>
        </w:tc>
        <w:tc>
          <w:tcPr>
            <w:tcW w:w="1953" w:type="dxa"/>
            <w:shd w:val="clear" w:color="auto" w:fill="auto"/>
          </w:tcPr>
          <w:p w14:paraId="6D92DF5C"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68FCA61"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553ABC0"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35F0CDA7"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名</w:t>
            </w:r>
          </w:p>
        </w:tc>
      </w:tr>
      <w:tr w:rsidR="00B95913" w:rsidRPr="00CB1DBB" w14:paraId="0890E894" w14:textId="77777777" w:rsidTr="00A95CCE">
        <w:tc>
          <w:tcPr>
            <w:tcW w:w="2071" w:type="dxa"/>
            <w:shd w:val="clear" w:color="auto" w:fill="auto"/>
          </w:tcPr>
          <w:p w14:paraId="2781D075"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EMAIL_</w:t>
            </w:r>
          </w:p>
        </w:tc>
        <w:tc>
          <w:tcPr>
            <w:tcW w:w="1953" w:type="dxa"/>
            <w:shd w:val="clear" w:color="auto" w:fill="auto"/>
          </w:tcPr>
          <w:p w14:paraId="3A26E575"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13D81E4"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FACA6C6"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0D86D473"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邮件地址</w:t>
            </w:r>
          </w:p>
        </w:tc>
      </w:tr>
      <w:tr w:rsidR="00B95913" w:rsidRPr="00CB1DBB" w14:paraId="32FDCBB0" w14:textId="77777777" w:rsidTr="00A95CCE">
        <w:tc>
          <w:tcPr>
            <w:tcW w:w="2071" w:type="dxa"/>
            <w:shd w:val="clear" w:color="auto" w:fill="auto"/>
          </w:tcPr>
          <w:p w14:paraId="3A3738B7"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PWD_</w:t>
            </w:r>
          </w:p>
        </w:tc>
        <w:tc>
          <w:tcPr>
            <w:tcW w:w="1953" w:type="dxa"/>
            <w:shd w:val="clear" w:color="auto" w:fill="auto"/>
          </w:tcPr>
          <w:p w14:paraId="7387967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3A51F04"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60A39B9E"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7F95DAF4"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密码</w:t>
            </w:r>
          </w:p>
        </w:tc>
      </w:tr>
      <w:tr w:rsidR="00B95913" w:rsidRPr="00CB1DBB" w14:paraId="3319648C" w14:textId="77777777" w:rsidTr="00A95CCE">
        <w:tc>
          <w:tcPr>
            <w:tcW w:w="2071" w:type="dxa"/>
            <w:shd w:val="clear" w:color="auto" w:fill="auto"/>
          </w:tcPr>
          <w:p w14:paraId="4D7BDAF4"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PICTURE_ID_</w:t>
            </w:r>
          </w:p>
        </w:tc>
        <w:tc>
          <w:tcPr>
            <w:tcW w:w="1953" w:type="dxa"/>
            <w:shd w:val="clear" w:color="auto" w:fill="auto"/>
          </w:tcPr>
          <w:p w14:paraId="238BAF70"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0D62BA3"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354DEC8"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19F3A54E"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图片编号</w:t>
            </w:r>
          </w:p>
        </w:tc>
      </w:tr>
    </w:tbl>
    <w:p w14:paraId="70332613" w14:textId="77777777" w:rsidR="00A63F55" w:rsidRPr="0039711A" w:rsidRDefault="00A63F55" w:rsidP="00A63F55">
      <w:pPr>
        <w:pStyle w:val="a8"/>
        <w:ind w:left="960" w:firstLineChars="0" w:firstLine="0"/>
        <w:rPr>
          <w:rFonts w:ascii="Times New Roman" w:hAnsi="Times New Roman"/>
          <w:color w:val="000000"/>
          <w:kern w:val="0"/>
        </w:rPr>
      </w:pPr>
    </w:p>
    <w:p w14:paraId="75489139"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ACT_RE_DEPLOYMENT  </w:t>
      </w:r>
      <w:r w:rsidR="0098222C" w:rsidRPr="0039711A">
        <w:rPr>
          <w:rFonts w:ascii="Times New Roman" w:hAnsi="Times New Roman"/>
          <w:color w:val="000000"/>
          <w:kern w:val="0"/>
          <w:lang w:eastAsia="zh-CN"/>
        </w:rPr>
        <w:t>记录</w:t>
      </w:r>
      <w:r w:rsidR="003552EE" w:rsidRPr="0039711A">
        <w:rPr>
          <w:rFonts w:ascii="Times New Roman" w:hAnsi="Times New Roman"/>
          <w:color w:val="000000"/>
          <w:kern w:val="0"/>
          <w:lang w:eastAsia="zh-CN"/>
        </w:rPr>
        <w:t>资源</w:t>
      </w:r>
      <w:r w:rsidR="008E7B64" w:rsidRPr="0039711A">
        <w:rPr>
          <w:rFonts w:ascii="Times New Roman" w:hAnsi="Times New Roman" w:hint="eastAsia"/>
          <w:color w:val="000000"/>
          <w:kern w:val="0"/>
          <w:lang w:eastAsia="zh-CN"/>
        </w:rPr>
        <w:t>部署</w:t>
      </w:r>
      <w:r w:rsidR="008E7B64" w:rsidRPr="0039711A">
        <w:rPr>
          <w:rFonts w:ascii="Times New Roman" w:hAnsi="Times New Roman"/>
          <w:color w:val="000000"/>
          <w:kern w:val="0"/>
          <w:lang w:eastAsia="zh-CN"/>
        </w:rPr>
        <w:t>信息</w:t>
      </w:r>
    </w:p>
    <w:p w14:paraId="7BF82E51" w14:textId="77777777" w:rsidR="00A63F55" w:rsidRPr="0039711A" w:rsidRDefault="003931F1" w:rsidP="003931F1">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w:t>
      </w:r>
      <w:r w:rsidR="009B7535">
        <w:rPr>
          <w:rFonts w:ascii="Times New Roman" w:hAnsi="Times New Roman"/>
          <w:lang w:eastAsia="zh-CN"/>
        </w:rPr>
        <w:t>30</w:t>
      </w:r>
      <w:r w:rsidRPr="00CB1DBB">
        <w:rPr>
          <w:rFonts w:ascii="Times New Roman" w:hAnsi="Times New Roman"/>
          <w:lang w:eastAsia="zh-CN"/>
        </w:rPr>
        <w:t xml:space="preserve"> </w:t>
      </w:r>
      <w:r w:rsidRPr="00CB1DBB">
        <w:rPr>
          <w:rFonts w:ascii="Times New Roman" w:hAnsi="Times New Roman"/>
          <w:lang w:eastAsia="zh-CN"/>
        </w:rPr>
        <w:t>部署信息表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483E472" w14:textId="77777777" w:rsidTr="00A95CCE">
        <w:tc>
          <w:tcPr>
            <w:tcW w:w="2071" w:type="dxa"/>
            <w:shd w:val="clear" w:color="auto" w:fill="BFBFBF"/>
          </w:tcPr>
          <w:p w14:paraId="7B15C7F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0DA465C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6E08B08"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1F429DA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9A6F14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D2086E1" w14:textId="77777777" w:rsidTr="00A95CCE">
        <w:tc>
          <w:tcPr>
            <w:tcW w:w="2071" w:type="dxa"/>
            <w:shd w:val="clear" w:color="auto" w:fill="auto"/>
          </w:tcPr>
          <w:p w14:paraId="02DFE294"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203F04D"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C269E1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008B498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7A904E80" w14:textId="77777777" w:rsidR="00A63F55" w:rsidRPr="00CB1DBB" w:rsidRDefault="008206F3"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403441F8" w14:textId="77777777" w:rsidTr="00A95CCE">
        <w:tc>
          <w:tcPr>
            <w:tcW w:w="2071" w:type="dxa"/>
            <w:shd w:val="clear" w:color="auto" w:fill="auto"/>
          </w:tcPr>
          <w:p w14:paraId="33E326D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2C564D1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5D93C29"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9E5B69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C9A22C1"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部署文件</w:t>
            </w:r>
          </w:p>
        </w:tc>
      </w:tr>
      <w:tr w:rsidR="00B95913" w:rsidRPr="00CB1DBB" w14:paraId="63D7701A" w14:textId="77777777" w:rsidTr="00A95CCE">
        <w:tc>
          <w:tcPr>
            <w:tcW w:w="2071" w:type="dxa"/>
            <w:shd w:val="clear" w:color="auto" w:fill="auto"/>
          </w:tcPr>
          <w:p w14:paraId="2FD3AAA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3" w:type="dxa"/>
            <w:shd w:val="clear" w:color="auto" w:fill="auto"/>
          </w:tcPr>
          <w:p w14:paraId="664771A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DE1215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0C7D2A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CE838CA"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1AEC1808" w14:textId="77777777" w:rsidTr="00A95CCE">
        <w:tc>
          <w:tcPr>
            <w:tcW w:w="2071" w:type="dxa"/>
            <w:shd w:val="clear" w:color="auto" w:fill="auto"/>
          </w:tcPr>
          <w:p w14:paraId="5AF483A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716BF20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530547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A24A74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B313C89" w14:textId="77777777" w:rsidR="00603B5A" w:rsidRPr="0039711A" w:rsidRDefault="00603B5A" w:rsidP="00A95CCE">
            <w:pPr>
              <w:pStyle w:val="a8"/>
              <w:ind w:firstLineChars="0" w:firstLine="0"/>
              <w:rPr>
                <w:rFonts w:ascii="Times New Roman" w:hAnsi="Times New Roman"/>
                <w:lang w:eastAsia="zh-CN"/>
              </w:rPr>
            </w:pPr>
          </w:p>
        </w:tc>
      </w:tr>
      <w:tr w:rsidR="00B95913" w:rsidRPr="00CB1DBB" w14:paraId="3FF26033" w14:textId="77777777" w:rsidTr="00A95CCE">
        <w:tc>
          <w:tcPr>
            <w:tcW w:w="2071" w:type="dxa"/>
            <w:shd w:val="clear" w:color="auto" w:fill="auto"/>
          </w:tcPr>
          <w:p w14:paraId="6E62B0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DEPLOY_TIME_</w:t>
            </w:r>
          </w:p>
        </w:tc>
        <w:tc>
          <w:tcPr>
            <w:tcW w:w="1953" w:type="dxa"/>
            <w:shd w:val="clear" w:color="auto" w:fill="auto"/>
          </w:tcPr>
          <w:p w14:paraId="5B1D67D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25" w:type="dxa"/>
            <w:shd w:val="clear" w:color="auto" w:fill="auto"/>
          </w:tcPr>
          <w:p w14:paraId="1225C554"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E0FE4A8"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2C3E343"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w:t>
            </w:r>
            <w:r w:rsidRPr="00CB1DBB">
              <w:rPr>
                <w:rFonts w:ascii="Times New Roman" w:hAnsi="Times New Roman"/>
                <w:lang w:eastAsia="zh-CN"/>
              </w:rPr>
              <w:t>世间</w:t>
            </w:r>
          </w:p>
        </w:tc>
      </w:tr>
    </w:tbl>
    <w:p w14:paraId="50615CB8"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2"/>
          <w:type w:val="continuous"/>
          <w:pgSz w:w="11900" w:h="16840"/>
          <w:pgMar w:top="1418" w:right="1134" w:bottom="1418" w:left="1588" w:header="1134" w:footer="709" w:gutter="0"/>
          <w:cols w:space="708"/>
          <w:docGrid w:linePitch="360"/>
        </w:sectPr>
      </w:pPr>
    </w:p>
    <w:p w14:paraId="422ED0AA" w14:textId="77777777" w:rsidR="00A63F55" w:rsidRPr="0039711A" w:rsidRDefault="00A63F55" w:rsidP="00A63F55">
      <w:pPr>
        <w:pStyle w:val="a8"/>
        <w:ind w:left="960" w:firstLineChars="0" w:firstLine="0"/>
        <w:rPr>
          <w:rFonts w:ascii="Times New Roman" w:hAnsi="Times New Roman"/>
          <w:color w:val="000000"/>
          <w:kern w:val="0"/>
        </w:rPr>
      </w:pPr>
    </w:p>
    <w:p w14:paraId="1907F116" w14:textId="77777777" w:rsidR="003931F1" w:rsidRPr="00CB1DBB"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ACT_RE_MODEL</w:t>
      </w:r>
      <w:r w:rsidR="008E7B64" w:rsidRPr="0039711A">
        <w:rPr>
          <w:rFonts w:ascii="Times New Roman" w:hAnsi="Times New Roman"/>
          <w:color w:val="000000"/>
          <w:kern w:val="0"/>
          <w:lang w:eastAsia="zh-CN"/>
        </w:rPr>
        <w:t>保存</w:t>
      </w:r>
      <w:r w:rsidR="00151FE4" w:rsidRPr="0039711A">
        <w:rPr>
          <w:rFonts w:ascii="Times New Roman" w:hAnsi="Times New Roman"/>
          <w:color w:val="000000"/>
          <w:kern w:val="0"/>
          <w:lang w:eastAsia="zh-CN"/>
        </w:rPr>
        <w:t>流程</w:t>
      </w:r>
      <w:r w:rsidR="00151FE4" w:rsidRPr="0039711A">
        <w:rPr>
          <w:rFonts w:ascii="Times New Roman" w:hAnsi="Times New Roman" w:hint="eastAsia"/>
          <w:color w:val="000000"/>
          <w:kern w:val="0"/>
          <w:lang w:eastAsia="zh-CN"/>
        </w:rPr>
        <w:t>设计器</w:t>
      </w:r>
      <w:r w:rsidR="00151FE4" w:rsidRPr="0039711A">
        <w:rPr>
          <w:rFonts w:ascii="Times New Roman" w:hAnsi="Times New Roman"/>
          <w:color w:val="000000"/>
          <w:kern w:val="0"/>
          <w:lang w:eastAsia="zh-CN"/>
        </w:rPr>
        <w:t>设计流程定义后的</w:t>
      </w:r>
      <w:r w:rsidR="008E7B64" w:rsidRPr="0039711A">
        <w:rPr>
          <w:rFonts w:ascii="Times New Roman" w:hAnsi="Times New Roman"/>
          <w:color w:val="000000"/>
          <w:kern w:val="0"/>
          <w:lang w:eastAsia="zh-CN"/>
        </w:rPr>
        <w:t>流程设计模型</w:t>
      </w:r>
      <w:r w:rsidR="008E7B64" w:rsidRPr="0039711A">
        <w:rPr>
          <w:rFonts w:ascii="Times New Roman" w:hAnsi="Times New Roman" w:hint="eastAsia"/>
          <w:color w:val="000000"/>
          <w:kern w:val="0"/>
          <w:lang w:eastAsia="zh-CN"/>
        </w:rPr>
        <w:t>记录</w:t>
      </w:r>
      <w:r w:rsidR="00B00552" w:rsidRPr="0039711A">
        <w:rPr>
          <w:rFonts w:ascii="Times New Roman" w:hAnsi="Times New Roman"/>
          <w:color w:val="000000"/>
          <w:kern w:val="0"/>
          <w:lang w:eastAsia="zh-CN"/>
        </w:rPr>
        <w:t>。</w:t>
      </w:r>
      <w:r w:rsidR="00B00552" w:rsidRPr="0039711A">
        <w:rPr>
          <w:rFonts w:ascii="Times New Roman" w:hAnsi="Times New Roman"/>
          <w:color w:val="000000"/>
          <w:kern w:val="0"/>
          <w:lang w:eastAsia="zh-CN"/>
        </w:rPr>
        <w:t xml:space="preserve"> </w:t>
      </w:r>
    </w:p>
    <w:p w14:paraId="60B89EF9" w14:textId="77777777" w:rsidR="003931F1" w:rsidRPr="0039711A" w:rsidRDefault="003931F1" w:rsidP="003931F1">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-3</w:t>
      </w:r>
      <w:r w:rsidR="009B7535">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流程设计模型部署表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897"/>
        <w:gridCol w:w="1219"/>
        <w:gridCol w:w="722"/>
        <w:gridCol w:w="1660"/>
      </w:tblGrid>
      <w:tr w:rsidR="00B95913" w:rsidRPr="00CB1DBB" w14:paraId="6B5D65DB" w14:textId="77777777" w:rsidTr="00CB1DBB">
        <w:trPr>
          <w:trHeight w:val="584"/>
          <w:tblHeader/>
        </w:trPr>
        <w:tc>
          <w:tcPr>
            <w:tcW w:w="2710" w:type="dxa"/>
            <w:shd w:val="clear" w:color="auto" w:fill="BFBFBF"/>
          </w:tcPr>
          <w:p w14:paraId="25B7A95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97" w:type="dxa"/>
            <w:shd w:val="clear" w:color="auto" w:fill="BFBFBF"/>
          </w:tcPr>
          <w:p w14:paraId="11E79A1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19" w:type="dxa"/>
            <w:shd w:val="clear" w:color="auto" w:fill="BFBFBF"/>
          </w:tcPr>
          <w:p w14:paraId="7D0F1C06"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22" w:type="dxa"/>
            <w:shd w:val="clear" w:color="auto" w:fill="BFBFBF"/>
          </w:tcPr>
          <w:p w14:paraId="47B310C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3B98AE24"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FABABB8" w14:textId="77777777" w:rsidTr="00A95CCE">
        <w:tc>
          <w:tcPr>
            <w:tcW w:w="2710" w:type="dxa"/>
            <w:shd w:val="clear" w:color="auto" w:fill="auto"/>
          </w:tcPr>
          <w:p w14:paraId="7919670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97" w:type="dxa"/>
            <w:shd w:val="clear" w:color="auto" w:fill="auto"/>
          </w:tcPr>
          <w:p w14:paraId="5E92B47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3D21036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22" w:type="dxa"/>
            <w:shd w:val="clear" w:color="auto" w:fill="auto"/>
          </w:tcPr>
          <w:p w14:paraId="368B802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20BFF877" w14:textId="77777777" w:rsidR="00A63F55"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07094834" w14:textId="77777777" w:rsidTr="00A95CCE">
        <w:tc>
          <w:tcPr>
            <w:tcW w:w="2710" w:type="dxa"/>
            <w:shd w:val="clear" w:color="auto" w:fill="auto"/>
          </w:tcPr>
          <w:p w14:paraId="77E79E6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897" w:type="dxa"/>
            <w:shd w:val="clear" w:color="auto" w:fill="auto"/>
          </w:tcPr>
          <w:p w14:paraId="0BB529F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19" w:type="dxa"/>
            <w:shd w:val="clear" w:color="auto" w:fill="auto"/>
          </w:tcPr>
          <w:p w14:paraId="4018B4E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0EE04A79"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D95CDE9"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5FB21F71" w14:textId="77777777" w:rsidTr="00A95CCE">
        <w:tc>
          <w:tcPr>
            <w:tcW w:w="2710" w:type="dxa"/>
            <w:shd w:val="clear" w:color="auto" w:fill="auto"/>
          </w:tcPr>
          <w:p w14:paraId="0A239D3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897" w:type="dxa"/>
            <w:shd w:val="clear" w:color="auto" w:fill="auto"/>
          </w:tcPr>
          <w:p w14:paraId="1353859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06391C0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57F4B2B3"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6178506C"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名称</w:t>
            </w:r>
          </w:p>
        </w:tc>
      </w:tr>
      <w:tr w:rsidR="00B95913" w:rsidRPr="00CB1DBB" w14:paraId="4159B83B" w14:textId="77777777" w:rsidTr="00A95CCE">
        <w:tc>
          <w:tcPr>
            <w:tcW w:w="2710" w:type="dxa"/>
            <w:shd w:val="clear" w:color="auto" w:fill="auto"/>
          </w:tcPr>
          <w:p w14:paraId="4F6D149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897" w:type="dxa"/>
            <w:shd w:val="clear" w:color="auto" w:fill="auto"/>
          </w:tcPr>
          <w:p w14:paraId="26BB6C8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7F3E3234"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1018EE9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278556A5"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KEY</w:t>
            </w:r>
          </w:p>
        </w:tc>
      </w:tr>
      <w:tr w:rsidR="00B95913" w:rsidRPr="00CB1DBB" w14:paraId="609579FF" w14:textId="77777777" w:rsidTr="00A95CCE">
        <w:tc>
          <w:tcPr>
            <w:tcW w:w="2710" w:type="dxa"/>
            <w:shd w:val="clear" w:color="auto" w:fill="auto"/>
          </w:tcPr>
          <w:p w14:paraId="29FD836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897" w:type="dxa"/>
            <w:shd w:val="clear" w:color="auto" w:fill="auto"/>
          </w:tcPr>
          <w:p w14:paraId="7DA7DE2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2C03BF5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26D12A3A"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14DCBEF"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2D421B85" w14:textId="77777777" w:rsidTr="00A95CCE">
        <w:tc>
          <w:tcPr>
            <w:tcW w:w="2710" w:type="dxa"/>
            <w:shd w:val="clear" w:color="auto" w:fill="auto"/>
          </w:tcPr>
          <w:p w14:paraId="6176143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1897" w:type="dxa"/>
            <w:shd w:val="clear" w:color="auto" w:fill="auto"/>
          </w:tcPr>
          <w:p w14:paraId="09F3318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219" w:type="dxa"/>
            <w:shd w:val="clear" w:color="auto" w:fill="auto"/>
          </w:tcPr>
          <w:p w14:paraId="51BF681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70A5EEE"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23E898FE"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58EEDFA2" w14:textId="77777777" w:rsidTr="00A95CCE">
        <w:tc>
          <w:tcPr>
            <w:tcW w:w="2710" w:type="dxa"/>
            <w:shd w:val="clear" w:color="auto" w:fill="auto"/>
          </w:tcPr>
          <w:p w14:paraId="5C268F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LAST_UPDATE_TIME_</w:t>
            </w:r>
          </w:p>
        </w:tc>
        <w:tc>
          <w:tcPr>
            <w:tcW w:w="1897" w:type="dxa"/>
            <w:shd w:val="clear" w:color="auto" w:fill="auto"/>
          </w:tcPr>
          <w:p w14:paraId="4E5F584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219" w:type="dxa"/>
            <w:shd w:val="clear" w:color="auto" w:fill="auto"/>
          </w:tcPr>
          <w:p w14:paraId="3AC9FC5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71E1CAE6" w14:textId="77777777" w:rsidR="00603B5A" w:rsidRPr="00CB1DBB" w:rsidRDefault="00603B5A" w:rsidP="00A95CCE">
            <w:pPr>
              <w:ind w:firstLineChars="0" w:firstLine="0"/>
              <w:rPr>
                <w:rFonts w:ascii="Times New Roman" w:hAnsi="Times New Roman"/>
                <w:lang w:eastAsia="zh-CN"/>
              </w:rPr>
            </w:pPr>
          </w:p>
        </w:tc>
        <w:tc>
          <w:tcPr>
            <w:tcW w:w="1660" w:type="dxa"/>
            <w:shd w:val="clear" w:color="auto" w:fill="auto"/>
          </w:tcPr>
          <w:p w14:paraId="7E31D615" w14:textId="77777777" w:rsidR="00603B5A" w:rsidRPr="00CB1DBB" w:rsidRDefault="003F60A4" w:rsidP="00A95CCE">
            <w:pPr>
              <w:pStyle w:val="a8"/>
              <w:ind w:firstLineChars="0" w:firstLine="0"/>
              <w:rPr>
                <w:rFonts w:ascii="Times New Roman" w:hAnsi="Times New Roman"/>
                <w:lang w:eastAsia="zh-CN"/>
              </w:rPr>
            </w:pPr>
            <w:r>
              <w:rPr>
                <w:rFonts w:ascii="Times New Roman" w:hAnsi="Times New Roman"/>
                <w:lang w:eastAsia="zh-CN"/>
              </w:rPr>
              <w:t>修改</w:t>
            </w:r>
            <w:r>
              <w:rPr>
                <w:rFonts w:ascii="Times New Roman" w:hAnsi="Times New Roman" w:hint="eastAsia"/>
                <w:lang w:eastAsia="zh-CN"/>
              </w:rPr>
              <w:t>时间</w:t>
            </w:r>
          </w:p>
        </w:tc>
      </w:tr>
      <w:tr w:rsidR="00B95913" w:rsidRPr="00CB1DBB" w14:paraId="69C9924D" w14:textId="77777777" w:rsidTr="00A95CCE">
        <w:tc>
          <w:tcPr>
            <w:tcW w:w="2710" w:type="dxa"/>
            <w:shd w:val="clear" w:color="auto" w:fill="auto"/>
          </w:tcPr>
          <w:p w14:paraId="5F063B5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VERSION_</w:t>
            </w:r>
          </w:p>
        </w:tc>
        <w:tc>
          <w:tcPr>
            <w:tcW w:w="1897" w:type="dxa"/>
            <w:shd w:val="clear" w:color="auto" w:fill="auto"/>
          </w:tcPr>
          <w:p w14:paraId="0D20661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19" w:type="dxa"/>
            <w:shd w:val="clear" w:color="auto" w:fill="auto"/>
          </w:tcPr>
          <w:p w14:paraId="2EF9F54C"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6443622"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1DD81CE"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版本</w:t>
            </w:r>
          </w:p>
        </w:tc>
      </w:tr>
      <w:tr w:rsidR="00B95913" w:rsidRPr="00CB1DBB" w14:paraId="465A6F31" w14:textId="77777777" w:rsidTr="00A95CCE">
        <w:tc>
          <w:tcPr>
            <w:tcW w:w="2710" w:type="dxa"/>
            <w:shd w:val="clear" w:color="auto" w:fill="auto"/>
          </w:tcPr>
          <w:p w14:paraId="74FE855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META_INFO_</w:t>
            </w:r>
          </w:p>
        </w:tc>
        <w:tc>
          <w:tcPr>
            <w:tcW w:w="1897" w:type="dxa"/>
            <w:shd w:val="clear" w:color="auto" w:fill="auto"/>
          </w:tcPr>
          <w:p w14:paraId="634E2DA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19" w:type="dxa"/>
            <w:shd w:val="clear" w:color="auto" w:fill="auto"/>
          </w:tcPr>
          <w:p w14:paraId="493936D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2FA4055"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582CF60" w14:textId="77777777" w:rsidR="00603B5A" w:rsidRPr="00CB1DBB" w:rsidRDefault="00B00552" w:rsidP="00A95CCE">
            <w:pPr>
              <w:pStyle w:val="a8"/>
              <w:ind w:firstLineChars="0" w:firstLine="0"/>
              <w:rPr>
                <w:rFonts w:ascii="Times New Roman" w:hAnsi="Times New Roman"/>
                <w:lang w:eastAsia="zh-CN"/>
              </w:rPr>
            </w:pPr>
            <w:r w:rsidRPr="0039711A">
              <w:rPr>
                <w:rFonts w:ascii="Times New Roman" w:hAnsi="Times New Roman"/>
                <w:lang w:eastAsia="zh-CN"/>
              </w:rPr>
              <w:t xml:space="preserve">json </w:t>
            </w:r>
            <w:r w:rsidRPr="00CB1DBB">
              <w:rPr>
                <w:rFonts w:ascii="Times New Roman" w:hAnsi="Times New Roman" w:hint="eastAsia"/>
                <w:lang w:eastAsia="zh-CN"/>
              </w:rPr>
              <w:t>格式</w:t>
            </w:r>
            <w:r w:rsidRPr="00CB1DBB">
              <w:rPr>
                <w:rFonts w:ascii="Times New Roman" w:hAnsi="Times New Roman"/>
                <w:lang w:eastAsia="zh-CN"/>
              </w:rPr>
              <w:t>保存流程定义的信息</w:t>
            </w:r>
          </w:p>
        </w:tc>
      </w:tr>
      <w:tr w:rsidR="00B95913" w:rsidRPr="00CB1DBB" w14:paraId="05EE600A" w14:textId="77777777" w:rsidTr="00A95CCE">
        <w:tc>
          <w:tcPr>
            <w:tcW w:w="2710" w:type="dxa"/>
            <w:shd w:val="clear" w:color="auto" w:fill="auto"/>
          </w:tcPr>
          <w:p w14:paraId="1668720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DEPLOYMENT_ID_</w:t>
            </w:r>
          </w:p>
        </w:tc>
        <w:tc>
          <w:tcPr>
            <w:tcW w:w="1897" w:type="dxa"/>
            <w:shd w:val="clear" w:color="auto" w:fill="auto"/>
          </w:tcPr>
          <w:p w14:paraId="3FEC795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6DF730C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F16408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53B5F114" w14:textId="77777777" w:rsidR="00603B5A" w:rsidRPr="00CB1DBB" w:rsidRDefault="00B00552"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w:t>
            </w:r>
            <w:r w:rsidRPr="00CB1DBB">
              <w:rPr>
                <w:rFonts w:ascii="Times New Roman" w:hAnsi="Times New Roman"/>
                <w:lang w:eastAsia="zh-CN"/>
              </w:rPr>
              <w:t>编号</w:t>
            </w:r>
          </w:p>
        </w:tc>
      </w:tr>
      <w:tr w:rsidR="00B95913" w:rsidRPr="00CB1DBB" w14:paraId="088B2BDA" w14:textId="77777777" w:rsidTr="00A95CCE">
        <w:tc>
          <w:tcPr>
            <w:tcW w:w="2710" w:type="dxa"/>
            <w:shd w:val="clear" w:color="auto" w:fill="auto"/>
          </w:tcPr>
          <w:p w14:paraId="24E715F5" w14:textId="77777777" w:rsidR="00C820A3"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EDITOR_SOURCE_</w:t>
            </w:r>
          </w:p>
          <w:p w14:paraId="504225E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VALUE_ID_</w:t>
            </w:r>
          </w:p>
        </w:tc>
        <w:tc>
          <w:tcPr>
            <w:tcW w:w="1897" w:type="dxa"/>
            <w:shd w:val="clear" w:color="auto" w:fill="auto"/>
          </w:tcPr>
          <w:p w14:paraId="14B5F1B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230662D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70B249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11872460" w14:textId="77777777" w:rsidR="00603B5A" w:rsidRPr="00CB1DBB" w:rsidRDefault="00603B5A" w:rsidP="00A95CCE">
            <w:pPr>
              <w:pStyle w:val="a8"/>
              <w:ind w:firstLineChars="0" w:firstLine="0"/>
              <w:rPr>
                <w:rFonts w:ascii="Times New Roman" w:hAnsi="Times New Roman"/>
                <w:lang w:eastAsia="zh-CN"/>
              </w:rPr>
            </w:pPr>
          </w:p>
        </w:tc>
      </w:tr>
      <w:tr w:rsidR="00B95913" w:rsidRPr="00CB1DBB" w14:paraId="73A5EF3F" w14:textId="77777777" w:rsidTr="00A95CCE">
        <w:tc>
          <w:tcPr>
            <w:tcW w:w="2710" w:type="dxa"/>
            <w:shd w:val="clear" w:color="auto" w:fill="auto"/>
          </w:tcPr>
          <w:p w14:paraId="5E1E0DC7" w14:textId="77777777" w:rsidR="00C820A3"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EDITOR_SOURCE_</w:t>
            </w:r>
          </w:p>
          <w:p w14:paraId="4203855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EXTRA_VALUE_ID_</w:t>
            </w:r>
          </w:p>
        </w:tc>
        <w:tc>
          <w:tcPr>
            <w:tcW w:w="1897" w:type="dxa"/>
            <w:shd w:val="clear" w:color="auto" w:fill="auto"/>
          </w:tcPr>
          <w:p w14:paraId="1C1FA36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varchar(64)</w:t>
            </w:r>
          </w:p>
        </w:tc>
        <w:tc>
          <w:tcPr>
            <w:tcW w:w="1219" w:type="dxa"/>
            <w:shd w:val="clear" w:color="auto" w:fill="auto"/>
          </w:tcPr>
          <w:p w14:paraId="04CCEB8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4757C7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6A344E1F" w14:textId="77777777" w:rsidR="00603B5A" w:rsidRPr="00CB1DBB" w:rsidRDefault="00603B5A" w:rsidP="00A95CCE">
            <w:pPr>
              <w:pStyle w:val="a8"/>
              <w:ind w:firstLineChars="0" w:firstLine="0"/>
              <w:rPr>
                <w:rFonts w:ascii="Times New Roman" w:hAnsi="Times New Roman"/>
                <w:lang w:eastAsia="zh-CN"/>
              </w:rPr>
            </w:pPr>
          </w:p>
        </w:tc>
      </w:tr>
      <w:tr w:rsidR="00B95913" w:rsidRPr="00CB1DBB" w14:paraId="7496DC0F" w14:textId="77777777" w:rsidTr="00A95CCE">
        <w:tc>
          <w:tcPr>
            <w:tcW w:w="2710" w:type="dxa"/>
            <w:shd w:val="clear" w:color="auto" w:fill="auto"/>
          </w:tcPr>
          <w:p w14:paraId="3FD84AF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TENANT_ID_</w:t>
            </w:r>
          </w:p>
        </w:tc>
        <w:tc>
          <w:tcPr>
            <w:tcW w:w="1897" w:type="dxa"/>
            <w:shd w:val="clear" w:color="auto" w:fill="auto"/>
          </w:tcPr>
          <w:p w14:paraId="67C16C3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0260EBC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5B40C498"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5EC2DCA0" w14:textId="77777777" w:rsidR="00603B5A" w:rsidRPr="0039711A" w:rsidRDefault="00603B5A" w:rsidP="00A95CCE">
            <w:pPr>
              <w:pStyle w:val="a8"/>
              <w:ind w:firstLineChars="0" w:firstLine="0"/>
              <w:rPr>
                <w:rFonts w:ascii="Times New Roman" w:hAnsi="Times New Roman"/>
                <w:lang w:eastAsia="zh-CN"/>
              </w:rPr>
            </w:pPr>
          </w:p>
        </w:tc>
      </w:tr>
    </w:tbl>
    <w:p w14:paraId="5A8527E7" w14:textId="77777777" w:rsidR="00194C8D" w:rsidRDefault="00194C8D" w:rsidP="00603B5A">
      <w:pPr>
        <w:pStyle w:val="a8"/>
        <w:ind w:left="960" w:firstLineChars="0" w:firstLine="0"/>
        <w:rPr>
          <w:rFonts w:ascii="Times New Roman" w:hAnsi="Times New Roman"/>
          <w:color w:val="000000"/>
          <w:kern w:val="0"/>
        </w:rPr>
        <w:sectPr w:rsidR="00194C8D" w:rsidSect="00CB1DBB">
          <w:headerReference w:type="default" r:id="rId43"/>
          <w:type w:val="continuous"/>
          <w:pgSz w:w="11900" w:h="16840"/>
          <w:pgMar w:top="1418" w:right="1134" w:bottom="1418" w:left="1588" w:header="1134" w:footer="709" w:gutter="0"/>
          <w:cols w:space="708"/>
          <w:docGrid w:linePitch="360"/>
        </w:sectPr>
      </w:pPr>
    </w:p>
    <w:p w14:paraId="4158BDE2" w14:textId="77777777" w:rsidR="00603B5A" w:rsidRPr="0039711A" w:rsidRDefault="00603B5A" w:rsidP="00603B5A">
      <w:pPr>
        <w:pStyle w:val="a8"/>
        <w:ind w:left="960" w:firstLineChars="0" w:firstLine="0"/>
        <w:rPr>
          <w:rFonts w:ascii="Times New Roman" w:hAnsi="Times New Roman"/>
          <w:color w:val="000000"/>
          <w:kern w:val="0"/>
        </w:rPr>
      </w:pPr>
    </w:p>
    <w:p w14:paraId="04794F56"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ACT_RE_PROCDEF  </w:t>
      </w:r>
      <w:r w:rsidR="00702AD0" w:rsidRPr="0039711A">
        <w:rPr>
          <w:rFonts w:ascii="Times New Roman" w:hAnsi="Times New Roman" w:hint="eastAsia"/>
          <w:color w:val="000000"/>
          <w:kern w:val="0"/>
          <w:lang w:eastAsia="zh-CN"/>
        </w:rPr>
        <w:t>记录</w:t>
      </w:r>
      <w:r w:rsidR="00702AD0" w:rsidRPr="0039711A">
        <w:rPr>
          <w:rFonts w:ascii="Times New Roman" w:hAnsi="Times New Roman"/>
          <w:color w:val="000000"/>
          <w:kern w:val="0"/>
          <w:lang w:eastAsia="zh-CN"/>
        </w:rPr>
        <w:t>资源</w:t>
      </w:r>
      <w:r w:rsidR="004369FD" w:rsidRPr="0039711A">
        <w:rPr>
          <w:rFonts w:ascii="Times New Roman" w:hAnsi="Times New Roman"/>
          <w:color w:val="000000"/>
          <w:kern w:val="0"/>
          <w:lang w:eastAsia="zh-CN"/>
        </w:rPr>
        <w:t>流程定义</w:t>
      </w:r>
      <w:r w:rsidR="008E7B64" w:rsidRPr="0039711A">
        <w:rPr>
          <w:rFonts w:ascii="Times New Roman" w:hAnsi="Times New Roman" w:hint="eastAsia"/>
          <w:color w:val="000000"/>
          <w:kern w:val="0"/>
          <w:lang w:eastAsia="zh-CN"/>
        </w:rPr>
        <w:t>记录</w:t>
      </w:r>
    </w:p>
    <w:p w14:paraId="3CE54D9D" w14:textId="77777777" w:rsidR="00A63F55" w:rsidRPr="0039711A" w:rsidRDefault="001914C9" w:rsidP="001914C9">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9B7535">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流程定义数据表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7"/>
        <w:gridCol w:w="1893"/>
        <w:gridCol w:w="1185"/>
        <w:gridCol w:w="1350"/>
        <w:gridCol w:w="1363"/>
      </w:tblGrid>
      <w:tr w:rsidR="00B95913" w:rsidRPr="00CB1DBB" w14:paraId="56EBC33F" w14:textId="77777777" w:rsidTr="00CB1DBB">
        <w:trPr>
          <w:tblHeader/>
        </w:trPr>
        <w:tc>
          <w:tcPr>
            <w:tcW w:w="2071" w:type="dxa"/>
            <w:shd w:val="clear" w:color="auto" w:fill="BFBFBF"/>
          </w:tcPr>
          <w:p w14:paraId="43DF62C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BDDC8A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82" w:type="dxa"/>
            <w:shd w:val="clear" w:color="auto" w:fill="BFBFBF"/>
          </w:tcPr>
          <w:p w14:paraId="3667B6BD"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477" w:type="dxa"/>
            <w:shd w:val="clear" w:color="auto" w:fill="BFBFBF"/>
          </w:tcPr>
          <w:p w14:paraId="43DA451B"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799EB7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58EFD7B" w14:textId="77777777" w:rsidTr="00A95CCE">
        <w:trPr>
          <w:trHeight w:val="472"/>
        </w:trPr>
        <w:tc>
          <w:tcPr>
            <w:tcW w:w="2071" w:type="dxa"/>
            <w:shd w:val="clear" w:color="auto" w:fill="auto"/>
          </w:tcPr>
          <w:p w14:paraId="2DAE218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0C480EA2"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82" w:type="dxa"/>
            <w:shd w:val="clear" w:color="auto" w:fill="auto"/>
          </w:tcPr>
          <w:p w14:paraId="43661C3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3F5643A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6B6D2771" w14:textId="77777777" w:rsidR="00A63F55"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52C7030" w14:textId="77777777" w:rsidTr="00A95CCE">
        <w:tc>
          <w:tcPr>
            <w:tcW w:w="2071" w:type="dxa"/>
            <w:shd w:val="clear" w:color="auto" w:fill="auto"/>
          </w:tcPr>
          <w:p w14:paraId="699F330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1B7530C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9DCA2E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062274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0897A79"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4CF20E48" w14:textId="77777777" w:rsidTr="00A95CCE">
        <w:tc>
          <w:tcPr>
            <w:tcW w:w="2071" w:type="dxa"/>
            <w:shd w:val="clear" w:color="auto" w:fill="auto"/>
          </w:tcPr>
          <w:p w14:paraId="74D8C19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3" w:type="dxa"/>
            <w:shd w:val="clear" w:color="auto" w:fill="auto"/>
          </w:tcPr>
          <w:p w14:paraId="3A86D99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6256C19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354D6CC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6524370"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3567615D" w14:textId="77777777" w:rsidTr="00A95CCE">
        <w:tc>
          <w:tcPr>
            <w:tcW w:w="2071" w:type="dxa"/>
            <w:shd w:val="clear" w:color="auto" w:fill="auto"/>
          </w:tcPr>
          <w:p w14:paraId="7D1ABDE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05F3B6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71B05B8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15B51FDE"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0945400"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hint="eastAsia"/>
                <w:lang w:eastAsia="zh-CN"/>
              </w:rPr>
              <w:t>名称</w:t>
            </w:r>
          </w:p>
        </w:tc>
      </w:tr>
      <w:tr w:rsidR="00B95913" w:rsidRPr="00CB1DBB" w14:paraId="0CAC2981" w14:textId="77777777" w:rsidTr="00A95CCE">
        <w:trPr>
          <w:trHeight w:val="473"/>
        </w:trPr>
        <w:tc>
          <w:tcPr>
            <w:tcW w:w="2071" w:type="dxa"/>
            <w:shd w:val="clear" w:color="auto" w:fill="auto"/>
          </w:tcPr>
          <w:p w14:paraId="5A0EECB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953" w:type="dxa"/>
            <w:shd w:val="clear" w:color="auto" w:fill="auto"/>
          </w:tcPr>
          <w:p w14:paraId="099B668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29B9C25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5660F69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0E001A6"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定义</w:t>
            </w:r>
            <w:r w:rsidRPr="00CB1DBB">
              <w:rPr>
                <w:rFonts w:ascii="Times New Roman" w:hAnsi="Times New Roman"/>
                <w:lang w:eastAsia="zh-CN"/>
              </w:rPr>
              <w:t xml:space="preserve"> key</w:t>
            </w:r>
          </w:p>
        </w:tc>
      </w:tr>
      <w:tr w:rsidR="00B95913" w:rsidRPr="00CB1DBB" w14:paraId="088440C8" w14:textId="77777777" w:rsidTr="00A95CCE">
        <w:tc>
          <w:tcPr>
            <w:tcW w:w="2071" w:type="dxa"/>
            <w:shd w:val="clear" w:color="auto" w:fill="auto"/>
          </w:tcPr>
          <w:p w14:paraId="43C0F86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VERSION_</w:t>
            </w:r>
          </w:p>
        </w:tc>
        <w:tc>
          <w:tcPr>
            <w:tcW w:w="1953" w:type="dxa"/>
            <w:shd w:val="clear" w:color="auto" w:fill="auto"/>
          </w:tcPr>
          <w:p w14:paraId="5D07612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F2658F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7D31344E"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3B09656"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版本</w:t>
            </w:r>
          </w:p>
        </w:tc>
      </w:tr>
      <w:tr w:rsidR="00B95913" w:rsidRPr="00CB1DBB" w14:paraId="68D2C8E7" w14:textId="77777777" w:rsidTr="00A95CCE">
        <w:tc>
          <w:tcPr>
            <w:tcW w:w="2071" w:type="dxa"/>
            <w:shd w:val="clear" w:color="auto" w:fill="auto"/>
          </w:tcPr>
          <w:p w14:paraId="54B5DC7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DEPLOYMENT_ID_</w:t>
            </w:r>
          </w:p>
        </w:tc>
        <w:tc>
          <w:tcPr>
            <w:tcW w:w="1953" w:type="dxa"/>
            <w:shd w:val="clear" w:color="auto" w:fill="auto"/>
          </w:tcPr>
          <w:p w14:paraId="5FD7E10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282" w:type="dxa"/>
            <w:shd w:val="clear" w:color="auto" w:fill="auto"/>
          </w:tcPr>
          <w:p w14:paraId="77E19A6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4EDEDE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6CBF069"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部署表</w:t>
            </w:r>
            <w:r w:rsidR="00AE588A" w:rsidRPr="00CB1DBB">
              <w:rPr>
                <w:rFonts w:ascii="Times New Roman" w:hAnsi="Times New Roman"/>
                <w:lang w:eastAsia="zh-CN"/>
              </w:rPr>
              <w:t>编号</w:t>
            </w:r>
          </w:p>
        </w:tc>
      </w:tr>
      <w:tr w:rsidR="00B95913" w:rsidRPr="00CB1DBB" w14:paraId="47B68714" w14:textId="77777777" w:rsidTr="00A95CCE">
        <w:tc>
          <w:tcPr>
            <w:tcW w:w="2071" w:type="dxa"/>
            <w:shd w:val="clear" w:color="auto" w:fill="auto"/>
          </w:tcPr>
          <w:p w14:paraId="7972412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RESOURCE_NAME_</w:t>
            </w:r>
          </w:p>
        </w:tc>
        <w:tc>
          <w:tcPr>
            <w:tcW w:w="1953" w:type="dxa"/>
            <w:shd w:val="clear" w:color="auto" w:fill="auto"/>
          </w:tcPr>
          <w:p w14:paraId="2F3B2D7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0C4C316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621124D2"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6BE80A7" w14:textId="77777777" w:rsidR="00AE588A" w:rsidRPr="0039711A" w:rsidRDefault="00AE588A" w:rsidP="00A95CCE">
            <w:pPr>
              <w:pStyle w:val="a8"/>
              <w:ind w:firstLineChars="0" w:firstLine="0"/>
              <w:rPr>
                <w:rFonts w:ascii="Times New Roman" w:hAnsi="Times New Roman"/>
                <w:lang w:eastAsia="zh-CN"/>
              </w:rPr>
            </w:pPr>
            <w:r w:rsidRPr="0039711A">
              <w:rPr>
                <w:rFonts w:ascii="Times New Roman" w:hAnsi="Times New Roman"/>
                <w:lang w:eastAsia="zh-CN"/>
              </w:rPr>
              <w:t xml:space="preserve">BPMN </w:t>
            </w:r>
          </w:p>
          <w:p w14:paraId="155A63E2"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hint="eastAsia"/>
                <w:lang w:eastAsia="zh-CN"/>
              </w:rPr>
              <w:t>文件</w:t>
            </w:r>
            <w:r w:rsidRPr="00CB1DBB">
              <w:rPr>
                <w:rFonts w:ascii="Times New Roman" w:hAnsi="Times New Roman"/>
                <w:lang w:eastAsia="zh-CN"/>
              </w:rPr>
              <w:t>名称</w:t>
            </w:r>
          </w:p>
        </w:tc>
      </w:tr>
      <w:tr w:rsidR="00B95913" w:rsidRPr="00CB1DBB" w14:paraId="30D58B16" w14:textId="77777777" w:rsidTr="00A95CCE">
        <w:tc>
          <w:tcPr>
            <w:tcW w:w="2071" w:type="dxa"/>
            <w:shd w:val="clear" w:color="auto" w:fill="auto"/>
          </w:tcPr>
          <w:p w14:paraId="4068EA06"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DGRM_RESOURCE</w:t>
            </w:r>
          </w:p>
          <w:p w14:paraId="13E6C74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_NAME_</w:t>
            </w:r>
          </w:p>
        </w:tc>
        <w:tc>
          <w:tcPr>
            <w:tcW w:w="1953" w:type="dxa"/>
            <w:shd w:val="clear" w:color="auto" w:fill="auto"/>
          </w:tcPr>
          <w:p w14:paraId="1777427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553C882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0E3FDBE5" w14:textId="77777777" w:rsidR="00603B5A" w:rsidRPr="00CB1DBB" w:rsidRDefault="00603B5A" w:rsidP="00A95CCE">
            <w:pPr>
              <w:ind w:firstLineChars="0" w:firstLine="0"/>
              <w:rPr>
                <w:rFonts w:ascii="Times New Roman" w:hAnsi="Times New Roman"/>
                <w:lang w:eastAsia="zh-CN"/>
              </w:rPr>
            </w:pPr>
          </w:p>
        </w:tc>
        <w:tc>
          <w:tcPr>
            <w:tcW w:w="1425" w:type="dxa"/>
            <w:shd w:val="clear" w:color="auto" w:fill="auto"/>
          </w:tcPr>
          <w:p w14:paraId="42E39B9C"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lang w:eastAsia="zh-CN"/>
              </w:rPr>
              <w:t xml:space="preserve">png </w:t>
            </w:r>
            <w:r w:rsidRPr="00CB1DBB">
              <w:rPr>
                <w:rFonts w:ascii="Times New Roman" w:hAnsi="Times New Roman" w:hint="eastAsia"/>
                <w:lang w:eastAsia="zh-CN"/>
              </w:rPr>
              <w:t>图片</w:t>
            </w:r>
            <w:r w:rsidRPr="00CB1DBB">
              <w:rPr>
                <w:rFonts w:ascii="Times New Roman" w:hAnsi="Times New Roman"/>
                <w:lang w:eastAsia="zh-CN"/>
              </w:rPr>
              <w:t>名称</w:t>
            </w:r>
          </w:p>
        </w:tc>
      </w:tr>
      <w:tr w:rsidR="00B95913" w:rsidRPr="00CB1DBB" w14:paraId="5E2AA948" w14:textId="77777777" w:rsidTr="00A95CCE">
        <w:tc>
          <w:tcPr>
            <w:tcW w:w="2071" w:type="dxa"/>
            <w:shd w:val="clear" w:color="auto" w:fill="auto"/>
          </w:tcPr>
          <w:p w14:paraId="0B45958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3" w:type="dxa"/>
            <w:shd w:val="clear" w:color="auto" w:fill="auto"/>
          </w:tcPr>
          <w:p w14:paraId="0786EB7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5E02D76A"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E0EF26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E75F452" w14:textId="77777777" w:rsidR="00603B5A" w:rsidRPr="00CB1DBB" w:rsidRDefault="00AE588A"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12536501" w14:textId="77777777" w:rsidTr="00A95CCE">
        <w:tc>
          <w:tcPr>
            <w:tcW w:w="2071" w:type="dxa"/>
            <w:shd w:val="clear" w:color="auto" w:fill="auto"/>
          </w:tcPr>
          <w:p w14:paraId="25AD118A"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HAS_START_</w:t>
            </w:r>
          </w:p>
          <w:p w14:paraId="7B86A19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FORM_KEY_</w:t>
            </w:r>
          </w:p>
        </w:tc>
        <w:tc>
          <w:tcPr>
            <w:tcW w:w="1953" w:type="dxa"/>
            <w:shd w:val="clear" w:color="auto" w:fill="auto"/>
          </w:tcPr>
          <w:p w14:paraId="76F1079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17BE57C6"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7C3A07E4" w14:textId="77777777" w:rsidR="00603B5A" w:rsidRPr="00CB1DBB" w:rsidRDefault="00603B5A" w:rsidP="00A95CCE">
            <w:pPr>
              <w:ind w:firstLineChars="0" w:firstLine="0"/>
              <w:rPr>
                <w:rFonts w:ascii="Times New Roman" w:hAnsi="Times New Roman"/>
                <w:lang w:eastAsia="zh-CN"/>
              </w:rPr>
            </w:pPr>
          </w:p>
        </w:tc>
        <w:tc>
          <w:tcPr>
            <w:tcW w:w="1425" w:type="dxa"/>
            <w:shd w:val="clear" w:color="auto" w:fill="auto"/>
          </w:tcPr>
          <w:p w14:paraId="594DA22C"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lang w:eastAsia="zh-CN"/>
              </w:rPr>
              <w:t>是否</w:t>
            </w:r>
            <w:r w:rsidRPr="00CB1DBB">
              <w:rPr>
                <w:rFonts w:ascii="Times New Roman" w:hAnsi="Times New Roman" w:hint="eastAsia"/>
                <w:lang w:eastAsia="zh-CN"/>
              </w:rPr>
              <w:t>存在</w:t>
            </w:r>
            <w:r w:rsidRPr="00CB1DBB">
              <w:rPr>
                <w:rFonts w:ascii="Times New Roman" w:hAnsi="Times New Roman"/>
                <w:lang w:eastAsia="zh-CN"/>
              </w:rPr>
              <w:t>开始</w:t>
            </w:r>
            <w:r w:rsidRPr="00CB1DBB">
              <w:rPr>
                <w:rFonts w:ascii="Times New Roman" w:hAnsi="Times New Roman" w:hint="eastAsia"/>
                <w:lang w:eastAsia="zh-CN"/>
              </w:rPr>
              <w:t>节点</w:t>
            </w:r>
            <w:r w:rsidRPr="00CB1DBB">
              <w:rPr>
                <w:rFonts w:ascii="Times New Roman" w:hAnsi="Times New Roman"/>
                <w:lang w:eastAsia="zh-CN"/>
              </w:rPr>
              <w:t xml:space="preserve"> formkey</w:t>
            </w:r>
          </w:p>
        </w:tc>
      </w:tr>
      <w:tr w:rsidR="00B95913" w:rsidRPr="00CB1DBB" w14:paraId="3687C2A4" w14:textId="77777777" w:rsidTr="00A95CCE">
        <w:tc>
          <w:tcPr>
            <w:tcW w:w="2071" w:type="dxa"/>
            <w:shd w:val="clear" w:color="auto" w:fill="auto"/>
          </w:tcPr>
          <w:p w14:paraId="245683DF"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SUSPENSION_</w:t>
            </w:r>
          </w:p>
          <w:p w14:paraId="260DD7C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STATE_</w:t>
            </w:r>
          </w:p>
        </w:tc>
        <w:tc>
          <w:tcPr>
            <w:tcW w:w="1953" w:type="dxa"/>
            <w:shd w:val="clear" w:color="auto" w:fill="auto"/>
          </w:tcPr>
          <w:p w14:paraId="7C1CD2D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8D1C6F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2C9EBF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376EF3B2"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w:t>
            </w:r>
            <w:r w:rsidRPr="00CB1DBB">
              <w:rPr>
                <w:rFonts w:ascii="Times New Roman" w:hAnsi="Times New Roman"/>
                <w:lang w:eastAsia="zh-CN"/>
              </w:rPr>
              <w:t>挂起</w:t>
            </w:r>
          </w:p>
        </w:tc>
      </w:tr>
      <w:tr w:rsidR="00B95913" w:rsidRPr="00CB1DBB" w14:paraId="2F531373" w14:textId="77777777" w:rsidTr="00A95CCE">
        <w:tc>
          <w:tcPr>
            <w:tcW w:w="2071" w:type="dxa"/>
            <w:shd w:val="clear" w:color="auto" w:fill="auto"/>
          </w:tcPr>
          <w:p w14:paraId="1142D24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4B8A2A0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0E7A99B9"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1067FF8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0C20C00" w14:textId="77777777" w:rsidR="00603B5A" w:rsidRPr="0039711A" w:rsidRDefault="00603B5A" w:rsidP="00A95CCE">
            <w:pPr>
              <w:pStyle w:val="a8"/>
              <w:ind w:firstLineChars="0" w:firstLine="0"/>
              <w:rPr>
                <w:rFonts w:ascii="Times New Roman" w:hAnsi="Times New Roman"/>
                <w:lang w:eastAsia="zh-CN"/>
              </w:rPr>
            </w:pPr>
          </w:p>
        </w:tc>
      </w:tr>
    </w:tbl>
    <w:p w14:paraId="211DE624"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4"/>
          <w:type w:val="continuous"/>
          <w:pgSz w:w="11900" w:h="16840"/>
          <w:pgMar w:top="1418" w:right="1134" w:bottom="1418" w:left="1588" w:header="1134" w:footer="709" w:gutter="0"/>
          <w:cols w:space="708"/>
          <w:docGrid w:linePitch="360"/>
        </w:sectPr>
      </w:pPr>
    </w:p>
    <w:p w14:paraId="1312BD5F" w14:textId="77777777" w:rsidR="00A63F55" w:rsidRPr="0039711A" w:rsidRDefault="00A63F55" w:rsidP="00A63F55">
      <w:pPr>
        <w:pStyle w:val="a8"/>
        <w:ind w:left="960" w:firstLineChars="0" w:firstLine="0"/>
        <w:rPr>
          <w:rFonts w:ascii="Times New Roman" w:hAnsi="Times New Roman"/>
          <w:color w:val="000000"/>
          <w:kern w:val="0"/>
        </w:rPr>
      </w:pPr>
    </w:p>
    <w:p w14:paraId="50F7AFE1"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lastRenderedPageBreak/>
        <w:t>ACT_RU_EVENT_SUBSCR</w:t>
      </w:r>
      <w:r w:rsidR="00C15877" w:rsidRPr="0039711A">
        <w:rPr>
          <w:rFonts w:ascii="Times New Roman" w:hAnsi="Times New Roman"/>
          <w:color w:val="000000"/>
          <w:kern w:val="0"/>
          <w:lang w:eastAsia="zh-CN"/>
        </w:rPr>
        <w:t>记录运行时</w:t>
      </w:r>
      <w:r w:rsidR="00C15877" w:rsidRPr="0039711A">
        <w:rPr>
          <w:rFonts w:ascii="Times New Roman" w:hAnsi="Times New Roman" w:hint="eastAsia"/>
          <w:color w:val="000000"/>
          <w:kern w:val="0"/>
          <w:lang w:eastAsia="zh-CN"/>
        </w:rPr>
        <w:t>事件</w:t>
      </w:r>
      <w:r w:rsidR="00C15877" w:rsidRPr="0039711A">
        <w:rPr>
          <w:rFonts w:ascii="Times New Roman" w:hAnsi="Times New Roman"/>
          <w:color w:val="000000"/>
          <w:kern w:val="0"/>
          <w:lang w:eastAsia="zh-CN"/>
        </w:rPr>
        <w:t>订阅</w:t>
      </w:r>
    </w:p>
    <w:p w14:paraId="49231C13"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9B7535">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运行事件订阅表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1912"/>
        <w:gridCol w:w="1362"/>
        <w:gridCol w:w="1279"/>
        <w:gridCol w:w="1345"/>
      </w:tblGrid>
      <w:tr w:rsidR="00B95913" w:rsidRPr="00CB1DBB" w14:paraId="18F787B8" w14:textId="77777777" w:rsidTr="00A95CCE">
        <w:tc>
          <w:tcPr>
            <w:tcW w:w="2071" w:type="dxa"/>
            <w:shd w:val="clear" w:color="auto" w:fill="BFBFBF"/>
          </w:tcPr>
          <w:p w14:paraId="62F8D21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7EA0268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60F3CE88"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0447130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35B26C75"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132A066" w14:textId="77777777" w:rsidTr="00A95CCE">
        <w:tc>
          <w:tcPr>
            <w:tcW w:w="2071" w:type="dxa"/>
            <w:shd w:val="clear" w:color="auto" w:fill="auto"/>
          </w:tcPr>
          <w:p w14:paraId="6B1E4EB2"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04BDECFE"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39762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0876CAFB"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5055A89E" w14:textId="77777777" w:rsidR="00A63F55"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FCAC4A4" w14:textId="77777777" w:rsidTr="00A95CCE">
        <w:tc>
          <w:tcPr>
            <w:tcW w:w="2071" w:type="dxa"/>
            <w:shd w:val="clear" w:color="auto" w:fill="auto"/>
          </w:tcPr>
          <w:p w14:paraId="0E402B3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4EC6C5B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int(11)      </w:t>
            </w:r>
          </w:p>
        </w:tc>
        <w:tc>
          <w:tcPr>
            <w:tcW w:w="1425" w:type="dxa"/>
            <w:shd w:val="clear" w:color="auto" w:fill="auto"/>
          </w:tcPr>
          <w:p w14:paraId="3A9C79BA"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FF6AE30"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5852434"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乐观锁</w:t>
            </w:r>
          </w:p>
        </w:tc>
      </w:tr>
      <w:tr w:rsidR="00B95913" w:rsidRPr="00CB1DBB" w14:paraId="42651261" w14:textId="77777777" w:rsidTr="00A95CCE">
        <w:tc>
          <w:tcPr>
            <w:tcW w:w="2071" w:type="dxa"/>
            <w:shd w:val="clear" w:color="auto" w:fill="auto"/>
          </w:tcPr>
          <w:p w14:paraId="50E6BB0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EVENT_TYPE_</w:t>
            </w:r>
          </w:p>
        </w:tc>
        <w:tc>
          <w:tcPr>
            <w:tcW w:w="1953" w:type="dxa"/>
            <w:shd w:val="clear" w:color="auto" w:fill="auto"/>
          </w:tcPr>
          <w:p w14:paraId="3EA26B64" w14:textId="77777777" w:rsidR="00603B5A" w:rsidRPr="0039711A" w:rsidRDefault="00603B5A" w:rsidP="00A95CCE">
            <w:pPr>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7FE9F5C"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7E3489E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09C2C87"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hint="eastAsia"/>
                <w:lang w:eastAsia="zh-CN"/>
              </w:rPr>
              <w:t>事件</w:t>
            </w:r>
            <w:r w:rsidRPr="00CB1DBB">
              <w:rPr>
                <w:rFonts w:ascii="Times New Roman" w:hAnsi="Times New Roman"/>
                <w:lang w:eastAsia="zh-CN"/>
              </w:rPr>
              <w:t>类型</w:t>
            </w:r>
          </w:p>
        </w:tc>
      </w:tr>
      <w:tr w:rsidR="00B95913" w:rsidRPr="00CB1DBB" w14:paraId="40725168" w14:textId="77777777" w:rsidTr="00A95CCE">
        <w:tc>
          <w:tcPr>
            <w:tcW w:w="2071" w:type="dxa"/>
            <w:shd w:val="clear" w:color="auto" w:fill="auto"/>
          </w:tcPr>
          <w:p w14:paraId="3A7EFD3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EVENT_NAME_</w:t>
            </w:r>
          </w:p>
        </w:tc>
        <w:tc>
          <w:tcPr>
            <w:tcW w:w="1953" w:type="dxa"/>
            <w:shd w:val="clear" w:color="auto" w:fill="auto"/>
          </w:tcPr>
          <w:p w14:paraId="34C3EE22"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B93641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072D89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10EBC85D"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hint="eastAsia"/>
                <w:lang w:eastAsia="zh-CN"/>
              </w:rPr>
              <w:t>事件名称</w:t>
            </w:r>
          </w:p>
        </w:tc>
      </w:tr>
      <w:tr w:rsidR="00B95913" w:rsidRPr="00CB1DBB" w14:paraId="41E3AEA8" w14:textId="77777777" w:rsidTr="00A95CCE">
        <w:tc>
          <w:tcPr>
            <w:tcW w:w="2071" w:type="dxa"/>
            <w:shd w:val="clear" w:color="auto" w:fill="auto"/>
          </w:tcPr>
          <w:p w14:paraId="7CA9D067"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53" w:type="dxa"/>
            <w:shd w:val="clear" w:color="auto" w:fill="auto"/>
          </w:tcPr>
          <w:p w14:paraId="19AD068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DDFBC9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B539187"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002AE40"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执行实例编号</w:t>
            </w:r>
          </w:p>
        </w:tc>
      </w:tr>
      <w:tr w:rsidR="00B95913" w:rsidRPr="00CB1DBB" w14:paraId="59DC3486" w14:textId="77777777" w:rsidTr="00A95CCE">
        <w:tc>
          <w:tcPr>
            <w:tcW w:w="2071" w:type="dxa"/>
            <w:shd w:val="clear" w:color="auto" w:fill="auto"/>
          </w:tcPr>
          <w:p w14:paraId="56B041F7"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42DF7FE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33A1B88"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73EF1BF"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4CCEEDA" w14:textId="77777777" w:rsidR="005058B0"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流程实例</w:t>
            </w:r>
          </w:p>
          <w:p w14:paraId="44F3D918" w14:textId="77777777" w:rsidR="00603B5A" w:rsidRPr="00CB1DBB" w:rsidRDefault="005058B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6EAA7209" w14:textId="77777777" w:rsidTr="00A95CCE">
        <w:tc>
          <w:tcPr>
            <w:tcW w:w="2071" w:type="dxa"/>
            <w:shd w:val="clear" w:color="auto" w:fill="auto"/>
          </w:tcPr>
          <w:p w14:paraId="6FD7EB7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ACTIVITY_ID_</w:t>
            </w:r>
          </w:p>
        </w:tc>
        <w:tc>
          <w:tcPr>
            <w:tcW w:w="1953" w:type="dxa"/>
            <w:shd w:val="clear" w:color="auto" w:fill="auto"/>
          </w:tcPr>
          <w:p w14:paraId="49713EE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887C5F8"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BC27397"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DD9400B" w14:textId="77777777" w:rsidR="005058B0" w:rsidRPr="00CB1DBB" w:rsidRDefault="005058B0" w:rsidP="00A95CCE">
            <w:pPr>
              <w:pStyle w:val="a8"/>
              <w:ind w:firstLineChars="0" w:firstLine="0"/>
              <w:rPr>
                <w:rFonts w:ascii="Times New Roman" w:hAnsi="Times New Roman"/>
                <w:lang w:eastAsia="zh-CN"/>
              </w:rPr>
            </w:pPr>
            <w:r w:rsidRPr="0039711A">
              <w:rPr>
                <w:rFonts w:ascii="Times New Roman" w:hAnsi="Times New Roman" w:hint="eastAsia"/>
                <w:lang w:eastAsia="zh-CN"/>
              </w:rPr>
              <w:t>活动</w:t>
            </w:r>
            <w:r w:rsidRPr="00CB1DBB">
              <w:rPr>
                <w:rFonts w:ascii="Times New Roman" w:hAnsi="Times New Roman"/>
                <w:lang w:eastAsia="zh-CN"/>
              </w:rPr>
              <w:t>实例</w:t>
            </w:r>
          </w:p>
          <w:p w14:paraId="727ADE2E" w14:textId="77777777" w:rsidR="00603B5A" w:rsidRPr="00CB1DBB" w:rsidRDefault="005058B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5F08A017" w14:textId="77777777" w:rsidTr="00A95CCE">
        <w:tc>
          <w:tcPr>
            <w:tcW w:w="2071" w:type="dxa"/>
            <w:shd w:val="clear" w:color="auto" w:fill="auto"/>
          </w:tcPr>
          <w:p w14:paraId="1BE5AFB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CONFIGURATION_</w:t>
            </w:r>
          </w:p>
        </w:tc>
        <w:tc>
          <w:tcPr>
            <w:tcW w:w="1953" w:type="dxa"/>
            <w:shd w:val="clear" w:color="auto" w:fill="auto"/>
          </w:tcPr>
          <w:p w14:paraId="5591ECD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A38089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2AF495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99CCA46" w14:textId="77777777" w:rsidR="00603B5A"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配置</w:t>
            </w:r>
          </w:p>
        </w:tc>
      </w:tr>
      <w:tr w:rsidR="00B95913" w:rsidRPr="00CB1DBB" w14:paraId="3BD1FC16" w14:textId="77777777" w:rsidTr="00A95CCE">
        <w:tc>
          <w:tcPr>
            <w:tcW w:w="2071" w:type="dxa"/>
            <w:shd w:val="clear" w:color="auto" w:fill="auto"/>
          </w:tcPr>
          <w:p w14:paraId="68F2893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CREATED_</w:t>
            </w:r>
          </w:p>
        </w:tc>
        <w:tc>
          <w:tcPr>
            <w:tcW w:w="1953" w:type="dxa"/>
            <w:shd w:val="clear" w:color="auto" w:fill="auto"/>
          </w:tcPr>
          <w:p w14:paraId="3B85F9C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25" w:type="dxa"/>
            <w:shd w:val="clear" w:color="auto" w:fill="auto"/>
          </w:tcPr>
          <w:p w14:paraId="1DCC7DD2"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903A70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C2C5552" w14:textId="77777777" w:rsidR="00603B5A"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是否创建</w:t>
            </w:r>
          </w:p>
        </w:tc>
      </w:tr>
      <w:tr w:rsidR="00B95913" w:rsidRPr="00CB1DBB" w14:paraId="49F0B6DE" w14:textId="77777777" w:rsidTr="00A95CCE">
        <w:tc>
          <w:tcPr>
            <w:tcW w:w="2071" w:type="dxa"/>
            <w:shd w:val="clear" w:color="auto" w:fill="auto"/>
          </w:tcPr>
          <w:p w14:paraId="01C0B4E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53" w:type="dxa"/>
            <w:shd w:val="clear" w:color="auto" w:fill="auto"/>
          </w:tcPr>
          <w:p w14:paraId="58E8E4B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99C63A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FA70C1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6872705" w14:textId="77777777" w:rsidR="00603B5A" w:rsidRPr="00CB1DBB" w:rsidRDefault="00477338" w:rsidP="00A95CCE">
            <w:pPr>
              <w:pStyle w:val="a8"/>
              <w:ind w:firstLineChars="0" w:firstLine="0"/>
              <w:rPr>
                <w:rFonts w:ascii="Times New Roman" w:hAnsi="Times New Roman"/>
                <w:lang w:eastAsia="zh-CN"/>
              </w:rPr>
            </w:pPr>
            <w:r w:rsidRPr="0039711A">
              <w:rPr>
                <w:rFonts w:ascii="Times New Roman" w:hAnsi="Times New Roman"/>
                <w:lang w:eastAsia="zh-CN"/>
              </w:rPr>
              <w:t>流程定义</w:t>
            </w:r>
          </w:p>
        </w:tc>
      </w:tr>
      <w:tr w:rsidR="00B95913" w:rsidRPr="00CB1DBB" w14:paraId="187F801B" w14:textId="77777777" w:rsidTr="00A95CCE">
        <w:tc>
          <w:tcPr>
            <w:tcW w:w="2071" w:type="dxa"/>
            <w:shd w:val="clear" w:color="auto" w:fill="auto"/>
          </w:tcPr>
          <w:p w14:paraId="32A44A8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63CAE0E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922AD92"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269A7F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A5D4DD3" w14:textId="77777777" w:rsidR="00603B5A" w:rsidRPr="0039711A" w:rsidRDefault="00603B5A" w:rsidP="00A95CCE">
            <w:pPr>
              <w:pStyle w:val="a8"/>
              <w:ind w:firstLineChars="0" w:firstLine="0"/>
              <w:rPr>
                <w:rFonts w:ascii="Times New Roman" w:hAnsi="Times New Roman"/>
                <w:lang w:eastAsia="zh-CN"/>
              </w:rPr>
            </w:pPr>
          </w:p>
        </w:tc>
      </w:tr>
    </w:tbl>
    <w:p w14:paraId="75B7F8BE" w14:textId="77777777" w:rsidR="00271943" w:rsidRDefault="00271943" w:rsidP="00A63F55">
      <w:pPr>
        <w:pStyle w:val="a8"/>
        <w:ind w:left="960" w:firstLineChars="0" w:firstLine="0"/>
        <w:rPr>
          <w:rFonts w:ascii="Times New Roman" w:hAnsi="Times New Roman"/>
          <w:color w:val="000000"/>
          <w:kern w:val="0"/>
        </w:rPr>
        <w:sectPr w:rsidR="00271943" w:rsidSect="00CB1DBB">
          <w:headerReference w:type="default" r:id="rId45"/>
          <w:type w:val="continuous"/>
          <w:pgSz w:w="11900" w:h="16840"/>
          <w:pgMar w:top="1418" w:right="1134" w:bottom="1418" w:left="1588" w:header="1134" w:footer="709" w:gutter="0"/>
          <w:cols w:space="708"/>
          <w:docGrid w:linePitch="360"/>
        </w:sectPr>
      </w:pPr>
    </w:p>
    <w:p w14:paraId="6E624739" w14:textId="753E650F" w:rsidR="00A63F55" w:rsidRDefault="00A63F55" w:rsidP="00A63F55">
      <w:pPr>
        <w:pStyle w:val="a8"/>
        <w:ind w:left="960" w:firstLineChars="0" w:firstLine="0"/>
        <w:rPr>
          <w:rFonts w:ascii="Times New Roman" w:hAnsi="Times New Roman"/>
          <w:color w:val="000000"/>
          <w:kern w:val="0"/>
        </w:rPr>
      </w:pPr>
    </w:p>
    <w:p w14:paraId="4A5B16BF" w14:textId="0FC66AA2"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ACT_RU_EXECUTION</w:t>
      </w:r>
      <w:r w:rsidR="0069714C" w:rsidRPr="0039711A">
        <w:rPr>
          <w:rFonts w:ascii="Times New Roman" w:hAnsi="Times New Roman" w:hint="eastAsia"/>
          <w:color w:val="000000"/>
          <w:kern w:val="0"/>
          <w:lang w:eastAsia="zh-CN"/>
        </w:rPr>
        <w:t>记录</w:t>
      </w:r>
      <w:r w:rsidR="0069714C" w:rsidRPr="0039711A">
        <w:rPr>
          <w:rFonts w:ascii="Times New Roman" w:hAnsi="Times New Roman"/>
          <w:color w:val="000000"/>
          <w:kern w:val="0"/>
          <w:lang w:eastAsia="zh-CN"/>
        </w:rPr>
        <w:t>运行</w:t>
      </w:r>
      <w:r w:rsidR="00D22FB4" w:rsidRPr="0039711A">
        <w:rPr>
          <w:rFonts w:ascii="Times New Roman" w:hAnsi="Times New Roman"/>
          <w:color w:val="000000"/>
          <w:kern w:val="0"/>
          <w:lang w:eastAsia="zh-CN"/>
        </w:rPr>
        <w:t>流程</w:t>
      </w:r>
      <w:r w:rsidR="0069714C" w:rsidRPr="0039711A">
        <w:rPr>
          <w:rFonts w:ascii="Times New Roman" w:hAnsi="Times New Roman" w:hint="eastAsia"/>
          <w:color w:val="000000"/>
          <w:kern w:val="0"/>
          <w:lang w:eastAsia="zh-CN"/>
        </w:rPr>
        <w:t>执行实例</w:t>
      </w:r>
    </w:p>
    <w:p w14:paraId="23847F3F"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w:t>
      </w:r>
      <w:r w:rsidR="00203A28">
        <w:rPr>
          <w:rFonts w:ascii="Times New Roman" w:hAnsi="Times New Roman"/>
          <w:lang w:eastAsia="zh-CN"/>
        </w:rPr>
        <w:t>34</w:t>
      </w:r>
      <w:r w:rsidR="0069714C" w:rsidRPr="00CB1DBB">
        <w:rPr>
          <w:rFonts w:ascii="Times New Roman" w:hAnsi="Times New Roman"/>
          <w:lang w:eastAsia="zh-CN"/>
        </w:rPr>
        <w:t>运行</w:t>
      </w:r>
      <w:r w:rsidRPr="00CB1DBB">
        <w:rPr>
          <w:rFonts w:ascii="Times New Roman" w:hAnsi="Times New Roman"/>
          <w:lang w:eastAsia="zh-CN"/>
        </w:rPr>
        <w:t>流程执行实例表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1979"/>
        <w:gridCol w:w="1194"/>
        <w:gridCol w:w="748"/>
        <w:gridCol w:w="1511"/>
      </w:tblGrid>
      <w:tr w:rsidR="00B95913" w:rsidRPr="00CB1DBB" w14:paraId="5F701D6F" w14:textId="77777777" w:rsidTr="00A95CCE">
        <w:tc>
          <w:tcPr>
            <w:tcW w:w="2468" w:type="dxa"/>
            <w:shd w:val="clear" w:color="auto" w:fill="BFBFBF"/>
          </w:tcPr>
          <w:p w14:paraId="2D124FE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2053" w:type="dxa"/>
            <w:shd w:val="clear" w:color="auto" w:fill="BFBFBF"/>
          </w:tcPr>
          <w:p w14:paraId="32903DB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68" w:type="dxa"/>
            <w:shd w:val="clear" w:color="auto" w:fill="BFBFBF"/>
          </w:tcPr>
          <w:p w14:paraId="629C656D"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59" w:type="dxa"/>
            <w:shd w:val="clear" w:color="auto" w:fill="BFBFBF"/>
          </w:tcPr>
          <w:p w14:paraId="24EBFF8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0CB6E4B1"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7E2915E" w14:textId="77777777" w:rsidTr="00A95CCE">
        <w:tc>
          <w:tcPr>
            <w:tcW w:w="2468" w:type="dxa"/>
            <w:shd w:val="clear" w:color="auto" w:fill="auto"/>
          </w:tcPr>
          <w:p w14:paraId="6B2621EF"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53" w:type="dxa"/>
            <w:shd w:val="clear" w:color="auto" w:fill="auto"/>
          </w:tcPr>
          <w:p w14:paraId="30F0BC45"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1E73730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59" w:type="dxa"/>
            <w:shd w:val="clear" w:color="auto" w:fill="auto"/>
          </w:tcPr>
          <w:p w14:paraId="4E10330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5E824D76" w14:textId="77777777" w:rsidR="00A63F55" w:rsidRPr="00CB1DBB" w:rsidRDefault="0067324E"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554EA334" w14:textId="77777777" w:rsidTr="00A95CCE">
        <w:tc>
          <w:tcPr>
            <w:tcW w:w="2468" w:type="dxa"/>
            <w:shd w:val="clear" w:color="auto" w:fill="auto"/>
          </w:tcPr>
          <w:p w14:paraId="59EF936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2053" w:type="dxa"/>
            <w:shd w:val="clear" w:color="auto" w:fill="auto"/>
          </w:tcPr>
          <w:p w14:paraId="56F6782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486BA683"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64DFDA96"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7AD19504"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65E1581E" w14:textId="77777777" w:rsidTr="00A95CCE">
        <w:tc>
          <w:tcPr>
            <w:tcW w:w="2468" w:type="dxa"/>
            <w:shd w:val="clear" w:color="auto" w:fill="auto"/>
          </w:tcPr>
          <w:p w14:paraId="44D7D95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53" w:type="dxa"/>
            <w:shd w:val="clear" w:color="auto" w:fill="auto"/>
          </w:tcPr>
          <w:p w14:paraId="27B96AB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0F40E533"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47A597C4"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36BC038F"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28949C3A" w14:textId="77777777" w:rsidTr="00A95CCE">
        <w:tc>
          <w:tcPr>
            <w:tcW w:w="2468" w:type="dxa"/>
            <w:shd w:val="clear" w:color="auto" w:fill="auto"/>
          </w:tcPr>
          <w:p w14:paraId="10FE689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BUSINESS_KEY_</w:t>
            </w:r>
          </w:p>
        </w:tc>
        <w:tc>
          <w:tcPr>
            <w:tcW w:w="2053" w:type="dxa"/>
            <w:shd w:val="clear" w:color="auto" w:fill="auto"/>
          </w:tcPr>
          <w:p w14:paraId="0AFE4B3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58980380"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ACB17C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3C5BCB57"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业务主键编号</w:t>
            </w:r>
          </w:p>
        </w:tc>
      </w:tr>
      <w:tr w:rsidR="00B95913" w:rsidRPr="00CB1DBB" w14:paraId="3BD3388F" w14:textId="77777777" w:rsidTr="00A95CCE">
        <w:tc>
          <w:tcPr>
            <w:tcW w:w="2468" w:type="dxa"/>
            <w:shd w:val="clear" w:color="auto" w:fill="auto"/>
          </w:tcPr>
          <w:p w14:paraId="683A2BD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PARENT_ID_</w:t>
            </w:r>
          </w:p>
        </w:tc>
        <w:tc>
          <w:tcPr>
            <w:tcW w:w="2053" w:type="dxa"/>
            <w:shd w:val="clear" w:color="auto" w:fill="auto"/>
          </w:tcPr>
          <w:p w14:paraId="1AAFED7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6A3576FF"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2022F82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78965F4E"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hint="eastAsia"/>
                <w:lang w:eastAsia="zh-CN"/>
              </w:rPr>
              <w:t>父</w:t>
            </w:r>
            <w:r w:rsidRPr="00CB1DBB">
              <w:rPr>
                <w:rFonts w:ascii="Times New Roman" w:hAnsi="Times New Roman"/>
                <w:lang w:eastAsia="zh-CN"/>
              </w:rPr>
              <w:t>节点实例编号</w:t>
            </w:r>
          </w:p>
        </w:tc>
      </w:tr>
      <w:tr w:rsidR="00B95913" w:rsidRPr="00CB1DBB" w14:paraId="234000E3" w14:textId="77777777" w:rsidTr="00A95CCE">
        <w:tc>
          <w:tcPr>
            <w:tcW w:w="2468" w:type="dxa"/>
            <w:shd w:val="clear" w:color="auto" w:fill="auto"/>
          </w:tcPr>
          <w:p w14:paraId="312D9E4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PROC_DEF_ID_</w:t>
            </w:r>
          </w:p>
        </w:tc>
        <w:tc>
          <w:tcPr>
            <w:tcW w:w="2053" w:type="dxa"/>
            <w:shd w:val="clear" w:color="auto" w:fill="auto"/>
          </w:tcPr>
          <w:p w14:paraId="3E1E5CA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2DD4DEAA"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A6EE67D"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6B8D353B"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定义</w:t>
            </w:r>
            <w:r w:rsidRPr="00CB1DBB">
              <w:rPr>
                <w:rFonts w:ascii="Times New Roman" w:hAnsi="Times New Roman"/>
                <w:lang w:eastAsia="zh-CN"/>
              </w:rPr>
              <w:t>编号</w:t>
            </w:r>
          </w:p>
        </w:tc>
      </w:tr>
      <w:tr w:rsidR="00B95913" w:rsidRPr="00CB1DBB" w14:paraId="09E37504" w14:textId="77777777" w:rsidTr="00A95CCE">
        <w:tc>
          <w:tcPr>
            <w:tcW w:w="2468" w:type="dxa"/>
            <w:shd w:val="clear" w:color="auto" w:fill="auto"/>
          </w:tcPr>
          <w:p w14:paraId="696EC00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SUPER_EXEC_</w:t>
            </w:r>
          </w:p>
        </w:tc>
        <w:tc>
          <w:tcPr>
            <w:tcW w:w="2053" w:type="dxa"/>
            <w:shd w:val="clear" w:color="auto" w:fill="auto"/>
          </w:tcPr>
          <w:p w14:paraId="58C9DC4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5313924A"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30DFF13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1A354D4E"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21AE8A73" w14:textId="77777777" w:rsidTr="00A95CCE">
        <w:trPr>
          <w:trHeight w:val="488"/>
        </w:trPr>
        <w:tc>
          <w:tcPr>
            <w:tcW w:w="2468" w:type="dxa"/>
            <w:shd w:val="clear" w:color="auto" w:fill="auto"/>
          </w:tcPr>
          <w:p w14:paraId="760CDF7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ACT_ID_</w:t>
            </w:r>
          </w:p>
        </w:tc>
        <w:tc>
          <w:tcPr>
            <w:tcW w:w="2053" w:type="dxa"/>
            <w:shd w:val="clear" w:color="auto" w:fill="auto"/>
          </w:tcPr>
          <w:p w14:paraId="66E596D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10D9BD29"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0C3A80B3"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3B680C59"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hint="eastAsia"/>
                <w:lang w:eastAsia="zh-CN"/>
              </w:rPr>
              <w:t>节点</w:t>
            </w:r>
            <w:r w:rsidRPr="00CB1DBB">
              <w:rPr>
                <w:rFonts w:ascii="Times New Roman" w:hAnsi="Times New Roman"/>
                <w:lang w:eastAsia="zh-CN"/>
              </w:rPr>
              <w:t>实例编号</w:t>
            </w:r>
          </w:p>
        </w:tc>
      </w:tr>
      <w:tr w:rsidR="00B95913" w:rsidRPr="00CB1DBB" w14:paraId="1BC13511" w14:textId="77777777" w:rsidTr="00A95CCE">
        <w:tc>
          <w:tcPr>
            <w:tcW w:w="2468" w:type="dxa"/>
            <w:shd w:val="clear" w:color="auto" w:fill="auto"/>
          </w:tcPr>
          <w:p w14:paraId="400228A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IS_ACTIVE_</w:t>
            </w:r>
          </w:p>
        </w:tc>
        <w:tc>
          <w:tcPr>
            <w:tcW w:w="2053" w:type="dxa"/>
            <w:shd w:val="clear" w:color="auto" w:fill="auto"/>
          </w:tcPr>
          <w:p w14:paraId="2DDD93F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288123CC"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7D471921"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B9C06E4"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是否</w:t>
            </w:r>
            <w:r w:rsidRPr="00CB1DBB">
              <w:rPr>
                <w:rFonts w:ascii="Times New Roman" w:hAnsi="Times New Roman" w:hint="eastAsia"/>
                <w:lang w:eastAsia="zh-CN"/>
              </w:rPr>
              <w:t>存活</w:t>
            </w:r>
          </w:p>
        </w:tc>
      </w:tr>
      <w:tr w:rsidR="00B95913" w:rsidRPr="00CB1DBB" w14:paraId="544AFB63" w14:textId="77777777" w:rsidTr="00A95CCE">
        <w:tc>
          <w:tcPr>
            <w:tcW w:w="2468" w:type="dxa"/>
            <w:shd w:val="clear" w:color="auto" w:fill="auto"/>
          </w:tcPr>
          <w:p w14:paraId="5E1D97A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IS_CONCURRENT_</w:t>
            </w:r>
          </w:p>
        </w:tc>
        <w:tc>
          <w:tcPr>
            <w:tcW w:w="2053" w:type="dxa"/>
            <w:shd w:val="clear" w:color="auto" w:fill="auto"/>
          </w:tcPr>
          <w:p w14:paraId="304FD0A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0103D76F"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0B6C651D"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586FCE52"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是否为</w:t>
            </w:r>
            <w:r w:rsidRPr="00CB1DBB">
              <w:rPr>
                <w:rFonts w:ascii="Times New Roman" w:hAnsi="Times New Roman" w:hint="eastAsia"/>
                <w:lang w:eastAsia="zh-CN"/>
              </w:rPr>
              <w:t>并行</w:t>
            </w:r>
          </w:p>
        </w:tc>
      </w:tr>
      <w:tr w:rsidR="00B95913" w:rsidRPr="00CB1DBB" w14:paraId="3F37FE0D" w14:textId="77777777" w:rsidTr="00A95CCE">
        <w:tc>
          <w:tcPr>
            <w:tcW w:w="2468" w:type="dxa"/>
            <w:shd w:val="clear" w:color="auto" w:fill="auto"/>
          </w:tcPr>
          <w:p w14:paraId="5B9AF42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IS_SCOPE_</w:t>
            </w:r>
          </w:p>
        </w:tc>
        <w:tc>
          <w:tcPr>
            <w:tcW w:w="2053" w:type="dxa"/>
            <w:shd w:val="clear" w:color="auto" w:fill="auto"/>
          </w:tcPr>
          <w:p w14:paraId="629591A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1F017575"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1603CF6A"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B38DB0B"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6F60388B" w14:textId="77777777" w:rsidTr="00A95CCE">
        <w:tc>
          <w:tcPr>
            <w:tcW w:w="2468" w:type="dxa"/>
            <w:shd w:val="clear" w:color="auto" w:fill="auto"/>
          </w:tcPr>
          <w:p w14:paraId="621A166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IS_EVENT_SCOPE_</w:t>
            </w:r>
          </w:p>
        </w:tc>
        <w:tc>
          <w:tcPr>
            <w:tcW w:w="2053" w:type="dxa"/>
            <w:shd w:val="clear" w:color="auto" w:fill="auto"/>
          </w:tcPr>
          <w:p w14:paraId="1DD9896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3D78885C"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41412C1"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1204E15"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446346EE" w14:textId="77777777" w:rsidTr="00A95CCE">
        <w:tc>
          <w:tcPr>
            <w:tcW w:w="2468" w:type="dxa"/>
            <w:shd w:val="clear" w:color="auto" w:fill="auto"/>
          </w:tcPr>
          <w:p w14:paraId="5966202F" w14:textId="77777777" w:rsidR="0067324E"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w:t>
            </w:r>
          </w:p>
          <w:p w14:paraId="3DED964C"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_STATE_</w:t>
            </w:r>
          </w:p>
        </w:tc>
        <w:tc>
          <w:tcPr>
            <w:tcW w:w="2053" w:type="dxa"/>
            <w:shd w:val="clear" w:color="auto" w:fill="auto"/>
          </w:tcPr>
          <w:p w14:paraId="5EABB8AD"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7CD8A13B"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1DAE5337"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43BB2558" w14:textId="77777777" w:rsidR="00F22564" w:rsidRPr="00CB1DBB" w:rsidRDefault="00F22564" w:rsidP="00A95CCE">
            <w:pPr>
              <w:pStyle w:val="a8"/>
              <w:ind w:firstLineChars="0" w:firstLine="0"/>
              <w:rPr>
                <w:rFonts w:ascii="Times New Roman" w:hAnsi="Times New Roman"/>
                <w:lang w:eastAsia="zh-CN"/>
              </w:rPr>
            </w:pPr>
            <w:r w:rsidRPr="00CB1DBB">
              <w:rPr>
                <w:rFonts w:ascii="Times New Roman" w:hAnsi="Times New Roman"/>
                <w:lang w:eastAsia="zh-CN"/>
              </w:rPr>
              <w:t>挂起状态</w:t>
            </w:r>
          </w:p>
          <w:p w14:paraId="7D947BEE" w14:textId="77777777" w:rsidR="00EB362D" w:rsidRPr="00CB1DBB" w:rsidRDefault="00EB362D" w:rsidP="00A95CCE">
            <w:pPr>
              <w:pStyle w:val="a8"/>
              <w:ind w:firstLineChars="0" w:firstLine="0"/>
              <w:rPr>
                <w:rFonts w:ascii="Times New Roman" w:hAnsi="Times New Roman"/>
                <w:lang w:eastAsia="zh-CN"/>
              </w:rPr>
            </w:pPr>
            <w:r w:rsidRPr="00CB1DBB">
              <w:rPr>
                <w:rFonts w:ascii="Times New Roman" w:hAnsi="Times New Roman" w:hint="eastAsia"/>
                <w:lang w:eastAsia="zh-CN"/>
              </w:rPr>
              <w:t>1</w:t>
            </w:r>
            <w:r w:rsidRPr="00CB1DBB">
              <w:rPr>
                <w:rFonts w:ascii="Times New Roman" w:hAnsi="Times New Roman" w:hint="eastAsia"/>
                <w:lang w:eastAsia="zh-CN"/>
              </w:rPr>
              <w:t>激活</w:t>
            </w:r>
            <w:r w:rsidRPr="00CB1DBB">
              <w:rPr>
                <w:rFonts w:ascii="Times New Roman" w:hAnsi="Times New Roman"/>
                <w:lang w:eastAsia="zh-CN"/>
              </w:rPr>
              <w:t>2</w:t>
            </w:r>
            <w:r w:rsidRPr="00CB1DBB">
              <w:rPr>
                <w:rFonts w:ascii="Times New Roman" w:hAnsi="Times New Roman" w:hint="eastAsia"/>
                <w:lang w:eastAsia="zh-CN"/>
              </w:rPr>
              <w:t>挂起</w:t>
            </w:r>
          </w:p>
        </w:tc>
      </w:tr>
      <w:tr w:rsidR="00B95913" w:rsidRPr="00CB1DBB" w14:paraId="35D58637" w14:textId="77777777" w:rsidTr="00A95CCE">
        <w:tc>
          <w:tcPr>
            <w:tcW w:w="2468" w:type="dxa"/>
            <w:shd w:val="clear" w:color="auto" w:fill="auto"/>
          </w:tcPr>
          <w:p w14:paraId="2FA500D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CACHED_ENT_STATE_</w:t>
            </w:r>
          </w:p>
        </w:tc>
        <w:tc>
          <w:tcPr>
            <w:tcW w:w="2053" w:type="dxa"/>
            <w:shd w:val="clear" w:color="auto" w:fill="auto"/>
          </w:tcPr>
          <w:p w14:paraId="681DEC8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5F08E31E"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72FDE670"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117E5026"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303C72F7" w14:textId="77777777" w:rsidTr="00A95CCE">
        <w:tc>
          <w:tcPr>
            <w:tcW w:w="2468" w:type="dxa"/>
            <w:shd w:val="clear" w:color="auto" w:fill="auto"/>
          </w:tcPr>
          <w:p w14:paraId="5B8ABF9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2053" w:type="dxa"/>
            <w:shd w:val="clear" w:color="auto" w:fill="auto"/>
          </w:tcPr>
          <w:p w14:paraId="74E545B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1AAF93D6"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CC7280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5F573942" w14:textId="77777777" w:rsidR="00821C9A" w:rsidRPr="00CB1DBB" w:rsidRDefault="00821C9A" w:rsidP="00A95CCE">
            <w:pPr>
              <w:pStyle w:val="a8"/>
              <w:ind w:firstLineChars="0" w:firstLine="0"/>
              <w:rPr>
                <w:rFonts w:ascii="Times New Roman" w:hAnsi="Times New Roman"/>
                <w:lang w:eastAsia="zh-CN"/>
              </w:rPr>
            </w:pPr>
          </w:p>
        </w:tc>
      </w:tr>
    </w:tbl>
    <w:p w14:paraId="62D27BB1" w14:textId="77777777" w:rsidR="00B95396" w:rsidRPr="00CB1DBB" w:rsidRDefault="00820127" w:rsidP="00CB1DBB">
      <w:pPr>
        <w:pStyle w:val="a8"/>
        <w:numPr>
          <w:ilvl w:val="0"/>
          <w:numId w:val="10"/>
        </w:numPr>
        <w:ind w:firstLineChars="0"/>
        <w:rPr>
          <w:lang w:eastAsia="zh-CN"/>
        </w:rPr>
      </w:pPr>
      <w:r w:rsidRPr="0039711A">
        <w:rPr>
          <w:rFonts w:ascii="Times New Roman" w:hAnsi="Times New Roman"/>
          <w:color w:val="000000"/>
          <w:kern w:val="0"/>
        </w:rPr>
        <w:t>ACT_RU_IDENTITYLINK</w:t>
      </w:r>
      <w:r w:rsidR="008E7B64" w:rsidRPr="0039711A">
        <w:rPr>
          <w:rFonts w:ascii="Times New Roman" w:hAnsi="Times New Roman"/>
          <w:color w:val="000000"/>
          <w:kern w:val="0"/>
          <w:lang w:eastAsia="zh-CN"/>
        </w:rPr>
        <w:t xml:space="preserve"> </w:t>
      </w:r>
      <w:r w:rsidR="00DB5814" w:rsidRPr="0039711A">
        <w:rPr>
          <w:rFonts w:ascii="Times New Roman" w:hAnsi="Times New Roman" w:hint="eastAsia"/>
          <w:color w:val="000000"/>
          <w:kern w:val="0"/>
          <w:lang w:eastAsia="zh-CN"/>
        </w:rPr>
        <w:t>记录</w:t>
      </w:r>
      <w:r w:rsidR="008E7B64" w:rsidRPr="0039711A">
        <w:rPr>
          <w:rFonts w:ascii="Times New Roman" w:hAnsi="Times New Roman"/>
          <w:color w:val="000000"/>
          <w:kern w:val="0"/>
          <w:lang w:eastAsia="zh-CN"/>
        </w:rPr>
        <w:t>运行</w:t>
      </w:r>
      <w:r w:rsidR="00C15877" w:rsidRPr="0039711A">
        <w:rPr>
          <w:rFonts w:ascii="Times New Roman" w:hAnsi="Times New Roman" w:hint="eastAsia"/>
          <w:color w:val="000000"/>
          <w:kern w:val="0"/>
          <w:lang w:eastAsia="zh-CN"/>
        </w:rPr>
        <w:t>时</w:t>
      </w:r>
      <w:r w:rsidR="00DB5814" w:rsidRPr="0039711A">
        <w:rPr>
          <w:rFonts w:ascii="Times New Roman" w:hAnsi="Times New Roman"/>
          <w:color w:val="000000"/>
          <w:kern w:val="0"/>
          <w:lang w:eastAsia="zh-CN"/>
        </w:rPr>
        <w:t>流程人员</w:t>
      </w:r>
    </w:p>
    <w:p w14:paraId="3FE01C67"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5</w:t>
      </w:r>
      <w:r w:rsidRPr="00CB1DBB">
        <w:rPr>
          <w:rFonts w:ascii="Times New Roman" w:hAnsi="Times New Roman"/>
          <w:lang w:eastAsia="zh-CN"/>
        </w:rPr>
        <w:t xml:space="preserve"> </w:t>
      </w:r>
      <w:r w:rsidR="00DB5814" w:rsidRPr="00CB1DBB">
        <w:rPr>
          <w:rFonts w:ascii="Times New Roman" w:hAnsi="Times New Roman"/>
          <w:lang w:eastAsia="zh-CN"/>
        </w:rPr>
        <w:t>运行</w:t>
      </w:r>
      <w:r w:rsidRPr="00CB1DBB">
        <w:rPr>
          <w:rFonts w:ascii="Times New Roman" w:hAnsi="Times New Roman"/>
          <w:lang w:eastAsia="zh-CN"/>
        </w:rPr>
        <w:t>流程人员表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1806"/>
        <w:gridCol w:w="1296"/>
        <w:gridCol w:w="851"/>
        <w:gridCol w:w="2193"/>
      </w:tblGrid>
      <w:tr w:rsidR="00B95913" w:rsidRPr="00CB1DBB" w14:paraId="1C0E9E1A" w14:textId="77777777" w:rsidTr="00FE1BBD">
        <w:trPr>
          <w:trHeight w:val="487"/>
          <w:tblHeader/>
        </w:trPr>
        <w:tc>
          <w:tcPr>
            <w:tcW w:w="2062" w:type="dxa"/>
            <w:shd w:val="clear" w:color="auto" w:fill="BFBFBF"/>
          </w:tcPr>
          <w:p w14:paraId="13AE72DD"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06" w:type="dxa"/>
            <w:shd w:val="clear" w:color="auto" w:fill="BFBFBF"/>
          </w:tcPr>
          <w:p w14:paraId="26793ACA"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96" w:type="dxa"/>
            <w:shd w:val="clear" w:color="auto" w:fill="BFBFBF"/>
          </w:tcPr>
          <w:p w14:paraId="13D11B3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1" w:type="dxa"/>
            <w:shd w:val="clear" w:color="auto" w:fill="BFBFBF"/>
          </w:tcPr>
          <w:p w14:paraId="580D0F6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2193" w:type="dxa"/>
            <w:shd w:val="clear" w:color="auto" w:fill="BFBFBF"/>
          </w:tcPr>
          <w:p w14:paraId="0814ABC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B4361BD" w14:textId="77777777" w:rsidTr="00A95CCE">
        <w:tc>
          <w:tcPr>
            <w:tcW w:w="2062" w:type="dxa"/>
            <w:shd w:val="clear" w:color="auto" w:fill="auto"/>
          </w:tcPr>
          <w:p w14:paraId="77D416BF"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06" w:type="dxa"/>
            <w:shd w:val="clear" w:color="auto" w:fill="auto"/>
          </w:tcPr>
          <w:p w14:paraId="1E798C4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3807796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1" w:type="dxa"/>
            <w:shd w:val="clear" w:color="auto" w:fill="auto"/>
          </w:tcPr>
          <w:p w14:paraId="11C936B1"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2193" w:type="dxa"/>
            <w:shd w:val="clear" w:color="auto" w:fill="auto"/>
          </w:tcPr>
          <w:p w14:paraId="6F43E8B5" w14:textId="77777777" w:rsidR="00A63F55" w:rsidRPr="00CB1DBB" w:rsidRDefault="00A931C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EDEEEC9" w14:textId="77777777" w:rsidTr="00A95CCE">
        <w:tc>
          <w:tcPr>
            <w:tcW w:w="2062" w:type="dxa"/>
            <w:shd w:val="clear" w:color="auto" w:fill="auto"/>
          </w:tcPr>
          <w:p w14:paraId="03095E6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806" w:type="dxa"/>
            <w:shd w:val="clear" w:color="auto" w:fill="auto"/>
          </w:tcPr>
          <w:p w14:paraId="1977B85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96" w:type="dxa"/>
            <w:shd w:val="clear" w:color="auto" w:fill="auto"/>
          </w:tcPr>
          <w:p w14:paraId="20E6AA8F"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4C2A0418"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02EBE5E3"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61456A1C" w14:textId="77777777" w:rsidTr="00A95CCE">
        <w:tc>
          <w:tcPr>
            <w:tcW w:w="2062" w:type="dxa"/>
            <w:shd w:val="clear" w:color="auto" w:fill="auto"/>
          </w:tcPr>
          <w:p w14:paraId="397B6D2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806" w:type="dxa"/>
            <w:shd w:val="clear" w:color="auto" w:fill="auto"/>
          </w:tcPr>
          <w:p w14:paraId="4F16B99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35D9F86C"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061C0DAC"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7D452911"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r w:rsidR="00B95913" w:rsidRPr="00CB1DBB" w14:paraId="390EA1A0" w14:textId="77777777" w:rsidTr="00A95CCE">
        <w:tc>
          <w:tcPr>
            <w:tcW w:w="2062" w:type="dxa"/>
            <w:shd w:val="clear" w:color="auto" w:fill="auto"/>
          </w:tcPr>
          <w:p w14:paraId="3F04949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806" w:type="dxa"/>
            <w:shd w:val="clear" w:color="auto" w:fill="auto"/>
          </w:tcPr>
          <w:p w14:paraId="2DC5CF6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18B1AA9C"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72EAEB80"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39597C9F"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r w:rsidR="00B95913" w:rsidRPr="00CB1DBB" w14:paraId="1F5A950A" w14:textId="77777777" w:rsidTr="00A95CCE">
        <w:tc>
          <w:tcPr>
            <w:tcW w:w="2062" w:type="dxa"/>
            <w:shd w:val="clear" w:color="auto" w:fill="auto"/>
          </w:tcPr>
          <w:p w14:paraId="015B440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806" w:type="dxa"/>
            <w:shd w:val="clear" w:color="auto" w:fill="auto"/>
          </w:tcPr>
          <w:p w14:paraId="254C9BC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0700EABA"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4939A0D9"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42DC7AAA"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15CCA20E" w14:textId="77777777" w:rsidTr="00A95CCE">
        <w:tc>
          <w:tcPr>
            <w:tcW w:w="2062" w:type="dxa"/>
            <w:shd w:val="clear" w:color="auto" w:fill="auto"/>
          </w:tcPr>
          <w:p w14:paraId="71146CD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806" w:type="dxa"/>
            <w:shd w:val="clear" w:color="auto" w:fill="auto"/>
          </w:tcPr>
          <w:p w14:paraId="37A01D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148BC2C8"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50BC230F"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5C99DD53"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节点</w:t>
            </w:r>
            <w:r w:rsidRPr="0039711A">
              <w:rPr>
                <w:rFonts w:ascii="Times New Roman" w:hAnsi="Times New Roman" w:hint="eastAsia"/>
                <w:lang w:eastAsia="zh-CN"/>
              </w:rPr>
              <w:t>实例</w:t>
            </w:r>
            <w:r w:rsidRPr="0039711A">
              <w:rPr>
                <w:rFonts w:ascii="Times New Roman" w:hAnsi="Times New Roman"/>
                <w:lang w:eastAsia="zh-CN"/>
              </w:rPr>
              <w:t>编号</w:t>
            </w:r>
          </w:p>
        </w:tc>
      </w:tr>
      <w:tr w:rsidR="00B95913" w:rsidRPr="00CB1DBB" w14:paraId="6D7CA218" w14:textId="77777777" w:rsidTr="00A95CCE">
        <w:tc>
          <w:tcPr>
            <w:tcW w:w="2062" w:type="dxa"/>
            <w:shd w:val="clear" w:color="auto" w:fill="auto"/>
          </w:tcPr>
          <w:p w14:paraId="6671B1F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806" w:type="dxa"/>
            <w:shd w:val="clear" w:color="auto" w:fill="auto"/>
          </w:tcPr>
          <w:p w14:paraId="32C4A05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3C478351"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1E859B3C"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06A11A5A"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7D2AB5C1" w14:textId="77777777" w:rsidTr="00A95CCE">
        <w:tc>
          <w:tcPr>
            <w:tcW w:w="2062" w:type="dxa"/>
            <w:shd w:val="clear" w:color="auto" w:fill="auto"/>
          </w:tcPr>
          <w:p w14:paraId="616363C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806" w:type="dxa"/>
            <w:shd w:val="clear" w:color="auto" w:fill="auto"/>
          </w:tcPr>
          <w:p w14:paraId="3CF7F39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0F495621"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0B79FB25"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61A47509"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bl>
    <w:p w14:paraId="6A8BA4FF" w14:textId="62648472" w:rsidR="00271943" w:rsidRDefault="00271943" w:rsidP="00FE1BBD">
      <w:pPr>
        <w:tabs>
          <w:tab w:val="left" w:pos="3293"/>
        </w:tabs>
        <w:ind w:firstLineChars="0" w:firstLine="0"/>
        <w:rPr>
          <w:rFonts w:ascii="Times New Roman" w:hAnsi="Times New Roman"/>
          <w:color w:val="000000"/>
          <w:kern w:val="0"/>
        </w:rPr>
      </w:pPr>
    </w:p>
    <w:p w14:paraId="305B849C" w14:textId="1354E19A"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ACT_RU_JOB</w:t>
      </w:r>
      <w:r w:rsidR="000B2E08" w:rsidRPr="0039711A">
        <w:rPr>
          <w:rFonts w:ascii="Times New Roman" w:hAnsi="Times New Roman"/>
          <w:color w:val="000000"/>
          <w:kern w:val="0"/>
          <w:lang w:eastAsia="zh-CN"/>
        </w:rPr>
        <w:t>记录</w:t>
      </w:r>
      <w:r w:rsidR="00C15877" w:rsidRPr="0039711A">
        <w:rPr>
          <w:rFonts w:ascii="Times New Roman" w:hAnsi="Times New Roman"/>
          <w:color w:val="000000"/>
          <w:kern w:val="0"/>
          <w:lang w:eastAsia="zh-CN"/>
        </w:rPr>
        <w:t>运行时</w:t>
      </w:r>
      <w:r w:rsidR="0041081C" w:rsidRPr="0039711A">
        <w:rPr>
          <w:rFonts w:ascii="Times New Roman" w:hAnsi="Times New Roman"/>
          <w:color w:val="000000"/>
          <w:kern w:val="0"/>
          <w:lang w:eastAsia="zh-CN"/>
        </w:rPr>
        <w:t>定时任务</w:t>
      </w:r>
    </w:p>
    <w:p w14:paraId="41FB1FAD"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6</w:t>
      </w:r>
      <w:r w:rsidRPr="00CB1DBB">
        <w:rPr>
          <w:rFonts w:ascii="Times New Roman" w:hAnsi="Times New Roman"/>
          <w:lang w:eastAsia="zh-CN"/>
        </w:rPr>
        <w:t xml:space="preserve"> </w:t>
      </w:r>
      <w:r w:rsidR="00560FA3" w:rsidRPr="00CB1DBB">
        <w:rPr>
          <w:rFonts w:ascii="Times New Roman" w:hAnsi="Times New Roman"/>
          <w:lang w:eastAsia="zh-CN"/>
        </w:rPr>
        <w:t>运行定时任务</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4"/>
        <w:gridCol w:w="1984"/>
        <w:gridCol w:w="1761"/>
        <w:gridCol w:w="791"/>
        <w:gridCol w:w="1518"/>
      </w:tblGrid>
      <w:tr w:rsidR="00B95913" w:rsidRPr="00CB1DBB" w14:paraId="0F276476" w14:textId="77777777" w:rsidTr="00CB1DBB">
        <w:trPr>
          <w:tblHeader/>
        </w:trPr>
        <w:tc>
          <w:tcPr>
            <w:tcW w:w="2154" w:type="dxa"/>
            <w:shd w:val="clear" w:color="auto" w:fill="BFBFBF"/>
          </w:tcPr>
          <w:p w14:paraId="59FB02D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84" w:type="dxa"/>
            <w:shd w:val="clear" w:color="auto" w:fill="BFBFBF"/>
          </w:tcPr>
          <w:p w14:paraId="0DA9E26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761" w:type="dxa"/>
            <w:shd w:val="clear" w:color="auto" w:fill="BFBFBF"/>
          </w:tcPr>
          <w:p w14:paraId="495E7403"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791" w:type="dxa"/>
            <w:shd w:val="clear" w:color="auto" w:fill="BFBFBF"/>
          </w:tcPr>
          <w:p w14:paraId="4795699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518" w:type="dxa"/>
            <w:shd w:val="clear" w:color="auto" w:fill="BFBFBF"/>
          </w:tcPr>
          <w:p w14:paraId="4A0078CE"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EC9F21E" w14:textId="77777777" w:rsidTr="00A95CCE">
        <w:tc>
          <w:tcPr>
            <w:tcW w:w="2154" w:type="dxa"/>
            <w:shd w:val="clear" w:color="auto" w:fill="auto"/>
          </w:tcPr>
          <w:p w14:paraId="7545AC6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84" w:type="dxa"/>
            <w:shd w:val="clear" w:color="auto" w:fill="auto"/>
          </w:tcPr>
          <w:p w14:paraId="0CF2D0D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5A42AC9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91" w:type="dxa"/>
            <w:shd w:val="clear" w:color="auto" w:fill="auto"/>
          </w:tcPr>
          <w:p w14:paraId="4AE3C039"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518" w:type="dxa"/>
            <w:shd w:val="clear" w:color="auto" w:fill="auto"/>
          </w:tcPr>
          <w:p w14:paraId="1E521A5C" w14:textId="77777777" w:rsidR="00A63F55" w:rsidRPr="00CB1DBB" w:rsidRDefault="00D12D3F"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01A0835A" w14:textId="77777777" w:rsidTr="00A95CCE">
        <w:tc>
          <w:tcPr>
            <w:tcW w:w="2154" w:type="dxa"/>
            <w:shd w:val="clear" w:color="auto" w:fill="auto"/>
          </w:tcPr>
          <w:p w14:paraId="345A59A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REV_</w:t>
            </w:r>
          </w:p>
        </w:tc>
        <w:tc>
          <w:tcPr>
            <w:tcW w:w="1984" w:type="dxa"/>
            <w:shd w:val="clear" w:color="auto" w:fill="auto"/>
          </w:tcPr>
          <w:p w14:paraId="092EB6C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761" w:type="dxa"/>
            <w:shd w:val="clear" w:color="auto" w:fill="auto"/>
          </w:tcPr>
          <w:p w14:paraId="60260ECF"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F130F57"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94044EA"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版本</w:t>
            </w:r>
          </w:p>
        </w:tc>
      </w:tr>
      <w:tr w:rsidR="00B95913" w:rsidRPr="00CB1DBB" w14:paraId="4A13B5F4" w14:textId="77777777" w:rsidTr="00A95CCE">
        <w:tc>
          <w:tcPr>
            <w:tcW w:w="2154" w:type="dxa"/>
            <w:shd w:val="clear" w:color="auto" w:fill="auto"/>
          </w:tcPr>
          <w:p w14:paraId="05DBCBF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84" w:type="dxa"/>
            <w:shd w:val="clear" w:color="auto" w:fill="auto"/>
          </w:tcPr>
          <w:p w14:paraId="5C2CAC61" w14:textId="77777777" w:rsidR="00821C9A" w:rsidRPr="0039711A" w:rsidRDefault="00821C9A" w:rsidP="00A95CCE">
            <w:pPr>
              <w:pStyle w:val="a8"/>
              <w:ind w:firstLineChars="0" w:firstLine="0"/>
              <w:jc w:val="center"/>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38DDEEEC"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91" w:type="dxa"/>
            <w:shd w:val="clear" w:color="auto" w:fill="auto"/>
          </w:tcPr>
          <w:p w14:paraId="35239A9E"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1EF72CB"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0BD3926D" w14:textId="77777777" w:rsidTr="00A95CCE">
        <w:tc>
          <w:tcPr>
            <w:tcW w:w="2154" w:type="dxa"/>
            <w:shd w:val="clear" w:color="auto" w:fill="auto"/>
          </w:tcPr>
          <w:p w14:paraId="713834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LOCK_EXP_TIME_</w:t>
            </w:r>
          </w:p>
        </w:tc>
        <w:tc>
          <w:tcPr>
            <w:tcW w:w="1984" w:type="dxa"/>
            <w:shd w:val="clear" w:color="auto" w:fill="auto"/>
          </w:tcPr>
          <w:p w14:paraId="1436505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761" w:type="dxa"/>
            <w:shd w:val="clear" w:color="auto" w:fill="auto"/>
          </w:tcPr>
          <w:p w14:paraId="02B57AEB"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7394445"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AFCB5B4"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锁释放时间</w:t>
            </w:r>
          </w:p>
        </w:tc>
      </w:tr>
      <w:tr w:rsidR="00B95913" w:rsidRPr="00CB1DBB" w14:paraId="6E187D30" w14:textId="77777777" w:rsidTr="00A95CCE">
        <w:tc>
          <w:tcPr>
            <w:tcW w:w="2154" w:type="dxa"/>
            <w:shd w:val="clear" w:color="auto" w:fill="auto"/>
          </w:tcPr>
          <w:p w14:paraId="4EA5143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LOCK_OWNER_</w:t>
            </w:r>
          </w:p>
        </w:tc>
        <w:tc>
          <w:tcPr>
            <w:tcW w:w="1984" w:type="dxa"/>
            <w:shd w:val="clear" w:color="auto" w:fill="auto"/>
          </w:tcPr>
          <w:p w14:paraId="2E04AFA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04D2C22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46F2604"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571224BE"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挂起着</w:t>
            </w:r>
          </w:p>
        </w:tc>
      </w:tr>
      <w:tr w:rsidR="00B95913" w:rsidRPr="00CB1DBB" w14:paraId="12C151DC" w14:textId="77777777" w:rsidTr="00A95CCE">
        <w:tc>
          <w:tcPr>
            <w:tcW w:w="2154" w:type="dxa"/>
            <w:shd w:val="clear" w:color="auto" w:fill="auto"/>
          </w:tcPr>
          <w:p w14:paraId="3C87976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EXCLUSIVE_</w:t>
            </w:r>
          </w:p>
        </w:tc>
        <w:tc>
          <w:tcPr>
            <w:tcW w:w="1984" w:type="dxa"/>
            <w:shd w:val="clear" w:color="auto" w:fill="auto"/>
          </w:tcPr>
          <w:p w14:paraId="38C8BCD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tinyint(1)</w:t>
            </w:r>
          </w:p>
        </w:tc>
        <w:tc>
          <w:tcPr>
            <w:tcW w:w="1761" w:type="dxa"/>
            <w:shd w:val="clear" w:color="auto" w:fill="auto"/>
          </w:tcPr>
          <w:p w14:paraId="0800425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CFDE816"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3BD5DBA"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1AB79049" w14:textId="77777777" w:rsidTr="00A95CCE">
        <w:tc>
          <w:tcPr>
            <w:tcW w:w="2154" w:type="dxa"/>
            <w:shd w:val="clear" w:color="auto" w:fill="auto"/>
          </w:tcPr>
          <w:p w14:paraId="1D6E1B9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84" w:type="dxa"/>
            <w:shd w:val="clear" w:color="auto" w:fill="auto"/>
          </w:tcPr>
          <w:p w14:paraId="24266D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7136CC41"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5E46DE4F"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5FCB70E9"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09A69A0D" w14:textId="77777777" w:rsidTr="00A95CCE">
        <w:tc>
          <w:tcPr>
            <w:tcW w:w="2154" w:type="dxa"/>
            <w:shd w:val="clear" w:color="auto" w:fill="auto"/>
          </w:tcPr>
          <w:p w14:paraId="0F26FABE" w14:textId="77777777" w:rsidR="00D12D3F"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PROCESS_</w:t>
            </w:r>
          </w:p>
          <w:p w14:paraId="656E03A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INSTANCE_ID_</w:t>
            </w:r>
          </w:p>
        </w:tc>
        <w:tc>
          <w:tcPr>
            <w:tcW w:w="1984" w:type="dxa"/>
            <w:shd w:val="clear" w:color="auto" w:fill="auto"/>
          </w:tcPr>
          <w:p w14:paraId="488F9D4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489069D4"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6738D217"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9E0A1AA"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77F080AD" w14:textId="77777777" w:rsidTr="00A95CCE">
        <w:tc>
          <w:tcPr>
            <w:tcW w:w="2154" w:type="dxa"/>
            <w:shd w:val="clear" w:color="auto" w:fill="auto"/>
          </w:tcPr>
          <w:p w14:paraId="5770AD6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84" w:type="dxa"/>
            <w:shd w:val="clear" w:color="auto" w:fill="auto"/>
          </w:tcPr>
          <w:p w14:paraId="18B9299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127DC2FA"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7DADB5FA"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C2B2AC4" w14:textId="77777777" w:rsidR="00D12D3F"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流程定义</w:t>
            </w:r>
          </w:p>
          <w:p w14:paraId="6F1446E4"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7272B8CA" w14:textId="77777777" w:rsidTr="00A95CCE">
        <w:tc>
          <w:tcPr>
            <w:tcW w:w="2154" w:type="dxa"/>
            <w:shd w:val="clear" w:color="auto" w:fill="auto"/>
          </w:tcPr>
          <w:p w14:paraId="608563C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RETRIES_</w:t>
            </w:r>
          </w:p>
        </w:tc>
        <w:tc>
          <w:tcPr>
            <w:tcW w:w="1984" w:type="dxa"/>
            <w:shd w:val="clear" w:color="auto" w:fill="auto"/>
          </w:tcPr>
          <w:p w14:paraId="7850ED8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761" w:type="dxa"/>
            <w:shd w:val="clear" w:color="auto" w:fill="auto"/>
          </w:tcPr>
          <w:p w14:paraId="53B45A82"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490115C0"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49AC4F80"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47946D28" w14:textId="77777777" w:rsidTr="00A95CCE">
        <w:tc>
          <w:tcPr>
            <w:tcW w:w="2154" w:type="dxa"/>
            <w:shd w:val="clear" w:color="auto" w:fill="auto"/>
          </w:tcPr>
          <w:p w14:paraId="36280EAD"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EXCEPTION_STACK_ID_</w:t>
            </w:r>
          </w:p>
        </w:tc>
        <w:tc>
          <w:tcPr>
            <w:tcW w:w="1984" w:type="dxa"/>
            <w:shd w:val="clear" w:color="auto" w:fill="auto"/>
          </w:tcPr>
          <w:p w14:paraId="39C7CEE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4159356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1662A72F"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61B465BA" w14:textId="77777777" w:rsidR="00D12D3F"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异常信息</w:t>
            </w:r>
          </w:p>
          <w:p w14:paraId="60AF7E7D"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0419163B" w14:textId="77777777" w:rsidTr="00A95CCE">
        <w:tc>
          <w:tcPr>
            <w:tcW w:w="2154" w:type="dxa"/>
            <w:shd w:val="clear" w:color="auto" w:fill="auto"/>
          </w:tcPr>
          <w:p w14:paraId="242C790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EXCEPTION_MSG_</w:t>
            </w:r>
          </w:p>
        </w:tc>
        <w:tc>
          <w:tcPr>
            <w:tcW w:w="1984" w:type="dxa"/>
            <w:shd w:val="clear" w:color="auto" w:fill="auto"/>
          </w:tcPr>
          <w:p w14:paraId="592B4DF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761" w:type="dxa"/>
            <w:shd w:val="clear" w:color="auto" w:fill="auto"/>
          </w:tcPr>
          <w:p w14:paraId="6D5BE44F"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79529F22"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1AFE60B"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异常信息</w:t>
            </w:r>
          </w:p>
        </w:tc>
      </w:tr>
      <w:tr w:rsidR="00B95913" w:rsidRPr="00CB1DBB" w14:paraId="472B9659" w14:textId="77777777" w:rsidTr="00A95CCE">
        <w:tc>
          <w:tcPr>
            <w:tcW w:w="2154" w:type="dxa"/>
            <w:shd w:val="clear" w:color="auto" w:fill="auto"/>
          </w:tcPr>
          <w:p w14:paraId="51768E0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DUEDATE_</w:t>
            </w:r>
          </w:p>
        </w:tc>
        <w:tc>
          <w:tcPr>
            <w:tcW w:w="1984" w:type="dxa"/>
            <w:shd w:val="clear" w:color="auto" w:fill="auto"/>
          </w:tcPr>
          <w:p w14:paraId="4C329B8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761" w:type="dxa"/>
            <w:shd w:val="clear" w:color="auto" w:fill="auto"/>
          </w:tcPr>
          <w:p w14:paraId="4C853161"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CC43DF1"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F890902"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到期</w:t>
            </w:r>
            <w:r w:rsidRPr="00CB1DBB">
              <w:rPr>
                <w:rFonts w:ascii="Times New Roman" w:hAnsi="Times New Roman" w:hint="eastAsia"/>
                <w:lang w:eastAsia="zh-CN"/>
              </w:rPr>
              <w:t>时间</w:t>
            </w:r>
          </w:p>
        </w:tc>
      </w:tr>
      <w:tr w:rsidR="00B95913" w:rsidRPr="00CB1DBB" w14:paraId="737917D1" w14:textId="77777777" w:rsidTr="00A95CCE">
        <w:tc>
          <w:tcPr>
            <w:tcW w:w="2154" w:type="dxa"/>
            <w:shd w:val="clear" w:color="auto" w:fill="auto"/>
          </w:tcPr>
          <w:p w14:paraId="6E33C1A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REPEAT_</w:t>
            </w:r>
          </w:p>
        </w:tc>
        <w:tc>
          <w:tcPr>
            <w:tcW w:w="1984" w:type="dxa"/>
            <w:shd w:val="clear" w:color="auto" w:fill="auto"/>
          </w:tcPr>
          <w:p w14:paraId="5298FE0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52565524"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550D36EB"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700C456" w14:textId="77777777" w:rsidR="00821C9A" w:rsidRPr="00CB1DBB" w:rsidRDefault="002266C2" w:rsidP="00A95CCE">
            <w:pPr>
              <w:pStyle w:val="a8"/>
              <w:ind w:firstLineChars="0" w:firstLine="0"/>
              <w:rPr>
                <w:rFonts w:ascii="Times New Roman" w:hAnsi="Times New Roman"/>
                <w:lang w:eastAsia="zh-CN"/>
              </w:rPr>
            </w:pPr>
            <w:r w:rsidRPr="00CB1DBB">
              <w:rPr>
                <w:rFonts w:ascii="Times New Roman" w:hAnsi="Times New Roman"/>
                <w:lang w:eastAsia="zh-CN"/>
              </w:rPr>
              <w:t>重复</w:t>
            </w:r>
          </w:p>
        </w:tc>
      </w:tr>
      <w:tr w:rsidR="00B95913" w:rsidRPr="00CB1DBB" w14:paraId="49F86A64" w14:textId="77777777" w:rsidTr="00A95CCE">
        <w:tc>
          <w:tcPr>
            <w:tcW w:w="2154" w:type="dxa"/>
            <w:shd w:val="clear" w:color="auto" w:fill="auto"/>
          </w:tcPr>
          <w:p w14:paraId="0793A17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HANDLER_TYPE_</w:t>
            </w:r>
          </w:p>
        </w:tc>
        <w:tc>
          <w:tcPr>
            <w:tcW w:w="1984" w:type="dxa"/>
            <w:shd w:val="clear" w:color="auto" w:fill="auto"/>
          </w:tcPr>
          <w:p w14:paraId="45A530E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6D5231B5"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549EF82"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076005C" w14:textId="77777777" w:rsidR="00821C9A" w:rsidRPr="00CB1DBB" w:rsidRDefault="006F5FA5" w:rsidP="00A95CCE">
            <w:pPr>
              <w:pStyle w:val="a8"/>
              <w:ind w:firstLineChars="0" w:firstLine="0"/>
              <w:rPr>
                <w:rFonts w:ascii="Times New Roman" w:hAnsi="Times New Roman"/>
                <w:lang w:eastAsia="zh-CN"/>
              </w:rPr>
            </w:pPr>
            <w:r w:rsidRPr="00CB1DBB">
              <w:rPr>
                <w:rFonts w:ascii="Times New Roman" w:hAnsi="Times New Roman"/>
                <w:lang w:eastAsia="zh-CN"/>
              </w:rPr>
              <w:t>处理类型</w:t>
            </w:r>
          </w:p>
        </w:tc>
      </w:tr>
      <w:tr w:rsidR="00B95913" w:rsidRPr="00CB1DBB" w14:paraId="2B2E4BE2" w14:textId="77777777" w:rsidTr="00A95CCE">
        <w:tc>
          <w:tcPr>
            <w:tcW w:w="2154" w:type="dxa"/>
            <w:shd w:val="clear" w:color="auto" w:fill="auto"/>
          </w:tcPr>
          <w:p w14:paraId="5A1655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HANDLER_CFG_</w:t>
            </w:r>
          </w:p>
        </w:tc>
        <w:tc>
          <w:tcPr>
            <w:tcW w:w="1984" w:type="dxa"/>
            <w:shd w:val="clear" w:color="auto" w:fill="auto"/>
          </w:tcPr>
          <w:p w14:paraId="25CE4BE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761" w:type="dxa"/>
            <w:shd w:val="clear" w:color="auto" w:fill="auto"/>
          </w:tcPr>
          <w:p w14:paraId="7643C63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1184D9A"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C65DF24" w14:textId="77777777" w:rsidR="00821C9A" w:rsidRPr="00CB1DBB" w:rsidRDefault="006F5FA5" w:rsidP="00A95CCE">
            <w:pPr>
              <w:pStyle w:val="a8"/>
              <w:ind w:firstLineChars="0" w:firstLine="0"/>
              <w:rPr>
                <w:rFonts w:ascii="Times New Roman" w:hAnsi="Times New Roman"/>
                <w:lang w:eastAsia="zh-CN"/>
              </w:rPr>
            </w:pPr>
            <w:r w:rsidRPr="00CB1DBB">
              <w:rPr>
                <w:rFonts w:ascii="Times New Roman" w:hAnsi="Times New Roman" w:hint="eastAsia"/>
                <w:lang w:eastAsia="zh-CN"/>
              </w:rPr>
              <w:t>标识</w:t>
            </w:r>
          </w:p>
        </w:tc>
      </w:tr>
      <w:tr w:rsidR="00B95913" w:rsidRPr="00CB1DBB" w14:paraId="5C0BA6A0" w14:textId="77777777" w:rsidTr="00A95CCE">
        <w:tc>
          <w:tcPr>
            <w:tcW w:w="2154" w:type="dxa"/>
            <w:shd w:val="clear" w:color="auto" w:fill="auto"/>
          </w:tcPr>
          <w:p w14:paraId="2A21F4D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84" w:type="dxa"/>
            <w:shd w:val="clear" w:color="auto" w:fill="auto"/>
          </w:tcPr>
          <w:p w14:paraId="73BAD0D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60EAC82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A0D90B5"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657531FD" w14:textId="77777777" w:rsidR="00821C9A" w:rsidRPr="00CB1DBB" w:rsidRDefault="00821C9A" w:rsidP="00A95CCE">
            <w:pPr>
              <w:pStyle w:val="a8"/>
              <w:ind w:firstLineChars="0" w:firstLine="0"/>
              <w:rPr>
                <w:rFonts w:ascii="Times New Roman" w:hAnsi="Times New Roman"/>
                <w:lang w:eastAsia="zh-CN"/>
              </w:rPr>
            </w:pPr>
          </w:p>
        </w:tc>
      </w:tr>
    </w:tbl>
    <w:p w14:paraId="2C57BBB3" w14:textId="77777777" w:rsidR="003F60A4" w:rsidRDefault="003F60A4" w:rsidP="00A63F55">
      <w:pPr>
        <w:pStyle w:val="a8"/>
        <w:ind w:left="960" w:firstLineChars="0" w:firstLine="0"/>
        <w:rPr>
          <w:rFonts w:ascii="Times New Roman" w:hAnsi="Times New Roman"/>
          <w:color w:val="000000"/>
          <w:kern w:val="0"/>
        </w:rPr>
        <w:sectPr w:rsidR="003F60A4" w:rsidSect="00CB1DBB">
          <w:headerReference w:type="default" r:id="rId46"/>
          <w:type w:val="continuous"/>
          <w:pgSz w:w="11900" w:h="16840"/>
          <w:pgMar w:top="1418" w:right="1134" w:bottom="1418" w:left="1588" w:header="1134" w:footer="709" w:gutter="0"/>
          <w:cols w:space="708"/>
          <w:docGrid w:linePitch="360"/>
        </w:sectPr>
      </w:pPr>
    </w:p>
    <w:p w14:paraId="74786331"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lastRenderedPageBreak/>
        <w:t xml:space="preserve">ACT_RU_TASK  </w:t>
      </w:r>
      <w:r w:rsidR="00DA5462" w:rsidRPr="0039711A">
        <w:rPr>
          <w:rFonts w:ascii="Times New Roman" w:hAnsi="Times New Roman" w:hint="eastAsia"/>
          <w:color w:val="000000"/>
          <w:kern w:val="0"/>
          <w:lang w:eastAsia="zh-CN"/>
        </w:rPr>
        <w:t>记录</w:t>
      </w:r>
      <w:r w:rsidR="00DA5462" w:rsidRPr="0039711A">
        <w:rPr>
          <w:rFonts w:ascii="Times New Roman" w:hAnsi="Times New Roman"/>
          <w:color w:val="000000"/>
          <w:kern w:val="0"/>
          <w:lang w:eastAsia="zh-CN"/>
        </w:rPr>
        <w:t>运行</w:t>
      </w:r>
      <w:r w:rsidR="00E45B17" w:rsidRPr="0039711A">
        <w:rPr>
          <w:rFonts w:ascii="Times New Roman" w:hAnsi="Times New Roman"/>
          <w:color w:val="000000"/>
          <w:kern w:val="0"/>
          <w:lang w:eastAsia="zh-CN"/>
        </w:rPr>
        <w:t>任务</w:t>
      </w:r>
      <w:r w:rsidR="00E45B17" w:rsidRPr="0039711A">
        <w:rPr>
          <w:rFonts w:ascii="Times New Roman" w:hAnsi="Times New Roman" w:hint="eastAsia"/>
          <w:color w:val="000000"/>
          <w:kern w:val="0"/>
          <w:lang w:eastAsia="zh-CN"/>
        </w:rPr>
        <w:t>信息</w:t>
      </w:r>
    </w:p>
    <w:p w14:paraId="4982476F"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7</w:t>
      </w:r>
      <w:r w:rsidRPr="00CB1DBB">
        <w:rPr>
          <w:rFonts w:ascii="Times New Roman" w:hAnsi="Times New Roman"/>
          <w:lang w:eastAsia="zh-CN"/>
        </w:rPr>
        <w:t xml:space="preserve"> </w:t>
      </w:r>
      <w:r w:rsidR="009734DD" w:rsidRPr="00CB1DBB">
        <w:rPr>
          <w:rFonts w:ascii="Times New Roman" w:hAnsi="Times New Roman"/>
          <w:lang w:eastAsia="zh-CN"/>
        </w:rPr>
        <w:t>运行</w:t>
      </w:r>
      <w:r w:rsidR="005700C7" w:rsidRPr="00CB1DBB">
        <w:rPr>
          <w:rFonts w:ascii="Times New Roman" w:hAnsi="Times New Roman"/>
          <w:lang w:eastAsia="zh-CN"/>
        </w:rPr>
        <w:t>任务</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910"/>
        <w:gridCol w:w="1397"/>
        <w:gridCol w:w="795"/>
        <w:gridCol w:w="1716"/>
      </w:tblGrid>
      <w:tr w:rsidR="00B95913" w:rsidRPr="00CB1DBB" w14:paraId="12DF45A2" w14:textId="77777777" w:rsidTr="00CB1DBB">
        <w:trPr>
          <w:tblHeader/>
        </w:trPr>
        <w:tc>
          <w:tcPr>
            <w:tcW w:w="2203" w:type="dxa"/>
            <w:shd w:val="clear" w:color="auto" w:fill="BFBFBF"/>
          </w:tcPr>
          <w:p w14:paraId="25FB584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38" w:type="dxa"/>
            <w:shd w:val="clear" w:color="auto" w:fill="BFBFBF"/>
          </w:tcPr>
          <w:p w14:paraId="36754A7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59" w:type="dxa"/>
            <w:shd w:val="clear" w:color="auto" w:fill="BFBFBF"/>
          </w:tcPr>
          <w:p w14:paraId="4CB5BDE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06" w:type="dxa"/>
            <w:shd w:val="clear" w:color="auto" w:fill="BFBFBF"/>
          </w:tcPr>
          <w:p w14:paraId="7343DDA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802" w:type="dxa"/>
            <w:shd w:val="clear" w:color="auto" w:fill="BFBFBF"/>
          </w:tcPr>
          <w:p w14:paraId="0D9B1E1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63FC6E9" w14:textId="77777777" w:rsidTr="00A95CCE">
        <w:tc>
          <w:tcPr>
            <w:tcW w:w="2203" w:type="dxa"/>
            <w:shd w:val="clear" w:color="auto" w:fill="auto"/>
          </w:tcPr>
          <w:p w14:paraId="1A7F1E7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38" w:type="dxa"/>
            <w:shd w:val="clear" w:color="auto" w:fill="auto"/>
          </w:tcPr>
          <w:p w14:paraId="19BF663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5EC0EFF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06" w:type="dxa"/>
            <w:shd w:val="clear" w:color="auto" w:fill="auto"/>
          </w:tcPr>
          <w:p w14:paraId="2AC1F7F3"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802" w:type="dxa"/>
            <w:shd w:val="clear" w:color="auto" w:fill="auto"/>
          </w:tcPr>
          <w:p w14:paraId="6E51E15E" w14:textId="77777777" w:rsidR="00A63F55"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727B7560" w14:textId="77777777" w:rsidTr="00A95CCE">
        <w:tc>
          <w:tcPr>
            <w:tcW w:w="2203" w:type="dxa"/>
            <w:shd w:val="clear" w:color="auto" w:fill="auto"/>
          </w:tcPr>
          <w:p w14:paraId="67BECAE8"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REV_</w:t>
            </w:r>
          </w:p>
        </w:tc>
        <w:tc>
          <w:tcPr>
            <w:tcW w:w="1938" w:type="dxa"/>
            <w:shd w:val="clear" w:color="auto" w:fill="auto"/>
          </w:tcPr>
          <w:p w14:paraId="1D7B2690"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18831498"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77B9BA1F"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2B262C3A"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7995E0DA" w14:textId="77777777" w:rsidTr="00A95CCE">
        <w:tc>
          <w:tcPr>
            <w:tcW w:w="2203" w:type="dxa"/>
            <w:shd w:val="clear" w:color="auto" w:fill="auto"/>
          </w:tcPr>
          <w:p w14:paraId="0552C89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38" w:type="dxa"/>
            <w:shd w:val="clear" w:color="auto" w:fill="auto"/>
          </w:tcPr>
          <w:p w14:paraId="53E5B46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E4696B4"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5105593"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EAFCE9B"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386186BA" w14:textId="77777777" w:rsidTr="00A95CCE">
        <w:tc>
          <w:tcPr>
            <w:tcW w:w="2203" w:type="dxa"/>
            <w:shd w:val="clear" w:color="auto" w:fill="auto"/>
          </w:tcPr>
          <w:p w14:paraId="05E01584"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38" w:type="dxa"/>
            <w:shd w:val="clear" w:color="auto" w:fill="auto"/>
          </w:tcPr>
          <w:p w14:paraId="00A6286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016964F2"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35243C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5FDE5B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2A384D0D" w14:textId="77777777" w:rsidTr="00A95CCE">
        <w:tc>
          <w:tcPr>
            <w:tcW w:w="2203" w:type="dxa"/>
            <w:shd w:val="clear" w:color="auto" w:fill="auto"/>
          </w:tcPr>
          <w:p w14:paraId="107A55BB"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38" w:type="dxa"/>
            <w:shd w:val="clear" w:color="auto" w:fill="auto"/>
          </w:tcPr>
          <w:p w14:paraId="4037975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FB5A51F"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68C58CC"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1376F57"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流程定义</w:t>
            </w:r>
          </w:p>
          <w:p w14:paraId="36B71F4B" w14:textId="77777777" w:rsidR="003F33A8"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41D91985" w14:textId="77777777" w:rsidTr="00A95CCE">
        <w:tc>
          <w:tcPr>
            <w:tcW w:w="2203" w:type="dxa"/>
            <w:shd w:val="clear" w:color="auto" w:fill="auto"/>
          </w:tcPr>
          <w:p w14:paraId="4CF0A62B"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38" w:type="dxa"/>
            <w:shd w:val="clear" w:color="auto" w:fill="auto"/>
          </w:tcPr>
          <w:p w14:paraId="47238D2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39EBAAC0"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1025275"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712209A6"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节点定义名称</w:t>
            </w:r>
          </w:p>
        </w:tc>
      </w:tr>
      <w:tr w:rsidR="00B95913" w:rsidRPr="00CB1DBB" w14:paraId="66BFE606" w14:textId="77777777" w:rsidTr="00A95CCE">
        <w:tc>
          <w:tcPr>
            <w:tcW w:w="2203" w:type="dxa"/>
            <w:shd w:val="clear" w:color="auto" w:fill="auto"/>
          </w:tcPr>
          <w:p w14:paraId="40B4D2AA"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PARENT_TASK_ID_</w:t>
            </w:r>
          </w:p>
        </w:tc>
        <w:tc>
          <w:tcPr>
            <w:tcW w:w="1938" w:type="dxa"/>
            <w:shd w:val="clear" w:color="auto" w:fill="auto"/>
          </w:tcPr>
          <w:p w14:paraId="7402AB4E"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572D097"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0B8F112"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12050C92"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父</w:t>
            </w:r>
            <w:r w:rsidRPr="00CB1DBB">
              <w:rPr>
                <w:rFonts w:ascii="Times New Roman" w:hAnsi="Times New Roman"/>
                <w:lang w:eastAsia="zh-CN"/>
              </w:rPr>
              <w:t>节点</w:t>
            </w:r>
            <w:r w:rsidRPr="00CB1DBB">
              <w:rPr>
                <w:rFonts w:ascii="Times New Roman" w:hAnsi="Times New Roman" w:hint="eastAsia"/>
                <w:lang w:eastAsia="zh-CN"/>
              </w:rPr>
              <w:t>实例</w:t>
            </w:r>
            <w:r w:rsidRPr="00CB1DBB">
              <w:rPr>
                <w:rFonts w:ascii="Times New Roman" w:hAnsi="Times New Roman"/>
                <w:lang w:eastAsia="zh-CN"/>
              </w:rPr>
              <w:t>编号</w:t>
            </w:r>
          </w:p>
        </w:tc>
      </w:tr>
      <w:tr w:rsidR="00B95913" w:rsidRPr="00CB1DBB" w14:paraId="6ECD4979" w14:textId="77777777" w:rsidTr="00A95CCE">
        <w:tc>
          <w:tcPr>
            <w:tcW w:w="2203" w:type="dxa"/>
            <w:shd w:val="clear" w:color="auto" w:fill="auto"/>
          </w:tcPr>
          <w:p w14:paraId="6AE85BBA"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38" w:type="dxa"/>
            <w:shd w:val="clear" w:color="auto" w:fill="auto"/>
          </w:tcPr>
          <w:p w14:paraId="6F13EFD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459" w:type="dxa"/>
            <w:shd w:val="clear" w:color="auto" w:fill="auto"/>
          </w:tcPr>
          <w:p w14:paraId="6AE431D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F59DEC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5C34224"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9BE40B3" w14:textId="77777777" w:rsidTr="00A95CCE">
        <w:tc>
          <w:tcPr>
            <w:tcW w:w="2203" w:type="dxa"/>
            <w:shd w:val="clear" w:color="auto" w:fill="auto"/>
          </w:tcPr>
          <w:p w14:paraId="5488A47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TASK_DEF_KEY_</w:t>
            </w:r>
          </w:p>
        </w:tc>
        <w:tc>
          <w:tcPr>
            <w:tcW w:w="1938" w:type="dxa"/>
            <w:shd w:val="clear" w:color="auto" w:fill="auto"/>
          </w:tcPr>
          <w:p w14:paraId="191A264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59" w:type="dxa"/>
            <w:shd w:val="clear" w:color="auto" w:fill="auto"/>
          </w:tcPr>
          <w:p w14:paraId="1B3C0CE0"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9C6A9FD"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05744D18"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任务定义编号</w:t>
            </w:r>
          </w:p>
        </w:tc>
      </w:tr>
      <w:tr w:rsidR="00B95913" w:rsidRPr="00CB1DBB" w14:paraId="7D09B10F" w14:textId="77777777" w:rsidTr="00A95CCE">
        <w:tc>
          <w:tcPr>
            <w:tcW w:w="2203" w:type="dxa"/>
            <w:shd w:val="clear" w:color="auto" w:fill="auto"/>
          </w:tcPr>
          <w:p w14:paraId="72C4E898"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OWNER_</w:t>
            </w:r>
          </w:p>
        </w:tc>
        <w:tc>
          <w:tcPr>
            <w:tcW w:w="1938" w:type="dxa"/>
            <w:shd w:val="clear" w:color="auto" w:fill="auto"/>
          </w:tcPr>
          <w:p w14:paraId="071BF9B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5746D97C" w14:textId="77777777" w:rsidR="000847D1" w:rsidRPr="00CB1DBB" w:rsidRDefault="000847D1"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06" w:type="dxa"/>
            <w:shd w:val="clear" w:color="auto" w:fill="auto"/>
          </w:tcPr>
          <w:p w14:paraId="5412504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5D9D77CC"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拥有者（</w:t>
            </w:r>
            <w:r w:rsidRPr="00CB1DBB">
              <w:rPr>
                <w:rFonts w:ascii="Times New Roman" w:hAnsi="Times New Roman" w:hint="eastAsia"/>
                <w:lang w:eastAsia="zh-CN"/>
              </w:rPr>
              <w:t>委托有</w:t>
            </w:r>
            <w:r w:rsidRPr="00CB1DBB">
              <w:rPr>
                <w:rFonts w:ascii="Times New Roman" w:hAnsi="Times New Roman"/>
                <w:lang w:eastAsia="zh-CN"/>
              </w:rPr>
              <w:t>值）</w:t>
            </w:r>
          </w:p>
        </w:tc>
      </w:tr>
      <w:tr w:rsidR="00B95913" w:rsidRPr="00CB1DBB" w14:paraId="0B874267" w14:textId="77777777" w:rsidTr="00A95CCE">
        <w:tc>
          <w:tcPr>
            <w:tcW w:w="2203" w:type="dxa"/>
            <w:shd w:val="clear" w:color="auto" w:fill="auto"/>
          </w:tcPr>
          <w:p w14:paraId="77DA987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938" w:type="dxa"/>
            <w:shd w:val="clear" w:color="auto" w:fill="auto"/>
          </w:tcPr>
          <w:p w14:paraId="1818DFF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0D5581AB"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45C3CAA"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018FFA70"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签收人</w:t>
            </w:r>
            <w:r w:rsidRPr="00CB1DBB">
              <w:rPr>
                <w:rFonts w:ascii="Times New Roman" w:hAnsi="Times New Roman"/>
                <w:lang w:eastAsia="zh-CN"/>
              </w:rPr>
              <w:t>或委托人</w:t>
            </w:r>
          </w:p>
        </w:tc>
      </w:tr>
      <w:tr w:rsidR="00B95913" w:rsidRPr="00CB1DBB" w14:paraId="0B6EED24" w14:textId="77777777" w:rsidTr="00A95CCE">
        <w:tc>
          <w:tcPr>
            <w:tcW w:w="2203" w:type="dxa"/>
            <w:shd w:val="clear" w:color="auto" w:fill="auto"/>
          </w:tcPr>
          <w:p w14:paraId="5F0B273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DELEGATION_</w:t>
            </w:r>
          </w:p>
        </w:tc>
        <w:tc>
          <w:tcPr>
            <w:tcW w:w="1938" w:type="dxa"/>
            <w:shd w:val="clear" w:color="auto" w:fill="auto"/>
          </w:tcPr>
          <w:p w14:paraId="49ED0884"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56C9EB3"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5310FE56"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DFA03C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委托</w:t>
            </w:r>
            <w:r w:rsidRPr="00CB1DBB">
              <w:rPr>
                <w:rFonts w:ascii="Times New Roman" w:hAnsi="Times New Roman"/>
                <w:lang w:eastAsia="zh-CN"/>
              </w:rPr>
              <w:t>类型</w:t>
            </w:r>
          </w:p>
        </w:tc>
      </w:tr>
      <w:tr w:rsidR="00B95913" w:rsidRPr="00CB1DBB" w14:paraId="717308EF" w14:textId="77777777" w:rsidTr="00A95CCE">
        <w:tc>
          <w:tcPr>
            <w:tcW w:w="2203" w:type="dxa"/>
            <w:shd w:val="clear" w:color="auto" w:fill="auto"/>
          </w:tcPr>
          <w:p w14:paraId="398C3261"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PRIORITY_</w:t>
            </w:r>
          </w:p>
        </w:tc>
        <w:tc>
          <w:tcPr>
            <w:tcW w:w="1938" w:type="dxa"/>
            <w:shd w:val="clear" w:color="auto" w:fill="auto"/>
          </w:tcPr>
          <w:p w14:paraId="527584D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0175D82B"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0F2959B"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156226B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优先</w:t>
            </w:r>
            <w:r w:rsidRPr="00CB1DBB">
              <w:rPr>
                <w:rFonts w:ascii="Times New Roman" w:hAnsi="Times New Roman"/>
                <w:lang w:eastAsia="zh-CN"/>
              </w:rPr>
              <w:t>级别</w:t>
            </w:r>
          </w:p>
        </w:tc>
      </w:tr>
      <w:tr w:rsidR="00B95913" w:rsidRPr="00CB1DBB" w14:paraId="4BD588C2" w14:textId="77777777" w:rsidTr="00A95CCE">
        <w:tc>
          <w:tcPr>
            <w:tcW w:w="2203" w:type="dxa"/>
            <w:shd w:val="clear" w:color="auto" w:fill="auto"/>
          </w:tcPr>
          <w:p w14:paraId="652ABCF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1938" w:type="dxa"/>
            <w:shd w:val="clear" w:color="auto" w:fill="auto"/>
          </w:tcPr>
          <w:p w14:paraId="339FFC77"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59" w:type="dxa"/>
            <w:shd w:val="clear" w:color="auto" w:fill="auto"/>
          </w:tcPr>
          <w:p w14:paraId="1BA52591"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06" w:type="dxa"/>
            <w:shd w:val="clear" w:color="auto" w:fill="auto"/>
          </w:tcPr>
          <w:p w14:paraId="299EF854"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52A98163"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6EBAA005" w14:textId="77777777" w:rsidTr="00A95CCE">
        <w:tc>
          <w:tcPr>
            <w:tcW w:w="2203" w:type="dxa"/>
            <w:shd w:val="clear" w:color="auto" w:fill="auto"/>
          </w:tcPr>
          <w:p w14:paraId="59EC537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DUE_DATE_</w:t>
            </w:r>
          </w:p>
        </w:tc>
        <w:tc>
          <w:tcPr>
            <w:tcW w:w="1938" w:type="dxa"/>
            <w:shd w:val="clear" w:color="auto" w:fill="auto"/>
          </w:tcPr>
          <w:p w14:paraId="5A4BDA8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59" w:type="dxa"/>
            <w:shd w:val="clear" w:color="auto" w:fill="auto"/>
          </w:tcPr>
          <w:p w14:paraId="2B0B00A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025B6F3"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21E87AC5" w14:textId="77777777" w:rsidR="000847D1" w:rsidRPr="00CB1DBB" w:rsidRDefault="0068665A" w:rsidP="00A95CCE">
            <w:pPr>
              <w:pStyle w:val="a8"/>
              <w:ind w:firstLineChars="0" w:firstLine="0"/>
              <w:rPr>
                <w:rFonts w:ascii="Times New Roman" w:hAnsi="Times New Roman"/>
                <w:lang w:eastAsia="zh-CN"/>
              </w:rPr>
            </w:pPr>
            <w:r w:rsidRPr="00CB1DBB">
              <w:rPr>
                <w:rFonts w:ascii="Times New Roman" w:hAnsi="Times New Roman" w:hint="eastAsia"/>
                <w:lang w:eastAsia="zh-CN"/>
              </w:rPr>
              <w:t>过期时间</w:t>
            </w:r>
          </w:p>
        </w:tc>
      </w:tr>
      <w:tr w:rsidR="00B95913" w:rsidRPr="00CB1DBB" w14:paraId="39B1462D" w14:textId="77777777" w:rsidTr="00A95CCE">
        <w:tc>
          <w:tcPr>
            <w:tcW w:w="2203" w:type="dxa"/>
            <w:shd w:val="clear" w:color="auto" w:fill="auto"/>
          </w:tcPr>
          <w:p w14:paraId="0899D27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38" w:type="dxa"/>
            <w:shd w:val="clear" w:color="auto" w:fill="auto"/>
          </w:tcPr>
          <w:p w14:paraId="102BA90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76010354"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1FE9A2C8"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61169078" w14:textId="77777777" w:rsidR="000847D1" w:rsidRPr="00CB1DBB" w:rsidRDefault="00C03033" w:rsidP="00A95CCE">
            <w:pPr>
              <w:pStyle w:val="a8"/>
              <w:ind w:firstLineChars="0" w:firstLine="0"/>
              <w:rPr>
                <w:rFonts w:ascii="Times New Roman" w:hAnsi="Times New Roman"/>
                <w:lang w:eastAsia="zh-CN"/>
              </w:rPr>
            </w:pPr>
            <w:r w:rsidRPr="00CB1DBB">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6047AFE8" w14:textId="77777777" w:rsidTr="00A95CCE">
        <w:trPr>
          <w:trHeight w:val="753"/>
        </w:trPr>
        <w:tc>
          <w:tcPr>
            <w:tcW w:w="2203" w:type="dxa"/>
            <w:shd w:val="clear" w:color="auto" w:fill="auto"/>
          </w:tcPr>
          <w:p w14:paraId="60DE0C7B" w14:textId="77777777" w:rsidR="003F33A8"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w:t>
            </w:r>
          </w:p>
          <w:p w14:paraId="4191A63F"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_STATE_</w:t>
            </w:r>
          </w:p>
        </w:tc>
        <w:tc>
          <w:tcPr>
            <w:tcW w:w="1938" w:type="dxa"/>
            <w:shd w:val="clear" w:color="auto" w:fill="auto"/>
          </w:tcPr>
          <w:p w14:paraId="0BA39761"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1DF32B93" w14:textId="77777777" w:rsidR="000847D1" w:rsidRPr="00CB1DBB" w:rsidRDefault="000847D1"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06" w:type="dxa"/>
            <w:shd w:val="clear" w:color="auto" w:fill="auto"/>
          </w:tcPr>
          <w:p w14:paraId="14DB56E2"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DA0E395" w14:textId="77777777" w:rsidR="000847D1" w:rsidRPr="00CB1DBB" w:rsidRDefault="00484284"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w:t>
            </w:r>
            <w:r w:rsidRPr="00CB1DBB">
              <w:rPr>
                <w:rFonts w:ascii="Times New Roman" w:hAnsi="Times New Roman"/>
                <w:lang w:eastAsia="zh-CN"/>
              </w:rPr>
              <w:t>挂起</w:t>
            </w:r>
          </w:p>
        </w:tc>
      </w:tr>
      <w:tr w:rsidR="00B95913" w:rsidRPr="00CB1DBB" w14:paraId="4F893B04" w14:textId="77777777" w:rsidTr="00A95CCE">
        <w:tc>
          <w:tcPr>
            <w:tcW w:w="2203" w:type="dxa"/>
            <w:shd w:val="clear" w:color="auto" w:fill="auto"/>
          </w:tcPr>
          <w:p w14:paraId="39343CE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38" w:type="dxa"/>
            <w:shd w:val="clear" w:color="auto" w:fill="auto"/>
          </w:tcPr>
          <w:p w14:paraId="24108FA2" w14:textId="77777777" w:rsidR="000847D1" w:rsidRPr="00CB1DBB" w:rsidRDefault="000847D1" w:rsidP="00A95CCE">
            <w:pPr>
              <w:pStyle w:val="a8"/>
              <w:ind w:firstLineChars="0" w:firstLine="0"/>
              <w:rPr>
                <w:rFonts w:ascii="Times New Roman" w:hAnsi="Times New Roman" w:cs="Menlo"/>
                <w:color w:val="000000"/>
                <w:kern w:val="0"/>
                <w:sz w:val="22"/>
                <w:szCs w:val="22"/>
              </w:rPr>
            </w:pPr>
            <w:r w:rsidRPr="0039711A">
              <w:rPr>
                <w:rFonts w:ascii="Times New Roman" w:hAnsi="Times New Roman"/>
                <w:color w:val="000000"/>
                <w:kern w:val="0"/>
              </w:rPr>
              <w:t>varchar(255)</w:t>
            </w:r>
          </w:p>
        </w:tc>
        <w:tc>
          <w:tcPr>
            <w:tcW w:w="1459" w:type="dxa"/>
            <w:shd w:val="clear" w:color="auto" w:fill="auto"/>
          </w:tcPr>
          <w:p w14:paraId="2A62F20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30EC990B" w14:textId="77777777" w:rsidR="000847D1" w:rsidRPr="0039711A" w:rsidRDefault="000847D1" w:rsidP="00A95CCE">
            <w:pPr>
              <w:ind w:firstLineChars="0" w:firstLine="0"/>
              <w:rPr>
                <w:rFonts w:ascii="Times New Roman" w:hAnsi="Times New Roman"/>
                <w:lang w:eastAsia="zh-CN"/>
              </w:rPr>
            </w:pPr>
          </w:p>
        </w:tc>
        <w:tc>
          <w:tcPr>
            <w:tcW w:w="1802" w:type="dxa"/>
            <w:shd w:val="clear" w:color="auto" w:fill="auto"/>
          </w:tcPr>
          <w:p w14:paraId="7FB7F6EF" w14:textId="77777777" w:rsidR="000847D1" w:rsidRPr="0039711A" w:rsidRDefault="000847D1" w:rsidP="00A95CCE">
            <w:pPr>
              <w:pStyle w:val="a8"/>
              <w:ind w:firstLineChars="0" w:firstLine="0"/>
              <w:rPr>
                <w:rFonts w:ascii="Times New Roman" w:hAnsi="Times New Roman"/>
                <w:lang w:eastAsia="zh-CN"/>
              </w:rPr>
            </w:pPr>
          </w:p>
        </w:tc>
      </w:tr>
    </w:tbl>
    <w:p w14:paraId="5EA9DC99" w14:textId="77777777" w:rsidR="003F60A4" w:rsidRDefault="003F60A4" w:rsidP="00A63F55">
      <w:pPr>
        <w:pStyle w:val="a8"/>
        <w:ind w:left="960" w:firstLineChars="0" w:firstLine="0"/>
        <w:rPr>
          <w:rFonts w:ascii="Times New Roman" w:hAnsi="Times New Roman"/>
          <w:color w:val="000000"/>
          <w:kern w:val="0"/>
        </w:rPr>
        <w:sectPr w:rsidR="003F60A4" w:rsidSect="00CB1DBB">
          <w:headerReference w:type="default" r:id="rId47"/>
          <w:type w:val="continuous"/>
          <w:pgSz w:w="11900" w:h="16840"/>
          <w:pgMar w:top="1418" w:right="1134" w:bottom="1418" w:left="1588" w:header="1134" w:footer="709" w:gutter="0"/>
          <w:cols w:space="708"/>
          <w:docGrid w:linePitch="360"/>
        </w:sectPr>
      </w:pPr>
    </w:p>
    <w:p w14:paraId="3580B2BF" w14:textId="77777777" w:rsidR="00A63F55" w:rsidRDefault="00A63F55" w:rsidP="00A63F55">
      <w:pPr>
        <w:pStyle w:val="a8"/>
        <w:ind w:left="960" w:firstLineChars="0" w:firstLine="0"/>
        <w:rPr>
          <w:rFonts w:ascii="Times New Roman" w:hAnsi="Times New Roman"/>
          <w:color w:val="000000"/>
          <w:kern w:val="0"/>
        </w:rPr>
      </w:pPr>
    </w:p>
    <w:p w14:paraId="5F9DE5A9" w14:textId="77777777" w:rsidR="00271943" w:rsidRDefault="00271943" w:rsidP="00A63F55">
      <w:pPr>
        <w:pStyle w:val="a8"/>
        <w:ind w:left="960" w:firstLineChars="0" w:firstLine="0"/>
        <w:rPr>
          <w:rFonts w:ascii="Times New Roman" w:hAnsi="Times New Roman"/>
          <w:color w:val="000000"/>
          <w:kern w:val="0"/>
        </w:rPr>
      </w:pPr>
    </w:p>
    <w:p w14:paraId="17AF4F28" w14:textId="77777777" w:rsidR="00271943" w:rsidRDefault="00271943" w:rsidP="00A63F55">
      <w:pPr>
        <w:pStyle w:val="a8"/>
        <w:ind w:left="960" w:firstLineChars="0" w:firstLine="0"/>
        <w:rPr>
          <w:rFonts w:ascii="Times New Roman" w:hAnsi="Times New Roman"/>
          <w:color w:val="000000"/>
          <w:kern w:val="0"/>
        </w:rPr>
      </w:pPr>
    </w:p>
    <w:p w14:paraId="3B7C6B6A" w14:textId="77777777" w:rsidR="00271943" w:rsidRDefault="00271943" w:rsidP="00A63F55">
      <w:pPr>
        <w:pStyle w:val="a8"/>
        <w:ind w:left="960" w:firstLineChars="0" w:firstLine="0"/>
        <w:rPr>
          <w:rFonts w:ascii="Times New Roman" w:hAnsi="Times New Roman"/>
          <w:color w:val="000000"/>
          <w:kern w:val="0"/>
        </w:rPr>
      </w:pPr>
    </w:p>
    <w:p w14:paraId="7228008C" w14:textId="77777777" w:rsidR="00271943" w:rsidRDefault="00271943" w:rsidP="00A63F55">
      <w:pPr>
        <w:pStyle w:val="a8"/>
        <w:ind w:left="960" w:firstLineChars="0" w:firstLine="0"/>
        <w:rPr>
          <w:rFonts w:ascii="Times New Roman" w:hAnsi="Times New Roman"/>
          <w:color w:val="000000"/>
          <w:kern w:val="0"/>
        </w:rPr>
      </w:pPr>
    </w:p>
    <w:p w14:paraId="4A3AB282" w14:textId="77777777" w:rsidR="00271943" w:rsidRDefault="00271943" w:rsidP="00A63F55">
      <w:pPr>
        <w:pStyle w:val="a8"/>
        <w:ind w:left="960" w:firstLineChars="0" w:firstLine="0"/>
        <w:rPr>
          <w:rFonts w:ascii="Times New Roman" w:hAnsi="Times New Roman"/>
          <w:color w:val="000000"/>
          <w:kern w:val="0"/>
        </w:rPr>
      </w:pPr>
    </w:p>
    <w:p w14:paraId="48DEF267" w14:textId="77777777" w:rsidR="00271943" w:rsidRPr="0039711A" w:rsidRDefault="00271943" w:rsidP="00A63F55">
      <w:pPr>
        <w:pStyle w:val="a8"/>
        <w:ind w:left="960" w:firstLineChars="0" w:firstLine="0"/>
        <w:rPr>
          <w:rFonts w:ascii="Times New Roman" w:hAnsi="Times New Roman"/>
          <w:color w:val="000000"/>
          <w:kern w:val="0"/>
        </w:rPr>
      </w:pPr>
    </w:p>
    <w:p w14:paraId="25562912"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ACT_RU_VARIABLE</w:t>
      </w:r>
      <w:r w:rsidR="008E7B64" w:rsidRPr="0039711A">
        <w:rPr>
          <w:rFonts w:ascii="Times New Roman" w:hAnsi="Times New Roman"/>
          <w:color w:val="000000"/>
          <w:kern w:val="0"/>
          <w:lang w:eastAsia="zh-CN"/>
        </w:rPr>
        <w:t xml:space="preserve"> </w:t>
      </w:r>
      <w:r w:rsidR="001D1E4F" w:rsidRPr="0039711A">
        <w:rPr>
          <w:rFonts w:ascii="Times New Roman" w:hAnsi="Times New Roman" w:hint="eastAsia"/>
          <w:color w:val="000000"/>
          <w:kern w:val="0"/>
          <w:lang w:eastAsia="zh-CN"/>
        </w:rPr>
        <w:t>记录</w:t>
      </w:r>
      <w:r w:rsidR="001D1E4F" w:rsidRPr="0039711A">
        <w:rPr>
          <w:rFonts w:ascii="Times New Roman" w:hAnsi="Times New Roman"/>
          <w:color w:val="000000"/>
          <w:kern w:val="0"/>
          <w:lang w:eastAsia="zh-CN"/>
        </w:rPr>
        <w:t>运行流程变量信息</w:t>
      </w:r>
    </w:p>
    <w:p w14:paraId="75726FA7"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8</w:t>
      </w:r>
      <w:r w:rsidRPr="00CB1DBB">
        <w:rPr>
          <w:rFonts w:ascii="Times New Roman" w:hAnsi="Times New Roman"/>
          <w:lang w:eastAsia="zh-CN"/>
        </w:rPr>
        <w:t xml:space="preserve"> </w:t>
      </w:r>
      <w:r w:rsidR="001D1E4F" w:rsidRPr="00CB1DBB">
        <w:rPr>
          <w:rFonts w:ascii="Times New Roman" w:hAnsi="Times New Roman"/>
          <w:lang w:eastAsia="zh-CN"/>
        </w:rPr>
        <w:t>运行流程变量</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920"/>
        <w:gridCol w:w="1242"/>
        <w:gridCol w:w="977"/>
        <w:gridCol w:w="1893"/>
      </w:tblGrid>
      <w:tr w:rsidR="00B95913" w:rsidRPr="00CB1DBB" w14:paraId="4B477E89" w14:textId="77777777" w:rsidTr="00A95CCE">
        <w:tc>
          <w:tcPr>
            <w:tcW w:w="2063" w:type="dxa"/>
            <w:shd w:val="clear" w:color="auto" w:fill="BFBFBF"/>
          </w:tcPr>
          <w:p w14:paraId="42324AE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38" w:type="dxa"/>
            <w:shd w:val="clear" w:color="auto" w:fill="BFBFBF"/>
          </w:tcPr>
          <w:p w14:paraId="1E6FABA0"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271" w:type="dxa"/>
            <w:shd w:val="clear" w:color="auto" w:fill="BFBFBF"/>
          </w:tcPr>
          <w:p w14:paraId="3D17E5B4"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993" w:type="dxa"/>
            <w:shd w:val="clear" w:color="auto" w:fill="BFBFBF"/>
          </w:tcPr>
          <w:p w14:paraId="58D3F64B"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943" w:type="dxa"/>
            <w:shd w:val="clear" w:color="auto" w:fill="BFBFBF"/>
          </w:tcPr>
          <w:p w14:paraId="569C752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8F73F23" w14:textId="77777777" w:rsidTr="00A95CCE">
        <w:tc>
          <w:tcPr>
            <w:tcW w:w="2063" w:type="dxa"/>
            <w:shd w:val="clear" w:color="auto" w:fill="auto"/>
          </w:tcPr>
          <w:p w14:paraId="10CE230B"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38" w:type="dxa"/>
            <w:shd w:val="clear" w:color="auto" w:fill="auto"/>
          </w:tcPr>
          <w:p w14:paraId="4F23053B"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0D8C970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658AC547"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943" w:type="dxa"/>
            <w:shd w:val="clear" w:color="auto" w:fill="auto"/>
          </w:tcPr>
          <w:p w14:paraId="17BF178D" w14:textId="77777777" w:rsidR="00A63F55" w:rsidRPr="00CB1DBB" w:rsidRDefault="00484284"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6969C08B" w14:textId="77777777" w:rsidTr="00A95CCE">
        <w:tc>
          <w:tcPr>
            <w:tcW w:w="2063" w:type="dxa"/>
            <w:shd w:val="clear" w:color="auto" w:fill="auto"/>
          </w:tcPr>
          <w:p w14:paraId="603DDD0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38" w:type="dxa"/>
            <w:shd w:val="clear" w:color="auto" w:fill="auto"/>
          </w:tcPr>
          <w:p w14:paraId="40565CE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71" w:type="dxa"/>
            <w:shd w:val="clear" w:color="auto" w:fill="auto"/>
          </w:tcPr>
          <w:p w14:paraId="4C368BD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63A092D9"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222E6873"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7ADCD0BE" w14:textId="77777777" w:rsidTr="00A95CCE">
        <w:tc>
          <w:tcPr>
            <w:tcW w:w="2063" w:type="dxa"/>
            <w:shd w:val="clear" w:color="auto" w:fill="auto"/>
          </w:tcPr>
          <w:p w14:paraId="190C7A40"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38" w:type="dxa"/>
            <w:shd w:val="clear" w:color="auto" w:fill="auto"/>
          </w:tcPr>
          <w:p w14:paraId="0EBAB65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1" w:type="dxa"/>
            <w:shd w:val="clear" w:color="auto" w:fill="auto"/>
          </w:tcPr>
          <w:p w14:paraId="2BF27104"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0EE66386"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3784C094"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6CFB0939" w14:textId="77777777" w:rsidTr="00A95CCE">
        <w:trPr>
          <w:trHeight w:val="486"/>
        </w:trPr>
        <w:tc>
          <w:tcPr>
            <w:tcW w:w="2063" w:type="dxa"/>
            <w:shd w:val="clear" w:color="auto" w:fill="auto"/>
          </w:tcPr>
          <w:p w14:paraId="0441073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38" w:type="dxa"/>
            <w:shd w:val="clear" w:color="auto" w:fill="auto"/>
          </w:tcPr>
          <w:p w14:paraId="4DBE2B3C"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1" w:type="dxa"/>
            <w:shd w:val="clear" w:color="auto" w:fill="auto"/>
          </w:tcPr>
          <w:p w14:paraId="138D725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34694442"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456C7616"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名称</w:t>
            </w:r>
          </w:p>
        </w:tc>
      </w:tr>
      <w:tr w:rsidR="00B95913" w:rsidRPr="00CB1DBB" w14:paraId="2B80821C" w14:textId="77777777" w:rsidTr="00A95CCE">
        <w:tc>
          <w:tcPr>
            <w:tcW w:w="2063" w:type="dxa"/>
            <w:shd w:val="clear" w:color="auto" w:fill="auto"/>
          </w:tcPr>
          <w:p w14:paraId="759DCAB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38" w:type="dxa"/>
            <w:shd w:val="clear" w:color="auto" w:fill="auto"/>
          </w:tcPr>
          <w:p w14:paraId="4177986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241E052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2EB968D0"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19F6C8C2"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1E24F8EC" w14:textId="77777777" w:rsidTr="00A95CCE">
        <w:tc>
          <w:tcPr>
            <w:tcW w:w="2063" w:type="dxa"/>
            <w:shd w:val="clear" w:color="auto" w:fill="auto"/>
          </w:tcPr>
          <w:p w14:paraId="7C0C388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38" w:type="dxa"/>
            <w:shd w:val="clear" w:color="auto" w:fill="auto"/>
          </w:tcPr>
          <w:p w14:paraId="7BE14A0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0CE24810"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993" w:type="dxa"/>
            <w:shd w:val="clear" w:color="auto" w:fill="auto"/>
          </w:tcPr>
          <w:p w14:paraId="5FF34CFA"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13DCF162"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r w:rsidRPr="00CB1DBB">
              <w:rPr>
                <w:rFonts w:ascii="Times New Roman" w:hAnsi="Times New Roman" w:hint="eastAsia"/>
                <w:lang w:eastAsia="zh-CN"/>
              </w:rPr>
              <w:t>编号</w:t>
            </w:r>
          </w:p>
        </w:tc>
      </w:tr>
      <w:tr w:rsidR="00B95913" w:rsidRPr="00CB1DBB" w14:paraId="06734C6E" w14:textId="77777777" w:rsidTr="00A95CCE">
        <w:tc>
          <w:tcPr>
            <w:tcW w:w="2063" w:type="dxa"/>
            <w:shd w:val="clear" w:color="auto" w:fill="auto"/>
          </w:tcPr>
          <w:p w14:paraId="0B6E31A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38" w:type="dxa"/>
            <w:shd w:val="clear" w:color="auto" w:fill="auto"/>
          </w:tcPr>
          <w:p w14:paraId="1D749FA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1E1E83EB"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3B7A092"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0697BE7C"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节点实例编号</w:t>
            </w:r>
          </w:p>
        </w:tc>
      </w:tr>
      <w:tr w:rsidR="00B95913" w:rsidRPr="00CB1DBB" w14:paraId="1A3B8F02" w14:textId="77777777" w:rsidTr="00A95CCE">
        <w:tc>
          <w:tcPr>
            <w:tcW w:w="2063" w:type="dxa"/>
            <w:shd w:val="clear" w:color="auto" w:fill="auto"/>
          </w:tcPr>
          <w:p w14:paraId="1047BFFA"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BYTEARRAY_ID_</w:t>
            </w:r>
          </w:p>
        </w:tc>
        <w:tc>
          <w:tcPr>
            <w:tcW w:w="1938" w:type="dxa"/>
            <w:shd w:val="clear" w:color="auto" w:fill="auto"/>
          </w:tcPr>
          <w:p w14:paraId="2B9C8D2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2FDFAE8B"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3337C5C4"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7DAABDAD"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字节表编号</w:t>
            </w:r>
          </w:p>
        </w:tc>
      </w:tr>
      <w:tr w:rsidR="00B95913" w:rsidRPr="00CB1DBB" w14:paraId="0D17F3E8" w14:textId="77777777" w:rsidTr="00A95CCE">
        <w:tc>
          <w:tcPr>
            <w:tcW w:w="2063" w:type="dxa"/>
            <w:shd w:val="clear" w:color="auto" w:fill="auto"/>
          </w:tcPr>
          <w:p w14:paraId="79EA0E9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DOUBLE_</w:t>
            </w:r>
          </w:p>
        </w:tc>
        <w:tc>
          <w:tcPr>
            <w:tcW w:w="1938" w:type="dxa"/>
            <w:shd w:val="clear" w:color="auto" w:fill="auto"/>
          </w:tcPr>
          <w:p w14:paraId="233FF43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w:t>
            </w:r>
          </w:p>
        </w:tc>
        <w:tc>
          <w:tcPr>
            <w:tcW w:w="1271" w:type="dxa"/>
            <w:shd w:val="clear" w:color="auto" w:fill="auto"/>
          </w:tcPr>
          <w:p w14:paraId="678948AF"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8B645D5"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23A1B135"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r w:rsidRPr="00CB1DBB">
              <w:rPr>
                <w:rFonts w:ascii="Times New Roman" w:hAnsi="Times New Roman"/>
                <w:lang w:eastAsia="zh-CN"/>
              </w:rPr>
              <w:t xml:space="preserve"> Double</w:t>
            </w:r>
          </w:p>
        </w:tc>
      </w:tr>
      <w:tr w:rsidR="00B95913" w:rsidRPr="00CB1DBB" w14:paraId="79AAF864" w14:textId="77777777" w:rsidTr="00A95CCE">
        <w:tc>
          <w:tcPr>
            <w:tcW w:w="2063" w:type="dxa"/>
            <w:shd w:val="clear" w:color="auto" w:fill="auto"/>
          </w:tcPr>
          <w:p w14:paraId="6AF4C0DA"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LONG_</w:t>
            </w:r>
          </w:p>
        </w:tc>
        <w:tc>
          <w:tcPr>
            <w:tcW w:w="1938" w:type="dxa"/>
            <w:shd w:val="clear" w:color="auto" w:fill="auto"/>
          </w:tcPr>
          <w:p w14:paraId="4A976687"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71" w:type="dxa"/>
            <w:shd w:val="clear" w:color="auto" w:fill="auto"/>
          </w:tcPr>
          <w:p w14:paraId="2D452249"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50410ACF"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6A487B31"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r w:rsidRPr="00CB1DBB">
              <w:rPr>
                <w:rFonts w:ascii="Times New Roman" w:hAnsi="Times New Roman"/>
                <w:lang w:eastAsia="zh-CN"/>
              </w:rPr>
              <w:t>Long</w:t>
            </w:r>
          </w:p>
        </w:tc>
      </w:tr>
      <w:tr w:rsidR="00B95913" w:rsidRPr="00CB1DBB" w14:paraId="61169A76" w14:textId="77777777" w:rsidTr="00A95CCE">
        <w:tc>
          <w:tcPr>
            <w:tcW w:w="2063" w:type="dxa"/>
            <w:shd w:val="clear" w:color="auto" w:fill="auto"/>
          </w:tcPr>
          <w:p w14:paraId="2F07FC4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TEXT_</w:t>
            </w:r>
          </w:p>
        </w:tc>
        <w:tc>
          <w:tcPr>
            <w:tcW w:w="1938" w:type="dxa"/>
            <w:shd w:val="clear" w:color="auto" w:fill="auto"/>
          </w:tcPr>
          <w:p w14:paraId="6065210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1" w:type="dxa"/>
            <w:shd w:val="clear" w:color="auto" w:fill="auto"/>
          </w:tcPr>
          <w:p w14:paraId="22B1EEF4"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F28CA74"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7AEB8660"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hint="eastAsia"/>
                <w:lang w:eastAsia="zh-CN"/>
              </w:rPr>
              <w:t>变量</w:t>
            </w:r>
            <w:r w:rsidRPr="00CB1DBB">
              <w:rPr>
                <w:rFonts w:ascii="Times New Roman" w:hAnsi="Times New Roman"/>
                <w:lang w:eastAsia="zh-CN"/>
              </w:rPr>
              <w:t>类型</w:t>
            </w:r>
            <w:r w:rsidRPr="00CB1DBB">
              <w:rPr>
                <w:rFonts w:ascii="Times New Roman" w:hAnsi="Times New Roman"/>
                <w:lang w:eastAsia="zh-CN"/>
              </w:rPr>
              <w:t xml:space="preserve"> </w:t>
            </w:r>
            <w:r w:rsidRPr="00CB1DBB">
              <w:rPr>
                <w:rFonts w:ascii="Times New Roman" w:hAnsi="Times New Roman" w:hint="eastAsia"/>
                <w:lang w:eastAsia="zh-CN"/>
              </w:rPr>
              <w:t>String</w:t>
            </w:r>
          </w:p>
          <w:p w14:paraId="388F0098" w14:textId="77777777" w:rsidR="005F4C62" w:rsidRPr="00CB1DBB" w:rsidRDefault="005F4C62" w:rsidP="00A95CCE">
            <w:pPr>
              <w:pStyle w:val="a8"/>
              <w:ind w:firstLineChars="0" w:firstLine="0"/>
              <w:rPr>
                <w:rFonts w:ascii="Times New Roman" w:hAnsi="Times New Roman"/>
                <w:lang w:eastAsia="zh-CN"/>
              </w:rPr>
            </w:pPr>
            <w:r w:rsidRPr="00CB1DBB">
              <w:rPr>
                <w:rFonts w:ascii="Times New Roman" w:hAnsi="Times New Roman" w:hint="eastAsia"/>
                <w:lang w:eastAsia="zh-CN"/>
              </w:rPr>
              <w:t>若</w:t>
            </w:r>
            <w:r w:rsidRPr="00CB1DBB">
              <w:rPr>
                <w:rFonts w:ascii="Times New Roman" w:hAnsi="Times New Roman"/>
                <w:lang w:eastAsia="zh-CN"/>
              </w:rPr>
              <w:t xml:space="preserve">JPA </w:t>
            </w:r>
            <w:r w:rsidRPr="00CB1DBB">
              <w:rPr>
                <w:rFonts w:ascii="Times New Roman" w:hAnsi="Times New Roman"/>
                <w:lang w:eastAsia="zh-CN"/>
              </w:rPr>
              <w:t>，值</w:t>
            </w:r>
            <w:r w:rsidRPr="00CB1DBB">
              <w:rPr>
                <w:rFonts w:ascii="Times New Roman" w:hAnsi="Times New Roman" w:hint="eastAsia"/>
                <w:lang w:eastAsia="zh-CN"/>
              </w:rPr>
              <w:t>为</w:t>
            </w:r>
            <w:r w:rsidRPr="00CB1DBB">
              <w:rPr>
                <w:rFonts w:ascii="Times New Roman" w:hAnsi="Times New Roman"/>
                <w:lang w:eastAsia="zh-CN"/>
              </w:rPr>
              <w:t xml:space="preserve">jpa </w:t>
            </w:r>
            <w:r w:rsidRPr="00CB1DBB">
              <w:rPr>
                <w:rFonts w:ascii="Times New Roman" w:hAnsi="Times New Roman" w:hint="eastAsia"/>
                <w:lang w:eastAsia="zh-CN"/>
              </w:rPr>
              <w:t>对象</w:t>
            </w:r>
            <w:r w:rsidRPr="00CB1DBB">
              <w:rPr>
                <w:rFonts w:ascii="Times New Roman" w:hAnsi="Times New Roman"/>
                <w:lang w:eastAsia="zh-CN"/>
              </w:rPr>
              <w:t>的</w:t>
            </w:r>
            <w:r w:rsidRPr="00CB1DBB">
              <w:rPr>
                <w:rFonts w:ascii="Times New Roman" w:hAnsi="Times New Roman"/>
                <w:lang w:eastAsia="zh-CN"/>
              </w:rPr>
              <w:t>class</w:t>
            </w:r>
          </w:p>
        </w:tc>
      </w:tr>
      <w:tr w:rsidR="00B95913" w:rsidRPr="00CB1DBB" w14:paraId="5B8DE51E" w14:textId="77777777" w:rsidTr="00A95CCE">
        <w:tc>
          <w:tcPr>
            <w:tcW w:w="2063" w:type="dxa"/>
            <w:shd w:val="clear" w:color="auto" w:fill="auto"/>
          </w:tcPr>
          <w:p w14:paraId="3B30998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TEXT2_</w:t>
            </w:r>
          </w:p>
        </w:tc>
        <w:tc>
          <w:tcPr>
            <w:tcW w:w="1938" w:type="dxa"/>
            <w:shd w:val="clear" w:color="auto" w:fill="auto"/>
          </w:tcPr>
          <w:p w14:paraId="527DAE4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1" w:type="dxa"/>
            <w:shd w:val="clear" w:color="auto" w:fill="auto"/>
          </w:tcPr>
          <w:p w14:paraId="3A93870D"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48B0CC79"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41A11420" w14:textId="77777777" w:rsidR="00EE2E7E" w:rsidRPr="00CB1DBB" w:rsidRDefault="002E4A0F" w:rsidP="00A95CCE">
            <w:pPr>
              <w:pStyle w:val="a8"/>
              <w:ind w:firstLineChars="0" w:firstLine="0"/>
              <w:rPr>
                <w:rFonts w:ascii="Times New Roman" w:hAnsi="Times New Roman"/>
                <w:lang w:eastAsia="zh-CN"/>
              </w:rPr>
            </w:pPr>
            <w:r w:rsidRPr="00CB1DBB">
              <w:rPr>
                <w:rFonts w:ascii="Times New Roman" w:hAnsi="Times New Roman" w:hint="eastAsia"/>
                <w:lang w:eastAsia="zh-CN"/>
              </w:rPr>
              <w:t>JPA</w:t>
            </w:r>
            <w:r w:rsidR="003F60A4">
              <w:rPr>
                <w:rFonts w:ascii="Times New Roman" w:hAnsi="Times New Roman"/>
                <w:lang w:eastAsia="zh-CN"/>
              </w:rPr>
              <w:t>，</w:t>
            </w:r>
            <w:r w:rsidRPr="00CB1DBB">
              <w:rPr>
                <w:rFonts w:ascii="Times New Roman" w:hAnsi="Times New Roman" w:hint="eastAsia"/>
                <w:lang w:eastAsia="zh-CN"/>
              </w:rPr>
              <w:t xml:space="preserve"> </w:t>
            </w:r>
            <w:r w:rsidR="00366A48" w:rsidRPr="00CB1DBB">
              <w:rPr>
                <w:rFonts w:ascii="Times New Roman" w:hAnsi="Times New Roman" w:hint="eastAsia"/>
                <w:lang w:eastAsia="zh-CN"/>
              </w:rPr>
              <w:t>对象</w:t>
            </w:r>
            <w:r w:rsidR="00366A48" w:rsidRPr="00CB1DBB">
              <w:rPr>
                <w:rFonts w:ascii="Times New Roman" w:hAnsi="Times New Roman"/>
                <w:lang w:eastAsia="zh-CN"/>
              </w:rPr>
              <w:t>ID</w:t>
            </w:r>
          </w:p>
        </w:tc>
      </w:tr>
    </w:tbl>
    <w:p w14:paraId="738E5B51" w14:textId="77777777" w:rsidR="00271943" w:rsidRPr="00FE1BBD" w:rsidRDefault="00271943" w:rsidP="00FE1BBD">
      <w:pPr>
        <w:ind w:firstLine="480"/>
      </w:pPr>
      <w:bookmarkStart w:id="213" w:name="_Toc451434974"/>
      <w:bookmarkStart w:id="214" w:name="_Toc451435808"/>
      <w:bookmarkStart w:id="215" w:name="_Toc451455857"/>
      <w:bookmarkStart w:id="216" w:name="_Toc451456829"/>
      <w:bookmarkStart w:id="217" w:name="_Toc451457065"/>
      <w:bookmarkStart w:id="218" w:name="_Toc451457531"/>
    </w:p>
    <w:p w14:paraId="6702C118" w14:textId="77777777" w:rsidR="00271943" w:rsidRDefault="00271943">
      <w:pPr>
        <w:spacing w:line="240" w:lineRule="auto"/>
        <w:ind w:firstLineChars="0" w:firstLine="0"/>
        <w:jc w:val="left"/>
        <w:rPr>
          <w:rFonts w:ascii="Times New Roman" w:eastAsia="SimHei" w:hAnsi="Times New Roman"/>
          <w:bCs/>
          <w:kern w:val="44"/>
          <w:sz w:val="32"/>
          <w:szCs w:val="44"/>
          <w:lang w:eastAsia="zh-CN"/>
        </w:rPr>
      </w:pPr>
      <w:r>
        <w:rPr>
          <w:rFonts w:ascii="Times New Roman" w:hAnsi="Times New Roman"/>
        </w:rPr>
        <w:br w:type="page"/>
      </w:r>
    </w:p>
    <w:p w14:paraId="6D9B9367" w14:textId="63A7756D" w:rsidR="00E563A9" w:rsidRPr="00CB1DBB" w:rsidRDefault="00827E97" w:rsidP="00271943">
      <w:pPr>
        <w:pStyle w:val="1"/>
        <w:numPr>
          <w:ilvl w:val="0"/>
          <w:numId w:val="76"/>
        </w:numPr>
        <w:ind w:firstLineChars="0"/>
        <w:rPr>
          <w:rFonts w:ascii="Times New Roman" w:hAnsi="Times New Roman"/>
        </w:rPr>
      </w:pPr>
      <w:bookmarkStart w:id="219" w:name="_Toc451702744"/>
      <w:r w:rsidRPr="00CB1DBB">
        <w:rPr>
          <w:rFonts w:ascii="Times New Roman" w:hAnsi="Times New Roman" w:hint="eastAsia"/>
        </w:rPr>
        <w:lastRenderedPageBreak/>
        <w:t>详细</w:t>
      </w:r>
      <w:r w:rsidRPr="00CB1DBB">
        <w:rPr>
          <w:rFonts w:ascii="Times New Roman" w:hAnsi="Times New Roman"/>
        </w:rPr>
        <w:t>设计</w:t>
      </w:r>
      <w:bookmarkEnd w:id="213"/>
      <w:bookmarkEnd w:id="214"/>
      <w:bookmarkEnd w:id="215"/>
      <w:bookmarkEnd w:id="216"/>
      <w:bookmarkEnd w:id="217"/>
      <w:bookmarkEnd w:id="218"/>
      <w:bookmarkEnd w:id="219"/>
    </w:p>
    <w:p w14:paraId="0472B8A7" w14:textId="31A8F8BB" w:rsidR="003A3CE8" w:rsidRPr="00CB1DBB" w:rsidRDefault="002F2ADF" w:rsidP="00DE5361">
      <w:pPr>
        <w:pStyle w:val="2"/>
        <w:numPr>
          <w:ilvl w:val="1"/>
          <w:numId w:val="76"/>
        </w:numPr>
        <w:ind w:firstLineChars="0"/>
        <w:rPr>
          <w:rFonts w:ascii="Times New Roman" w:hAnsi="Times New Roman"/>
        </w:rPr>
      </w:pPr>
      <w:bookmarkStart w:id="220" w:name="_Toc451702745"/>
      <w:r>
        <w:rPr>
          <w:rFonts w:ascii="Times New Roman" w:hAnsi="Times New Roman"/>
        </w:rPr>
        <w:t>基础信息管理</w:t>
      </w:r>
      <w:bookmarkEnd w:id="220"/>
      <w:r w:rsidR="003A3CE8" w:rsidRPr="00CB1DBB">
        <w:rPr>
          <w:rFonts w:ascii="Times New Roman" w:hAnsi="Times New Roman"/>
        </w:rPr>
        <w:t xml:space="preserve"> </w:t>
      </w:r>
    </w:p>
    <w:p w14:paraId="4022973D" w14:textId="77777777" w:rsidR="00347518" w:rsidRPr="00CB1DBB" w:rsidRDefault="005A0A66" w:rsidP="00CB1DBB">
      <w:pPr>
        <w:pStyle w:val="3"/>
        <w:numPr>
          <w:ilvl w:val="2"/>
          <w:numId w:val="74"/>
        </w:numPr>
        <w:ind w:firstLineChars="0"/>
        <w:rPr>
          <w:rFonts w:ascii="Times New Roman" w:hAnsi="Times New Roman"/>
        </w:rPr>
      </w:pPr>
      <w:bookmarkStart w:id="221" w:name="_Toc451434976"/>
      <w:bookmarkStart w:id="222" w:name="_Toc451435810"/>
      <w:bookmarkStart w:id="223" w:name="_Toc451455859"/>
      <w:bookmarkStart w:id="224" w:name="_Toc451456831"/>
      <w:bookmarkStart w:id="225" w:name="_Toc451457067"/>
      <w:bookmarkStart w:id="226" w:name="_Toc451457533"/>
      <w:bookmarkStart w:id="227" w:name="_Toc451702746"/>
      <w:r w:rsidRPr="00CB1DBB">
        <w:rPr>
          <w:rFonts w:ascii="Times New Roman" w:hAnsi="Times New Roman" w:hint="eastAsia"/>
        </w:rPr>
        <w:t>用户</w:t>
      </w:r>
      <w:r w:rsidRPr="00CB1DBB">
        <w:rPr>
          <w:rFonts w:ascii="Times New Roman" w:hAnsi="Times New Roman"/>
        </w:rPr>
        <w:t>管理</w:t>
      </w:r>
      <w:bookmarkEnd w:id="221"/>
      <w:bookmarkEnd w:id="222"/>
      <w:bookmarkEnd w:id="223"/>
      <w:bookmarkEnd w:id="224"/>
      <w:bookmarkEnd w:id="225"/>
      <w:bookmarkEnd w:id="226"/>
      <w:bookmarkEnd w:id="227"/>
    </w:p>
    <w:p w14:paraId="0A10DE53" w14:textId="77777777" w:rsidR="00347518" w:rsidRPr="00CB1DBB" w:rsidRDefault="002C34B7" w:rsidP="00EF1675">
      <w:pPr>
        <w:pStyle w:val="a8"/>
        <w:numPr>
          <w:ilvl w:val="0"/>
          <w:numId w:val="10"/>
        </w:numPr>
        <w:ind w:firstLineChars="0"/>
        <w:rPr>
          <w:rFonts w:ascii="Times New Roman" w:hAnsi="Times New Roman"/>
          <w:lang w:eastAsia="zh-CN"/>
        </w:rPr>
      </w:pPr>
      <w:r w:rsidRPr="00CB1DBB">
        <w:rPr>
          <w:rFonts w:ascii="Times New Roman" w:hAnsi="Times New Roman" w:hint="eastAsia"/>
          <w:lang w:eastAsia="zh-CN"/>
        </w:rPr>
        <w:t>修改</w:t>
      </w:r>
      <w:r w:rsidRPr="00CB1DBB">
        <w:rPr>
          <w:rFonts w:ascii="Times New Roman" w:hAnsi="Times New Roman"/>
          <w:lang w:eastAsia="zh-CN"/>
        </w:rPr>
        <w:t>用户名密码</w:t>
      </w:r>
    </w:p>
    <w:p w14:paraId="442DBD7D" w14:textId="77777777" w:rsidR="005A0A66" w:rsidRPr="00CB1DBB" w:rsidRDefault="00543B0B" w:rsidP="00443A5E">
      <w:pPr>
        <w:ind w:firstLineChars="0" w:firstLine="480"/>
        <w:rPr>
          <w:rFonts w:ascii="Times New Roman" w:hAnsi="Times New Roman"/>
          <w:lang w:eastAsia="zh-CN"/>
        </w:rPr>
      </w:pPr>
      <w:r w:rsidRPr="00CB1DBB">
        <w:rPr>
          <w:rFonts w:ascii="Times New Roman" w:hAnsi="Times New Roman" w:hint="eastAsia"/>
          <w:lang w:eastAsia="zh-CN"/>
        </w:rPr>
        <w:t>注册</w:t>
      </w:r>
      <w:r w:rsidRPr="00CB1DBB">
        <w:rPr>
          <w:rFonts w:ascii="Times New Roman" w:hAnsi="Times New Roman"/>
          <w:lang w:eastAsia="zh-CN"/>
        </w:rPr>
        <w:t>用户</w:t>
      </w:r>
      <w:r w:rsidR="00315197" w:rsidRPr="00CB1DBB">
        <w:rPr>
          <w:rFonts w:ascii="Times New Roman" w:hAnsi="Times New Roman"/>
          <w:lang w:eastAsia="zh-CN"/>
        </w:rPr>
        <w:t>进入系统，</w:t>
      </w:r>
      <w:r w:rsidR="001131C7" w:rsidRPr="00CB1DBB">
        <w:rPr>
          <w:rFonts w:ascii="Times New Roman" w:hAnsi="Times New Roman" w:hint="eastAsia"/>
          <w:lang w:eastAsia="zh-CN"/>
        </w:rPr>
        <w:t>进入</w:t>
      </w:r>
      <w:r w:rsidR="00373F87" w:rsidRPr="00CB1DBB">
        <w:rPr>
          <w:rFonts w:ascii="Times New Roman" w:hAnsi="Times New Roman"/>
          <w:lang w:eastAsia="zh-CN"/>
        </w:rPr>
        <w:t>「个人</w:t>
      </w:r>
      <w:r w:rsidR="00373F87" w:rsidRPr="00CB1DBB">
        <w:rPr>
          <w:rFonts w:ascii="Times New Roman" w:hAnsi="Times New Roman" w:hint="eastAsia"/>
          <w:lang w:eastAsia="zh-CN"/>
        </w:rPr>
        <w:t>资料</w:t>
      </w:r>
      <w:r w:rsidR="00373F87" w:rsidRPr="00CB1DBB">
        <w:rPr>
          <w:rFonts w:ascii="Times New Roman" w:hAnsi="Times New Roman"/>
          <w:lang w:eastAsia="zh-CN"/>
        </w:rPr>
        <w:t>」</w:t>
      </w:r>
      <w:r w:rsidR="001131C7" w:rsidRPr="00CB1DBB">
        <w:rPr>
          <w:rFonts w:ascii="Times New Roman" w:hAnsi="Times New Roman"/>
          <w:lang w:eastAsia="zh-CN"/>
        </w:rPr>
        <w:t>界面</w:t>
      </w:r>
      <w:r w:rsidR="001055CD" w:rsidRPr="00CB1DBB">
        <w:rPr>
          <w:rFonts w:ascii="Times New Roman" w:hAnsi="Times New Roman"/>
          <w:lang w:eastAsia="zh-CN"/>
        </w:rPr>
        <w:t>，</w:t>
      </w:r>
      <w:r w:rsidR="001131C7" w:rsidRPr="00CB1DBB">
        <w:rPr>
          <w:rFonts w:ascii="Times New Roman" w:hAnsi="Times New Roman" w:hint="eastAsia"/>
          <w:lang w:eastAsia="zh-CN"/>
        </w:rPr>
        <w:t>在</w:t>
      </w:r>
      <w:r w:rsidR="001131C7" w:rsidRPr="00CB1DBB">
        <w:rPr>
          <w:rFonts w:ascii="Times New Roman" w:hAnsi="Times New Roman"/>
          <w:lang w:eastAsia="zh-CN"/>
        </w:rPr>
        <w:t>注册信息</w:t>
      </w:r>
      <w:r w:rsidR="001131C7" w:rsidRPr="00CB1DBB">
        <w:rPr>
          <w:rFonts w:ascii="Times New Roman" w:hAnsi="Times New Roman" w:hint="eastAsia"/>
          <w:lang w:eastAsia="zh-CN"/>
        </w:rPr>
        <w:t>面板</w:t>
      </w:r>
      <w:r w:rsidR="001131C7" w:rsidRPr="00CB1DBB">
        <w:rPr>
          <w:rFonts w:ascii="Times New Roman" w:hAnsi="Times New Roman"/>
          <w:lang w:eastAsia="zh-CN"/>
        </w:rPr>
        <w:t>上，</w:t>
      </w:r>
      <w:r w:rsidR="001131C7" w:rsidRPr="00CB1DBB">
        <w:rPr>
          <w:rFonts w:ascii="Times New Roman" w:hAnsi="Times New Roman" w:hint="eastAsia"/>
          <w:lang w:eastAsia="zh-CN"/>
        </w:rPr>
        <w:t>点击</w:t>
      </w:r>
      <w:r w:rsidR="005F7C4B" w:rsidRPr="00CB1DBB">
        <w:rPr>
          <w:rFonts w:ascii="Times New Roman" w:hAnsi="Times New Roman"/>
          <w:lang w:eastAsia="zh-CN"/>
        </w:rPr>
        <w:t>「编辑」</w:t>
      </w:r>
      <w:r w:rsidR="001131C7" w:rsidRPr="00CB1DBB">
        <w:rPr>
          <w:rFonts w:ascii="Times New Roman" w:hAnsi="Times New Roman"/>
          <w:lang w:eastAsia="zh-CN"/>
        </w:rPr>
        <w:t>，</w:t>
      </w:r>
      <w:r w:rsidR="001131C7" w:rsidRPr="00CB1DBB">
        <w:rPr>
          <w:rFonts w:ascii="Times New Roman" w:hAnsi="Times New Roman" w:hint="eastAsia"/>
          <w:lang w:eastAsia="zh-CN"/>
        </w:rPr>
        <w:t>选择</w:t>
      </w:r>
      <w:r w:rsidR="005F7C4B" w:rsidRPr="00CB1DBB">
        <w:rPr>
          <w:rFonts w:ascii="Times New Roman" w:hAnsi="Times New Roman"/>
          <w:lang w:eastAsia="zh-CN"/>
        </w:rPr>
        <w:t>「更换密码」</w:t>
      </w:r>
      <w:r w:rsidR="001055CD" w:rsidRPr="00CB1DBB">
        <w:rPr>
          <w:rFonts w:ascii="Times New Roman" w:hAnsi="Times New Roman"/>
          <w:lang w:eastAsia="zh-CN"/>
        </w:rPr>
        <w:t>，</w:t>
      </w:r>
      <w:r w:rsidR="001055CD" w:rsidRPr="00CB1DBB">
        <w:rPr>
          <w:rFonts w:ascii="Times New Roman" w:hAnsi="Times New Roman" w:hint="eastAsia"/>
          <w:lang w:eastAsia="zh-CN"/>
        </w:rPr>
        <w:t>显示该</w:t>
      </w:r>
      <w:r w:rsidR="001055CD" w:rsidRPr="00CB1DBB">
        <w:rPr>
          <w:rFonts w:ascii="Times New Roman" w:hAnsi="Times New Roman"/>
          <w:lang w:eastAsia="zh-CN"/>
        </w:rPr>
        <w:t>界面，</w:t>
      </w:r>
      <w:r w:rsidR="001055CD" w:rsidRPr="00CB1DBB">
        <w:rPr>
          <w:rFonts w:ascii="Times New Roman" w:hAnsi="Times New Roman" w:hint="eastAsia"/>
          <w:lang w:eastAsia="zh-CN"/>
        </w:rPr>
        <w:t>然后</w:t>
      </w:r>
      <w:r w:rsidR="001055CD" w:rsidRPr="00CB1DBB">
        <w:rPr>
          <w:rFonts w:ascii="Times New Roman" w:hAnsi="Times New Roman"/>
          <w:lang w:eastAsia="zh-CN"/>
        </w:rPr>
        <w:t>根据</w:t>
      </w:r>
      <w:r w:rsidR="001055CD" w:rsidRPr="00CB1DBB">
        <w:rPr>
          <w:rFonts w:ascii="Times New Roman" w:hAnsi="Times New Roman" w:hint="eastAsia"/>
          <w:lang w:eastAsia="zh-CN"/>
        </w:rPr>
        <w:t>界面</w:t>
      </w:r>
      <w:r w:rsidR="001055CD" w:rsidRPr="00CB1DBB">
        <w:rPr>
          <w:rFonts w:ascii="Times New Roman" w:hAnsi="Times New Roman"/>
          <w:lang w:eastAsia="zh-CN"/>
        </w:rPr>
        <w:t>信息提示，</w:t>
      </w:r>
      <w:r w:rsidR="001131C7" w:rsidRPr="00CB1DBB">
        <w:rPr>
          <w:rFonts w:ascii="Times New Roman" w:hAnsi="Times New Roman"/>
          <w:lang w:eastAsia="zh-CN"/>
        </w:rPr>
        <w:t>输入信息</w:t>
      </w:r>
      <w:r w:rsidR="001055CD" w:rsidRPr="00CB1DBB">
        <w:rPr>
          <w:rFonts w:ascii="Times New Roman" w:hAnsi="Times New Roman"/>
          <w:lang w:eastAsia="zh-CN"/>
        </w:rPr>
        <w:t>，确认信息</w:t>
      </w:r>
      <w:r w:rsidR="001055CD" w:rsidRPr="00CB1DBB">
        <w:rPr>
          <w:rFonts w:ascii="Times New Roman" w:hAnsi="Times New Roman" w:hint="eastAsia"/>
          <w:lang w:eastAsia="zh-CN"/>
        </w:rPr>
        <w:t>无误</w:t>
      </w:r>
      <w:r w:rsidR="001055CD" w:rsidRPr="00CB1DBB">
        <w:rPr>
          <w:rFonts w:ascii="Times New Roman" w:hAnsi="Times New Roman"/>
          <w:lang w:eastAsia="zh-CN"/>
        </w:rPr>
        <w:t>后</w:t>
      </w:r>
      <w:r w:rsidR="00EE4470" w:rsidRPr="00CB1DBB">
        <w:rPr>
          <w:rFonts w:ascii="Times New Roman" w:hAnsi="Times New Roman"/>
          <w:lang w:eastAsia="zh-CN"/>
        </w:rPr>
        <w:t>，</w:t>
      </w:r>
      <w:r w:rsidR="00EE4470" w:rsidRPr="00CB1DBB">
        <w:rPr>
          <w:rFonts w:ascii="Times New Roman" w:hAnsi="Times New Roman" w:hint="eastAsia"/>
          <w:lang w:eastAsia="zh-CN"/>
        </w:rPr>
        <w:t>点击</w:t>
      </w:r>
      <w:r w:rsidR="00EE4470" w:rsidRPr="00CB1DBB">
        <w:rPr>
          <w:rFonts w:ascii="Times New Roman" w:hAnsi="Times New Roman"/>
          <w:lang w:eastAsia="zh-CN"/>
        </w:rPr>
        <w:t>「确定」</w:t>
      </w:r>
      <w:r w:rsidR="001055CD" w:rsidRPr="00CB1DBB">
        <w:rPr>
          <w:rFonts w:ascii="Times New Roman" w:hAnsi="Times New Roman"/>
          <w:lang w:eastAsia="zh-CN"/>
        </w:rPr>
        <w:t>，</w:t>
      </w:r>
      <w:r w:rsidR="001D1E4F" w:rsidRPr="00CB1DBB">
        <w:rPr>
          <w:rFonts w:ascii="Times New Roman" w:hAnsi="Times New Roman"/>
          <w:lang w:eastAsia="zh-CN"/>
        </w:rPr>
        <w:t>提示</w:t>
      </w:r>
      <w:r w:rsidR="001D1E4F" w:rsidRPr="00CB1DBB">
        <w:rPr>
          <w:rFonts w:ascii="Times New Roman" w:hAnsi="Times New Roman" w:hint="eastAsia"/>
          <w:lang w:eastAsia="zh-CN"/>
        </w:rPr>
        <w:t>修改</w:t>
      </w:r>
      <w:r w:rsidR="001D1E4F" w:rsidRPr="00CB1DBB">
        <w:rPr>
          <w:rFonts w:ascii="Times New Roman" w:hAnsi="Times New Roman"/>
          <w:lang w:eastAsia="zh-CN"/>
        </w:rPr>
        <w:t>密码</w:t>
      </w:r>
      <w:r w:rsidR="001D1E4F" w:rsidRPr="00CB1DBB">
        <w:rPr>
          <w:rFonts w:ascii="Times New Roman" w:hAnsi="Times New Roman" w:hint="eastAsia"/>
          <w:lang w:eastAsia="zh-CN"/>
        </w:rPr>
        <w:t>成功</w:t>
      </w:r>
      <w:r w:rsidR="00443A5E" w:rsidRPr="00CB1DBB">
        <w:rPr>
          <w:rFonts w:ascii="Times New Roman" w:hAnsi="Times New Roman"/>
          <w:lang w:eastAsia="zh-CN"/>
        </w:rPr>
        <w:t>。</w:t>
      </w:r>
    </w:p>
    <w:p w14:paraId="29CB4C1D" w14:textId="77777777" w:rsidR="00347518" w:rsidRPr="00CB1DBB" w:rsidRDefault="008E10FD" w:rsidP="00347518">
      <w:pPr>
        <w:pStyle w:val="ab"/>
        <w:ind w:firstLine="400"/>
        <w:jc w:val="center"/>
        <w:rPr>
          <w:rFonts w:ascii="Times New Roman" w:hAnsi="Times New Roman"/>
          <w:lang w:eastAsia="zh-CN"/>
        </w:rPr>
      </w:pPr>
      <w:r>
        <w:rPr>
          <w:rFonts w:ascii="Times New Roman" w:hAnsi="Times New Roman"/>
        </w:rPr>
        <w:t>表</w:t>
      </w:r>
      <w:r w:rsidR="00347518" w:rsidRPr="00CB1DBB">
        <w:rPr>
          <w:rFonts w:ascii="Times New Roman" w:hAnsi="Times New Roman" w:hint="eastAsia"/>
        </w:rPr>
        <w:t xml:space="preserve"> </w:t>
      </w:r>
      <w:r w:rsidR="00347518" w:rsidRPr="00CB1DBB">
        <w:rPr>
          <w:rFonts w:ascii="Times New Roman" w:hAnsi="Times New Roman"/>
          <w:lang w:eastAsia="zh-CN"/>
        </w:rPr>
        <w:t>5-1</w:t>
      </w:r>
      <w:r w:rsidR="00936F63" w:rsidRPr="00CB1DBB">
        <w:rPr>
          <w:rFonts w:ascii="Times New Roman" w:hAnsi="Times New Roman"/>
          <w:lang w:eastAsia="zh-CN"/>
        </w:rPr>
        <w:t xml:space="preserve"> </w:t>
      </w:r>
      <w:r w:rsidR="00347518" w:rsidRPr="00CB1DBB">
        <w:rPr>
          <w:rFonts w:ascii="Times New Roman" w:hAnsi="Times New Roman"/>
          <w:lang w:eastAsia="zh-CN"/>
        </w:rPr>
        <w:t xml:space="preserve"> </w:t>
      </w:r>
      <w:r w:rsidR="00D11263" w:rsidRPr="00CB1DBB">
        <w:rPr>
          <w:rFonts w:ascii="Times New Roman" w:hAnsi="Times New Roman" w:hint="eastAsia"/>
          <w:lang w:eastAsia="zh-CN"/>
        </w:rPr>
        <w:t>修改</w:t>
      </w:r>
      <w:r w:rsidR="00D11263" w:rsidRPr="00CB1DBB">
        <w:rPr>
          <w:rFonts w:ascii="Times New Roman" w:hAnsi="Times New Roman"/>
          <w:lang w:eastAsia="zh-CN"/>
        </w:rPr>
        <w:t>密码</w:t>
      </w:r>
      <w:r w:rsidR="00347518"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11450" w:rsidRPr="00CB1DBB" w14:paraId="20AD6884" w14:textId="77777777" w:rsidTr="00A95CCE">
        <w:trPr>
          <w:trHeight w:val="346"/>
        </w:trPr>
        <w:tc>
          <w:tcPr>
            <w:tcW w:w="1440" w:type="dxa"/>
            <w:shd w:val="clear" w:color="auto" w:fill="D9D9D9"/>
          </w:tcPr>
          <w:p w14:paraId="7733B6FE"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 xml:space="preserve">  </w:t>
            </w:r>
            <w:r w:rsidR="00911450" w:rsidRPr="00CB1DBB">
              <w:rPr>
                <w:rFonts w:ascii="Times New Roman" w:hAnsi="Times New Roman"/>
                <w:lang w:eastAsia="zh-CN"/>
              </w:rPr>
              <w:t>内容</w:t>
            </w:r>
          </w:p>
        </w:tc>
        <w:tc>
          <w:tcPr>
            <w:tcW w:w="7378" w:type="dxa"/>
            <w:shd w:val="clear" w:color="auto" w:fill="D9D9D9"/>
          </w:tcPr>
          <w:p w14:paraId="160032E6" w14:textId="77777777" w:rsidR="00911450" w:rsidRPr="00CB1DBB" w:rsidRDefault="00911450" w:rsidP="00911450">
            <w:pPr>
              <w:ind w:firstLine="480"/>
              <w:rPr>
                <w:rFonts w:ascii="Times New Roman" w:hAnsi="Times New Roman"/>
                <w:lang w:eastAsia="zh-CN"/>
              </w:rPr>
            </w:pPr>
            <w:r w:rsidRPr="00CB1DBB">
              <w:rPr>
                <w:rFonts w:ascii="Times New Roman" w:hAnsi="Times New Roman" w:hint="eastAsia"/>
                <w:lang w:eastAsia="zh-CN"/>
              </w:rPr>
              <w:t>说明</w:t>
            </w:r>
          </w:p>
        </w:tc>
      </w:tr>
      <w:tr w:rsidR="00911450" w:rsidRPr="00CB1DBB" w14:paraId="3317997A" w14:textId="77777777" w:rsidTr="00911450">
        <w:trPr>
          <w:trHeight w:val="421"/>
        </w:trPr>
        <w:tc>
          <w:tcPr>
            <w:tcW w:w="1440" w:type="dxa"/>
          </w:tcPr>
          <w:p w14:paraId="378F43F4" w14:textId="77777777" w:rsidR="00911450" w:rsidRPr="00CB1DBB" w:rsidRDefault="00911450" w:rsidP="009114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0E2EC3BB" w14:textId="77777777" w:rsidR="00911450" w:rsidRPr="00CB1DBB" w:rsidRDefault="00234163" w:rsidP="00545090">
            <w:pPr>
              <w:pStyle w:val="a8"/>
              <w:ind w:firstLineChars="0" w:firstLine="0"/>
              <w:rPr>
                <w:rFonts w:ascii="Times New Roman" w:hAnsi="Times New Roman"/>
                <w:lang w:eastAsia="zh-CN"/>
              </w:rPr>
            </w:pPr>
            <w:r w:rsidRPr="00CB1DBB">
              <w:rPr>
                <w:rFonts w:ascii="Times New Roman" w:hAnsi="Times New Roman" w:hint="eastAsia"/>
                <w:lang w:eastAsia="zh-CN"/>
              </w:rPr>
              <w:t>S</w:t>
            </w:r>
            <w:r w:rsidR="00102736" w:rsidRPr="00CB1DBB">
              <w:rPr>
                <w:rFonts w:ascii="Times New Roman" w:hAnsi="Times New Roman" w:hint="eastAsia"/>
                <w:lang w:eastAsia="zh-CN"/>
              </w:rPr>
              <w:t>ys</w:t>
            </w:r>
            <w:r w:rsidR="001131C7" w:rsidRPr="00CB1DBB">
              <w:rPr>
                <w:rFonts w:ascii="Times New Roman" w:hAnsi="Times New Roman"/>
                <w:lang w:eastAsia="zh-CN"/>
              </w:rPr>
              <w:t>0</w:t>
            </w:r>
            <w:r w:rsidR="001131C7" w:rsidRPr="00CB1DBB">
              <w:rPr>
                <w:rFonts w:ascii="Times New Roman" w:hAnsi="Times New Roman" w:hint="eastAsia"/>
                <w:lang w:eastAsia="zh-CN"/>
              </w:rPr>
              <w:t>1</w:t>
            </w:r>
          </w:p>
        </w:tc>
      </w:tr>
      <w:tr w:rsidR="00911450" w:rsidRPr="00CB1DBB" w14:paraId="4011FE30" w14:textId="77777777" w:rsidTr="00911450">
        <w:trPr>
          <w:trHeight w:val="487"/>
        </w:trPr>
        <w:tc>
          <w:tcPr>
            <w:tcW w:w="1440" w:type="dxa"/>
          </w:tcPr>
          <w:p w14:paraId="2B67AE2B" w14:textId="77777777" w:rsidR="00911450" w:rsidRPr="00CB1DBB" w:rsidRDefault="00911450" w:rsidP="009114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43918116" w14:textId="77777777" w:rsidR="00911450" w:rsidRPr="00CB1DBB" w:rsidRDefault="001131C7" w:rsidP="001131C7">
            <w:pPr>
              <w:ind w:firstLineChars="0" w:firstLine="0"/>
              <w:rPr>
                <w:rFonts w:ascii="Times New Roman" w:hAnsi="Times New Roman"/>
                <w:lang w:eastAsia="zh-CN"/>
              </w:rPr>
            </w:pPr>
            <w:r w:rsidRPr="00CB1DBB">
              <w:rPr>
                <w:rFonts w:ascii="Times New Roman" w:hAnsi="Times New Roman" w:hint="eastAsia"/>
                <w:lang w:eastAsia="zh-CN"/>
              </w:rPr>
              <w:t>修改</w:t>
            </w:r>
            <w:r w:rsidRPr="00CB1DBB">
              <w:rPr>
                <w:rFonts w:ascii="Times New Roman" w:hAnsi="Times New Roman"/>
                <w:lang w:eastAsia="zh-CN"/>
              </w:rPr>
              <w:t>用户名密码</w:t>
            </w:r>
          </w:p>
        </w:tc>
      </w:tr>
      <w:tr w:rsidR="00CC6AD9" w:rsidRPr="00CB1DBB" w14:paraId="2DD14531" w14:textId="77777777" w:rsidTr="00911450">
        <w:trPr>
          <w:trHeight w:val="487"/>
        </w:trPr>
        <w:tc>
          <w:tcPr>
            <w:tcW w:w="1440" w:type="dxa"/>
          </w:tcPr>
          <w:p w14:paraId="0D513F13" w14:textId="77777777" w:rsidR="00CC6AD9" w:rsidRPr="00CB1DBB" w:rsidRDefault="00CC6AD9" w:rsidP="00911450">
            <w:pPr>
              <w:ind w:firstLineChars="0" w:firstLine="0"/>
              <w:rPr>
                <w:rFonts w:ascii="Times New Roman" w:hAnsi="Times New Roman"/>
                <w:lang w:eastAsia="zh-CN"/>
              </w:rPr>
            </w:pPr>
            <w:r w:rsidRPr="00CB1DBB">
              <w:rPr>
                <w:rFonts w:ascii="Times New Roman" w:hAnsi="Times New Roman" w:hint="eastAsia"/>
                <w:lang w:eastAsia="zh-CN"/>
              </w:rPr>
              <w:t>用例</w:t>
            </w:r>
            <w:r w:rsidRPr="00CB1DBB">
              <w:rPr>
                <w:rFonts w:ascii="Times New Roman" w:hAnsi="Times New Roman"/>
                <w:lang w:eastAsia="zh-CN"/>
              </w:rPr>
              <w:t>说明</w:t>
            </w:r>
          </w:p>
        </w:tc>
        <w:tc>
          <w:tcPr>
            <w:tcW w:w="7378" w:type="dxa"/>
          </w:tcPr>
          <w:p w14:paraId="00ED61E5" w14:textId="77777777" w:rsidR="00CC6AD9" w:rsidRPr="00CB1DBB" w:rsidRDefault="00CC6AD9" w:rsidP="001131C7">
            <w:pPr>
              <w:ind w:firstLineChars="0" w:firstLine="0"/>
              <w:rPr>
                <w:rFonts w:ascii="Times New Roman" w:hAnsi="Times New Roman"/>
                <w:lang w:eastAsia="zh-CN"/>
              </w:rPr>
            </w:pPr>
            <w:r w:rsidRPr="00CB1DBB">
              <w:rPr>
                <w:rFonts w:ascii="Times New Roman" w:hAnsi="Times New Roman"/>
                <w:lang w:eastAsia="zh-CN"/>
              </w:rPr>
              <w:t>注册用户可以修改自己的密码</w:t>
            </w:r>
          </w:p>
        </w:tc>
      </w:tr>
      <w:tr w:rsidR="00911450" w:rsidRPr="00CB1DBB" w14:paraId="773E1194" w14:textId="77777777" w:rsidTr="00911450">
        <w:trPr>
          <w:trHeight w:val="524"/>
        </w:trPr>
        <w:tc>
          <w:tcPr>
            <w:tcW w:w="1440" w:type="dxa"/>
          </w:tcPr>
          <w:p w14:paraId="505828B7"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611ED77F" w14:textId="77777777" w:rsidR="00911450" w:rsidRPr="00CB1DBB" w:rsidRDefault="00543B0B" w:rsidP="00543B0B">
            <w:pPr>
              <w:ind w:firstLineChars="0" w:firstLine="0"/>
              <w:rPr>
                <w:rFonts w:ascii="Times New Roman" w:hAnsi="Times New Roman"/>
                <w:lang w:eastAsia="zh-CN"/>
              </w:rPr>
            </w:pPr>
            <w:r w:rsidRPr="00CB1DBB">
              <w:rPr>
                <w:rFonts w:ascii="Times New Roman" w:hAnsi="Times New Roman"/>
                <w:lang w:eastAsia="zh-CN"/>
              </w:rPr>
              <w:t>注册用户</w:t>
            </w:r>
          </w:p>
        </w:tc>
      </w:tr>
      <w:tr w:rsidR="00911450" w:rsidRPr="00CB1DBB" w14:paraId="5D11841D" w14:textId="77777777" w:rsidTr="00911450">
        <w:trPr>
          <w:trHeight w:val="533"/>
        </w:trPr>
        <w:tc>
          <w:tcPr>
            <w:tcW w:w="1440" w:type="dxa"/>
          </w:tcPr>
          <w:p w14:paraId="233550EE"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4F6E7F2B" w14:textId="77777777" w:rsidR="00911450" w:rsidRPr="00CB1DBB" w:rsidRDefault="002A4D45" w:rsidP="007D2B78">
            <w:pPr>
              <w:ind w:firstLineChars="0" w:firstLine="0"/>
              <w:rPr>
                <w:rFonts w:ascii="Times New Roman" w:hAnsi="Times New Roman"/>
                <w:lang w:eastAsia="zh-CN"/>
              </w:rPr>
            </w:pPr>
            <w:r w:rsidRPr="00CB1DBB">
              <w:rPr>
                <w:rFonts w:ascii="Times New Roman" w:hAnsi="Times New Roman"/>
                <w:lang w:eastAsia="zh-CN"/>
              </w:rPr>
              <w:t>注册用户</w:t>
            </w:r>
            <w:r w:rsidRPr="00CB1DBB">
              <w:rPr>
                <w:rFonts w:ascii="Times New Roman" w:hAnsi="Times New Roman" w:hint="eastAsia"/>
                <w:lang w:eastAsia="zh-CN"/>
              </w:rPr>
              <w:t>被识别</w:t>
            </w:r>
            <w:r w:rsidR="007D2B78" w:rsidRPr="00CB1DBB">
              <w:rPr>
                <w:rFonts w:ascii="Times New Roman" w:hAnsi="Times New Roman" w:hint="eastAsia"/>
                <w:lang w:eastAsia="zh-CN"/>
              </w:rPr>
              <w:t>和</w:t>
            </w:r>
            <w:r w:rsidR="007D2B78" w:rsidRPr="00CB1DBB">
              <w:rPr>
                <w:rFonts w:ascii="Times New Roman" w:hAnsi="Times New Roman"/>
                <w:lang w:eastAsia="zh-CN"/>
              </w:rPr>
              <w:t>被授权</w:t>
            </w:r>
          </w:p>
        </w:tc>
      </w:tr>
      <w:tr w:rsidR="00911450" w:rsidRPr="00CB1DBB" w14:paraId="12391E82" w14:textId="77777777" w:rsidTr="00911450">
        <w:trPr>
          <w:trHeight w:val="533"/>
        </w:trPr>
        <w:tc>
          <w:tcPr>
            <w:tcW w:w="1440" w:type="dxa"/>
          </w:tcPr>
          <w:p w14:paraId="0406312B"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7C98EFEC" w14:textId="77777777" w:rsidR="00911450" w:rsidRPr="00CB1DBB" w:rsidRDefault="00E13663" w:rsidP="00CC6AD9">
            <w:pPr>
              <w:ind w:firstLineChars="0" w:firstLine="0"/>
              <w:rPr>
                <w:rFonts w:ascii="Times New Roman" w:hAnsi="Times New Roman"/>
                <w:lang w:eastAsia="zh-CN"/>
              </w:rPr>
            </w:pPr>
            <w:r w:rsidRPr="00CB1DBB">
              <w:rPr>
                <w:rFonts w:ascii="Times New Roman" w:hAnsi="Times New Roman"/>
                <w:lang w:eastAsia="zh-CN"/>
              </w:rPr>
              <w:t>数据库保存修改</w:t>
            </w:r>
            <w:r w:rsidRPr="00CB1DBB">
              <w:rPr>
                <w:rFonts w:ascii="Times New Roman" w:hAnsi="Times New Roman" w:hint="eastAsia"/>
                <w:lang w:eastAsia="zh-CN"/>
              </w:rPr>
              <w:t>后</w:t>
            </w:r>
            <w:r w:rsidR="00AA735F" w:rsidRPr="00CB1DBB">
              <w:rPr>
                <w:rFonts w:ascii="Times New Roman" w:hAnsi="Times New Roman"/>
                <w:lang w:eastAsia="zh-CN"/>
              </w:rPr>
              <w:t>密码</w:t>
            </w:r>
          </w:p>
        </w:tc>
      </w:tr>
      <w:tr w:rsidR="00911450" w:rsidRPr="00CB1DBB" w14:paraId="63BB0F93" w14:textId="77777777" w:rsidTr="00911450">
        <w:trPr>
          <w:trHeight w:val="524"/>
        </w:trPr>
        <w:tc>
          <w:tcPr>
            <w:tcW w:w="1440" w:type="dxa"/>
          </w:tcPr>
          <w:p w14:paraId="345418C0"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9464815" w14:textId="77777777" w:rsidR="00911450"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个人资料界面，</w:t>
            </w:r>
            <w:r w:rsidRPr="00CB1DBB">
              <w:rPr>
                <w:rFonts w:ascii="Times New Roman" w:hAnsi="Times New Roman" w:hint="eastAsia"/>
                <w:lang w:eastAsia="zh-CN"/>
              </w:rPr>
              <w:t>在</w:t>
            </w:r>
            <w:r w:rsidRPr="00CB1DBB">
              <w:rPr>
                <w:rFonts w:ascii="Times New Roman" w:hAnsi="Times New Roman"/>
                <w:lang w:eastAsia="zh-CN"/>
              </w:rPr>
              <w:t>注册信息</w:t>
            </w:r>
            <w:r w:rsidRPr="00CB1DBB">
              <w:rPr>
                <w:rFonts w:ascii="Times New Roman" w:hAnsi="Times New Roman" w:hint="eastAsia"/>
                <w:lang w:eastAsia="zh-CN"/>
              </w:rPr>
              <w:t>面板</w:t>
            </w:r>
            <w:r w:rsidRPr="00CB1DBB">
              <w:rPr>
                <w:rFonts w:ascii="Times New Roman" w:hAnsi="Times New Roman"/>
                <w:lang w:eastAsia="zh-CN"/>
              </w:rPr>
              <w:t>上</w:t>
            </w:r>
            <w:r w:rsidRPr="00CB1DBB">
              <w:rPr>
                <w:rFonts w:ascii="Times New Roman" w:hAnsi="Times New Roman" w:hint="eastAsia"/>
                <w:lang w:eastAsia="zh-CN"/>
              </w:rPr>
              <w:t>点击</w:t>
            </w:r>
            <w:r w:rsidRPr="00CB1DBB">
              <w:rPr>
                <w:rFonts w:ascii="Times New Roman" w:hAnsi="Times New Roman"/>
                <w:lang w:eastAsia="zh-CN"/>
              </w:rPr>
              <w:t>编辑，</w:t>
            </w:r>
            <w:r w:rsidRPr="00CB1DBB">
              <w:rPr>
                <w:rFonts w:ascii="Times New Roman" w:hAnsi="Times New Roman" w:hint="eastAsia"/>
                <w:lang w:eastAsia="zh-CN"/>
              </w:rPr>
              <w:t>选择</w:t>
            </w:r>
            <w:r w:rsidRPr="00CB1DBB">
              <w:rPr>
                <w:rFonts w:ascii="Times New Roman" w:hAnsi="Times New Roman"/>
                <w:lang w:eastAsia="zh-CN"/>
              </w:rPr>
              <w:t>修改密码</w:t>
            </w:r>
          </w:p>
          <w:p w14:paraId="3848084C" w14:textId="77777777" w:rsidR="004D3EC3"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原密码，</w:t>
            </w:r>
            <w:r w:rsidRPr="00CB1DBB">
              <w:rPr>
                <w:rFonts w:ascii="Times New Roman" w:hAnsi="Times New Roman" w:hint="eastAsia"/>
                <w:lang w:eastAsia="zh-CN"/>
              </w:rPr>
              <w:t>新密码</w:t>
            </w:r>
            <w:r w:rsidRPr="00CB1DBB">
              <w:rPr>
                <w:rFonts w:ascii="Times New Roman" w:hAnsi="Times New Roman"/>
                <w:lang w:eastAsia="zh-CN"/>
              </w:rPr>
              <w:t>，</w:t>
            </w:r>
            <w:r w:rsidRPr="00CB1DBB">
              <w:rPr>
                <w:rFonts w:ascii="Times New Roman" w:hAnsi="Times New Roman" w:hint="eastAsia"/>
                <w:lang w:eastAsia="zh-CN"/>
              </w:rPr>
              <w:t>确认</w:t>
            </w:r>
            <w:r w:rsidRPr="00CB1DBB">
              <w:rPr>
                <w:rFonts w:ascii="Times New Roman" w:hAnsi="Times New Roman"/>
                <w:lang w:eastAsia="zh-CN"/>
              </w:rPr>
              <w:t>密码，</w:t>
            </w:r>
            <w:r w:rsidRPr="00CB1DBB">
              <w:rPr>
                <w:rFonts w:ascii="Times New Roman" w:hAnsi="Times New Roman" w:hint="eastAsia"/>
                <w:lang w:eastAsia="zh-CN"/>
              </w:rPr>
              <w:t>单击保存</w:t>
            </w:r>
          </w:p>
          <w:p w14:paraId="3E732E11" w14:textId="77777777" w:rsidR="004D3EC3"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提示</w:t>
            </w:r>
            <w:r w:rsidRPr="00CB1DBB">
              <w:rPr>
                <w:rFonts w:ascii="Times New Roman" w:hAnsi="Times New Roman"/>
                <w:lang w:eastAsia="zh-CN"/>
              </w:rPr>
              <w:t>修改密码成功。</w:t>
            </w:r>
          </w:p>
        </w:tc>
      </w:tr>
    </w:tbl>
    <w:p w14:paraId="1A516C98" w14:textId="77777777" w:rsidR="00AC2338" w:rsidRPr="00CB1DBB" w:rsidRDefault="0087056D" w:rsidP="00347518">
      <w:pPr>
        <w:keepNext/>
        <w:spacing w:line="240" w:lineRule="auto"/>
        <w:ind w:firstLineChars="0" w:firstLine="198"/>
        <w:rPr>
          <w:rFonts w:ascii="Times New Roman" w:hAnsi="Times New Roman"/>
          <w:lang w:eastAsia="zh-CN"/>
        </w:rPr>
      </w:pPr>
      <w:r w:rsidRPr="00CB1DBB">
        <w:rPr>
          <w:rFonts w:ascii="Times New Roman" w:hAnsi="Times New Roman"/>
          <w:lang w:eastAsia="zh-CN"/>
        </w:rPr>
        <w:t xml:space="preserve">   </w:t>
      </w:r>
    </w:p>
    <w:p w14:paraId="40BFD62A" w14:textId="77777777" w:rsidR="00211D38" w:rsidRPr="00CB1DBB" w:rsidRDefault="00214D96" w:rsidP="00CB1DBB">
      <w:pPr>
        <w:pStyle w:val="3"/>
        <w:numPr>
          <w:ilvl w:val="2"/>
          <w:numId w:val="74"/>
        </w:numPr>
        <w:ind w:firstLineChars="0"/>
        <w:rPr>
          <w:rFonts w:ascii="Times New Roman" w:hAnsi="Times New Roman"/>
        </w:rPr>
      </w:pPr>
      <w:bookmarkStart w:id="228" w:name="_Toc451434977"/>
      <w:bookmarkStart w:id="229" w:name="_Toc451435811"/>
      <w:bookmarkStart w:id="230" w:name="_Toc451455860"/>
      <w:bookmarkStart w:id="231" w:name="_Toc451456832"/>
      <w:bookmarkStart w:id="232" w:name="_Toc451457068"/>
      <w:bookmarkStart w:id="233" w:name="_Toc451457534"/>
      <w:bookmarkStart w:id="234" w:name="_Toc451702747"/>
      <w:r w:rsidRPr="00CB1DBB">
        <w:rPr>
          <w:rFonts w:ascii="Times New Roman" w:hAnsi="Times New Roman" w:hint="eastAsia"/>
        </w:rPr>
        <w:t>角色</w:t>
      </w:r>
      <w:r w:rsidR="005A0A66" w:rsidRPr="00CB1DBB">
        <w:rPr>
          <w:rFonts w:ascii="Times New Roman" w:hAnsi="Times New Roman" w:hint="eastAsia"/>
        </w:rPr>
        <w:t>权限</w:t>
      </w:r>
      <w:r w:rsidR="005A0A66" w:rsidRPr="00CB1DBB">
        <w:rPr>
          <w:rFonts w:ascii="Times New Roman" w:hAnsi="Times New Roman"/>
        </w:rPr>
        <w:t>管理</w:t>
      </w:r>
      <w:bookmarkEnd w:id="228"/>
      <w:bookmarkEnd w:id="229"/>
      <w:bookmarkEnd w:id="230"/>
      <w:bookmarkEnd w:id="231"/>
      <w:bookmarkEnd w:id="232"/>
      <w:bookmarkEnd w:id="233"/>
      <w:bookmarkEnd w:id="234"/>
    </w:p>
    <w:p w14:paraId="1A87E606" w14:textId="77777777" w:rsidR="00211D38" w:rsidRPr="00CB1DBB" w:rsidRDefault="00AC2338" w:rsidP="00EF1675">
      <w:pPr>
        <w:pStyle w:val="a8"/>
        <w:numPr>
          <w:ilvl w:val="0"/>
          <w:numId w:val="13"/>
        </w:numPr>
        <w:ind w:firstLineChars="0"/>
        <w:rPr>
          <w:rFonts w:ascii="Times New Roman" w:hAnsi="Times New Roman"/>
          <w:lang w:eastAsia="zh-CN"/>
        </w:rPr>
      </w:pPr>
      <w:r w:rsidRPr="00CB1DBB">
        <w:rPr>
          <w:rFonts w:ascii="Times New Roman" w:hAnsi="Times New Roman" w:hint="eastAsia"/>
          <w:lang w:eastAsia="zh-CN"/>
        </w:rPr>
        <w:t>权限</w:t>
      </w:r>
      <w:r w:rsidR="006E33E5" w:rsidRPr="00CB1DBB">
        <w:rPr>
          <w:rFonts w:ascii="Times New Roman" w:hAnsi="Times New Roman"/>
          <w:lang w:eastAsia="zh-CN"/>
        </w:rPr>
        <w:t>设置</w:t>
      </w:r>
    </w:p>
    <w:p w14:paraId="6A9022B5" w14:textId="77777777" w:rsidR="00D67F37" w:rsidRPr="00CB1DBB" w:rsidRDefault="00373F87" w:rsidP="00211D38">
      <w:pPr>
        <w:ind w:firstLineChars="0" w:firstLine="480"/>
        <w:rPr>
          <w:rFonts w:ascii="Times New Roman" w:hAnsi="Times New Roman"/>
          <w:lang w:eastAsia="zh-CN"/>
        </w:rPr>
      </w:pPr>
      <w:r w:rsidRPr="00CB1DBB">
        <w:rPr>
          <w:rFonts w:ascii="Times New Roman" w:hAnsi="Times New Roman"/>
          <w:lang w:eastAsia="zh-CN"/>
        </w:rPr>
        <w:t>管理员登录</w:t>
      </w:r>
      <w:r w:rsidR="00EC69E3" w:rsidRPr="00CB1DBB">
        <w:rPr>
          <w:rFonts w:ascii="Times New Roman" w:hAnsi="Times New Roman"/>
          <w:lang w:eastAsia="zh-CN"/>
        </w:rPr>
        <w:t>系统</w:t>
      </w:r>
      <w:r w:rsidRPr="00CB1DBB">
        <w:rPr>
          <w:rFonts w:ascii="Times New Roman" w:hAnsi="Times New Roman"/>
          <w:lang w:eastAsia="zh-CN"/>
        </w:rPr>
        <w:t>，</w:t>
      </w:r>
      <w:r w:rsidRPr="00CB1DBB">
        <w:rPr>
          <w:rFonts w:ascii="Times New Roman" w:hAnsi="Times New Roman" w:hint="eastAsia"/>
          <w:lang w:eastAsia="zh-CN"/>
        </w:rPr>
        <w:t>进入</w:t>
      </w:r>
      <w:r w:rsidR="00684F98" w:rsidRPr="00CB1DBB">
        <w:rPr>
          <w:rFonts w:ascii="Times New Roman" w:hAnsi="Times New Roman"/>
          <w:lang w:eastAsia="zh-CN"/>
        </w:rPr>
        <w:t>「角色列表」页面，</w:t>
      </w:r>
      <w:r w:rsidR="00684F98" w:rsidRPr="00CB1DBB">
        <w:rPr>
          <w:rFonts w:ascii="Times New Roman" w:hAnsi="Times New Roman" w:hint="eastAsia"/>
          <w:lang w:eastAsia="zh-CN"/>
        </w:rPr>
        <w:t>通过</w:t>
      </w:r>
      <w:r w:rsidR="00684F98" w:rsidRPr="00CB1DBB">
        <w:rPr>
          <w:rFonts w:ascii="Times New Roman" w:hAnsi="Times New Roman"/>
          <w:lang w:eastAsia="zh-CN"/>
        </w:rPr>
        <w:t>点击「权限</w:t>
      </w:r>
      <w:r w:rsidR="00684F98" w:rsidRPr="00CB1DBB">
        <w:rPr>
          <w:rFonts w:ascii="Times New Roman" w:hAnsi="Times New Roman" w:hint="eastAsia"/>
          <w:lang w:eastAsia="zh-CN"/>
        </w:rPr>
        <w:t>设置</w:t>
      </w:r>
      <w:r w:rsidR="00684F98" w:rsidRPr="00CB1DBB">
        <w:rPr>
          <w:rFonts w:ascii="Times New Roman" w:hAnsi="Times New Roman"/>
          <w:lang w:eastAsia="zh-CN"/>
        </w:rPr>
        <w:t>」，</w:t>
      </w:r>
      <w:r w:rsidR="00EC69E3" w:rsidRPr="00CB1DBB">
        <w:rPr>
          <w:rFonts w:ascii="Times New Roman" w:hAnsi="Times New Roman" w:hint="eastAsia"/>
          <w:lang w:eastAsia="zh-CN"/>
        </w:rPr>
        <w:t>该</w:t>
      </w:r>
      <w:r w:rsidR="00EC69E3" w:rsidRPr="00CB1DBB">
        <w:rPr>
          <w:rFonts w:ascii="Times New Roman" w:hAnsi="Times New Roman"/>
          <w:lang w:eastAsia="zh-CN"/>
        </w:rPr>
        <w:t>界面</w:t>
      </w:r>
      <w:r w:rsidR="00EC69E3" w:rsidRPr="00CB1DBB">
        <w:rPr>
          <w:rFonts w:ascii="Times New Roman" w:hAnsi="Times New Roman" w:hint="eastAsia"/>
          <w:lang w:eastAsia="zh-CN"/>
        </w:rPr>
        <w:t>显示</w:t>
      </w:r>
      <w:r w:rsidR="00684F98" w:rsidRPr="00CB1DBB">
        <w:rPr>
          <w:rFonts w:ascii="Times New Roman" w:hAnsi="Times New Roman"/>
          <w:lang w:eastAsia="zh-CN"/>
        </w:rPr>
        <w:t>所有</w:t>
      </w:r>
      <w:r w:rsidR="00684F98" w:rsidRPr="00CB1DBB">
        <w:rPr>
          <w:rFonts w:ascii="Times New Roman" w:hAnsi="Times New Roman" w:hint="eastAsia"/>
          <w:lang w:eastAsia="zh-CN"/>
        </w:rPr>
        <w:t>权限</w:t>
      </w:r>
      <w:r w:rsidR="00684F98" w:rsidRPr="00CB1DBB">
        <w:rPr>
          <w:rFonts w:ascii="Times New Roman" w:hAnsi="Times New Roman"/>
          <w:lang w:eastAsia="zh-CN"/>
        </w:rPr>
        <w:t>列表，</w:t>
      </w:r>
      <w:r w:rsidR="00684F98" w:rsidRPr="00CB1DBB">
        <w:rPr>
          <w:rFonts w:ascii="Times New Roman" w:hAnsi="Times New Roman" w:hint="eastAsia"/>
          <w:lang w:eastAsia="zh-CN"/>
        </w:rPr>
        <w:t>权限</w:t>
      </w:r>
      <w:r w:rsidR="00684F98" w:rsidRPr="00CB1DBB">
        <w:rPr>
          <w:rFonts w:ascii="Times New Roman" w:hAnsi="Times New Roman"/>
          <w:lang w:eastAsia="zh-CN"/>
        </w:rPr>
        <w:t>列表进行勾选，</w:t>
      </w:r>
      <w:r w:rsidR="00684F98" w:rsidRPr="00CB1DBB">
        <w:rPr>
          <w:rFonts w:ascii="Times New Roman" w:hAnsi="Times New Roman" w:hint="eastAsia"/>
          <w:lang w:eastAsia="zh-CN"/>
        </w:rPr>
        <w:t>点击</w:t>
      </w:r>
      <w:r w:rsidR="00684F98" w:rsidRPr="00CB1DBB">
        <w:rPr>
          <w:rFonts w:ascii="Times New Roman" w:hAnsi="Times New Roman"/>
          <w:lang w:eastAsia="zh-CN"/>
        </w:rPr>
        <w:t>「确认」</w:t>
      </w:r>
      <w:r w:rsidR="00684F98" w:rsidRPr="00CB1DBB">
        <w:rPr>
          <w:rFonts w:ascii="Times New Roman" w:hAnsi="Times New Roman" w:hint="eastAsia"/>
          <w:lang w:eastAsia="zh-CN"/>
        </w:rPr>
        <w:t>保存</w:t>
      </w:r>
      <w:r w:rsidR="00684F98" w:rsidRPr="00CB1DBB">
        <w:rPr>
          <w:rFonts w:ascii="Times New Roman" w:hAnsi="Times New Roman"/>
          <w:lang w:eastAsia="zh-CN"/>
        </w:rPr>
        <w:t>权限</w:t>
      </w:r>
      <w:r w:rsidR="00684F98" w:rsidRPr="00CB1DBB">
        <w:rPr>
          <w:rFonts w:ascii="Times New Roman" w:hAnsi="Times New Roman" w:hint="eastAsia"/>
          <w:lang w:eastAsia="zh-CN"/>
        </w:rPr>
        <w:t>设置</w:t>
      </w:r>
      <w:r w:rsidR="00684F98" w:rsidRPr="00CB1DBB">
        <w:rPr>
          <w:rFonts w:ascii="Times New Roman" w:hAnsi="Times New Roman"/>
          <w:lang w:eastAsia="zh-CN"/>
        </w:rPr>
        <w:t>。</w:t>
      </w:r>
    </w:p>
    <w:p w14:paraId="3690723D" w14:textId="77777777" w:rsidR="003A21BB" w:rsidRPr="00CB1DBB" w:rsidRDefault="003A21BB" w:rsidP="00211D38">
      <w:pPr>
        <w:ind w:firstLineChars="0" w:firstLine="480"/>
        <w:rPr>
          <w:rFonts w:ascii="Times New Roman" w:hAnsi="Times New Roman"/>
          <w:lang w:eastAsia="zh-CN"/>
        </w:rPr>
      </w:pPr>
    </w:p>
    <w:p w14:paraId="5E7B6AFF" w14:textId="77777777" w:rsidR="003A21BB" w:rsidRPr="00CB1DBB" w:rsidRDefault="003A21BB" w:rsidP="00211D38">
      <w:pPr>
        <w:ind w:firstLineChars="0" w:firstLine="480"/>
        <w:rPr>
          <w:rFonts w:ascii="Times New Roman" w:hAnsi="Times New Roman"/>
          <w:lang w:eastAsia="zh-CN"/>
        </w:rPr>
      </w:pPr>
    </w:p>
    <w:p w14:paraId="3FC49480" w14:textId="77777777" w:rsidR="00212EAA" w:rsidRPr="00CB1DBB" w:rsidRDefault="008E10FD" w:rsidP="00212EAA">
      <w:pPr>
        <w:pStyle w:val="ab"/>
        <w:ind w:firstLine="400"/>
        <w:jc w:val="center"/>
        <w:rPr>
          <w:rFonts w:ascii="Times New Roman" w:hAnsi="Times New Roman"/>
          <w:lang w:eastAsia="zh-CN"/>
        </w:rPr>
      </w:pPr>
      <w:r>
        <w:rPr>
          <w:rFonts w:ascii="Times New Roman" w:hAnsi="Times New Roman"/>
        </w:rPr>
        <w:lastRenderedPageBreak/>
        <w:t>表</w:t>
      </w:r>
      <w:r w:rsidR="00212EAA" w:rsidRPr="00CB1DBB">
        <w:rPr>
          <w:rFonts w:ascii="Times New Roman" w:hAnsi="Times New Roman" w:hint="eastAsia"/>
        </w:rPr>
        <w:t xml:space="preserve"> </w:t>
      </w:r>
      <w:r w:rsidR="00212EAA" w:rsidRPr="00CB1DBB">
        <w:rPr>
          <w:rFonts w:ascii="Times New Roman" w:hAnsi="Times New Roman"/>
          <w:lang w:eastAsia="zh-CN"/>
        </w:rPr>
        <w:t xml:space="preserve">5-2 </w:t>
      </w:r>
      <w:r w:rsidR="00212EAA" w:rsidRPr="00CB1DBB">
        <w:rPr>
          <w:rFonts w:ascii="Times New Roman" w:hAnsi="Times New Roman" w:hint="eastAsia"/>
          <w:lang w:eastAsia="zh-CN"/>
        </w:rPr>
        <w:t>权限</w:t>
      </w:r>
      <w:r w:rsidR="00212EAA" w:rsidRPr="00CB1DBB">
        <w:rPr>
          <w:rFonts w:ascii="Times New Roman" w:hAnsi="Times New Roman"/>
          <w:lang w:eastAsia="zh-CN"/>
        </w:rPr>
        <w:t>设置事件流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212EAA" w:rsidRPr="00CB1DBB" w14:paraId="730DDD74" w14:textId="77777777" w:rsidTr="00A95CCE">
        <w:trPr>
          <w:trHeight w:val="346"/>
        </w:trPr>
        <w:tc>
          <w:tcPr>
            <w:tcW w:w="1440" w:type="dxa"/>
            <w:shd w:val="clear" w:color="auto" w:fill="D9D9D9"/>
          </w:tcPr>
          <w:p w14:paraId="7381C07F"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3C2CBB6" w14:textId="77777777" w:rsidR="00212EAA" w:rsidRPr="00CB1DBB" w:rsidRDefault="00212EAA"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212EAA" w:rsidRPr="00CB1DBB" w14:paraId="69A07A25" w14:textId="77777777" w:rsidTr="00587250">
        <w:trPr>
          <w:trHeight w:val="421"/>
        </w:trPr>
        <w:tc>
          <w:tcPr>
            <w:tcW w:w="1440" w:type="dxa"/>
          </w:tcPr>
          <w:p w14:paraId="75F5B142"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6D9E3692" w14:textId="77777777" w:rsidR="00212EAA" w:rsidRPr="00CB1DBB" w:rsidRDefault="00234163" w:rsidP="00587250">
            <w:pPr>
              <w:ind w:firstLine="480"/>
              <w:rPr>
                <w:rFonts w:ascii="Times New Roman" w:hAnsi="Times New Roman"/>
                <w:lang w:eastAsia="zh-CN"/>
              </w:rPr>
            </w:pPr>
            <w:r w:rsidRPr="00CB1DBB">
              <w:rPr>
                <w:rFonts w:ascii="Times New Roman" w:hAnsi="Times New Roman"/>
                <w:lang w:eastAsia="zh-CN"/>
              </w:rPr>
              <w:t>S</w:t>
            </w:r>
            <w:r w:rsidR="00102736" w:rsidRPr="00CB1DBB">
              <w:rPr>
                <w:rFonts w:ascii="Times New Roman" w:hAnsi="Times New Roman"/>
                <w:lang w:eastAsia="zh-CN"/>
              </w:rPr>
              <w:t>ys0</w:t>
            </w:r>
            <w:r w:rsidR="00102736" w:rsidRPr="00CB1DBB">
              <w:rPr>
                <w:rFonts w:ascii="Times New Roman" w:hAnsi="Times New Roman" w:hint="eastAsia"/>
                <w:lang w:eastAsia="zh-CN"/>
              </w:rPr>
              <w:t>2</w:t>
            </w:r>
          </w:p>
        </w:tc>
      </w:tr>
      <w:tr w:rsidR="00212EAA" w:rsidRPr="00CB1DBB" w14:paraId="1FD343EA" w14:textId="77777777" w:rsidTr="00587250">
        <w:trPr>
          <w:trHeight w:val="487"/>
        </w:trPr>
        <w:tc>
          <w:tcPr>
            <w:tcW w:w="1440" w:type="dxa"/>
          </w:tcPr>
          <w:p w14:paraId="4C7AC810"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1D59F9DD" w14:textId="77777777" w:rsidR="00212EAA" w:rsidRPr="00CB1DBB" w:rsidRDefault="00102736" w:rsidP="00587250">
            <w:pPr>
              <w:ind w:firstLine="480"/>
              <w:rPr>
                <w:rFonts w:ascii="Times New Roman" w:hAnsi="Times New Roman"/>
                <w:lang w:eastAsia="zh-CN"/>
              </w:rPr>
            </w:pPr>
            <w:r w:rsidRPr="00CB1DBB">
              <w:rPr>
                <w:rFonts w:ascii="Times New Roman" w:hAnsi="Times New Roman"/>
                <w:lang w:eastAsia="zh-CN"/>
              </w:rPr>
              <w:t>权限</w:t>
            </w:r>
            <w:r w:rsidRPr="00CB1DBB">
              <w:rPr>
                <w:rFonts w:ascii="Times New Roman" w:hAnsi="Times New Roman" w:hint="eastAsia"/>
                <w:lang w:eastAsia="zh-CN"/>
              </w:rPr>
              <w:t>设置</w:t>
            </w:r>
          </w:p>
        </w:tc>
      </w:tr>
      <w:tr w:rsidR="00212EAA" w:rsidRPr="00CB1DBB" w14:paraId="7DFB0DB3" w14:textId="77777777" w:rsidTr="00587250">
        <w:trPr>
          <w:trHeight w:val="524"/>
        </w:trPr>
        <w:tc>
          <w:tcPr>
            <w:tcW w:w="1440" w:type="dxa"/>
          </w:tcPr>
          <w:p w14:paraId="06E13D6E"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09FE5B23" w14:textId="77777777" w:rsidR="00212EAA" w:rsidRPr="00CB1DBB" w:rsidRDefault="00181EFF" w:rsidP="00587250">
            <w:pPr>
              <w:ind w:firstLine="480"/>
              <w:rPr>
                <w:rFonts w:ascii="Times New Roman" w:hAnsi="Times New Roman"/>
                <w:lang w:eastAsia="zh-CN"/>
              </w:rPr>
            </w:pPr>
            <w:r w:rsidRPr="00CB1DBB">
              <w:rPr>
                <w:rFonts w:ascii="Times New Roman" w:hAnsi="Times New Roman"/>
                <w:lang w:eastAsia="zh-CN"/>
              </w:rPr>
              <w:t>管理</w:t>
            </w:r>
            <w:r w:rsidRPr="00CB1DBB">
              <w:rPr>
                <w:rFonts w:ascii="Times New Roman" w:hAnsi="Times New Roman" w:hint="eastAsia"/>
                <w:lang w:eastAsia="zh-CN"/>
              </w:rPr>
              <w:t>员</w:t>
            </w:r>
          </w:p>
        </w:tc>
      </w:tr>
      <w:tr w:rsidR="00212EAA" w:rsidRPr="00CB1DBB" w14:paraId="5330BB4A" w14:textId="77777777" w:rsidTr="00587250">
        <w:trPr>
          <w:trHeight w:val="533"/>
        </w:trPr>
        <w:tc>
          <w:tcPr>
            <w:tcW w:w="1440" w:type="dxa"/>
          </w:tcPr>
          <w:p w14:paraId="234990E1"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5847BD29" w14:textId="77777777" w:rsidR="00212EAA" w:rsidRPr="00CB1DBB" w:rsidRDefault="00181EFF" w:rsidP="00587250">
            <w:pPr>
              <w:ind w:firstLine="480"/>
              <w:rPr>
                <w:rFonts w:ascii="Times New Roman" w:hAnsi="Times New Roman"/>
                <w:lang w:eastAsia="zh-CN"/>
              </w:rPr>
            </w:pPr>
            <w:r w:rsidRPr="00CB1DBB">
              <w:rPr>
                <w:rFonts w:ascii="Times New Roman" w:hAnsi="Times New Roman"/>
                <w:lang w:eastAsia="zh-CN"/>
              </w:rPr>
              <w:t>管理</w:t>
            </w:r>
            <w:r w:rsidRPr="00CB1DBB">
              <w:rPr>
                <w:rFonts w:ascii="Times New Roman" w:hAnsi="Times New Roman" w:hint="eastAsia"/>
                <w:lang w:eastAsia="zh-CN"/>
              </w:rPr>
              <w:t>员</w:t>
            </w:r>
            <w:r w:rsidRPr="00CB1DBB">
              <w:rPr>
                <w:rFonts w:ascii="Times New Roman" w:hAnsi="Times New Roman"/>
                <w:lang w:eastAsia="zh-CN"/>
              </w:rPr>
              <w:t>被识别和别授权</w:t>
            </w:r>
          </w:p>
        </w:tc>
      </w:tr>
      <w:tr w:rsidR="00212EAA" w:rsidRPr="00CB1DBB" w14:paraId="65ED2731" w14:textId="77777777" w:rsidTr="00587250">
        <w:trPr>
          <w:trHeight w:val="533"/>
        </w:trPr>
        <w:tc>
          <w:tcPr>
            <w:tcW w:w="1440" w:type="dxa"/>
          </w:tcPr>
          <w:p w14:paraId="0F8DE738"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51EC00F2" w14:textId="77777777" w:rsidR="00212EAA" w:rsidRPr="00CB1DBB" w:rsidRDefault="005C0858" w:rsidP="00587250">
            <w:pPr>
              <w:ind w:firstLine="480"/>
              <w:rPr>
                <w:rFonts w:ascii="Times New Roman" w:hAnsi="Times New Roman"/>
                <w:lang w:eastAsia="zh-CN"/>
              </w:rPr>
            </w:pPr>
            <w:r w:rsidRPr="00CB1DBB">
              <w:rPr>
                <w:rFonts w:ascii="Times New Roman" w:hAnsi="Times New Roman"/>
                <w:lang w:eastAsia="zh-CN"/>
              </w:rPr>
              <w:t>数据库</w:t>
            </w:r>
            <w:r w:rsidRPr="00CB1DBB">
              <w:rPr>
                <w:rFonts w:ascii="Times New Roman" w:hAnsi="Times New Roman" w:hint="eastAsia"/>
                <w:lang w:eastAsia="zh-CN"/>
              </w:rPr>
              <w:t>保存</w:t>
            </w:r>
            <w:r w:rsidRPr="00CB1DBB">
              <w:rPr>
                <w:rFonts w:ascii="Times New Roman" w:hAnsi="Times New Roman"/>
                <w:lang w:eastAsia="zh-CN"/>
              </w:rPr>
              <w:t>权限</w:t>
            </w:r>
            <w:r w:rsidRPr="00CB1DBB">
              <w:rPr>
                <w:rFonts w:ascii="Times New Roman" w:hAnsi="Times New Roman" w:hint="eastAsia"/>
                <w:lang w:eastAsia="zh-CN"/>
              </w:rPr>
              <w:t>设置</w:t>
            </w:r>
            <w:r w:rsidRPr="00CB1DBB">
              <w:rPr>
                <w:rFonts w:ascii="Times New Roman" w:hAnsi="Times New Roman"/>
                <w:lang w:eastAsia="zh-CN"/>
              </w:rPr>
              <w:t>的</w:t>
            </w:r>
            <w:r w:rsidRPr="00CB1DBB">
              <w:rPr>
                <w:rFonts w:ascii="Times New Roman" w:hAnsi="Times New Roman" w:hint="eastAsia"/>
                <w:lang w:eastAsia="zh-CN"/>
              </w:rPr>
              <w:t>信息</w:t>
            </w:r>
          </w:p>
        </w:tc>
      </w:tr>
      <w:tr w:rsidR="00212EAA" w:rsidRPr="00CB1DBB" w14:paraId="383D2AE5" w14:textId="77777777" w:rsidTr="00587250">
        <w:trPr>
          <w:trHeight w:val="524"/>
        </w:trPr>
        <w:tc>
          <w:tcPr>
            <w:tcW w:w="1440" w:type="dxa"/>
          </w:tcPr>
          <w:p w14:paraId="5605767D"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A9F84A2" w14:textId="77777777" w:rsidR="00212EAA" w:rsidRPr="00CB1DBB" w:rsidRDefault="000E3D07"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「角色列表」页面，</w:t>
            </w:r>
            <w:r w:rsidRPr="00CB1DBB">
              <w:rPr>
                <w:rFonts w:ascii="Times New Roman" w:hAnsi="Times New Roman" w:hint="eastAsia"/>
                <w:lang w:eastAsia="zh-CN"/>
              </w:rPr>
              <w:t>点击</w:t>
            </w:r>
            <w:r w:rsidRPr="00CB1DBB">
              <w:rPr>
                <w:rFonts w:ascii="Times New Roman" w:hAnsi="Times New Roman"/>
                <w:lang w:eastAsia="zh-CN"/>
              </w:rPr>
              <w:t>「权限</w:t>
            </w:r>
            <w:r w:rsidRPr="00CB1DBB">
              <w:rPr>
                <w:rFonts w:ascii="Times New Roman" w:hAnsi="Times New Roman" w:hint="eastAsia"/>
                <w:lang w:eastAsia="zh-CN"/>
              </w:rPr>
              <w:t>设置</w:t>
            </w:r>
            <w:r w:rsidRPr="00CB1DBB">
              <w:rPr>
                <w:rFonts w:ascii="Times New Roman" w:hAnsi="Times New Roman"/>
                <w:lang w:eastAsia="zh-CN"/>
              </w:rPr>
              <w:t>」。</w:t>
            </w:r>
          </w:p>
          <w:p w14:paraId="44B011EB" w14:textId="77777777" w:rsidR="00F30903" w:rsidRPr="00CB1DBB" w:rsidRDefault="00F30903"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勾选</w:t>
            </w:r>
            <w:r w:rsidRPr="00CB1DBB">
              <w:rPr>
                <w:rFonts w:ascii="Times New Roman" w:hAnsi="Times New Roman"/>
                <w:lang w:eastAsia="zh-CN"/>
              </w:rPr>
              <w:t>权限进行</w:t>
            </w:r>
            <w:r w:rsidRPr="00CB1DBB">
              <w:rPr>
                <w:rFonts w:ascii="Times New Roman" w:hAnsi="Times New Roman" w:hint="eastAsia"/>
                <w:lang w:eastAsia="zh-CN"/>
              </w:rPr>
              <w:t>权限</w:t>
            </w:r>
            <w:r w:rsidRPr="00CB1DBB">
              <w:rPr>
                <w:rFonts w:ascii="Times New Roman" w:hAnsi="Times New Roman"/>
                <w:lang w:eastAsia="zh-CN"/>
              </w:rPr>
              <w:t>分配，</w:t>
            </w:r>
            <w:r w:rsidRPr="00CB1DBB">
              <w:rPr>
                <w:rFonts w:ascii="Times New Roman" w:hAnsi="Times New Roman" w:hint="eastAsia"/>
                <w:lang w:eastAsia="zh-CN"/>
              </w:rPr>
              <w:t>点击</w:t>
            </w:r>
            <w:r w:rsidRPr="00CB1DBB">
              <w:rPr>
                <w:rFonts w:ascii="Times New Roman" w:hAnsi="Times New Roman"/>
                <w:lang w:eastAsia="zh-CN"/>
              </w:rPr>
              <w:t>「确认」。</w:t>
            </w:r>
          </w:p>
          <w:p w14:paraId="31AC40C2" w14:textId="77777777" w:rsidR="00F30903" w:rsidRPr="00CB1DBB" w:rsidRDefault="00F30903"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提示</w:t>
            </w:r>
            <w:r w:rsidRPr="00CB1DBB">
              <w:rPr>
                <w:rFonts w:ascii="Times New Roman" w:hAnsi="Times New Roman"/>
                <w:lang w:eastAsia="zh-CN"/>
              </w:rPr>
              <w:t>权限设置成功，</w:t>
            </w:r>
            <w:r w:rsidRPr="00CB1DBB">
              <w:rPr>
                <w:rFonts w:ascii="Times New Roman" w:hAnsi="Times New Roman" w:hint="eastAsia"/>
                <w:lang w:eastAsia="zh-CN"/>
              </w:rPr>
              <w:t>保存</w:t>
            </w:r>
            <w:r w:rsidRPr="00CB1DBB">
              <w:rPr>
                <w:rFonts w:ascii="Times New Roman" w:hAnsi="Times New Roman"/>
                <w:lang w:eastAsia="zh-CN"/>
              </w:rPr>
              <w:t>信息。</w:t>
            </w:r>
          </w:p>
        </w:tc>
      </w:tr>
      <w:tr w:rsidR="00212EAA" w:rsidRPr="00CB1DBB" w14:paraId="4E176D54" w14:textId="77777777" w:rsidTr="00587250">
        <w:trPr>
          <w:trHeight w:val="524"/>
        </w:trPr>
        <w:tc>
          <w:tcPr>
            <w:tcW w:w="1440" w:type="dxa"/>
          </w:tcPr>
          <w:p w14:paraId="1DA3538F"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DC9498D" w14:textId="77777777" w:rsidR="00212EAA" w:rsidRPr="00CB1DBB" w:rsidRDefault="00E85D5B" w:rsidP="00EF1675">
            <w:pPr>
              <w:pStyle w:val="a8"/>
              <w:numPr>
                <w:ilvl w:val="0"/>
                <w:numId w:val="23"/>
              </w:numPr>
              <w:ind w:firstLineChars="0"/>
              <w:rPr>
                <w:rFonts w:ascii="Times New Roman" w:hAnsi="Times New Roman"/>
                <w:lang w:eastAsia="zh-CN"/>
              </w:rPr>
            </w:pPr>
            <w:r w:rsidRPr="00CB1DBB">
              <w:rPr>
                <w:rFonts w:ascii="Times New Roman" w:hAnsi="Times New Roman" w:hint="eastAsia"/>
                <w:lang w:eastAsia="zh-CN"/>
              </w:rPr>
              <w:t>设置</w:t>
            </w:r>
            <w:r w:rsidRPr="00CB1DBB">
              <w:rPr>
                <w:rFonts w:ascii="Times New Roman" w:hAnsi="Times New Roman"/>
                <w:lang w:eastAsia="zh-CN"/>
              </w:rPr>
              <w:t>成功后，</w:t>
            </w:r>
            <w:r w:rsidRPr="00CB1DBB">
              <w:rPr>
                <w:rFonts w:ascii="Times New Roman" w:hAnsi="Times New Roman" w:hint="eastAsia"/>
                <w:lang w:eastAsia="zh-CN"/>
              </w:rPr>
              <w:t>拥有</w:t>
            </w:r>
            <w:r w:rsidRPr="00CB1DBB">
              <w:rPr>
                <w:rFonts w:ascii="Times New Roman" w:hAnsi="Times New Roman"/>
                <w:lang w:eastAsia="zh-CN"/>
              </w:rPr>
              <w:t>该</w:t>
            </w:r>
            <w:r w:rsidRPr="00CB1DBB">
              <w:rPr>
                <w:rFonts w:ascii="Times New Roman" w:hAnsi="Times New Roman" w:hint="eastAsia"/>
                <w:lang w:eastAsia="zh-CN"/>
              </w:rPr>
              <w:t>角色</w:t>
            </w:r>
            <w:r w:rsidRPr="00CB1DBB">
              <w:rPr>
                <w:rFonts w:ascii="Times New Roman" w:hAnsi="Times New Roman"/>
                <w:lang w:eastAsia="zh-CN"/>
              </w:rPr>
              <w:t>的</w:t>
            </w:r>
            <w:r w:rsidRPr="00CB1DBB">
              <w:rPr>
                <w:rFonts w:ascii="Times New Roman" w:hAnsi="Times New Roman" w:hint="eastAsia"/>
                <w:lang w:eastAsia="zh-CN"/>
              </w:rPr>
              <w:t>角色</w:t>
            </w:r>
            <w:r w:rsidRPr="00CB1DBB">
              <w:rPr>
                <w:rFonts w:ascii="Times New Roman" w:hAnsi="Times New Roman"/>
                <w:lang w:eastAsia="zh-CN"/>
              </w:rPr>
              <w:t>，</w:t>
            </w:r>
            <w:r w:rsidRPr="00CB1DBB">
              <w:rPr>
                <w:rFonts w:ascii="Times New Roman" w:hAnsi="Times New Roman" w:hint="eastAsia"/>
                <w:lang w:eastAsia="zh-CN"/>
              </w:rPr>
              <w:t>可以</w:t>
            </w:r>
            <w:r w:rsidRPr="00CB1DBB">
              <w:rPr>
                <w:rFonts w:ascii="Times New Roman" w:hAnsi="Times New Roman"/>
                <w:lang w:eastAsia="zh-CN"/>
              </w:rPr>
              <w:t>操作相关信息</w:t>
            </w:r>
          </w:p>
        </w:tc>
      </w:tr>
    </w:tbl>
    <w:p w14:paraId="73CA17D0" w14:textId="77777777" w:rsidR="00212EAA" w:rsidRPr="00CB1DBB" w:rsidRDefault="00212EAA" w:rsidP="00211D38">
      <w:pPr>
        <w:ind w:firstLineChars="0" w:firstLine="480"/>
        <w:rPr>
          <w:rFonts w:ascii="Times New Roman" w:hAnsi="Times New Roman"/>
          <w:lang w:eastAsia="zh-CN"/>
        </w:rPr>
      </w:pPr>
    </w:p>
    <w:p w14:paraId="2B0080C6" w14:textId="77777777" w:rsidR="00211D38" w:rsidRPr="00CB1DBB" w:rsidRDefault="00320BBD" w:rsidP="00EF1675">
      <w:pPr>
        <w:pStyle w:val="a8"/>
        <w:numPr>
          <w:ilvl w:val="0"/>
          <w:numId w:val="13"/>
        </w:numPr>
        <w:ind w:firstLineChars="0"/>
        <w:rPr>
          <w:rFonts w:ascii="Times New Roman" w:hAnsi="Times New Roman"/>
          <w:lang w:eastAsia="zh-CN"/>
        </w:rPr>
      </w:pPr>
      <w:r w:rsidRPr="00CB1DBB">
        <w:rPr>
          <w:rFonts w:ascii="Times New Roman" w:hAnsi="Times New Roman" w:hint="eastAsia"/>
          <w:lang w:eastAsia="zh-CN"/>
        </w:rPr>
        <w:t>移除</w:t>
      </w:r>
      <w:r w:rsidR="00AC2338" w:rsidRPr="00CB1DBB">
        <w:rPr>
          <w:rFonts w:ascii="Times New Roman" w:hAnsi="Times New Roman" w:hint="eastAsia"/>
          <w:lang w:eastAsia="zh-CN"/>
        </w:rPr>
        <w:t>用户</w:t>
      </w:r>
    </w:p>
    <w:p w14:paraId="4D58E94C" w14:textId="77777777" w:rsidR="00130734" w:rsidRPr="00CB1DBB" w:rsidRDefault="00F96B6C" w:rsidP="00211D38">
      <w:pPr>
        <w:ind w:firstLineChars="0" w:firstLine="480"/>
        <w:rPr>
          <w:rFonts w:ascii="Times New Roman" w:hAnsi="Times New Roman"/>
          <w:lang w:eastAsia="zh-CN"/>
        </w:rPr>
      </w:pPr>
      <w:r w:rsidRPr="00CB1DBB">
        <w:rPr>
          <w:rFonts w:ascii="Times New Roman" w:hAnsi="Times New Roman" w:hint="eastAsia"/>
          <w:lang w:eastAsia="zh-CN"/>
        </w:rPr>
        <w:t>管理员</w:t>
      </w:r>
      <w:r w:rsidR="00EC69E3" w:rsidRPr="00CB1DBB">
        <w:rPr>
          <w:rFonts w:ascii="Times New Roman" w:hAnsi="Times New Roman"/>
          <w:lang w:eastAsia="zh-CN"/>
        </w:rPr>
        <w:t>登录系统，</w:t>
      </w:r>
      <w:r w:rsidRPr="00CB1DBB">
        <w:rPr>
          <w:rFonts w:ascii="Times New Roman" w:hAnsi="Times New Roman" w:hint="eastAsia"/>
          <w:lang w:eastAsia="zh-CN"/>
        </w:rPr>
        <w:t>在</w:t>
      </w:r>
      <w:r w:rsidRPr="00CB1DBB">
        <w:rPr>
          <w:rFonts w:ascii="Times New Roman" w:hAnsi="Times New Roman"/>
          <w:lang w:eastAsia="zh-CN"/>
        </w:rPr>
        <w:t>「</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r w:rsidR="0061530C" w:rsidRPr="00CB1DBB">
        <w:rPr>
          <w:rFonts w:ascii="Times New Roman" w:hAnsi="Times New Roman"/>
          <w:lang w:eastAsia="zh-CN"/>
        </w:rPr>
        <w:t>该界面</w:t>
      </w:r>
      <w:r w:rsidRPr="00CB1DBB">
        <w:rPr>
          <w:rFonts w:ascii="Times New Roman" w:hAnsi="Times New Roman" w:hint="eastAsia"/>
          <w:lang w:eastAsia="zh-CN"/>
        </w:rPr>
        <w:t>显示</w:t>
      </w:r>
      <w:r w:rsidRPr="00CB1DBB">
        <w:rPr>
          <w:rFonts w:ascii="Times New Roman" w:hAnsi="Times New Roman"/>
          <w:lang w:eastAsia="zh-CN"/>
        </w:rPr>
        <w:t>已经分配的</w:t>
      </w:r>
      <w:r w:rsidRPr="00CB1DBB">
        <w:rPr>
          <w:rFonts w:ascii="Times New Roman" w:hAnsi="Times New Roman" w:hint="eastAsia"/>
          <w:lang w:eastAsia="zh-CN"/>
        </w:rPr>
        <w:t>角色</w:t>
      </w:r>
      <w:r w:rsidRPr="00CB1DBB">
        <w:rPr>
          <w:rFonts w:ascii="Times New Roman" w:hAnsi="Times New Roman"/>
          <w:lang w:eastAsia="zh-CN"/>
        </w:rPr>
        <w:t>用户列表信息，</w:t>
      </w:r>
      <w:r w:rsidRPr="00CB1DBB">
        <w:rPr>
          <w:rFonts w:ascii="Times New Roman" w:hAnsi="Times New Roman" w:hint="eastAsia"/>
          <w:lang w:eastAsia="zh-CN"/>
        </w:rPr>
        <w:t>通过</w:t>
      </w:r>
      <w:r w:rsidRPr="00CB1DBB">
        <w:rPr>
          <w:rFonts w:ascii="Times New Roman" w:hAnsi="Times New Roman"/>
          <w:lang w:eastAsia="zh-CN"/>
        </w:rPr>
        <w:t>点击该页面「</w:t>
      </w:r>
      <w:r w:rsidRPr="00CB1DBB">
        <w:rPr>
          <w:rFonts w:ascii="Times New Roman" w:hAnsi="Times New Roman" w:hint="eastAsia"/>
          <w:lang w:eastAsia="zh-CN"/>
        </w:rPr>
        <w:t>移除</w:t>
      </w:r>
      <w:r w:rsidRPr="00CB1DBB">
        <w:rPr>
          <w:rFonts w:ascii="Times New Roman" w:hAnsi="Times New Roman"/>
          <w:lang w:eastAsia="zh-CN"/>
        </w:rPr>
        <w:t>」</w:t>
      </w:r>
      <w:r w:rsidR="00C44FD2" w:rsidRPr="00CB1DBB">
        <w:rPr>
          <w:rFonts w:ascii="Times New Roman" w:hAnsi="Times New Roman"/>
          <w:lang w:eastAsia="zh-CN"/>
        </w:rPr>
        <w:t>按钮，可以</w:t>
      </w:r>
      <w:r w:rsidRPr="00CB1DBB">
        <w:rPr>
          <w:rFonts w:ascii="Times New Roman" w:hAnsi="Times New Roman" w:hint="eastAsia"/>
          <w:lang w:eastAsia="zh-CN"/>
        </w:rPr>
        <w:t>移除</w:t>
      </w:r>
      <w:r w:rsidRPr="00CB1DBB">
        <w:rPr>
          <w:rFonts w:ascii="Times New Roman" w:hAnsi="Times New Roman"/>
          <w:lang w:eastAsia="zh-CN"/>
        </w:rPr>
        <w:t>指定用户。</w:t>
      </w:r>
    </w:p>
    <w:p w14:paraId="66FAD961" w14:textId="77777777" w:rsidR="003B1155" w:rsidRPr="00CB1DBB" w:rsidRDefault="008E10FD" w:rsidP="003B1155">
      <w:pPr>
        <w:pStyle w:val="ab"/>
        <w:ind w:firstLine="400"/>
        <w:jc w:val="center"/>
        <w:rPr>
          <w:rFonts w:ascii="Times New Roman" w:hAnsi="Times New Roman"/>
          <w:lang w:eastAsia="zh-CN"/>
        </w:rPr>
      </w:pPr>
      <w:r>
        <w:rPr>
          <w:rFonts w:ascii="Times New Roman" w:hAnsi="Times New Roman"/>
        </w:rPr>
        <w:t>表</w:t>
      </w:r>
      <w:r w:rsidR="003B1155" w:rsidRPr="00CB1DBB">
        <w:rPr>
          <w:rFonts w:ascii="Times New Roman" w:hAnsi="Times New Roman" w:hint="eastAsia"/>
        </w:rPr>
        <w:t xml:space="preserve"> </w:t>
      </w:r>
      <w:r w:rsidR="008C453E" w:rsidRPr="00CB1DBB">
        <w:rPr>
          <w:rFonts w:ascii="Times New Roman" w:hAnsi="Times New Roman"/>
          <w:lang w:eastAsia="zh-CN"/>
        </w:rPr>
        <w:t>5-3</w:t>
      </w:r>
      <w:r w:rsidR="003B1155" w:rsidRPr="00CB1DBB">
        <w:rPr>
          <w:rFonts w:ascii="Times New Roman" w:hAnsi="Times New Roman"/>
          <w:lang w:eastAsia="zh-CN"/>
        </w:rPr>
        <w:t xml:space="preserve"> </w:t>
      </w:r>
      <w:r w:rsidR="003B1155" w:rsidRPr="00CB1DBB">
        <w:rPr>
          <w:rFonts w:ascii="Times New Roman" w:hAnsi="Times New Roman" w:hint="eastAsia"/>
          <w:lang w:eastAsia="zh-CN"/>
        </w:rPr>
        <w:t>移除</w:t>
      </w:r>
      <w:r w:rsidR="003B1155" w:rsidRPr="00CB1DBB">
        <w:rPr>
          <w:rFonts w:ascii="Times New Roman" w:hAnsi="Times New Roman"/>
          <w:lang w:eastAsia="zh-CN"/>
        </w:rPr>
        <w:t>用户事件流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3B1155" w:rsidRPr="00CB1DBB" w14:paraId="53B49750" w14:textId="77777777" w:rsidTr="00A95CCE">
        <w:trPr>
          <w:trHeight w:val="346"/>
        </w:trPr>
        <w:tc>
          <w:tcPr>
            <w:tcW w:w="1440" w:type="dxa"/>
            <w:shd w:val="clear" w:color="auto" w:fill="D9D9D9"/>
          </w:tcPr>
          <w:p w14:paraId="40725719"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D843365" w14:textId="77777777" w:rsidR="003B1155" w:rsidRPr="00CB1DBB" w:rsidRDefault="003B1155"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3B1155" w:rsidRPr="00CB1DBB" w14:paraId="1D872CAE" w14:textId="77777777" w:rsidTr="00587250">
        <w:trPr>
          <w:trHeight w:val="421"/>
        </w:trPr>
        <w:tc>
          <w:tcPr>
            <w:tcW w:w="1440" w:type="dxa"/>
          </w:tcPr>
          <w:p w14:paraId="521DA803"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56C34DA9" w14:textId="77777777" w:rsidR="003B1155" w:rsidRPr="00CB1DBB" w:rsidRDefault="00234163" w:rsidP="00587250">
            <w:pPr>
              <w:ind w:firstLine="480"/>
              <w:rPr>
                <w:rFonts w:ascii="Times New Roman" w:hAnsi="Times New Roman"/>
                <w:lang w:eastAsia="zh-CN"/>
              </w:rPr>
            </w:pPr>
            <w:r w:rsidRPr="00CB1DBB">
              <w:rPr>
                <w:rFonts w:ascii="Times New Roman" w:hAnsi="Times New Roman"/>
                <w:lang w:eastAsia="zh-CN"/>
              </w:rPr>
              <w:t>Sys03</w:t>
            </w:r>
          </w:p>
        </w:tc>
      </w:tr>
      <w:tr w:rsidR="003B1155" w:rsidRPr="00CB1DBB" w14:paraId="6EC6CC35" w14:textId="77777777" w:rsidTr="00587250">
        <w:trPr>
          <w:trHeight w:val="487"/>
        </w:trPr>
        <w:tc>
          <w:tcPr>
            <w:tcW w:w="1440" w:type="dxa"/>
          </w:tcPr>
          <w:p w14:paraId="65C9D258"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0A977095" w14:textId="77777777" w:rsidR="003B1155" w:rsidRPr="00CB1DBB" w:rsidRDefault="00875AA6" w:rsidP="00587250">
            <w:pPr>
              <w:ind w:firstLine="480"/>
              <w:rPr>
                <w:rFonts w:ascii="Times New Roman" w:hAnsi="Times New Roman"/>
                <w:lang w:eastAsia="zh-CN"/>
              </w:rPr>
            </w:pPr>
            <w:r w:rsidRPr="00CB1DBB">
              <w:rPr>
                <w:rFonts w:ascii="Times New Roman" w:hAnsi="Times New Roman"/>
                <w:lang w:eastAsia="zh-CN"/>
              </w:rPr>
              <w:t>移除用户</w:t>
            </w:r>
          </w:p>
        </w:tc>
      </w:tr>
      <w:tr w:rsidR="003B1155" w:rsidRPr="00CB1DBB" w14:paraId="633DF142" w14:textId="77777777" w:rsidTr="00587250">
        <w:trPr>
          <w:trHeight w:val="524"/>
        </w:trPr>
        <w:tc>
          <w:tcPr>
            <w:tcW w:w="1440" w:type="dxa"/>
          </w:tcPr>
          <w:p w14:paraId="5B95036A"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7EB0E494"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管理员</w:t>
            </w:r>
          </w:p>
        </w:tc>
      </w:tr>
      <w:tr w:rsidR="003B1155" w:rsidRPr="00CB1DBB" w14:paraId="17DB283B" w14:textId="77777777" w:rsidTr="00587250">
        <w:trPr>
          <w:trHeight w:val="533"/>
        </w:trPr>
        <w:tc>
          <w:tcPr>
            <w:tcW w:w="1440" w:type="dxa"/>
          </w:tcPr>
          <w:p w14:paraId="5A5D559B"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49A9F2F9"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管理员被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3B1155" w:rsidRPr="00CB1DBB" w14:paraId="2D3F5706" w14:textId="77777777" w:rsidTr="00587250">
        <w:trPr>
          <w:trHeight w:val="533"/>
        </w:trPr>
        <w:tc>
          <w:tcPr>
            <w:tcW w:w="1440" w:type="dxa"/>
          </w:tcPr>
          <w:p w14:paraId="4DA316E1"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04B19F77"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数据库</w:t>
            </w:r>
            <w:r w:rsidR="007B661C" w:rsidRPr="00CB1DBB">
              <w:rPr>
                <w:rFonts w:ascii="Times New Roman" w:hAnsi="Times New Roman"/>
                <w:lang w:eastAsia="zh-CN"/>
              </w:rPr>
              <w:t>从角色中</w:t>
            </w:r>
            <w:r w:rsidRPr="00CB1DBB">
              <w:rPr>
                <w:rFonts w:ascii="Times New Roman" w:hAnsi="Times New Roman" w:hint="eastAsia"/>
                <w:lang w:eastAsia="zh-CN"/>
              </w:rPr>
              <w:t>移除</w:t>
            </w:r>
            <w:r w:rsidRPr="00CB1DBB">
              <w:rPr>
                <w:rFonts w:ascii="Times New Roman" w:hAnsi="Times New Roman"/>
                <w:lang w:eastAsia="zh-CN"/>
              </w:rPr>
              <w:t>该用户</w:t>
            </w:r>
          </w:p>
        </w:tc>
      </w:tr>
      <w:tr w:rsidR="003B1155" w:rsidRPr="00CB1DBB" w14:paraId="5AE56E98" w14:textId="77777777" w:rsidTr="00587250">
        <w:trPr>
          <w:trHeight w:val="524"/>
        </w:trPr>
        <w:tc>
          <w:tcPr>
            <w:tcW w:w="1440" w:type="dxa"/>
          </w:tcPr>
          <w:p w14:paraId="71FA3CE5"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7FF147B" w14:textId="77777777" w:rsidR="00A43571"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lang w:eastAsia="zh-CN"/>
              </w:rPr>
              <w:t>进入「</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p>
          <w:p w14:paraId="7FC16CC0" w14:textId="77777777" w:rsidR="003B1155"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hint="eastAsia"/>
                <w:lang w:eastAsia="zh-CN"/>
              </w:rPr>
              <w:t>显示</w:t>
            </w:r>
            <w:r w:rsidRPr="00CB1DBB">
              <w:rPr>
                <w:rFonts w:ascii="Times New Roman" w:hAnsi="Times New Roman"/>
                <w:lang w:eastAsia="zh-CN"/>
              </w:rPr>
              <w:t>角色已分配用户列表信息，</w:t>
            </w:r>
            <w:r w:rsidRPr="00CB1DBB">
              <w:rPr>
                <w:rFonts w:ascii="Times New Roman" w:hAnsi="Times New Roman" w:hint="eastAsia"/>
                <w:lang w:eastAsia="zh-CN"/>
              </w:rPr>
              <w:t>对</w:t>
            </w:r>
            <w:r w:rsidRPr="00CB1DBB">
              <w:rPr>
                <w:rFonts w:ascii="Times New Roman" w:hAnsi="Times New Roman"/>
                <w:lang w:eastAsia="zh-CN"/>
              </w:rPr>
              <w:t>指定用户点击「移除」，</w:t>
            </w:r>
            <w:r w:rsidRPr="00CB1DBB">
              <w:rPr>
                <w:rFonts w:ascii="Times New Roman" w:hAnsi="Times New Roman" w:hint="eastAsia"/>
                <w:lang w:eastAsia="zh-CN"/>
              </w:rPr>
              <w:t>点击</w:t>
            </w:r>
            <w:r w:rsidRPr="00CB1DBB">
              <w:rPr>
                <w:rFonts w:ascii="Times New Roman" w:hAnsi="Times New Roman"/>
                <w:lang w:eastAsia="zh-CN"/>
              </w:rPr>
              <w:t>「确认」。</w:t>
            </w:r>
          </w:p>
          <w:p w14:paraId="3A75F930" w14:textId="77777777" w:rsidR="00A43571"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hint="eastAsia"/>
                <w:lang w:eastAsia="zh-CN"/>
              </w:rPr>
              <w:t>显示</w:t>
            </w:r>
            <w:r w:rsidRPr="00CB1DBB">
              <w:rPr>
                <w:rFonts w:ascii="Times New Roman" w:hAnsi="Times New Roman"/>
                <w:lang w:eastAsia="zh-CN"/>
              </w:rPr>
              <w:t>移除成功，</w:t>
            </w:r>
            <w:r w:rsidRPr="00CB1DBB">
              <w:rPr>
                <w:rFonts w:ascii="Times New Roman" w:hAnsi="Times New Roman" w:hint="eastAsia"/>
                <w:lang w:eastAsia="zh-CN"/>
              </w:rPr>
              <w:t>保存</w:t>
            </w:r>
            <w:r w:rsidRPr="00CB1DBB">
              <w:rPr>
                <w:rFonts w:ascii="Times New Roman" w:hAnsi="Times New Roman"/>
                <w:lang w:eastAsia="zh-CN"/>
              </w:rPr>
              <w:t>信息</w:t>
            </w:r>
            <w:r w:rsidR="00111182" w:rsidRPr="00CB1DBB">
              <w:rPr>
                <w:rFonts w:ascii="Times New Roman" w:hAnsi="Times New Roman"/>
                <w:lang w:eastAsia="zh-CN"/>
              </w:rPr>
              <w:t>。</w:t>
            </w:r>
          </w:p>
        </w:tc>
      </w:tr>
      <w:tr w:rsidR="003B1155" w:rsidRPr="00CB1DBB" w14:paraId="6D0B4522" w14:textId="77777777" w:rsidTr="00587250">
        <w:trPr>
          <w:trHeight w:val="524"/>
        </w:trPr>
        <w:tc>
          <w:tcPr>
            <w:tcW w:w="1440" w:type="dxa"/>
          </w:tcPr>
          <w:p w14:paraId="2ED093FD"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2CA116D" w14:textId="77777777" w:rsidR="003B1155" w:rsidRPr="00CB1DBB" w:rsidRDefault="005C43D7" w:rsidP="00EF1675">
            <w:pPr>
              <w:pStyle w:val="a8"/>
              <w:numPr>
                <w:ilvl w:val="0"/>
                <w:numId w:val="25"/>
              </w:numPr>
              <w:ind w:firstLineChars="0"/>
              <w:rPr>
                <w:rFonts w:ascii="Times New Roman" w:hAnsi="Times New Roman"/>
                <w:lang w:eastAsia="zh-CN"/>
              </w:rPr>
            </w:pPr>
            <w:r w:rsidRPr="00CB1DBB">
              <w:rPr>
                <w:rFonts w:ascii="Times New Roman" w:hAnsi="Times New Roman"/>
                <w:lang w:eastAsia="zh-CN"/>
              </w:rPr>
              <w:t>移除成功后，</w:t>
            </w:r>
            <w:r w:rsidR="0075591B" w:rsidRPr="00CB1DBB">
              <w:rPr>
                <w:rFonts w:ascii="Times New Roman" w:hAnsi="Times New Roman"/>
                <w:lang w:eastAsia="zh-CN"/>
              </w:rPr>
              <w:t>该用户失去了该角色</w:t>
            </w:r>
            <w:r w:rsidR="00CC00FD" w:rsidRPr="00CB1DBB">
              <w:rPr>
                <w:rFonts w:ascii="Times New Roman" w:hAnsi="Times New Roman"/>
                <w:lang w:eastAsia="zh-CN"/>
              </w:rPr>
              <w:t>，</w:t>
            </w:r>
            <w:r w:rsidR="00CC00FD" w:rsidRPr="00CB1DBB">
              <w:rPr>
                <w:rFonts w:ascii="Times New Roman" w:hAnsi="Times New Roman" w:hint="eastAsia"/>
                <w:lang w:eastAsia="zh-CN"/>
              </w:rPr>
              <w:t>没有</w:t>
            </w:r>
            <w:r w:rsidR="00CC00FD" w:rsidRPr="00CB1DBB">
              <w:rPr>
                <w:rFonts w:ascii="Times New Roman" w:hAnsi="Times New Roman"/>
                <w:lang w:eastAsia="zh-CN"/>
              </w:rPr>
              <w:t>了</w:t>
            </w:r>
            <w:r w:rsidR="00CC00FD" w:rsidRPr="00CB1DBB">
              <w:rPr>
                <w:rFonts w:ascii="Times New Roman" w:hAnsi="Times New Roman" w:hint="eastAsia"/>
                <w:lang w:eastAsia="zh-CN"/>
              </w:rPr>
              <w:t>角色</w:t>
            </w:r>
            <w:r w:rsidR="00CC00FD" w:rsidRPr="00CB1DBB">
              <w:rPr>
                <w:rFonts w:ascii="Times New Roman" w:hAnsi="Times New Roman"/>
                <w:lang w:eastAsia="zh-CN"/>
              </w:rPr>
              <w:t>对应的权限。</w:t>
            </w:r>
          </w:p>
        </w:tc>
      </w:tr>
    </w:tbl>
    <w:p w14:paraId="64680E94" w14:textId="77777777" w:rsidR="003B1155" w:rsidRPr="00CB1DBB" w:rsidRDefault="003B1155" w:rsidP="00211D38">
      <w:pPr>
        <w:ind w:firstLineChars="0" w:firstLine="480"/>
        <w:rPr>
          <w:rFonts w:ascii="Times New Roman" w:hAnsi="Times New Roman"/>
          <w:lang w:eastAsia="zh-CN"/>
        </w:rPr>
      </w:pPr>
    </w:p>
    <w:p w14:paraId="07042CE5" w14:textId="77777777" w:rsidR="00320BBD" w:rsidRPr="00CB1DBB" w:rsidRDefault="00320BBD" w:rsidP="00EF1675">
      <w:pPr>
        <w:pStyle w:val="a8"/>
        <w:numPr>
          <w:ilvl w:val="0"/>
          <w:numId w:val="13"/>
        </w:numPr>
        <w:ind w:firstLineChars="0"/>
        <w:rPr>
          <w:rFonts w:ascii="Times New Roman" w:hAnsi="Times New Roman"/>
          <w:lang w:eastAsia="zh-CN"/>
        </w:rPr>
      </w:pPr>
      <w:r w:rsidRPr="00CB1DBB">
        <w:rPr>
          <w:rFonts w:ascii="Times New Roman" w:hAnsi="Times New Roman"/>
          <w:lang w:eastAsia="zh-CN"/>
        </w:rPr>
        <w:t>分配用户</w:t>
      </w:r>
    </w:p>
    <w:p w14:paraId="463AFA99" w14:textId="77777777" w:rsidR="00164BD7" w:rsidRPr="00CB1DBB" w:rsidRDefault="00164BD7" w:rsidP="00164BD7">
      <w:pPr>
        <w:ind w:firstLineChars="0" w:firstLine="480"/>
        <w:rPr>
          <w:rFonts w:ascii="Times New Roman" w:hAnsi="Times New Roman"/>
          <w:lang w:eastAsia="zh-CN"/>
        </w:rPr>
      </w:pPr>
      <w:r w:rsidRPr="00CB1DBB">
        <w:rPr>
          <w:rFonts w:ascii="Times New Roman" w:hAnsi="Times New Roman" w:hint="eastAsia"/>
          <w:lang w:eastAsia="zh-CN"/>
        </w:rPr>
        <w:t>管理员</w:t>
      </w:r>
      <w:r w:rsidR="009764AA" w:rsidRPr="00CB1DBB">
        <w:rPr>
          <w:rFonts w:ascii="Times New Roman" w:hAnsi="Times New Roman"/>
          <w:lang w:eastAsia="zh-CN"/>
        </w:rPr>
        <w:t>登录系统，</w:t>
      </w:r>
      <w:r w:rsidRPr="00CB1DBB">
        <w:rPr>
          <w:rFonts w:ascii="Times New Roman" w:hAnsi="Times New Roman" w:hint="eastAsia"/>
          <w:lang w:eastAsia="zh-CN"/>
        </w:rPr>
        <w:t>在</w:t>
      </w:r>
      <w:r w:rsidRPr="00CB1DBB">
        <w:rPr>
          <w:rFonts w:ascii="Times New Roman" w:hAnsi="Times New Roman"/>
          <w:lang w:eastAsia="zh-CN"/>
        </w:rPr>
        <w:t>「</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r w:rsidRPr="00CB1DBB">
        <w:rPr>
          <w:rFonts w:ascii="Times New Roman" w:hAnsi="Times New Roman" w:hint="eastAsia"/>
          <w:lang w:eastAsia="zh-CN"/>
        </w:rPr>
        <w:t>在弹出</w:t>
      </w:r>
      <w:r w:rsidRPr="00CB1DBB">
        <w:rPr>
          <w:rFonts w:ascii="Times New Roman" w:hAnsi="Times New Roman"/>
          <w:lang w:eastAsia="zh-CN"/>
        </w:rPr>
        <w:t>的页面上</w:t>
      </w:r>
      <w:r w:rsidRPr="00CB1DBB">
        <w:rPr>
          <w:rFonts w:ascii="Times New Roman" w:hAnsi="Times New Roman" w:hint="eastAsia"/>
          <w:lang w:eastAsia="zh-CN"/>
        </w:rPr>
        <w:t>显示</w:t>
      </w:r>
      <w:r w:rsidRPr="00CB1DBB">
        <w:rPr>
          <w:rFonts w:ascii="Times New Roman" w:hAnsi="Times New Roman"/>
          <w:lang w:eastAsia="zh-CN"/>
        </w:rPr>
        <w:t>已经分配的</w:t>
      </w:r>
      <w:r w:rsidRPr="00CB1DBB">
        <w:rPr>
          <w:rFonts w:ascii="Times New Roman" w:hAnsi="Times New Roman" w:hint="eastAsia"/>
          <w:lang w:eastAsia="zh-CN"/>
        </w:rPr>
        <w:t>角色</w:t>
      </w:r>
      <w:r w:rsidRPr="00CB1DBB">
        <w:rPr>
          <w:rFonts w:ascii="Times New Roman" w:hAnsi="Times New Roman"/>
          <w:lang w:eastAsia="zh-CN"/>
        </w:rPr>
        <w:t>用户列表信息，</w:t>
      </w:r>
      <w:r w:rsidRPr="00CB1DBB">
        <w:rPr>
          <w:rFonts w:ascii="Times New Roman" w:hAnsi="Times New Roman" w:hint="eastAsia"/>
          <w:lang w:eastAsia="zh-CN"/>
        </w:rPr>
        <w:t>通过点击</w:t>
      </w:r>
      <w:r w:rsidRPr="00CB1DBB">
        <w:rPr>
          <w:rFonts w:ascii="Times New Roman" w:hAnsi="Times New Roman"/>
          <w:lang w:eastAsia="zh-CN"/>
        </w:rPr>
        <w:t>「添加人员」按钮</w:t>
      </w:r>
      <w:r w:rsidRPr="00CB1DBB">
        <w:rPr>
          <w:rFonts w:ascii="Times New Roman" w:hAnsi="Times New Roman" w:hint="eastAsia"/>
          <w:lang w:eastAsia="zh-CN"/>
        </w:rPr>
        <w:t>可以</w:t>
      </w:r>
      <w:r w:rsidRPr="00CB1DBB">
        <w:rPr>
          <w:rFonts w:ascii="Times New Roman" w:hAnsi="Times New Roman"/>
          <w:lang w:eastAsia="zh-CN"/>
        </w:rPr>
        <w:t>再添加</w:t>
      </w:r>
      <w:r w:rsidRPr="00CB1DBB">
        <w:rPr>
          <w:rFonts w:ascii="Times New Roman" w:hAnsi="Times New Roman" w:hint="eastAsia"/>
          <w:lang w:eastAsia="zh-CN"/>
        </w:rPr>
        <w:t>新</w:t>
      </w:r>
      <w:r w:rsidRPr="00CB1DBB">
        <w:rPr>
          <w:rFonts w:ascii="Times New Roman" w:hAnsi="Times New Roman"/>
          <w:lang w:eastAsia="zh-CN"/>
        </w:rPr>
        <w:t>的</w:t>
      </w:r>
      <w:r w:rsidRPr="00CB1DBB">
        <w:rPr>
          <w:rFonts w:ascii="Times New Roman" w:hAnsi="Times New Roman" w:hint="eastAsia"/>
          <w:lang w:eastAsia="zh-CN"/>
        </w:rPr>
        <w:t>用户</w:t>
      </w:r>
    </w:p>
    <w:p w14:paraId="5FAC9C44" w14:textId="77777777" w:rsidR="008C584C" w:rsidRPr="00CB1DBB" w:rsidRDefault="008E10FD" w:rsidP="008C584C">
      <w:pPr>
        <w:pStyle w:val="ab"/>
        <w:ind w:firstLine="400"/>
        <w:jc w:val="center"/>
        <w:rPr>
          <w:rFonts w:ascii="Times New Roman" w:hAnsi="Times New Roman"/>
          <w:lang w:eastAsia="zh-CN"/>
        </w:rPr>
      </w:pPr>
      <w:r>
        <w:rPr>
          <w:rFonts w:ascii="Times New Roman" w:hAnsi="Times New Roman"/>
        </w:rPr>
        <w:t>表</w:t>
      </w:r>
      <w:r w:rsidR="008C584C" w:rsidRPr="00CB1DBB">
        <w:rPr>
          <w:rFonts w:ascii="Times New Roman" w:hAnsi="Times New Roman" w:hint="eastAsia"/>
        </w:rPr>
        <w:t xml:space="preserve"> </w:t>
      </w:r>
      <w:r w:rsidR="008C584C" w:rsidRPr="00CB1DBB">
        <w:rPr>
          <w:rFonts w:ascii="Times New Roman" w:hAnsi="Times New Roman"/>
          <w:lang w:eastAsia="zh-CN"/>
        </w:rPr>
        <w:t>5-4</w:t>
      </w:r>
      <w:r w:rsidR="009764AA" w:rsidRPr="00CB1DBB">
        <w:rPr>
          <w:rFonts w:ascii="Times New Roman" w:hAnsi="Times New Roman" w:hint="eastAsia"/>
          <w:lang w:eastAsia="zh-CN"/>
        </w:rPr>
        <w:t>分配</w:t>
      </w:r>
      <w:r w:rsidR="008C584C" w:rsidRPr="00CB1DBB">
        <w:rPr>
          <w:rFonts w:ascii="Times New Roman" w:hAnsi="Times New Roman"/>
          <w:lang w:eastAsia="zh-CN"/>
        </w:rPr>
        <w:t>用户</w:t>
      </w:r>
      <w:r w:rsidR="008C584C" w:rsidRPr="00CB1DBB">
        <w:rPr>
          <w:rFonts w:ascii="Times New Roman" w:hAnsi="Times New Roman"/>
          <w:lang w:eastAsia="zh-CN"/>
        </w:rPr>
        <w:t xml:space="preserve"> </w:t>
      </w:r>
      <w:r w:rsidR="008C584C"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8C584C" w:rsidRPr="00CB1DBB" w14:paraId="0DC0827E" w14:textId="77777777" w:rsidTr="00A95CCE">
        <w:trPr>
          <w:trHeight w:val="346"/>
        </w:trPr>
        <w:tc>
          <w:tcPr>
            <w:tcW w:w="1440" w:type="dxa"/>
            <w:shd w:val="clear" w:color="auto" w:fill="D9D9D9"/>
          </w:tcPr>
          <w:p w14:paraId="7BF3D0FD" w14:textId="77777777" w:rsidR="008C584C" w:rsidRPr="00CB1DBB" w:rsidRDefault="008C584C"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3A57684" w14:textId="77777777" w:rsidR="008C584C" w:rsidRPr="00CB1DBB" w:rsidRDefault="008C584C"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764AA" w:rsidRPr="00CB1DBB" w14:paraId="4DD299DD" w14:textId="77777777" w:rsidTr="00587250">
        <w:trPr>
          <w:trHeight w:val="421"/>
        </w:trPr>
        <w:tc>
          <w:tcPr>
            <w:tcW w:w="1440" w:type="dxa"/>
          </w:tcPr>
          <w:p w14:paraId="2D5ADBC3"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1ADA654" w14:textId="77777777" w:rsidR="009764AA" w:rsidRPr="00CB1DBB" w:rsidRDefault="003D7B19" w:rsidP="00587250">
            <w:pPr>
              <w:ind w:firstLine="480"/>
              <w:rPr>
                <w:rFonts w:ascii="Times New Roman" w:hAnsi="Times New Roman"/>
                <w:lang w:eastAsia="zh-CN"/>
              </w:rPr>
            </w:pPr>
            <w:r w:rsidRPr="00CB1DBB">
              <w:rPr>
                <w:rFonts w:ascii="Times New Roman" w:hAnsi="Times New Roman"/>
                <w:lang w:eastAsia="zh-CN"/>
              </w:rPr>
              <w:t>Sys04</w:t>
            </w:r>
          </w:p>
        </w:tc>
      </w:tr>
      <w:tr w:rsidR="009764AA" w:rsidRPr="00CB1DBB" w14:paraId="62D678A1" w14:textId="77777777" w:rsidTr="00587250">
        <w:trPr>
          <w:trHeight w:val="487"/>
        </w:trPr>
        <w:tc>
          <w:tcPr>
            <w:tcW w:w="1440" w:type="dxa"/>
          </w:tcPr>
          <w:p w14:paraId="236599B7"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0BC6C093" w14:textId="77777777" w:rsidR="009764AA" w:rsidRPr="00CB1DBB" w:rsidRDefault="00FE60D0" w:rsidP="00FE60D0">
            <w:pPr>
              <w:ind w:firstLine="480"/>
              <w:rPr>
                <w:rFonts w:ascii="Times New Roman" w:hAnsi="Times New Roman"/>
                <w:lang w:eastAsia="zh-CN"/>
              </w:rPr>
            </w:pPr>
            <w:r w:rsidRPr="00CB1DBB">
              <w:rPr>
                <w:rFonts w:ascii="Times New Roman" w:hAnsi="Times New Roman" w:hint="eastAsia"/>
                <w:lang w:eastAsia="zh-CN"/>
              </w:rPr>
              <w:t>分配</w:t>
            </w:r>
            <w:r w:rsidRPr="00CB1DBB">
              <w:rPr>
                <w:rFonts w:ascii="Times New Roman" w:hAnsi="Times New Roman"/>
                <w:lang w:eastAsia="zh-CN"/>
              </w:rPr>
              <w:t>用户</w:t>
            </w:r>
          </w:p>
        </w:tc>
      </w:tr>
      <w:tr w:rsidR="009764AA" w:rsidRPr="00CB1DBB" w14:paraId="44DF03E9" w14:textId="77777777" w:rsidTr="00FE60D0">
        <w:trPr>
          <w:trHeight w:val="570"/>
        </w:trPr>
        <w:tc>
          <w:tcPr>
            <w:tcW w:w="1440" w:type="dxa"/>
          </w:tcPr>
          <w:p w14:paraId="58DE9F4A"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6F91BBD0" w14:textId="77777777" w:rsidR="009764AA" w:rsidRPr="00CB1DBB" w:rsidRDefault="00FE60D0" w:rsidP="00FE60D0">
            <w:pPr>
              <w:ind w:firstLine="480"/>
              <w:rPr>
                <w:rFonts w:ascii="Times New Roman" w:hAnsi="Times New Roman"/>
                <w:lang w:eastAsia="zh-CN"/>
              </w:rPr>
            </w:pPr>
            <w:r w:rsidRPr="00CB1DBB">
              <w:rPr>
                <w:rFonts w:ascii="Times New Roman" w:hAnsi="Times New Roman"/>
                <w:lang w:eastAsia="zh-CN"/>
              </w:rPr>
              <w:t>管理员</w:t>
            </w:r>
          </w:p>
        </w:tc>
      </w:tr>
      <w:tr w:rsidR="009764AA" w:rsidRPr="00CB1DBB" w14:paraId="299F275E" w14:textId="77777777" w:rsidTr="00587250">
        <w:trPr>
          <w:trHeight w:val="533"/>
        </w:trPr>
        <w:tc>
          <w:tcPr>
            <w:tcW w:w="1440" w:type="dxa"/>
          </w:tcPr>
          <w:p w14:paraId="3AA5EA78"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0A20DBDB" w14:textId="77777777" w:rsidR="009764AA" w:rsidRPr="00CB1DBB" w:rsidRDefault="00FE60D0" w:rsidP="00FE60D0">
            <w:pPr>
              <w:ind w:firstLine="480"/>
              <w:rPr>
                <w:rFonts w:ascii="Times New Roman" w:hAnsi="Times New Roman"/>
                <w:lang w:eastAsia="zh-CN"/>
              </w:rPr>
            </w:pPr>
            <w:r w:rsidRPr="00CB1DBB">
              <w:rPr>
                <w:rFonts w:ascii="Times New Roman" w:hAnsi="Times New Roman"/>
                <w:lang w:eastAsia="zh-CN"/>
              </w:rPr>
              <w:t>管理员被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9764AA" w:rsidRPr="00CB1DBB" w14:paraId="30437C17" w14:textId="77777777" w:rsidTr="00587250">
        <w:trPr>
          <w:trHeight w:val="533"/>
        </w:trPr>
        <w:tc>
          <w:tcPr>
            <w:tcW w:w="1440" w:type="dxa"/>
          </w:tcPr>
          <w:p w14:paraId="59B60D93"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3833A4BB" w14:textId="77777777" w:rsidR="009764AA" w:rsidRPr="00CB1DBB" w:rsidRDefault="00FE60D0" w:rsidP="00403AC4">
            <w:pPr>
              <w:ind w:firstLineChars="0"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在</w:t>
            </w:r>
            <w:r w:rsidRPr="00CB1DBB">
              <w:rPr>
                <w:rFonts w:ascii="Times New Roman" w:hAnsi="Times New Roman"/>
                <w:lang w:eastAsia="zh-CN"/>
              </w:rPr>
              <w:t>角色中</w:t>
            </w:r>
            <w:r w:rsidRPr="00CB1DBB">
              <w:rPr>
                <w:rFonts w:ascii="Times New Roman" w:hAnsi="Times New Roman" w:hint="eastAsia"/>
                <w:lang w:eastAsia="zh-CN"/>
              </w:rPr>
              <w:t>关联</w:t>
            </w:r>
            <w:r w:rsidRPr="00CB1DBB">
              <w:rPr>
                <w:rFonts w:ascii="Times New Roman" w:hAnsi="Times New Roman"/>
                <w:lang w:eastAsia="zh-CN"/>
              </w:rPr>
              <w:t>该用户</w:t>
            </w:r>
          </w:p>
        </w:tc>
      </w:tr>
      <w:tr w:rsidR="009764AA" w:rsidRPr="00CB1DBB" w14:paraId="7C5787CC" w14:textId="77777777" w:rsidTr="00587250">
        <w:trPr>
          <w:trHeight w:val="524"/>
        </w:trPr>
        <w:tc>
          <w:tcPr>
            <w:tcW w:w="1440" w:type="dxa"/>
          </w:tcPr>
          <w:p w14:paraId="27FC5640"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6858B34" w14:textId="77777777" w:rsidR="00FE60D0" w:rsidRPr="00CB1DBB" w:rsidRDefault="00FE60D0" w:rsidP="00FE60D0">
            <w:pPr>
              <w:pStyle w:val="a8"/>
              <w:numPr>
                <w:ilvl w:val="0"/>
                <w:numId w:val="26"/>
              </w:numPr>
              <w:ind w:firstLineChars="0"/>
              <w:rPr>
                <w:rFonts w:ascii="Times New Roman" w:hAnsi="Times New Roman"/>
                <w:lang w:eastAsia="zh-CN"/>
              </w:rPr>
            </w:pPr>
            <w:r w:rsidRPr="00CB1DBB">
              <w:rPr>
                <w:rFonts w:ascii="Times New Roman" w:hAnsi="Times New Roman"/>
                <w:lang w:eastAsia="zh-CN"/>
              </w:rPr>
              <w:t>进入「</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p>
          <w:p w14:paraId="1C39F4FA" w14:textId="77777777" w:rsidR="00FE60D0" w:rsidRPr="00CB1DBB" w:rsidRDefault="00F32C27"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来到</w:t>
            </w:r>
            <w:r w:rsidR="00FE60D0" w:rsidRPr="00CB1DBB">
              <w:rPr>
                <w:rFonts w:ascii="Times New Roman" w:hAnsi="Times New Roman"/>
                <w:lang w:eastAsia="zh-CN"/>
              </w:rPr>
              <w:t xml:space="preserve"> </w:t>
            </w:r>
            <w:r w:rsidR="00FE60D0" w:rsidRPr="00CB1DBB">
              <w:rPr>
                <w:rFonts w:ascii="Times New Roman" w:hAnsi="Times New Roman"/>
                <w:lang w:eastAsia="zh-CN"/>
              </w:rPr>
              <w:t>「</w:t>
            </w:r>
            <w:r w:rsidR="00FE60D0" w:rsidRPr="00CB1DBB">
              <w:rPr>
                <w:rFonts w:ascii="Times New Roman" w:hAnsi="Times New Roman" w:hint="eastAsia"/>
                <w:lang w:eastAsia="zh-CN"/>
              </w:rPr>
              <w:t>分配用户</w:t>
            </w:r>
            <w:r w:rsidR="00FE60D0" w:rsidRPr="00CB1DBB">
              <w:rPr>
                <w:rFonts w:ascii="Times New Roman" w:hAnsi="Times New Roman"/>
                <w:lang w:eastAsia="zh-CN"/>
              </w:rPr>
              <w:t>」页面，</w:t>
            </w:r>
            <w:r w:rsidRPr="00CB1DBB">
              <w:rPr>
                <w:rFonts w:ascii="Times New Roman" w:hAnsi="Times New Roman" w:hint="eastAsia"/>
                <w:lang w:eastAsia="zh-CN"/>
              </w:rPr>
              <w:t>通过</w:t>
            </w:r>
            <w:r w:rsidRPr="00CB1DBB">
              <w:rPr>
                <w:rFonts w:ascii="Times New Roman" w:hAnsi="Times New Roman"/>
                <w:lang w:eastAsia="zh-CN"/>
              </w:rPr>
              <w:t>点击「添加</w:t>
            </w:r>
            <w:r w:rsidRPr="00CB1DBB">
              <w:rPr>
                <w:rFonts w:ascii="Times New Roman" w:hAnsi="Times New Roman" w:hint="eastAsia"/>
                <w:lang w:eastAsia="zh-CN"/>
              </w:rPr>
              <w:t>人</w:t>
            </w:r>
            <w:r w:rsidR="00FE60D0" w:rsidRPr="00CB1DBB">
              <w:rPr>
                <w:rFonts w:ascii="Times New Roman" w:hAnsi="Times New Roman"/>
                <w:lang w:eastAsia="zh-CN"/>
              </w:rPr>
              <w:t>员」</w:t>
            </w:r>
          </w:p>
          <w:p w14:paraId="7677DF4D" w14:textId="77777777" w:rsidR="00FE60D0" w:rsidRPr="00CB1DBB" w:rsidRDefault="00852F10"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来到</w:t>
            </w:r>
            <w:r w:rsidR="00FE60D0" w:rsidRPr="00CB1DBB">
              <w:rPr>
                <w:rFonts w:ascii="Times New Roman" w:hAnsi="Times New Roman"/>
                <w:lang w:eastAsia="zh-CN"/>
              </w:rPr>
              <w:t>「选择用户」页面，</w:t>
            </w:r>
            <w:r w:rsidR="00FE60D0" w:rsidRPr="00CB1DBB">
              <w:rPr>
                <w:rFonts w:ascii="Times New Roman" w:hAnsi="Times New Roman" w:hint="eastAsia"/>
                <w:lang w:eastAsia="zh-CN"/>
              </w:rPr>
              <w:t>在待选</w:t>
            </w:r>
            <w:r w:rsidR="00FE60D0" w:rsidRPr="00CB1DBB">
              <w:rPr>
                <w:rFonts w:ascii="Times New Roman" w:hAnsi="Times New Roman"/>
                <w:lang w:eastAsia="zh-CN"/>
              </w:rPr>
              <w:t>人员列表中选择要添加的人员到已选</w:t>
            </w:r>
            <w:r w:rsidR="00FE60D0" w:rsidRPr="00CB1DBB">
              <w:rPr>
                <w:rFonts w:ascii="Times New Roman" w:hAnsi="Times New Roman" w:hint="eastAsia"/>
                <w:lang w:eastAsia="zh-CN"/>
              </w:rPr>
              <w:t>人员</w:t>
            </w:r>
            <w:r w:rsidR="00FE60D0" w:rsidRPr="00CB1DBB">
              <w:rPr>
                <w:rFonts w:ascii="Times New Roman" w:hAnsi="Times New Roman"/>
                <w:lang w:eastAsia="zh-CN"/>
              </w:rPr>
              <w:t>列表，点击「确定」。</w:t>
            </w:r>
          </w:p>
          <w:p w14:paraId="6FBE8DEC" w14:textId="77777777" w:rsidR="009764AA" w:rsidRPr="00CB1DBB" w:rsidRDefault="00FE60D0"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「分配用户」页面上，</w:t>
            </w:r>
            <w:r w:rsidRPr="00CB1DBB">
              <w:rPr>
                <w:rFonts w:ascii="Times New Roman" w:hAnsi="Times New Roman" w:hint="eastAsia"/>
                <w:lang w:eastAsia="zh-CN"/>
              </w:rPr>
              <w:t>可看到添加</w:t>
            </w:r>
            <w:r w:rsidRPr="00CB1DBB">
              <w:rPr>
                <w:rFonts w:ascii="Times New Roman" w:hAnsi="Times New Roman"/>
                <w:lang w:eastAsia="zh-CN"/>
              </w:rPr>
              <w:t>用户的信息。</w:t>
            </w:r>
          </w:p>
        </w:tc>
      </w:tr>
      <w:tr w:rsidR="009764AA" w:rsidRPr="00CB1DBB" w14:paraId="2DB0AF17" w14:textId="77777777" w:rsidTr="00587250">
        <w:trPr>
          <w:trHeight w:val="524"/>
        </w:trPr>
        <w:tc>
          <w:tcPr>
            <w:tcW w:w="1440" w:type="dxa"/>
          </w:tcPr>
          <w:p w14:paraId="4501A10F"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6A8C9157" w14:textId="77777777" w:rsidR="009764AA" w:rsidRPr="00CB1DBB" w:rsidRDefault="00D84A20" w:rsidP="00D84A20">
            <w:pPr>
              <w:ind w:firstLine="480"/>
              <w:rPr>
                <w:rFonts w:ascii="Times New Roman" w:hAnsi="Times New Roman"/>
                <w:lang w:eastAsia="zh-CN"/>
              </w:rPr>
            </w:pPr>
            <w:r w:rsidRPr="00CB1DBB">
              <w:rPr>
                <w:rFonts w:ascii="Times New Roman" w:hAnsi="Times New Roman" w:hint="eastAsia"/>
                <w:lang w:eastAsia="zh-CN"/>
              </w:rPr>
              <w:t>添加</w:t>
            </w:r>
            <w:r w:rsidR="00FE60D0" w:rsidRPr="00CB1DBB">
              <w:rPr>
                <w:rFonts w:ascii="Times New Roman" w:hAnsi="Times New Roman"/>
                <w:lang w:eastAsia="zh-CN"/>
              </w:rPr>
              <w:t>成功后，该用户</w:t>
            </w:r>
            <w:r w:rsidRPr="00CB1DBB">
              <w:rPr>
                <w:rFonts w:ascii="Times New Roman" w:hAnsi="Times New Roman"/>
                <w:lang w:eastAsia="zh-CN"/>
              </w:rPr>
              <w:t>获得</w:t>
            </w:r>
            <w:r w:rsidR="00FE60D0" w:rsidRPr="00CB1DBB">
              <w:rPr>
                <w:rFonts w:ascii="Times New Roman" w:hAnsi="Times New Roman"/>
                <w:lang w:eastAsia="zh-CN"/>
              </w:rPr>
              <w:t>该角色，</w:t>
            </w:r>
            <w:r w:rsidR="009A1386" w:rsidRPr="00CB1DBB">
              <w:rPr>
                <w:rFonts w:ascii="Times New Roman" w:hAnsi="Times New Roman" w:hint="eastAsia"/>
                <w:lang w:eastAsia="zh-CN"/>
              </w:rPr>
              <w:t>拥有</w:t>
            </w:r>
            <w:r w:rsidR="00232027" w:rsidRPr="00CB1DBB">
              <w:rPr>
                <w:rFonts w:ascii="Times New Roman" w:hAnsi="Times New Roman"/>
                <w:lang w:eastAsia="zh-CN"/>
              </w:rPr>
              <w:t>了</w:t>
            </w:r>
            <w:r w:rsidR="00FE60D0" w:rsidRPr="00CB1DBB">
              <w:rPr>
                <w:rFonts w:ascii="Times New Roman" w:hAnsi="Times New Roman" w:hint="eastAsia"/>
                <w:lang w:eastAsia="zh-CN"/>
              </w:rPr>
              <w:t>角色</w:t>
            </w:r>
            <w:r w:rsidR="00FE60D0" w:rsidRPr="00CB1DBB">
              <w:rPr>
                <w:rFonts w:ascii="Times New Roman" w:hAnsi="Times New Roman"/>
                <w:lang w:eastAsia="zh-CN"/>
              </w:rPr>
              <w:t>对应的权限。</w:t>
            </w:r>
          </w:p>
        </w:tc>
      </w:tr>
    </w:tbl>
    <w:p w14:paraId="6E39E230" w14:textId="77777777" w:rsidR="008C584C" w:rsidRPr="00CB1DBB" w:rsidRDefault="008C584C" w:rsidP="008C584C">
      <w:pPr>
        <w:ind w:firstLineChars="0" w:firstLine="480"/>
        <w:rPr>
          <w:rFonts w:ascii="Times New Roman" w:hAnsi="Times New Roman"/>
          <w:lang w:eastAsia="zh-CN"/>
        </w:rPr>
      </w:pPr>
    </w:p>
    <w:p w14:paraId="3DA74DAA" w14:textId="77777777" w:rsidR="008634FC" w:rsidRPr="00CB1DBB" w:rsidRDefault="008634FC" w:rsidP="008634FC">
      <w:pPr>
        <w:pStyle w:val="a8"/>
        <w:ind w:left="960" w:firstLineChars="0" w:firstLine="0"/>
        <w:rPr>
          <w:rFonts w:ascii="Times New Roman" w:hAnsi="Times New Roman"/>
          <w:lang w:eastAsia="zh-CN"/>
        </w:rPr>
      </w:pPr>
    </w:p>
    <w:p w14:paraId="565B40E8" w14:textId="77777777" w:rsidR="00752AE9" w:rsidRPr="00CB1DBB" w:rsidRDefault="00752AE9" w:rsidP="00CB1DBB">
      <w:pPr>
        <w:pStyle w:val="3"/>
        <w:numPr>
          <w:ilvl w:val="2"/>
          <w:numId w:val="74"/>
        </w:numPr>
        <w:ind w:firstLineChars="0"/>
        <w:rPr>
          <w:rFonts w:ascii="Times New Roman" w:hAnsi="Times New Roman"/>
        </w:rPr>
      </w:pPr>
      <w:bookmarkStart w:id="235" w:name="_Toc451434978"/>
      <w:bookmarkStart w:id="236" w:name="_Toc451435812"/>
      <w:bookmarkStart w:id="237" w:name="_Toc451455861"/>
      <w:bookmarkStart w:id="238" w:name="_Toc451456833"/>
      <w:bookmarkStart w:id="239" w:name="_Toc451457069"/>
      <w:bookmarkStart w:id="240" w:name="_Toc451457535"/>
      <w:bookmarkStart w:id="241" w:name="_Toc451702748"/>
      <w:r w:rsidRPr="00CB1DBB">
        <w:rPr>
          <w:rFonts w:ascii="Times New Roman" w:hAnsi="Times New Roman"/>
        </w:rPr>
        <w:t>字典管理</w:t>
      </w:r>
      <w:bookmarkEnd w:id="235"/>
      <w:bookmarkEnd w:id="236"/>
      <w:bookmarkEnd w:id="237"/>
      <w:bookmarkEnd w:id="238"/>
      <w:bookmarkEnd w:id="239"/>
      <w:bookmarkEnd w:id="240"/>
      <w:bookmarkEnd w:id="241"/>
    </w:p>
    <w:p w14:paraId="05D5EF6F" w14:textId="77777777" w:rsidR="00504E2D" w:rsidRPr="00CB1DBB" w:rsidRDefault="00752AE9" w:rsidP="00F2018C">
      <w:pPr>
        <w:ind w:firstLine="480"/>
        <w:rPr>
          <w:rFonts w:ascii="Times New Roman" w:hAnsi="Times New Roman"/>
          <w:lang w:eastAsia="zh-CN"/>
        </w:rPr>
      </w:pPr>
      <w:r w:rsidRPr="00CB1DBB">
        <w:rPr>
          <w:rFonts w:ascii="Times New Roman" w:hAnsi="Times New Roman" w:hint="eastAsia"/>
          <w:lang w:eastAsia="zh-CN"/>
        </w:rPr>
        <w:t>本系统</w:t>
      </w:r>
      <w:r w:rsidRPr="00CB1DBB">
        <w:rPr>
          <w:rFonts w:ascii="Times New Roman" w:hAnsi="Times New Roman"/>
          <w:lang w:eastAsia="zh-CN"/>
        </w:rPr>
        <w:t>使用字典管理。</w:t>
      </w:r>
      <w:r w:rsidR="002752EA" w:rsidRPr="00CB1DBB">
        <w:rPr>
          <w:rFonts w:ascii="Times New Roman" w:hAnsi="Times New Roman" w:hint="eastAsia"/>
          <w:lang w:eastAsia="zh-CN"/>
        </w:rPr>
        <w:t>可以方便</w:t>
      </w:r>
      <w:r w:rsidR="002752EA" w:rsidRPr="00CB1DBB">
        <w:rPr>
          <w:rFonts w:ascii="Times New Roman" w:hAnsi="Times New Roman"/>
          <w:lang w:eastAsia="zh-CN"/>
        </w:rPr>
        <w:t>的管理</w:t>
      </w:r>
      <w:r w:rsidR="002752EA" w:rsidRPr="00CB1DBB">
        <w:rPr>
          <w:rFonts w:ascii="Times New Roman" w:hAnsi="Times New Roman" w:hint="eastAsia"/>
          <w:lang w:eastAsia="zh-CN"/>
        </w:rPr>
        <w:t>数据库中表中</w:t>
      </w:r>
      <w:r w:rsidR="002752EA" w:rsidRPr="00CB1DBB">
        <w:rPr>
          <w:rFonts w:ascii="Times New Roman" w:hAnsi="Times New Roman"/>
          <w:lang w:eastAsia="zh-CN"/>
        </w:rPr>
        <w:t>某些</w:t>
      </w:r>
      <w:r w:rsidR="002752EA" w:rsidRPr="00CB1DBB">
        <w:rPr>
          <w:rFonts w:ascii="Times New Roman" w:hAnsi="Times New Roman" w:hint="eastAsia"/>
          <w:lang w:eastAsia="zh-CN"/>
        </w:rPr>
        <w:t>字段</w:t>
      </w:r>
      <w:r w:rsidR="00D444D7" w:rsidRPr="00CB1DBB">
        <w:rPr>
          <w:rFonts w:ascii="Times New Roman" w:hAnsi="Times New Roman"/>
          <w:lang w:eastAsia="zh-CN"/>
        </w:rPr>
        <w:t>的类别，</w:t>
      </w:r>
      <w:r w:rsidR="002752EA" w:rsidRPr="00CB1DBB">
        <w:rPr>
          <w:rFonts w:ascii="Times New Roman" w:hAnsi="Times New Roman" w:hint="eastAsia"/>
          <w:lang w:eastAsia="zh-CN"/>
        </w:rPr>
        <w:t>比如</w:t>
      </w:r>
      <w:r w:rsidR="002752EA" w:rsidRPr="00CB1DBB">
        <w:rPr>
          <w:rFonts w:ascii="Times New Roman" w:hAnsi="Times New Roman"/>
          <w:lang w:eastAsia="zh-CN"/>
        </w:rPr>
        <w:t xml:space="preserve"> </w:t>
      </w:r>
      <w:r w:rsidR="0066016B">
        <w:rPr>
          <w:rFonts w:ascii="Times New Roman" w:hAnsi="Times New Roman"/>
          <w:lang w:eastAsia="zh-CN"/>
        </w:rPr>
        <w:t>Bug</w:t>
      </w:r>
      <w:r w:rsidR="002752EA" w:rsidRPr="00CB1DBB">
        <w:rPr>
          <w:rFonts w:ascii="Times New Roman" w:hAnsi="Times New Roman" w:hint="eastAsia"/>
          <w:lang w:eastAsia="zh-CN"/>
        </w:rPr>
        <w:t>表</w:t>
      </w:r>
      <w:r w:rsidR="002752EA" w:rsidRPr="00CB1DBB">
        <w:rPr>
          <w:rFonts w:ascii="Times New Roman" w:hAnsi="Times New Roman"/>
          <w:lang w:eastAsia="zh-CN"/>
        </w:rPr>
        <w:t>中</w:t>
      </w:r>
      <w:r w:rsidR="002752EA" w:rsidRPr="00CB1DBB">
        <w:rPr>
          <w:rFonts w:ascii="Times New Roman" w:hAnsi="Times New Roman"/>
          <w:lang w:eastAsia="zh-CN"/>
        </w:rPr>
        <w:t xml:space="preserve"> </w:t>
      </w:r>
      <w:r w:rsidR="0066016B">
        <w:rPr>
          <w:rFonts w:ascii="Times New Roman" w:hAnsi="Times New Roman"/>
          <w:lang w:eastAsia="zh-CN"/>
        </w:rPr>
        <w:t>Bug</w:t>
      </w:r>
      <w:r w:rsidR="00F2018C" w:rsidRPr="00CB1DBB">
        <w:rPr>
          <w:rFonts w:ascii="Times New Roman" w:hAnsi="Times New Roman" w:hint="eastAsia"/>
          <w:lang w:eastAsia="zh-CN"/>
        </w:rPr>
        <w:t>状态字段</w:t>
      </w:r>
      <w:r w:rsidR="00F2018C" w:rsidRPr="00CB1DBB">
        <w:rPr>
          <w:rFonts w:ascii="Times New Roman" w:hAnsi="Times New Roman"/>
          <w:lang w:eastAsia="zh-CN"/>
        </w:rPr>
        <w:t>、</w:t>
      </w:r>
      <w:r w:rsidR="0066016B">
        <w:rPr>
          <w:rFonts w:ascii="Times New Roman" w:hAnsi="Times New Roman"/>
          <w:lang w:eastAsia="zh-CN"/>
        </w:rPr>
        <w:t>Bug</w:t>
      </w:r>
      <w:r w:rsidR="00F2018C" w:rsidRPr="00CB1DBB">
        <w:rPr>
          <w:rFonts w:ascii="Times New Roman" w:hAnsi="Times New Roman"/>
          <w:lang w:eastAsia="zh-CN"/>
        </w:rPr>
        <w:t>类别字段、</w:t>
      </w:r>
      <w:r w:rsidR="0066016B">
        <w:rPr>
          <w:rFonts w:ascii="Times New Roman" w:hAnsi="Times New Roman"/>
          <w:lang w:eastAsia="zh-CN"/>
        </w:rPr>
        <w:t>Bug</w:t>
      </w:r>
      <w:r w:rsidR="00F2018C" w:rsidRPr="00CB1DBB">
        <w:rPr>
          <w:rFonts w:ascii="Times New Roman" w:hAnsi="Times New Roman" w:hint="eastAsia"/>
          <w:lang w:eastAsia="zh-CN"/>
        </w:rPr>
        <w:t>优先</w:t>
      </w:r>
      <w:r w:rsidR="00D444D7" w:rsidRPr="00CB1DBB">
        <w:rPr>
          <w:rFonts w:ascii="Times New Roman" w:hAnsi="Times New Roman"/>
          <w:lang w:eastAsia="zh-CN"/>
        </w:rPr>
        <w:t>级别字段</w:t>
      </w:r>
      <w:r w:rsidR="00BC2A40" w:rsidRPr="00CB1DBB">
        <w:rPr>
          <w:rFonts w:ascii="Times New Roman" w:hAnsi="Times New Roman"/>
          <w:lang w:eastAsia="zh-CN"/>
        </w:rPr>
        <w:t>可以</w:t>
      </w:r>
      <w:r w:rsidR="00BC2A40" w:rsidRPr="00CB1DBB">
        <w:rPr>
          <w:rFonts w:ascii="Times New Roman" w:hAnsi="Times New Roman" w:hint="eastAsia"/>
          <w:lang w:eastAsia="zh-CN"/>
        </w:rPr>
        <w:t>在</w:t>
      </w:r>
      <w:r w:rsidR="00513884" w:rsidRPr="00CB1DBB">
        <w:rPr>
          <w:rFonts w:ascii="Times New Roman" w:hAnsi="Times New Roman"/>
          <w:lang w:eastAsia="zh-CN"/>
        </w:rPr>
        <w:t>字典表中找到对应的类别</w:t>
      </w:r>
      <w:r w:rsidR="00513884" w:rsidRPr="00CB1DBB">
        <w:rPr>
          <w:rFonts w:ascii="Times New Roman" w:hAnsi="Times New Roman" w:hint="eastAsia"/>
          <w:lang w:eastAsia="zh-CN"/>
        </w:rPr>
        <w:t>标识</w:t>
      </w:r>
      <w:r w:rsidR="00513884" w:rsidRPr="00CB1DBB">
        <w:rPr>
          <w:rFonts w:ascii="Times New Roman" w:hAnsi="Times New Roman"/>
          <w:lang w:eastAsia="zh-CN"/>
        </w:rPr>
        <w:t>，</w:t>
      </w:r>
      <w:r w:rsidR="00513884" w:rsidRPr="00CB1DBB">
        <w:rPr>
          <w:rFonts w:ascii="Times New Roman" w:hAnsi="Times New Roman" w:hint="eastAsia"/>
          <w:lang w:eastAsia="zh-CN"/>
        </w:rPr>
        <w:t>便于</w:t>
      </w:r>
      <w:r w:rsidR="00513884" w:rsidRPr="00CB1DBB">
        <w:rPr>
          <w:rFonts w:ascii="Times New Roman" w:hAnsi="Times New Roman"/>
          <w:lang w:eastAsia="zh-CN"/>
        </w:rPr>
        <w:t>统一管理</w:t>
      </w:r>
      <w:r w:rsidR="00D444D7" w:rsidRPr="00CB1DBB">
        <w:rPr>
          <w:rFonts w:ascii="Times New Roman" w:hAnsi="Times New Roman"/>
          <w:lang w:eastAsia="zh-CN"/>
        </w:rPr>
        <w:t>，</w:t>
      </w:r>
      <w:r w:rsidR="00F2018C" w:rsidRPr="00CB1DBB">
        <w:rPr>
          <w:rFonts w:ascii="Times New Roman" w:hAnsi="Times New Roman" w:hint="eastAsia"/>
          <w:lang w:eastAsia="zh-CN"/>
        </w:rPr>
        <w:t>这是对于</w:t>
      </w:r>
      <w:r w:rsidR="00F2018C" w:rsidRPr="00CB1DBB">
        <w:rPr>
          <w:rFonts w:ascii="Times New Roman" w:hAnsi="Times New Roman"/>
          <w:lang w:eastAsia="zh-CN"/>
        </w:rPr>
        <w:t>数据库</w:t>
      </w:r>
      <w:r w:rsidR="00F2018C" w:rsidRPr="00CB1DBB">
        <w:rPr>
          <w:rFonts w:ascii="Times New Roman" w:hAnsi="Times New Roman" w:hint="eastAsia"/>
          <w:lang w:eastAsia="zh-CN"/>
        </w:rPr>
        <w:t>层面</w:t>
      </w:r>
      <w:r w:rsidR="007F2E87" w:rsidRPr="00CB1DBB">
        <w:rPr>
          <w:rFonts w:ascii="Times New Roman" w:hAnsi="Times New Roman"/>
          <w:lang w:eastAsia="zh-CN"/>
        </w:rPr>
        <w:t>来说，</w:t>
      </w:r>
      <w:r w:rsidR="00F2018C" w:rsidRPr="00CB1DBB">
        <w:rPr>
          <w:rFonts w:ascii="Times New Roman" w:hAnsi="Times New Roman" w:hint="eastAsia"/>
          <w:lang w:eastAsia="zh-CN"/>
        </w:rPr>
        <w:t>对于</w:t>
      </w:r>
      <w:r w:rsidR="00F2018C" w:rsidRPr="00CB1DBB">
        <w:rPr>
          <w:rFonts w:ascii="Times New Roman" w:hAnsi="Times New Roman"/>
          <w:lang w:eastAsia="zh-CN"/>
        </w:rPr>
        <w:t xml:space="preserve"> </w:t>
      </w:r>
      <w:r w:rsidR="00F2018C" w:rsidRPr="00CB1DBB">
        <w:rPr>
          <w:rFonts w:ascii="Times New Roman" w:hAnsi="Times New Roman" w:hint="eastAsia"/>
          <w:lang w:eastAsia="zh-CN"/>
        </w:rPr>
        <w:t>Java</w:t>
      </w:r>
      <w:r w:rsidR="00F2018C" w:rsidRPr="00CB1DBB">
        <w:rPr>
          <w:rFonts w:ascii="Times New Roman" w:hAnsi="Times New Roman"/>
          <w:lang w:eastAsia="zh-CN"/>
        </w:rPr>
        <w:t xml:space="preserve"> </w:t>
      </w:r>
      <w:r w:rsidR="00F2018C" w:rsidRPr="00CB1DBB">
        <w:rPr>
          <w:rFonts w:ascii="Times New Roman" w:hAnsi="Times New Roman" w:hint="eastAsia"/>
          <w:lang w:eastAsia="zh-CN"/>
        </w:rPr>
        <w:t>编程</w:t>
      </w:r>
      <w:r w:rsidR="00F2018C" w:rsidRPr="00CB1DBB">
        <w:rPr>
          <w:rFonts w:ascii="Times New Roman" w:hAnsi="Times New Roman"/>
          <w:lang w:eastAsia="zh-CN"/>
        </w:rPr>
        <w:t>的方式来说，</w:t>
      </w:r>
      <w:r w:rsidR="00F2018C" w:rsidRPr="00CB1DBB">
        <w:rPr>
          <w:rFonts w:ascii="Times New Roman" w:hAnsi="Times New Roman" w:hint="eastAsia"/>
          <w:lang w:eastAsia="zh-CN"/>
        </w:rPr>
        <w:t>所有</w:t>
      </w:r>
      <w:r w:rsidR="00F2018C" w:rsidRPr="00CB1DBB">
        <w:rPr>
          <w:rFonts w:ascii="Times New Roman" w:hAnsi="Times New Roman"/>
          <w:lang w:eastAsia="zh-CN"/>
        </w:rPr>
        <w:t>的</w:t>
      </w:r>
      <w:r w:rsidR="00F2018C" w:rsidRPr="00CB1DBB">
        <w:rPr>
          <w:rFonts w:ascii="Times New Roman" w:hAnsi="Times New Roman" w:hint="eastAsia"/>
          <w:lang w:eastAsia="zh-CN"/>
        </w:rPr>
        <w:t>数据</w:t>
      </w:r>
      <w:r w:rsidR="00F2018C" w:rsidRPr="00CB1DBB">
        <w:rPr>
          <w:rFonts w:ascii="Times New Roman" w:hAnsi="Times New Roman"/>
          <w:lang w:eastAsia="zh-CN"/>
        </w:rPr>
        <w:t>字典表</w:t>
      </w:r>
      <w:r w:rsidR="00F2018C" w:rsidRPr="00CB1DBB">
        <w:rPr>
          <w:rFonts w:ascii="Times New Roman" w:hAnsi="Times New Roman" w:hint="eastAsia"/>
          <w:lang w:eastAsia="zh-CN"/>
        </w:rPr>
        <w:t>在</w:t>
      </w:r>
      <w:r w:rsidR="006F5ED9" w:rsidRPr="00CB1DBB">
        <w:rPr>
          <w:rFonts w:ascii="Times New Roman" w:hAnsi="Times New Roman"/>
          <w:lang w:eastAsia="zh-CN"/>
        </w:rPr>
        <w:t>设计上，可以通过</w:t>
      </w:r>
      <w:r w:rsidR="00F2018C" w:rsidRPr="00CB1DBB">
        <w:rPr>
          <w:rFonts w:ascii="Times New Roman" w:hAnsi="Times New Roman"/>
          <w:lang w:eastAsia="zh-CN"/>
        </w:rPr>
        <w:t>统一的</w:t>
      </w:r>
      <w:r w:rsidR="00F2018C" w:rsidRPr="00CB1DBB">
        <w:rPr>
          <w:rFonts w:ascii="Times New Roman" w:hAnsi="Times New Roman" w:hint="eastAsia"/>
          <w:lang w:eastAsia="zh-CN"/>
        </w:rPr>
        <w:t>方法</w:t>
      </w:r>
      <w:r w:rsidR="00F2018C" w:rsidRPr="00CB1DBB">
        <w:rPr>
          <w:rFonts w:ascii="Times New Roman" w:hAnsi="Times New Roman"/>
          <w:lang w:eastAsia="zh-CN"/>
        </w:rPr>
        <w:t>，</w:t>
      </w:r>
      <w:r w:rsidR="00DE2486" w:rsidRPr="00CB1DBB">
        <w:rPr>
          <w:rFonts w:ascii="Times New Roman" w:hAnsi="Times New Roman"/>
          <w:lang w:eastAsia="zh-CN"/>
        </w:rPr>
        <w:t>来获取</w:t>
      </w:r>
      <w:r w:rsidR="00F2018C" w:rsidRPr="00CB1DBB">
        <w:rPr>
          <w:rFonts w:ascii="Times New Roman" w:hAnsi="Times New Roman"/>
          <w:lang w:eastAsia="zh-CN"/>
        </w:rPr>
        <w:t>每一个类别</w:t>
      </w:r>
      <w:r w:rsidR="00DE2486" w:rsidRPr="00CB1DBB">
        <w:rPr>
          <w:rFonts w:ascii="Times New Roman" w:hAnsi="Times New Roman"/>
          <w:lang w:eastAsia="zh-CN"/>
        </w:rPr>
        <w:t>相关数据</w:t>
      </w:r>
      <w:r w:rsidR="00F2018C" w:rsidRPr="00CB1DBB">
        <w:rPr>
          <w:rFonts w:ascii="Times New Roman" w:hAnsi="Times New Roman"/>
          <w:lang w:eastAsia="zh-CN"/>
        </w:rPr>
        <w:t>。</w:t>
      </w:r>
    </w:p>
    <w:p w14:paraId="7B4F1F0E" w14:textId="77777777" w:rsidR="00B37D02" w:rsidRPr="00CB1DBB" w:rsidRDefault="00B37D02" w:rsidP="00EF1675">
      <w:pPr>
        <w:pStyle w:val="a8"/>
        <w:numPr>
          <w:ilvl w:val="0"/>
          <w:numId w:val="19"/>
        </w:numPr>
        <w:ind w:firstLineChars="0"/>
        <w:rPr>
          <w:rFonts w:ascii="Times New Roman" w:hAnsi="Times New Roman"/>
          <w:lang w:eastAsia="zh-CN"/>
        </w:rPr>
      </w:pPr>
      <w:r w:rsidRPr="00CB1DBB">
        <w:rPr>
          <w:rFonts w:ascii="Times New Roman" w:hAnsi="Times New Roman" w:hint="eastAsia"/>
        </w:rPr>
        <w:t>根据类型</w:t>
      </w:r>
      <w:r w:rsidR="00F37AEB">
        <w:rPr>
          <w:rFonts w:ascii="Times New Roman" w:hAnsi="Times New Roman"/>
        </w:rPr>
        <w:t xml:space="preserve"> </w:t>
      </w:r>
      <w:r w:rsidRPr="00CB1DBB">
        <w:rPr>
          <w:rFonts w:ascii="Times New Roman" w:hAnsi="Times New Roman" w:hint="eastAsia"/>
        </w:rPr>
        <w:t>和值获取</w:t>
      </w:r>
      <w:r w:rsidR="00852F10" w:rsidRPr="00CB1DBB">
        <w:rPr>
          <w:rFonts w:ascii="Times New Roman" w:hAnsi="Times New Roman"/>
        </w:rPr>
        <w:t>值</w:t>
      </w:r>
    </w:p>
    <w:p w14:paraId="256762F5" w14:textId="77777777" w:rsidR="00B37D02" w:rsidRPr="00CB1DBB" w:rsidRDefault="00B37D02" w:rsidP="00EF1675">
      <w:pPr>
        <w:pStyle w:val="a8"/>
        <w:numPr>
          <w:ilvl w:val="1"/>
          <w:numId w:val="19"/>
        </w:numPr>
        <w:ind w:firstLineChars="0"/>
        <w:rPr>
          <w:rFonts w:ascii="Times New Roman" w:hAnsi="Times New Roman"/>
          <w:lang w:eastAsia="zh-CN"/>
        </w:rPr>
      </w:pPr>
      <w:r w:rsidRPr="00CB1DBB">
        <w:rPr>
          <w:rFonts w:ascii="Times New Roman" w:hAnsi="Times New Roman" w:hint="eastAsia"/>
        </w:rPr>
        <w:t>DictUtils.getDictLabel(String value, String type, String defaultValue)</w:t>
      </w:r>
    </w:p>
    <w:p w14:paraId="0A4C290C"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 fns:getDictLabel (</w:t>
      </w:r>
      <w:r w:rsidRPr="00CB1DBB">
        <w:rPr>
          <w:rFonts w:ascii="Times New Roman" w:hAnsi="Times New Roman" w:hint="eastAsia"/>
        </w:rPr>
        <w:t>value</w:t>
      </w:r>
      <w:r w:rsidRPr="00CB1DBB">
        <w:rPr>
          <w:rFonts w:ascii="Times New Roman" w:hAnsi="Times New Roman"/>
        </w:rPr>
        <w:t>, type, defaultValue)}</w:t>
      </w:r>
    </w:p>
    <w:p w14:paraId="26CF753F" w14:textId="77777777" w:rsidR="00B37D02" w:rsidRPr="00CB1DBB" w:rsidRDefault="00B37D02" w:rsidP="00EF1675">
      <w:pPr>
        <w:pStyle w:val="a8"/>
        <w:numPr>
          <w:ilvl w:val="0"/>
          <w:numId w:val="19"/>
        </w:numPr>
        <w:ind w:firstLineChars="0"/>
        <w:rPr>
          <w:rFonts w:ascii="Times New Roman" w:hAnsi="Times New Roman"/>
          <w:lang w:eastAsia="zh-CN"/>
        </w:rPr>
      </w:pPr>
      <w:r w:rsidRPr="00CB1DBB">
        <w:rPr>
          <w:rFonts w:ascii="Times New Roman" w:hAnsi="Times New Roman" w:hint="eastAsia"/>
        </w:rPr>
        <w:t>根据类型</w:t>
      </w:r>
      <w:r w:rsidR="00F37AEB">
        <w:rPr>
          <w:rFonts w:ascii="Times New Roman" w:hAnsi="Times New Roman"/>
        </w:rPr>
        <w:t xml:space="preserve"> </w:t>
      </w:r>
      <w:r w:rsidRPr="00CB1DBB">
        <w:rPr>
          <w:rFonts w:ascii="Times New Roman" w:hAnsi="Times New Roman" w:hint="eastAsia"/>
        </w:rPr>
        <w:t>和标签</w:t>
      </w:r>
      <w:r w:rsidR="00852F10" w:rsidRPr="00CB1DBB">
        <w:rPr>
          <w:rFonts w:ascii="Times New Roman" w:hAnsi="Times New Roman"/>
        </w:rPr>
        <w:t>取值</w:t>
      </w:r>
    </w:p>
    <w:p w14:paraId="7FD1BB17"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hint="eastAsia"/>
        </w:rPr>
        <w:lastRenderedPageBreak/>
        <w:t>DictUtils.getDictValue(String label, String type, String defaultLabel)</w:t>
      </w:r>
    </w:p>
    <w:p w14:paraId="2C034CF4"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${fns:getDictValue(label, type, defaultValue)}</w:t>
      </w:r>
    </w:p>
    <w:p w14:paraId="15AC0030" w14:textId="77777777" w:rsidR="00B37D02" w:rsidRPr="00CB1DBB" w:rsidRDefault="00852F10" w:rsidP="00EF1675">
      <w:pPr>
        <w:pStyle w:val="a8"/>
        <w:widowControl w:val="0"/>
        <w:numPr>
          <w:ilvl w:val="0"/>
          <w:numId w:val="19"/>
        </w:numPr>
        <w:spacing w:line="360" w:lineRule="auto"/>
        <w:ind w:firstLineChars="0"/>
        <w:jc w:val="left"/>
        <w:rPr>
          <w:rFonts w:ascii="Times New Roman" w:hAnsi="Times New Roman"/>
        </w:rPr>
      </w:pPr>
      <w:r w:rsidRPr="00CB1DBB">
        <w:rPr>
          <w:rFonts w:ascii="Times New Roman" w:hAnsi="Times New Roman" w:hint="eastAsia"/>
        </w:rPr>
        <w:t>根据</w:t>
      </w:r>
      <w:r w:rsidR="004F4C4B">
        <w:rPr>
          <w:rFonts w:ascii="Times New Roman" w:hAnsi="Times New Roman"/>
        </w:rPr>
        <w:t xml:space="preserve"> </w:t>
      </w:r>
      <w:r w:rsidRPr="00CB1DBB">
        <w:rPr>
          <w:rFonts w:ascii="Times New Roman" w:hAnsi="Times New Roman" w:hint="eastAsia"/>
        </w:rPr>
        <w:t>类型获取值</w:t>
      </w:r>
    </w:p>
    <w:p w14:paraId="028FF939"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hint="eastAsia"/>
        </w:rPr>
        <w:t>DictUtils.getDictList(String type)</w:t>
      </w:r>
    </w:p>
    <w:p w14:paraId="6858B3A1"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w:t>
      </w:r>
      <w:r w:rsidR="0096448A" w:rsidRPr="00CB1DBB">
        <w:rPr>
          <w:rFonts w:ascii="Times New Roman" w:hAnsi="Times New Roman"/>
        </w:rPr>
        <w:t>fns: getDictList</w:t>
      </w:r>
      <w:r w:rsidRPr="00CB1DBB">
        <w:rPr>
          <w:rFonts w:ascii="Times New Roman" w:hAnsi="Times New Roman"/>
        </w:rPr>
        <w:t>(type)}</w:t>
      </w:r>
    </w:p>
    <w:p w14:paraId="2DF022F9" w14:textId="12713C71" w:rsidR="001F42E1" w:rsidRPr="00CB1DBB" w:rsidRDefault="00FB05CC" w:rsidP="00CB1DBB">
      <w:pPr>
        <w:pStyle w:val="2"/>
        <w:numPr>
          <w:ilvl w:val="1"/>
          <w:numId w:val="74"/>
        </w:numPr>
        <w:ind w:firstLineChars="0"/>
        <w:rPr>
          <w:rFonts w:ascii="Times New Roman" w:hAnsi="Times New Roman"/>
        </w:rPr>
      </w:pPr>
      <w:bookmarkStart w:id="242" w:name="_Toc451434979"/>
      <w:bookmarkStart w:id="243" w:name="_Toc451435813"/>
      <w:r w:rsidRPr="00CB1DBB">
        <w:rPr>
          <w:rFonts w:ascii="Times New Roman" w:hAnsi="Times New Roman"/>
        </w:rPr>
        <w:t xml:space="preserve"> </w:t>
      </w:r>
      <w:bookmarkStart w:id="244" w:name="_Toc451702749"/>
      <w:bookmarkEnd w:id="242"/>
      <w:bookmarkEnd w:id="243"/>
      <w:r w:rsidR="002F2ADF">
        <w:rPr>
          <w:rFonts w:ascii="Times New Roman" w:hAnsi="Times New Roman"/>
        </w:rPr>
        <w:t>问题单管理模块</w:t>
      </w:r>
      <w:bookmarkEnd w:id="244"/>
      <w:r w:rsidR="001F42E1" w:rsidRPr="00CB1DBB">
        <w:rPr>
          <w:rFonts w:ascii="Times New Roman" w:hAnsi="Times New Roman"/>
        </w:rPr>
        <w:t xml:space="preserve"> </w:t>
      </w:r>
    </w:p>
    <w:p w14:paraId="707A821F" w14:textId="77777777" w:rsidR="001F1CFC" w:rsidRPr="00CB1DBB" w:rsidRDefault="0066016B" w:rsidP="00CB1DBB">
      <w:pPr>
        <w:pStyle w:val="3"/>
        <w:numPr>
          <w:ilvl w:val="2"/>
          <w:numId w:val="74"/>
        </w:numPr>
        <w:ind w:firstLineChars="0"/>
        <w:rPr>
          <w:rFonts w:ascii="Times New Roman" w:hAnsi="Times New Roman"/>
        </w:rPr>
      </w:pPr>
      <w:bookmarkStart w:id="245" w:name="_Toc451434980"/>
      <w:bookmarkStart w:id="246" w:name="_Toc451435814"/>
      <w:bookmarkStart w:id="247" w:name="_Toc451455863"/>
      <w:bookmarkStart w:id="248" w:name="_Toc451456835"/>
      <w:bookmarkStart w:id="249" w:name="_Toc451457071"/>
      <w:bookmarkStart w:id="250" w:name="_Toc451457537"/>
      <w:bookmarkStart w:id="251" w:name="_Toc451702750"/>
      <w:r>
        <w:rPr>
          <w:rFonts w:ascii="Times New Roman" w:hAnsi="Times New Roman"/>
        </w:rPr>
        <w:t>Bug</w:t>
      </w:r>
      <w:r w:rsidR="00EA4F15" w:rsidRPr="00CB1DBB">
        <w:rPr>
          <w:rFonts w:ascii="Times New Roman" w:hAnsi="Times New Roman" w:hint="eastAsia"/>
        </w:rPr>
        <w:t>管理</w:t>
      </w:r>
      <w:bookmarkEnd w:id="245"/>
      <w:bookmarkEnd w:id="246"/>
      <w:bookmarkEnd w:id="247"/>
      <w:bookmarkEnd w:id="248"/>
      <w:bookmarkEnd w:id="249"/>
      <w:bookmarkEnd w:id="250"/>
      <w:bookmarkEnd w:id="251"/>
    </w:p>
    <w:p w14:paraId="26DECD09" w14:textId="77777777" w:rsidR="009C25E4" w:rsidRPr="00CB1DBB" w:rsidRDefault="00580E3F" w:rsidP="00EF1675">
      <w:pPr>
        <w:pStyle w:val="a8"/>
        <w:numPr>
          <w:ilvl w:val="0"/>
          <w:numId w:val="14"/>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lang w:eastAsia="zh-CN"/>
        </w:rPr>
        <w:t>问题</w:t>
      </w:r>
      <w:r w:rsidR="009C25E4" w:rsidRPr="00CB1DBB">
        <w:rPr>
          <w:rFonts w:ascii="Times New Roman" w:hAnsi="Times New Roman"/>
          <w:lang w:eastAsia="zh-CN"/>
        </w:rPr>
        <w:t xml:space="preserve"> </w:t>
      </w:r>
    </w:p>
    <w:p w14:paraId="4C6C89CA" w14:textId="77777777" w:rsidR="009C25E4" w:rsidRPr="00CB1DBB" w:rsidRDefault="009C25E4" w:rsidP="009C25E4">
      <w:pPr>
        <w:ind w:firstLineChars="0" w:firstLine="480"/>
        <w:rPr>
          <w:rFonts w:ascii="Times New Roman" w:hAnsi="Times New Roman"/>
          <w:lang w:eastAsia="zh-CN"/>
        </w:rPr>
      </w:pPr>
      <w:r w:rsidRPr="00CB1DBB">
        <w:rPr>
          <w:rFonts w:ascii="Times New Roman" w:hAnsi="Times New Roman" w:hint="eastAsia"/>
          <w:lang w:eastAsia="zh-CN"/>
        </w:rPr>
        <w:t>测试人</w:t>
      </w:r>
      <w:r w:rsidR="00FE60D0" w:rsidRPr="00CB1DBB">
        <w:rPr>
          <w:rFonts w:ascii="Times New Roman" w:hAnsi="Times New Roman"/>
          <w:lang w:eastAsia="zh-CN"/>
        </w:rPr>
        <w:t>员</w:t>
      </w:r>
      <w:r w:rsidR="00FE60D0" w:rsidRPr="00CB1DBB">
        <w:rPr>
          <w:rFonts w:ascii="Times New Roman" w:hAnsi="Times New Roman" w:hint="eastAsia"/>
          <w:lang w:eastAsia="zh-CN"/>
        </w:rPr>
        <w:t>登录</w:t>
      </w:r>
      <w:r w:rsidRPr="00CB1DBB">
        <w:rPr>
          <w:rFonts w:ascii="Times New Roman" w:hAnsi="Times New Roman"/>
          <w:lang w:eastAsia="zh-CN"/>
        </w:rPr>
        <w:t>系统，再左侧导航栏中，</w:t>
      </w:r>
      <w:r w:rsidRPr="00CB1DBB">
        <w:rPr>
          <w:rFonts w:ascii="Times New Roman" w:hAnsi="Times New Roman" w:hint="eastAsia"/>
          <w:lang w:eastAsia="zh-CN"/>
        </w:rPr>
        <w:t>选择</w:t>
      </w:r>
      <w:r w:rsidR="00E52A6F" w:rsidRPr="00CB1DBB">
        <w:rPr>
          <w:rFonts w:ascii="Times New Roman" w:hAnsi="Times New Roman"/>
          <w:lang w:eastAsia="zh-CN"/>
        </w:rPr>
        <w:t>「</w:t>
      </w:r>
      <w:r w:rsidRPr="00CB1DBB">
        <w:rPr>
          <w:rFonts w:ascii="Times New Roman" w:hAnsi="Times New Roman" w:hint="eastAsia"/>
          <w:lang w:eastAsia="zh-CN"/>
        </w:rPr>
        <w:t>新建</w:t>
      </w:r>
      <w:r w:rsidRPr="00CB1DBB">
        <w:rPr>
          <w:rFonts w:ascii="Times New Roman" w:hAnsi="Times New Roman"/>
          <w:lang w:eastAsia="zh-CN"/>
        </w:rPr>
        <w:t>问题</w:t>
      </w:r>
      <w:r w:rsidR="00E52A6F" w:rsidRPr="00CB1DBB">
        <w:rPr>
          <w:rFonts w:ascii="Times New Roman" w:hAnsi="Times New Roman"/>
          <w:lang w:eastAsia="zh-CN"/>
        </w:rPr>
        <w:t>」</w:t>
      </w:r>
      <w:r w:rsidRPr="00CB1DBB">
        <w:rPr>
          <w:rFonts w:ascii="Times New Roman" w:hAnsi="Times New Roman"/>
          <w:lang w:eastAsia="zh-CN"/>
        </w:rPr>
        <w:t>，</w:t>
      </w:r>
      <w:r w:rsidRPr="00CB1DBB">
        <w:rPr>
          <w:rFonts w:ascii="Times New Roman" w:hAnsi="Times New Roman" w:hint="eastAsia"/>
          <w:lang w:eastAsia="zh-CN"/>
        </w:rPr>
        <w:t>进入该</w:t>
      </w:r>
      <w:r w:rsidRPr="00CB1DBB">
        <w:rPr>
          <w:rFonts w:ascii="Times New Roman" w:hAnsi="Times New Roman"/>
          <w:lang w:eastAsia="zh-CN"/>
        </w:rPr>
        <w:t>界面，</w:t>
      </w:r>
      <w:r w:rsidRPr="00CB1DBB">
        <w:rPr>
          <w:rFonts w:ascii="Times New Roman" w:hAnsi="Times New Roman" w:hint="eastAsia"/>
          <w:lang w:eastAsia="zh-CN"/>
        </w:rPr>
        <w:t>在</w:t>
      </w:r>
      <w:r w:rsidRPr="00CB1DBB">
        <w:rPr>
          <w:rFonts w:ascii="Times New Roman" w:hAnsi="Times New Roman"/>
          <w:lang w:eastAsia="zh-CN"/>
        </w:rPr>
        <w:t>新建问题</w:t>
      </w:r>
      <w:r w:rsidRPr="00CB1DBB">
        <w:rPr>
          <w:rFonts w:ascii="Times New Roman" w:hAnsi="Times New Roman" w:hint="eastAsia"/>
          <w:lang w:eastAsia="zh-CN"/>
        </w:rPr>
        <w:t>界面输入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详情</w:t>
      </w:r>
      <w:r w:rsidRPr="00CB1DBB">
        <w:rPr>
          <w:rFonts w:ascii="Times New Roman" w:hAnsi="Times New Roman"/>
          <w:lang w:eastAsia="zh-CN"/>
        </w:rPr>
        <w:t>，</w:t>
      </w:r>
      <w:r w:rsidRPr="00CB1DBB">
        <w:rPr>
          <w:rFonts w:ascii="Times New Roman" w:hAnsi="Times New Roman" w:hint="eastAsia"/>
          <w:lang w:eastAsia="zh-CN"/>
        </w:rPr>
        <w:t>当测试</w:t>
      </w:r>
      <w:r w:rsidRPr="00CB1DBB">
        <w:rPr>
          <w:rFonts w:ascii="Times New Roman" w:hAnsi="Times New Roman"/>
          <w:lang w:eastAsia="zh-CN"/>
        </w:rPr>
        <w:t>人员</w:t>
      </w:r>
      <w:r w:rsidRPr="00CB1DBB">
        <w:rPr>
          <w:rFonts w:ascii="Times New Roman" w:hAnsi="Times New Roman" w:hint="eastAsia"/>
          <w:lang w:eastAsia="zh-CN"/>
        </w:rPr>
        <w:t>确认</w:t>
      </w:r>
      <w:r w:rsidR="001820B7" w:rsidRPr="00CB1DBB">
        <w:rPr>
          <w:rFonts w:ascii="Times New Roman" w:hAnsi="Times New Roman"/>
          <w:lang w:eastAsia="zh-CN"/>
        </w:rPr>
        <w:t>提交</w:t>
      </w:r>
      <w:r w:rsidRPr="00CB1DBB">
        <w:rPr>
          <w:rFonts w:ascii="Times New Roman" w:hAnsi="Times New Roman" w:hint="eastAsia"/>
          <w:lang w:eastAsia="zh-CN"/>
        </w:rPr>
        <w:t>时</w:t>
      </w:r>
      <w:r w:rsidRPr="00CB1DBB">
        <w:rPr>
          <w:rFonts w:ascii="Times New Roman" w:hAnsi="Times New Roman"/>
          <w:lang w:eastAsia="zh-CN"/>
        </w:rPr>
        <w:t>，</w:t>
      </w:r>
      <w:r w:rsidRPr="00CB1DBB">
        <w:rPr>
          <w:rFonts w:ascii="Times New Roman" w:hAnsi="Times New Roman" w:hint="eastAsia"/>
          <w:lang w:eastAsia="zh-CN"/>
        </w:rPr>
        <w:t>系统</w:t>
      </w:r>
      <w:r w:rsidRPr="00CB1DBB">
        <w:rPr>
          <w:rFonts w:ascii="Times New Roman" w:hAnsi="Times New Roman"/>
          <w:lang w:eastAsia="zh-CN"/>
        </w:rPr>
        <w:t>提示</w:t>
      </w:r>
      <w:r w:rsidR="00C64A3E" w:rsidRPr="00CB1DBB">
        <w:rPr>
          <w:rFonts w:ascii="Times New Roman" w:hAnsi="Times New Roman"/>
          <w:lang w:eastAsia="zh-CN"/>
        </w:rPr>
        <w:t>新建问题成功</w:t>
      </w:r>
      <w:r w:rsidRPr="00CB1DBB">
        <w:rPr>
          <w:rFonts w:ascii="Times New Roman" w:hAnsi="Times New Roman"/>
          <w:lang w:eastAsia="zh-CN"/>
        </w:rPr>
        <w:t>。</w:t>
      </w:r>
    </w:p>
    <w:p w14:paraId="7AEEFB12" w14:textId="77777777" w:rsidR="009C25E4" w:rsidRPr="00CB1DBB" w:rsidRDefault="000251E8" w:rsidP="00CB1DBB">
      <w:pPr>
        <w:pStyle w:val="ab"/>
        <w:tabs>
          <w:tab w:val="center" w:pos="4689"/>
          <w:tab w:val="left" w:pos="6147"/>
        </w:tabs>
        <w:ind w:firstLineChars="0"/>
        <w:jc w:val="left"/>
        <w:rPr>
          <w:rFonts w:ascii="Times New Roman" w:hAnsi="Times New Roman"/>
          <w:lang w:eastAsia="zh-CN"/>
        </w:rPr>
      </w:pPr>
      <w:r w:rsidRPr="00CB1DBB">
        <w:rPr>
          <w:rFonts w:ascii="Times New Roman" w:hAnsi="Times New Roman"/>
        </w:rPr>
        <w:tab/>
      </w:r>
      <w:r w:rsidR="008E10FD">
        <w:rPr>
          <w:rFonts w:ascii="Times New Roman" w:hAnsi="Times New Roman"/>
        </w:rPr>
        <w:t>表</w:t>
      </w:r>
      <w:r w:rsidR="009C25E4" w:rsidRPr="00CB1DBB">
        <w:rPr>
          <w:rFonts w:ascii="Times New Roman" w:hAnsi="Times New Roman" w:hint="eastAsia"/>
        </w:rPr>
        <w:t xml:space="preserve"> </w:t>
      </w:r>
      <w:r w:rsidR="00580E3F" w:rsidRPr="00CB1DBB">
        <w:rPr>
          <w:rFonts w:ascii="Times New Roman" w:hAnsi="Times New Roman"/>
          <w:lang w:eastAsia="zh-CN"/>
        </w:rPr>
        <w:t xml:space="preserve">5-5 </w:t>
      </w:r>
      <w:r w:rsidR="009C25E4" w:rsidRPr="00CB1DBB">
        <w:rPr>
          <w:rFonts w:ascii="Times New Roman" w:hAnsi="Times New Roman"/>
          <w:lang w:eastAsia="zh-CN"/>
        </w:rPr>
        <w:t xml:space="preserve"> </w:t>
      </w:r>
      <w:r w:rsidR="00BF02D3" w:rsidRPr="00CB1DBB">
        <w:rPr>
          <w:rFonts w:ascii="Times New Roman" w:hAnsi="Times New Roman"/>
          <w:lang w:eastAsia="zh-CN"/>
        </w:rPr>
        <w:t>新建问题</w:t>
      </w:r>
      <w:r w:rsidR="009C25E4" w:rsidRPr="00CB1DBB">
        <w:rPr>
          <w:rFonts w:ascii="Times New Roman" w:hAnsi="Times New Roman"/>
          <w:lang w:eastAsia="zh-CN"/>
        </w:rPr>
        <w:t>事件流</w:t>
      </w:r>
      <w:r w:rsidRPr="00CB1DBB">
        <w:rPr>
          <w:rFonts w:ascii="Times New Roman" w:hAnsi="Times New Roman"/>
          <w:lang w:eastAsia="zh-CN"/>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140DA66E" w14:textId="77777777" w:rsidTr="00A95CCE">
        <w:trPr>
          <w:trHeight w:val="346"/>
        </w:trPr>
        <w:tc>
          <w:tcPr>
            <w:tcW w:w="1440" w:type="dxa"/>
            <w:shd w:val="clear" w:color="auto" w:fill="D9D9D9"/>
          </w:tcPr>
          <w:p w14:paraId="3D22E8E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F4EFB5A"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B193C12" w14:textId="77777777" w:rsidTr="00587250">
        <w:trPr>
          <w:trHeight w:val="421"/>
        </w:trPr>
        <w:tc>
          <w:tcPr>
            <w:tcW w:w="1440" w:type="dxa"/>
          </w:tcPr>
          <w:p w14:paraId="6AB691D1"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7904E02E" w14:textId="77777777" w:rsidR="009C25E4" w:rsidRPr="00CB1DBB" w:rsidRDefault="0066016B" w:rsidP="00587250">
            <w:pPr>
              <w:ind w:firstLine="480"/>
              <w:rPr>
                <w:rFonts w:ascii="Times New Roman" w:hAnsi="Times New Roman"/>
                <w:lang w:eastAsia="zh-CN"/>
              </w:rPr>
            </w:pPr>
            <w:r>
              <w:rPr>
                <w:rFonts w:ascii="Times New Roman" w:hAnsi="Times New Roman"/>
                <w:lang w:eastAsia="zh-CN"/>
              </w:rPr>
              <w:t>Bug</w:t>
            </w:r>
            <w:r w:rsidR="004801AD" w:rsidRPr="00CB1DBB">
              <w:rPr>
                <w:rFonts w:ascii="Times New Roman" w:hAnsi="Times New Roman"/>
                <w:lang w:eastAsia="zh-CN"/>
              </w:rPr>
              <w:t>0</w:t>
            </w:r>
            <w:r w:rsidR="004801AD" w:rsidRPr="00CB1DBB">
              <w:rPr>
                <w:rFonts w:ascii="Times New Roman" w:hAnsi="Times New Roman" w:hint="eastAsia"/>
                <w:lang w:eastAsia="zh-CN"/>
              </w:rPr>
              <w:t>1</w:t>
            </w:r>
          </w:p>
        </w:tc>
      </w:tr>
      <w:tr w:rsidR="009C25E4" w:rsidRPr="00CB1DBB" w14:paraId="3979D623" w14:textId="77777777" w:rsidTr="00587250">
        <w:trPr>
          <w:trHeight w:val="487"/>
        </w:trPr>
        <w:tc>
          <w:tcPr>
            <w:tcW w:w="1440" w:type="dxa"/>
          </w:tcPr>
          <w:p w14:paraId="2222660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1CB07B60" w14:textId="77777777" w:rsidR="009C25E4" w:rsidRPr="00CB1DBB" w:rsidRDefault="00BF02D3" w:rsidP="00587250">
            <w:pPr>
              <w:ind w:firstLine="480"/>
              <w:rPr>
                <w:rFonts w:ascii="Times New Roman" w:hAnsi="Times New Roman"/>
                <w:lang w:eastAsia="zh-CN"/>
              </w:rPr>
            </w:pPr>
            <w:r w:rsidRPr="00CB1DBB">
              <w:rPr>
                <w:rFonts w:ascii="Times New Roman" w:hAnsi="Times New Roman"/>
                <w:lang w:eastAsia="zh-CN"/>
              </w:rPr>
              <w:t>新建问题</w:t>
            </w:r>
          </w:p>
        </w:tc>
      </w:tr>
      <w:tr w:rsidR="009C25E4" w:rsidRPr="00CB1DBB" w14:paraId="5BB093C7" w14:textId="77777777" w:rsidTr="00000287">
        <w:trPr>
          <w:trHeight w:val="570"/>
        </w:trPr>
        <w:tc>
          <w:tcPr>
            <w:tcW w:w="1440" w:type="dxa"/>
          </w:tcPr>
          <w:p w14:paraId="1218C26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5AE69A0C" w14:textId="77777777" w:rsidR="009C25E4" w:rsidRPr="00CB1DBB" w:rsidRDefault="00000287" w:rsidP="00587250">
            <w:pPr>
              <w:ind w:firstLine="480"/>
              <w:rPr>
                <w:rFonts w:ascii="Times New Roman" w:hAnsi="Times New Roman"/>
                <w:lang w:eastAsia="zh-CN"/>
              </w:rPr>
            </w:pPr>
            <w:r w:rsidRPr="00CB1DBB">
              <w:rPr>
                <w:rFonts w:ascii="Times New Roman" w:hAnsi="Times New Roman"/>
                <w:lang w:eastAsia="zh-CN"/>
              </w:rPr>
              <w:t>测试人员</w:t>
            </w:r>
          </w:p>
        </w:tc>
      </w:tr>
      <w:tr w:rsidR="009C25E4" w:rsidRPr="00CB1DBB" w14:paraId="2AFA90A2" w14:textId="77777777" w:rsidTr="00587250">
        <w:trPr>
          <w:trHeight w:val="533"/>
        </w:trPr>
        <w:tc>
          <w:tcPr>
            <w:tcW w:w="1440" w:type="dxa"/>
          </w:tcPr>
          <w:p w14:paraId="202215D5"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56AC4C5E" w14:textId="77777777" w:rsidR="009C25E4" w:rsidRPr="00CB1DBB" w:rsidRDefault="00000287" w:rsidP="00587250">
            <w:pPr>
              <w:ind w:firstLine="480"/>
              <w:rPr>
                <w:rFonts w:ascii="Times New Roman" w:hAnsi="Times New Roman"/>
                <w:lang w:eastAsia="zh-CN"/>
              </w:rPr>
            </w:pPr>
            <w:r w:rsidRPr="00CB1DBB">
              <w:rPr>
                <w:rFonts w:ascii="Times New Roman" w:hAnsi="Times New Roman"/>
                <w:lang w:eastAsia="zh-CN"/>
              </w:rPr>
              <w:t>测试人员被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9C25E4" w:rsidRPr="00CB1DBB" w14:paraId="74720C1C" w14:textId="77777777" w:rsidTr="00587250">
        <w:trPr>
          <w:trHeight w:val="533"/>
        </w:trPr>
        <w:tc>
          <w:tcPr>
            <w:tcW w:w="1440" w:type="dxa"/>
          </w:tcPr>
          <w:p w14:paraId="698B729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25B6E4BE" w14:textId="77777777" w:rsidR="009C25E4" w:rsidRPr="00CB1DBB" w:rsidRDefault="00403AC4" w:rsidP="00587250">
            <w:pPr>
              <w:ind w:firstLine="480"/>
              <w:rPr>
                <w:rFonts w:ascii="Times New Roman" w:hAnsi="Times New Roman"/>
                <w:lang w:eastAsia="zh-CN"/>
              </w:rPr>
            </w:pPr>
            <w:r w:rsidRPr="00CB1DBB">
              <w:rPr>
                <w:rFonts w:ascii="Times New Roman" w:hAnsi="Times New Roman"/>
                <w:lang w:eastAsia="zh-CN"/>
              </w:rPr>
              <w:t>后台数据库保存</w:t>
            </w:r>
            <w:r w:rsidR="0066016B">
              <w:rPr>
                <w:rFonts w:ascii="Times New Roman" w:hAnsi="Times New Roman"/>
                <w:lang w:eastAsia="zh-CN"/>
              </w:rPr>
              <w:t>Bug</w:t>
            </w:r>
            <w:r w:rsidRPr="00CB1DBB">
              <w:rPr>
                <w:rFonts w:ascii="Times New Roman" w:hAnsi="Times New Roman" w:hint="eastAsia"/>
                <w:lang w:eastAsia="zh-CN"/>
              </w:rPr>
              <w:t>所有</w:t>
            </w:r>
            <w:r w:rsidRPr="00CB1DBB">
              <w:rPr>
                <w:rFonts w:ascii="Times New Roman" w:hAnsi="Times New Roman"/>
                <w:lang w:eastAsia="zh-CN"/>
              </w:rPr>
              <w:t>相关信息</w:t>
            </w:r>
          </w:p>
        </w:tc>
      </w:tr>
      <w:tr w:rsidR="009C25E4" w:rsidRPr="00CB1DBB" w14:paraId="137B3E35" w14:textId="77777777" w:rsidTr="00587250">
        <w:trPr>
          <w:trHeight w:val="524"/>
        </w:trPr>
        <w:tc>
          <w:tcPr>
            <w:tcW w:w="1440" w:type="dxa"/>
          </w:tcPr>
          <w:p w14:paraId="56478C2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1D78E81" w14:textId="77777777" w:rsidR="009C25E4"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点击</w:t>
            </w:r>
            <w:r w:rsidRPr="00CB1DBB">
              <w:rPr>
                <w:rFonts w:ascii="Times New Roman" w:hAnsi="Times New Roman"/>
                <w:lang w:eastAsia="zh-CN"/>
              </w:rPr>
              <w:t>「新建问题」</w:t>
            </w:r>
            <w:r w:rsidR="00CD3443" w:rsidRPr="00CB1DBB">
              <w:rPr>
                <w:rFonts w:ascii="Times New Roman" w:hAnsi="Times New Roman"/>
                <w:lang w:eastAsia="zh-CN"/>
              </w:rPr>
              <w:t>。</w:t>
            </w:r>
          </w:p>
          <w:p w14:paraId="1582AD67" w14:textId="77777777" w:rsidR="00B12239"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详情，单击提交</w:t>
            </w:r>
            <w:r w:rsidRPr="00CB1DBB">
              <w:rPr>
                <w:rFonts w:ascii="Times New Roman" w:hAnsi="Times New Roman"/>
                <w:lang w:eastAsia="zh-CN"/>
              </w:rPr>
              <w:t>。</w:t>
            </w:r>
          </w:p>
          <w:p w14:paraId="51430748" w14:textId="77777777" w:rsidR="00B12239"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显示</w:t>
            </w:r>
            <w:r w:rsidR="00D84B55" w:rsidRPr="00CB1DBB">
              <w:rPr>
                <w:rFonts w:ascii="Times New Roman" w:hAnsi="Times New Roman" w:hint="eastAsia"/>
                <w:lang w:eastAsia="zh-CN"/>
              </w:rPr>
              <w:t>新建</w:t>
            </w:r>
            <w:r w:rsidRPr="00CB1DBB">
              <w:rPr>
                <w:rFonts w:ascii="Times New Roman" w:hAnsi="Times New Roman"/>
                <w:lang w:eastAsia="zh-CN"/>
              </w:rPr>
              <w:t>成功，</w:t>
            </w:r>
            <w:r w:rsidRPr="00CB1DBB">
              <w:rPr>
                <w:rFonts w:ascii="Times New Roman" w:hAnsi="Times New Roman" w:hint="eastAsia"/>
                <w:lang w:eastAsia="zh-CN"/>
              </w:rPr>
              <w:t>保存信息</w:t>
            </w:r>
            <w:r w:rsidRPr="00CB1DBB">
              <w:rPr>
                <w:rFonts w:ascii="Times New Roman" w:hAnsi="Times New Roman"/>
                <w:lang w:eastAsia="zh-CN"/>
              </w:rPr>
              <w:t>。</w:t>
            </w:r>
          </w:p>
        </w:tc>
      </w:tr>
      <w:tr w:rsidR="009C25E4" w:rsidRPr="00CB1DBB" w14:paraId="41FCF7BE" w14:textId="77777777" w:rsidTr="00587250">
        <w:trPr>
          <w:trHeight w:val="524"/>
        </w:trPr>
        <w:tc>
          <w:tcPr>
            <w:tcW w:w="1440" w:type="dxa"/>
          </w:tcPr>
          <w:p w14:paraId="7A0E440D"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055ADE6" w14:textId="77777777" w:rsidR="00446D04" w:rsidRPr="00CB1DBB" w:rsidRDefault="00CD3443" w:rsidP="00446D04">
            <w:pPr>
              <w:pStyle w:val="a8"/>
              <w:numPr>
                <w:ilvl w:val="0"/>
                <w:numId w:val="29"/>
              </w:numPr>
              <w:ind w:firstLineChars="0"/>
              <w:rPr>
                <w:rFonts w:ascii="Times New Roman" w:hAnsi="Times New Roman"/>
                <w:lang w:eastAsia="zh-CN"/>
              </w:rPr>
            </w:pPr>
            <w:r w:rsidRPr="00CB1DBB">
              <w:rPr>
                <w:rFonts w:ascii="Times New Roman" w:hAnsi="Times New Roman" w:hint="eastAsia"/>
                <w:lang w:eastAsia="zh-CN"/>
              </w:rPr>
              <w:t>提交</w:t>
            </w:r>
            <w:r w:rsidRPr="00CB1DBB">
              <w:rPr>
                <w:rFonts w:ascii="Times New Roman" w:hAnsi="Times New Roman"/>
                <w:lang w:eastAsia="zh-CN"/>
              </w:rPr>
              <w:t>成功后，</w:t>
            </w:r>
            <w:r w:rsidR="0066016B">
              <w:rPr>
                <w:rFonts w:ascii="Times New Roman" w:hAnsi="Times New Roman"/>
                <w:lang w:eastAsia="zh-CN"/>
              </w:rPr>
              <w:t>Bug</w:t>
            </w:r>
            <w:r w:rsidRPr="00CB1DBB">
              <w:rPr>
                <w:rFonts w:ascii="Times New Roman" w:hAnsi="Times New Roman" w:hint="eastAsia"/>
                <w:lang w:eastAsia="zh-CN"/>
              </w:rPr>
              <w:t>会被流转。</w:t>
            </w:r>
          </w:p>
        </w:tc>
      </w:tr>
    </w:tbl>
    <w:p w14:paraId="20B90DCA" w14:textId="77777777" w:rsidR="009C25E4" w:rsidRPr="00CB1DBB" w:rsidRDefault="009C25E4" w:rsidP="009C25E4">
      <w:pPr>
        <w:ind w:firstLineChars="0" w:firstLine="480"/>
        <w:rPr>
          <w:rFonts w:ascii="Times New Roman" w:hAnsi="Times New Roman"/>
          <w:lang w:eastAsia="zh-CN"/>
        </w:rPr>
      </w:pPr>
    </w:p>
    <w:p w14:paraId="7652C915" w14:textId="77777777" w:rsidR="009C25E4" w:rsidRPr="00CB1DBB" w:rsidRDefault="009C25E4" w:rsidP="009C25E4">
      <w:pPr>
        <w:ind w:left="480" w:firstLineChars="0" w:firstLine="0"/>
        <w:rPr>
          <w:rFonts w:ascii="Times New Roman" w:hAnsi="Times New Roman"/>
          <w:lang w:eastAsia="zh-CN"/>
        </w:rPr>
      </w:pPr>
    </w:p>
    <w:p w14:paraId="60F92E80" w14:textId="77777777" w:rsidR="00EC0692" w:rsidRPr="00CB1DBB" w:rsidRDefault="00164458" w:rsidP="00EC0692">
      <w:pPr>
        <w:pStyle w:val="a8"/>
        <w:numPr>
          <w:ilvl w:val="0"/>
          <w:numId w:val="14"/>
        </w:numPr>
        <w:ind w:firstLineChars="0"/>
        <w:rPr>
          <w:rFonts w:ascii="Times New Roman" w:hAnsi="Times New Roman"/>
          <w:lang w:eastAsia="zh-CN"/>
        </w:rPr>
      </w:pPr>
      <w:r w:rsidRPr="00CB1DBB">
        <w:rPr>
          <w:rFonts w:ascii="Times New Roman" w:hAnsi="Times New Roman" w:hint="eastAsia"/>
          <w:lang w:eastAsia="zh-CN"/>
        </w:rPr>
        <w:t>我的</w:t>
      </w:r>
      <w:r w:rsidRPr="00CB1DBB">
        <w:rPr>
          <w:rFonts w:ascii="Times New Roman" w:hAnsi="Times New Roman"/>
          <w:lang w:eastAsia="zh-CN"/>
        </w:rPr>
        <w:t>任务</w:t>
      </w:r>
      <w:r w:rsidR="00905222" w:rsidRPr="00CB1DBB">
        <w:rPr>
          <w:rFonts w:ascii="Times New Roman" w:hAnsi="Times New Roman"/>
          <w:lang w:eastAsia="zh-CN"/>
        </w:rPr>
        <w:t xml:space="preserve"> </w:t>
      </w:r>
    </w:p>
    <w:p w14:paraId="5279D8B7" w14:textId="77777777" w:rsidR="009D325E" w:rsidRPr="00CB1DBB" w:rsidRDefault="00DA127B" w:rsidP="00EC0692">
      <w:pPr>
        <w:ind w:firstLineChars="0" w:firstLine="480"/>
        <w:rPr>
          <w:rFonts w:ascii="Times New Roman" w:hAnsi="Times New Roman"/>
          <w:lang w:eastAsia="zh-CN"/>
        </w:rPr>
      </w:pPr>
      <w:r w:rsidRPr="00CB1DBB">
        <w:rPr>
          <w:rFonts w:ascii="Times New Roman" w:hAnsi="Times New Roman"/>
          <w:lang w:eastAsia="zh-CN"/>
        </w:rPr>
        <w:t>平台</w:t>
      </w:r>
      <w:r w:rsidR="001B78C4" w:rsidRPr="00CB1DBB">
        <w:rPr>
          <w:rFonts w:ascii="Times New Roman" w:hAnsi="Times New Roman"/>
          <w:lang w:eastAsia="zh-CN"/>
        </w:rPr>
        <w:t>用户</w:t>
      </w:r>
      <w:r w:rsidR="00EC0692" w:rsidRPr="00CB1DBB">
        <w:rPr>
          <w:rFonts w:ascii="Times New Roman" w:hAnsi="Times New Roman" w:hint="eastAsia"/>
          <w:lang w:eastAsia="zh-CN"/>
        </w:rPr>
        <w:t>登录</w:t>
      </w:r>
      <w:r w:rsidR="001A0392" w:rsidRPr="00CB1DBB">
        <w:rPr>
          <w:rFonts w:ascii="Times New Roman" w:hAnsi="Times New Roman"/>
          <w:lang w:eastAsia="zh-CN"/>
        </w:rPr>
        <w:t>系统，</w:t>
      </w:r>
      <w:r w:rsidR="00EC0692" w:rsidRPr="00CB1DBB">
        <w:rPr>
          <w:rFonts w:ascii="Times New Roman" w:hAnsi="Times New Roman" w:hint="eastAsia"/>
          <w:lang w:eastAsia="zh-CN"/>
        </w:rPr>
        <w:t>选择</w:t>
      </w:r>
      <w:r w:rsidR="00EC0692" w:rsidRPr="00CB1DBB">
        <w:rPr>
          <w:rFonts w:ascii="Times New Roman" w:hAnsi="Times New Roman"/>
          <w:lang w:eastAsia="zh-CN"/>
        </w:rPr>
        <w:t>「</w:t>
      </w:r>
      <w:r w:rsidR="00604A1A" w:rsidRPr="00CB1DBB">
        <w:rPr>
          <w:rFonts w:ascii="Times New Roman" w:hAnsi="Times New Roman" w:hint="eastAsia"/>
          <w:lang w:eastAsia="zh-CN"/>
        </w:rPr>
        <w:t>我的</w:t>
      </w:r>
      <w:r w:rsidR="00604A1A" w:rsidRPr="00CB1DBB">
        <w:rPr>
          <w:rFonts w:ascii="Times New Roman" w:hAnsi="Times New Roman"/>
          <w:lang w:eastAsia="zh-CN"/>
        </w:rPr>
        <w:t>任务</w:t>
      </w:r>
      <w:r w:rsidR="00EC0692" w:rsidRPr="00CB1DBB">
        <w:rPr>
          <w:rFonts w:ascii="Times New Roman" w:hAnsi="Times New Roman"/>
          <w:lang w:eastAsia="zh-CN"/>
        </w:rPr>
        <w:t>」，</w:t>
      </w:r>
      <w:r w:rsidR="00EC0692" w:rsidRPr="00CB1DBB">
        <w:rPr>
          <w:rFonts w:ascii="Times New Roman" w:hAnsi="Times New Roman" w:hint="eastAsia"/>
          <w:lang w:eastAsia="zh-CN"/>
        </w:rPr>
        <w:t>进入该</w:t>
      </w:r>
      <w:r w:rsidR="00EC0692" w:rsidRPr="00CB1DBB">
        <w:rPr>
          <w:rFonts w:ascii="Times New Roman" w:hAnsi="Times New Roman"/>
          <w:lang w:eastAsia="zh-CN"/>
        </w:rPr>
        <w:t>界面，</w:t>
      </w:r>
      <w:r w:rsidR="006F7A7A" w:rsidRPr="00CB1DBB">
        <w:rPr>
          <w:rFonts w:ascii="Times New Roman" w:hAnsi="Times New Roman" w:hint="eastAsia"/>
          <w:lang w:eastAsia="zh-CN"/>
        </w:rPr>
        <w:t>选择</w:t>
      </w:r>
      <w:r w:rsidR="006F7A7A" w:rsidRPr="00CB1DBB">
        <w:rPr>
          <w:rFonts w:ascii="Times New Roman" w:hAnsi="Times New Roman"/>
          <w:lang w:eastAsia="zh-CN"/>
        </w:rPr>
        <w:t>一条任务记录</w:t>
      </w:r>
      <w:r w:rsidR="00351C6A" w:rsidRPr="00CB1DBB">
        <w:rPr>
          <w:rFonts w:ascii="Times New Roman" w:hAnsi="Times New Roman"/>
          <w:lang w:eastAsia="zh-CN"/>
        </w:rPr>
        <w:t>，</w:t>
      </w:r>
      <w:r w:rsidR="00351C6A" w:rsidRPr="00CB1DBB">
        <w:rPr>
          <w:rFonts w:ascii="Times New Roman" w:hAnsi="Times New Roman" w:hint="eastAsia"/>
          <w:lang w:eastAsia="zh-CN"/>
        </w:rPr>
        <w:t>点击</w:t>
      </w:r>
      <w:r w:rsidR="00351C6A" w:rsidRPr="00CB1DBB">
        <w:rPr>
          <w:rFonts w:ascii="Times New Roman" w:hAnsi="Times New Roman"/>
          <w:lang w:eastAsia="zh-CN"/>
        </w:rPr>
        <w:t>「处理」</w:t>
      </w:r>
      <w:r w:rsidR="006F7A7A" w:rsidRPr="00CB1DBB">
        <w:rPr>
          <w:rFonts w:ascii="Times New Roman" w:hAnsi="Times New Roman"/>
          <w:lang w:eastAsia="zh-CN"/>
        </w:rPr>
        <w:t>，</w:t>
      </w:r>
      <w:r w:rsidR="006F7A7A" w:rsidRPr="00CB1DBB">
        <w:rPr>
          <w:rFonts w:ascii="Times New Roman" w:hAnsi="Times New Roman" w:hint="eastAsia"/>
          <w:lang w:eastAsia="zh-CN"/>
        </w:rPr>
        <w:t>浏览</w:t>
      </w:r>
      <w:r w:rsidR="006F7A7A" w:rsidRPr="00CB1DBB">
        <w:rPr>
          <w:rFonts w:ascii="Times New Roman" w:hAnsi="Times New Roman"/>
          <w:lang w:eastAsia="zh-CN"/>
        </w:rPr>
        <w:t>任务，发表自己的</w:t>
      </w:r>
      <w:r w:rsidR="006F7A7A" w:rsidRPr="00CB1DBB">
        <w:rPr>
          <w:rFonts w:ascii="Times New Roman" w:hAnsi="Times New Roman" w:hint="eastAsia"/>
          <w:lang w:eastAsia="zh-CN"/>
        </w:rPr>
        <w:t>意见</w:t>
      </w:r>
      <w:r w:rsidR="00321057" w:rsidRPr="00CB1DBB">
        <w:rPr>
          <w:rFonts w:ascii="Times New Roman" w:hAnsi="Times New Roman"/>
          <w:lang w:eastAsia="zh-CN"/>
        </w:rPr>
        <w:t>，</w:t>
      </w:r>
      <w:r w:rsidR="00321057" w:rsidRPr="00CB1DBB">
        <w:rPr>
          <w:rFonts w:ascii="Times New Roman" w:hAnsi="Times New Roman" w:hint="eastAsia"/>
          <w:lang w:eastAsia="zh-CN"/>
        </w:rPr>
        <w:t>当</w:t>
      </w:r>
      <w:r w:rsidR="00305F52" w:rsidRPr="00CB1DBB">
        <w:rPr>
          <w:rFonts w:ascii="Times New Roman" w:hAnsi="Times New Roman" w:hint="eastAsia"/>
          <w:lang w:eastAsia="zh-CN"/>
        </w:rPr>
        <w:t>用户</w:t>
      </w:r>
      <w:r w:rsidR="00321057" w:rsidRPr="00CB1DBB">
        <w:rPr>
          <w:rFonts w:ascii="Times New Roman" w:hAnsi="Times New Roman" w:hint="eastAsia"/>
          <w:lang w:eastAsia="zh-CN"/>
        </w:rPr>
        <w:t>确认</w:t>
      </w:r>
      <w:r w:rsidR="00305F52" w:rsidRPr="00CB1DBB">
        <w:rPr>
          <w:rFonts w:ascii="Times New Roman" w:hAnsi="Times New Roman" w:hint="eastAsia"/>
          <w:lang w:eastAsia="zh-CN"/>
        </w:rPr>
        <w:t>提交</w:t>
      </w:r>
      <w:r w:rsidR="00321057" w:rsidRPr="00CB1DBB">
        <w:rPr>
          <w:rFonts w:ascii="Times New Roman" w:hAnsi="Times New Roman" w:hint="eastAsia"/>
          <w:lang w:eastAsia="zh-CN"/>
        </w:rPr>
        <w:t>时</w:t>
      </w:r>
      <w:r w:rsidR="00321057" w:rsidRPr="00CB1DBB">
        <w:rPr>
          <w:rFonts w:ascii="Times New Roman" w:hAnsi="Times New Roman"/>
          <w:lang w:eastAsia="zh-CN"/>
        </w:rPr>
        <w:t>，</w:t>
      </w:r>
      <w:r w:rsidR="00321057" w:rsidRPr="00CB1DBB">
        <w:rPr>
          <w:rFonts w:ascii="Times New Roman" w:hAnsi="Times New Roman" w:hint="eastAsia"/>
          <w:lang w:eastAsia="zh-CN"/>
        </w:rPr>
        <w:t>系统</w:t>
      </w:r>
      <w:r w:rsidR="00321057" w:rsidRPr="00CB1DBB">
        <w:rPr>
          <w:rFonts w:ascii="Times New Roman" w:hAnsi="Times New Roman"/>
          <w:lang w:eastAsia="zh-CN"/>
        </w:rPr>
        <w:t>提示数据库保存</w:t>
      </w:r>
      <w:r w:rsidR="0066016B">
        <w:rPr>
          <w:rFonts w:ascii="Times New Roman" w:hAnsi="Times New Roman"/>
          <w:lang w:eastAsia="zh-CN"/>
        </w:rPr>
        <w:t>Bug</w:t>
      </w:r>
      <w:r w:rsidR="00305F52" w:rsidRPr="00CB1DBB">
        <w:rPr>
          <w:rFonts w:ascii="Times New Roman" w:hAnsi="Times New Roman" w:hint="eastAsia"/>
          <w:lang w:eastAsia="zh-CN"/>
        </w:rPr>
        <w:t>处理</w:t>
      </w:r>
      <w:r w:rsidR="00305F52" w:rsidRPr="00CB1DBB">
        <w:rPr>
          <w:rFonts w:ascii="Times New Roman" w:hAnsi="Times New Roman"/>
          <w:lang w:eastAsia="zh-CN"/>
        </w:rPr>
        <w:t>信息。</w:t>
      </w:r>
    </w:p>
    <w:p w14:paraId="277BB3C2" w14:textId="77777777" w:rsidR="009C25E4" w:rsidRPr="00CB1DBB" w:rsidRDefault="008E10FD" w:rsidP="006A6F77">
      <w:pPr>
        <w:pStyle w:val="ab"/>
        <w:ind w:left="960" w:firstLineChars="0" w:firstLine="0"/>
        <w:jc w:val="center"/>
        <w:rPr>
          <w:rFonts w:ascii="Times New Roman" w:hAnsi="Times New Roman"/>
          <w:lang w:eastAsia="zh-CN"/>
        </w:rPr>
      </w:pPr>
      <w:r>
        <w:rPr>
          <w:rFonts w:ascii="Times New Roman" w:hAnsi="Times New Roman"/>
        </w:rPr>
        <w:lastRenderedPageBreak/>
        <w:t>表</w:t>
      </w:r>
      <w:r w:rsidR="009C25E4" w:rsidRPr="00CB1DBB">
        <w:rPr>
          <w:rFonts w:ascii="Times New Roman" w:hAnsi="Times New Roman" w:hint="eastAsia"/>
        </w:rPr>
        <w:t xml:space="preserve"> </w:t>
      </w:r>
      <w:r w:rsidR="00837580" w:rsidRPr="00CB1DBB">
        <w:rPr>
          <w:rFonts w:ascii="Times New Roman" w:hAnsi="Times New Roman"/>
          <w:lang w:eastAsia="zh-CN"/>
        </w:rPr>
        <w:t>5-5</w:t>
      </w:r>
      <w:r w:rsidR="00837580" w:rsidRPr="00CB1DBB">
        <w:rPr>
          <w:rFonts w:ascii="Times New Roman" w:hAnsi="Times New Roman" w:hint="eastAsia"/>
          <w:lang w:eastAsia="zh-CN"/>
        </w:rPr>
        <w:t>我的</w:t>
      </w:r>
      <w:r w:rsidR="00837580" w:rsidRPr="00CB1DBB">
        <w:rPr>
          <w:rFonts w:ascii="Times New Roman" w:hAnsi="Times New Roman"/>
          <w:lang w:eastAsia="zh-CN"/>
        </w:rPr>
        <w:t>任务</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2CD5D69D" w14:textId="77777777" w:rsidTr="00A95CCE">
        <w:trPr>
          <w:trHeight w:val="346"/>
        </w:trPr>
        <w:tc>
          <w:tcPr>
            <w:tcW w:w="1440" w:type="dxa"/>
            <w:shd w:val="clear" w:color="auto" w:fill="D9D9D9"/>
          </w:tcPr>
          <w:p w14:paraId="4FABD3B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DE532AD"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7FB76879" w14:textId="77777777" w:rsidTr="006A6F77">
        <w:trPr>
          <w:trHeight w:val="487"/>
        </w:trPr>
        <w:tc>
          <w:tcPr>
            <w:tcW w:w="1440" w:type="dxa"/>
          </w:tcPr>
          <w:p w14:paraId="22970E9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818851D" w14:textId="77777777" w:rsidR="009C25E4" w:rsidRPr="00CB1DBB" w:rsidRDefault="0066016B" w:rsidP="00587250">
            <w:pPr>
              <w:ind w:firstLine="480"/>
              <w:rPr>
                <w:rFonts w:ascii="Times New Roman" w:hAnsi="Times New Roman"/>
                <w:lang w:eastAsia="zh-CN"/>
              </w:rPr>
            </w:pPr>
            <w:r>
              <w:rPr>
                <w:rFonts w:ascii="Times New Roman" w:hAnsi="Times New Roman"/>
                <w:lang w:eastAsia="zh-CN"/>
              </w:rPr>
              <w:t>Bug</w:t>
            </w:r>
            <w:r w:rsidR="006A6F77" w:rsidRPr="00CB1DBB">
              <w:rPr>
                <w:rFonts w:ascii="Times New Roman" w:hAnsi="Times New Roman"/>
                <w:lang w:eastAsia="zh-CN"/>
              </w:rPr>
              <w:t>02</w:t>
            </w:r>
          </w:p>
        </w:tc>
      </w:tr>
      <w:tr w:rsidR="009C25E4" w:rsidRPr="00CB1DBB" w14:paraId="5B84338D" w14:textId="77777777" w:rsidTr="00587250">
        <w:trPr>
          <w:trHeight w:val="487"/>
        </w:trPr>
        <w:tc>
          <w:tcPr>
            <w:tcW w:w="1440" w:type="dxa"/>
          </w:tcPr>
          <w:p w14:paraId="3A2FD9FA"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8CA1493" w14:textId="77777777" w:rsidR="009C25E4" w:rsidRPr="00CB1DBB" w:rsidRDefault="00FF62BA" w:rsidP="00587250">
            <w:pPr>
              <w:ind w:firstLine="480"/>
              <w:rPr>
                <w:rFonts w:ascii="Times New Roman" w:hAnsi="Times New Roman"/>
                <w:lang w:eastAsia="zh-CN"/>
              </w:rPr>
            </w:pPr>
            <w:r w:rsidRPr="00CB1DBB">
              <w:rPr>
                <w:rFonts w:ascii="Times New Roman" w:hAnsi="Times New Roman"/>
                <w:lang w:eastAsia="zh-CN"/>
              </w:rPr>
              <w:t>我的任务</w:t>
            </w:r>
          </w:p>
        </w:tc>
      </w:tr>
      <w:tr w:rsidR="009C25E4" w:rsidRPr="00CB1DBB" w14:paraId="6CE43C89" w14:textId="77777777" w:rsidTr="00587250">
        <w:trPr>
          <w:trHeight w:val="524"/>
        </w:trPr>
        <w:tc>
          <w:tcPr>
            <w:tcW w:w="1440" w:type="dxa"/>
          </w:tcPr>
          <w:p w14:paraId="79BA947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05DF91AD" w14:textId="77777777" w:rsidR="009C25E4" w:rsidRPr="00CB1DBB" w:rsidRDefault="00C11600" w:rsidP="00587250">
            <w:pPr>
              <w:ind w:firstLine="480"/>
              <w:rPr>
                <w:rFonts w:ascii="Times New Roman" w:hAnsi="Times New Roman"/>
                <w:lang w:eastAsia="zh-CN"/>
              </w:rPr>
            </w:pPr>
            <w:r w:rsidRPr="00CB1DBB">
              <w:rPr>
                <w:rFonts w:ascii="Times New Roman" w:hAnsi="Times New Roman"/>
                <w:lang w:eastAsia="zh-CN"/>
              </w:rPr>
              <w:t>被分配的用户</w:t>
            </w:r>
          </w:p>
        </w:tc>
      </w:tr>
      <w:tr w:rsidR="009C25E4" w:rsidRPr="00CB1DBB" w14:paraId="0FB4288C" w14:textId="77777777" w:rsidTr="00587250">
        <w:trPr>
          <w:trHeight w:val="533"/>
        </w:trPr>
        <w:tc>
          <w:tcPr>
            <w:tcW w:w="1440" w:type="dxa"/>
          </w:tcPr>
          <w:p w14:paraId="0AF357C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347BE2AF" w14:textId="77777777" w:rsidR="009C25E4" w:rsidRPr="00CB1DBB" w:rsidRDefault="00C11600" w:rsidP="00587250">
            <w:pPr>
              <w:ind w:firstLine="480"/>
              <w:rPr>
                <w:rFonts w:ascii="Times New Roman" w:hAnsi="Times New Roman"/>
                <w:lang w:eastAsia="zh-CN"/>
              </w:rPr>
            </w:pPr>
            <w:r w:rsidRPr="00CB1DBB">
              <w:rPr>
                <w:rFonts w:ascii="Times New Roman" w:hAnsi="Times New Roman"/>
                <w:lang w:eastAsia="zh-CN"/>
              </w:rPr>
              <w:t>用户被识别和被授权</w:t>
            </w:r>
          </w:p>
        </w:tc>
      </w:tr>
      <w:tr w:rsidR="009C25E4" w:rsidRPr="00CB1DBB" w14:paraId="782A917D" w14:textId="77777777" w:rsidTr="00587250">
        <w:trPr>
          <w:trHeight w:val="533"/>
        </w:trPr>
        <w:tc>
          <w:tcPr>
            <w:tcW w:w="1440" w:type="dxa"/>
          </w:tcPr>
          <w:p w14:paraId="0D84359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24089436" w14:textId="77777777" w:rsidR="009C25E4" w:rsidRPr="00CB1DBB" w:rsidRDefault="00DA27F1" w:rsidP="00587250">
            <w:pPr>
              <w:ind w:firstLine="480"/>
              <w:rPr>
                <w:rFonts w:ascii="Times New Roman" w:hAnsi="Times New Roman"/>
                <w:lang w:eastAsia="zh-CN"/>
              </w:rPr>
            </w:pPr>
            <w:r w:rsidRPr="00CB1DBB">
              <w:rPr>
                <w:rFonts w:ascii="Times New Roman" w:hAnsi="Times New Roman"/>
                <w:lang w:eastAsia="zh-CN"/>
              </w:rPr>
              <w:t>后台数据库保存处理</w:t>
            </w:r>
            <w:r w:rsidR="0066016B">
              <w:rPr>
                <w:rFonts w:ascii="Times New Roman" w:hAnsi="Times New Roman"/>
                <w:lang w:eastAsia="zh-CN"/>
              </w:rPr>
              <w:t>Bug</w:t>
            </w:r>
            <w:r w:rsidRPr="00CB1DBB">
              <w:rPr>
                <w:rFonts w:ascii="Times New Roman" w:hAnsi="Times New Roman"/>
                <w:lang w:eastAsia="zh-CN"/>
              </w:rPr>
              <w:t>相关信息</w:t>
            </w:r>
          </w:p>
        </w:tc>
      </w:tr>
      <w:tr w:rsidR="009C25E4" w:rsidRPr="00CB1DBB" w14:paraId="4B890BA2" w14:textId="77777777" w:rsidTr="00587250">
        <w:trPr>
          <w:trHeight w:val="524"/>
        </w:trPr>
        <w:tc>
          <w:tcPr>
            <w:tcW w:w="1440" w:type="dxa"/>
          </w:tcPr>
          <w:p w14:paraId="141C5941"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E98DB5F" w14:textId="77777777" w:rsidR="00C67053" w:rsidRPr="00CB1DBB" w:rsidRDefault="00C67053" w:rsidP="00C67053">
            <w:pPr>
              <w:pStyle w:val="a8"/>
              <w:numPr>
                <w:ilvl w:val="0"/>
                <w:numId w:val="30"/>
              </w:numPr>
              <w:ind w:firstLineChars="0"/>
              <w:rPr>
                <w:rFonts w:ascii="Times New Roman" w:hAnsi="Times New Roman"/>
                <w:lang w:eastAsia="zh-CN"/>
              </w:rPr>
            </w:pPr>
            <w:r w:rsidRPr="00CB1DBB">
              <w:rPr>
                <w:rFonts w:ascii="Times New Roman" w:hAnsi="Times New Roman" w:hint="eastAsia"/>
                <w:lang w:eastAsia="zh-CN"/>
              </w:rPr>
              <w:t>点击</w:t>
            </w:r>
            <w:r w:rsidRPr="00CB1DBB">
              <w:rPr>
                <w:rFonts w:ascii="Times New Roman" w:hAnsi="Times New Roman"/>
                <w:lang w:eastAsia="zh-CN"/>
              </w:rPr>
              <w:t>「我的任务」。</w:t>
            </w:r>
          </w:p>
          <w:p w14:paraId="69248D4C" w14:textId="77777777" w:rsidR="00D84B55" w:rsidRPr="00CB1DBB" w:rsidRDefault="00472DF4" w:rsidP="00D84B55">
            <w:pPr>
              <w:pStyle w:val="a8"/>
              <w:numPr>
                <w:ilvl w:val="0"/>
                <w:numId w:val="30"/>
              </w:numPr>
              <w:ind w:firstLineChars="0"/>
              <w:rPr>
                <w:rFonts w:ascii="Times New Roman" w:hAnsi="Times New Roman"/>
                <w:lang w:eastAsia="zh-CN"/>
              </w:rPr>
            </w:pPr>
            <w:r w:rsidRPr="00CB1DBB">
              <w:rPr>
                <w:rFonts w:ascii="Times New Roman" w:hAnsi="Times New Roman"/>
                <w:lang w:eastAsia="zh-CN"/>
              </w:rPr>
              <w:t>浏览</w:t>
            </w:r>
            <w:r w:rsidR="0066016B">
              <w:rPr>
                <w:rFonts w:ascii="Times New Roman" w:hAnsi="Times New Roman"/>
                <w:lang w:eastAsia="zh-CN"/>
              </w:rPr>
              <w:t>Bug</w:t>
            </w:r>
            <w:r w:rsidRPr="00CB1DBB">
              <w:rPr>
                <w:rFonts w:ascii="Times New Roman" w:hAnsi="Times New Roman"/>
                <w:lang w:eastAsia="zh-CN"/>
              </w:rPr>
              <w:t>，</w:t>
            </w:r>
            <w:r w:rsidR="00C67053" w:rsidRPr="00CB1DBB">
              <w:rPr>
                <w:rFonts w:ascii="Times New Roman" w:hAnsi="Times New Roman" w:hint="eastAsia"/>
                <w:lang w:eastAsia="zh-CN"/>
              </w:rPr>
              <w:t>输入</w:t>
            </w:r>
            <w:r w:rsidR="00C67053" w:rsidRPr="00CB1DBB">
              <w:rPr>
                <w:rFonts w:ascii="Times New Roman" w:hAnsi="Times New Roman"/>
                <w:lang w:eastAsia="zh-CN"/>
              </w:rPr>
              <w:t xml:space="preserve"> </w:t>
            </w:r>
            <w:r w:rsidR="0066016B">
              <w:rPr>
                <w:rFonts w:ascii="Times New Roman" w:hAnsi="Times New Roman"/>
                <w:lang w:eastAsia="zh-CN"/>
              </w:rPr>
              <w:t>Bug</w:t>
            </w:r>
            <w:r w:rsidR="001B3D80" w:rsidRPr="00CB1DBB">
              <w:rPr>
                <w:rFonts w:ascii="Times New Roman" w:hAnsi="Times New Roman" w:hint="eastAsia"/>
                <w:lang w:eastAsia="zh-CN"/>
              </w:rPr>
              <w:t>意见</w:t>
            </w:r>
            <w:r w:rsidR="00C67053" w:rsidRPr="00CB1DBB">
              <w:rPr>
                <w:rFonts w:ascii="Times New Roman" w:hAnsi="Times New Roman" w:hint="eastAsia"/>
                <w:lang w:eastAsia="zh-CN"/>
              </w:rPr>
              <w:t>，单击提交</w:t>
            </w:r>
            <w:r w:rsidR="00C67053" w:rsidRPr="00CB1DBB">
              <w:rPr>
                <w:rFonts w:ascii="Times New Roman" w:hAnsi="Times New Roman"/>
                <w:lang w:eastAsia="zh-CN"/>
              </w:rPr>
              <w:t>。</w:t>
            </w:r>
          </w:p>
          <w:p w14:paraId="3A4D88E2" w14:textId="77777777" w:rsidR="009C25E4" w:rsidRPr="00CB1DBB" w:rsidRDefault="00C67053" w:rsidP="00D84B55">
            <w:pPr>
              <w:pStyle w:val="a8"/>
              <w:numPr>
                <w:ilvl w:val="0"/>
                <w:numId w:val="30"/>
              </w:numPr>
              <w:ind w:firstLineChars="0"/>
              <w:rPr>
                <w:rFonts w:ascii="Times New Roman" w:hAnsi="Times New Roman"/>
                <w:lang w:eastAsia="zh-CN"/>
              </w:rPr>
            </w:pPr>
            <w:r w:rsidRPr="00CB1DBB">
              <w:rPr>
                <w:rFonts w:ascii="Times New Roman" w:hAnsi="Times New Roman" w:hint="eastAsia"/>
                <w:lang w:eastAsia="zh-CN"/>
              </w:rPr>
              <w:t>显示</w:t>
            </w:r>
            <w:r w:rsidR="00D84B55" w:rsidRPr="00CB1DBB">
              <w:rPr>
                <w:rFonts w:ascii="Times New Roman" w:hAnsi="Times New Roman" w:hint="eastAsia"/>
                <w:lang w:eastAsia="zh-CN"/>
              </w:rPr>
              <w:t>处理</w:t>
            </w:r>
            <w:r w:rsidRPr="00CB1DBB">
              <w:rPr>
                <w:rFonts w:ascii="Times New Roman" w:hAnsi="Times New Roman"/>
                <w:lang w:eastAsia="zh-CN"/>
              </w:rPr>
              <w:t>成功，</w:t>
            </w:r>
            <w:r w:rsidRPr="00CB1DBB">
              <w:rPr>
                <w:rFonts w:ascii="Times New Roman" w:hAnsi="Times New Roman" w:hint="eastAsia"/>
                <w:lang w:eastAsia="zh-CN"/>
              </w:rPr>
              <w:t>保存信息</w:t>
            </w:r>
            <w:r w:rsidRPr="00CB1DBB">
              <w:rPr>
                <w:rFonts w:ascii="Times New Roman" w:hAnsi="Times New Roman"/>
                <w:lang w:eastAsia="zh-CN"/>
              </w:rPr>
              <w:t>。</w:t>
            </w:r>
          </w:p>
        </w:tc>
      </w:tr>
      <w:tr w:rsidR="009C25E4" w:rsidRPr="00CB1DBB" w14:paraId="12A93C5C" w14:textId="77777777" w:rsidTr="00587250">
        <w:trPr>
          <w:trHeight w:val="524"/>
        </w:trPr>
        <w:tc>
          <w:tcPr>
            <w:tcW w:w="1440" w:type="dxa"/>
          </w:tcPr>
          <w:p w14:paraId="63903545"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2E5875BA" w14:textId="77777777" w:rsidR="009C25E4" w:rsidRPr="00CB1DBB" w:rsidRDefault="00873731" w:rsidP="00873731">
            <w:pPr>
              <w:pStyle w:val="a8"/>
              <w:numPr>
                <w:ilvl w:val="0"/>
                <w:numId w:val="31"/>
              </w:numPr>
              <w:ind w:firstLineChars="0"/>
              <w:rPr>
                <w:rFonts w:ascii="Times New Roman" w:hAnsi="Times New Roman"/>
                <w:lang w:eastAsia="zh-CN"/>
              </w:rPr>
            </w:pPr>
            <w:r w:rsidRPr="00CB1DBB">
              <w:rPr>
                <w:rFonts w:ascii="Times New Roman" w:hAnsi="Times New Roman" w:hint="eastAsia"/>
                <w:lang w:eastAsia="zh-CN"/>
              </w:rPr>
              <w:t>提交</w:t>
            </w:r>
            <w:r w:rsidRPr="00CB1DBB">
              <w:rPr>
                <w:rFonts w:ascii="Times New Roman" w:hAnsi="Times New Roman"/>
                <w:lang w:eastAsia="zh-CN"/>
              </w:rPr>
              <w:t>成功后，</w:t>
            </w:r>
            <w:r w:rsidR="0066016B">
              <w:rPr>
                <w:rFonts w:ascii="Times New Roman" w:hAnsi="Times New Roman"/>
                <w:lang w:eastAsia="zh-CN"/>
              </w:rPr>
              <w:t>Bug</w:t>
            </w:r>
            <w:r w:rsidRPr="00CB1DBB">
              <w:rPr>
                <w:rFonts w:ascii="Times New Roman" w:hAnsi="Times New Roman" w:hint="eastAsia"/>
                <w:lang w:eastAsia="zh-CN"/>
              </w:rPr>
              <w:t>会被流转。</w:t>
            </w:r>
          </w:p>
        </w:tc>
      </w:tr>
    </w:tbl>
    <w:p w14:paraId="017D5C75" w14:textId="77777777" w:rsidR="00C97B8D" w:rsidRDefault="00C97B8D" w:rsidP="00C97B8D">
      <w:pPr>
        <w:pStyle w:val="a8"/>
        <w:ind w:firstLineChars="0" w:firstLine="0"/>
        <w:rPr>
          <w:rFonts w:ascii="Times New Roman" w:hAnsi="Times New Roman"/>
          <w:lang w:eastAsia="zh-CN"/>
        </w:rPr>
        <w:sectPr w:rsidR="00C97B8D" w:rsidSect="00CB1DBB">
          <w:headerReference w:type="default" r:id="rId48"/>
          <w:type w:val="continuous"/>
          <w:pgSz w:w="11900" w:h="16840"/>
          <w:pgMar w:top="1418" w:right="1134" w:bottom="1418" w:left="1588" w:header="1134" w:footer="709" w:gutter="0"/>
          <w:cols w:space="708"/>
          <w:docGrid w:linePitch="360"/>
        </w:sectPr>
      </w:pPr>
    </w:p>
    <w:p w14:paraId="4150AF79" w14:textId="77777777" w:rsidR="009C25E4" w:rsidRPr="00CB1DBB" w:rsidRDefault="009C25E4" w:rsidP="00CB1DBB">
      <w:pPr>
        <w:pStyle w:val="a8"/>
        <w:ind w:firstLineChars="0" w:firstLine="0"/>
        <w:rPr>
          <w:rFonts w:ascii="Times New Roman" w:hAnsi="Times New Roman"/>
          <w:lang w:eastAsia="zh-CN"/>
        </w:rPr>
      </w:pPr>
    </w:p>
    <w:p w14:paraId="4F688CEC" w14:textId="77777777" w:rsidR="003A3CE8" w:rsidRPr="00CB1DBB" w:rsidRDefault="00EA4F15" w:rsidP="00CB1DBB">
      <w:pPr>
        <w:pStyle w:val="3"/>
        <w:numPr>
          <w:ilvl w:val="2"/>
          <w:numId w:val="74"/>
        </w:numPr>
        <w:ind w:firstLineChars="0"/>
        <w:rPr>
          <w:rFonts w:ascii="Times New Roman" w:hAnsi="Times New Roman"/>
        </w:rPr>
      </w:pPr>
      <w:bookmarkStart w:id="252" w:name="_Toc451434981"/>
      <w:bookmarkStart w:id="253" w:name="_Toc451435815"/>
      <w:bookmarkStart w:id="254" w:name="_Toc451455864"/>
      <w:bookmarkStart w:id="255" w:name="_Toc451456836"/>
      <w:bookmarkStart w:id="256" w:name="_Toc451457072"/>
      <w:bookmarkStart w:id="257" w:name="_Toc451457538"/>
      <w:bookmarkStart w:id="258" w:name="_Toc451702751"/>
      <w:r w:rsidRPr="00CB1DBB">
        <w:rPr>
          <w:rFonts w:ascii="Times New Roman" w:hAnsi="Times New Roman" w:hint="eastAsia"/>
        </w:rPr>
        <w:t>项目</w:t>
      </w:r>
      <w:r w:rsidRPr="00CB1DBB">
        <w:rPr>
          <w:rFonts w:ascii="Times New Roman" w:hAnsi="Times New Roman"/>
        </w:rPr>
        <w:t>管理</w:t>
      </w:r>
      <w:bookmarkEnd w:id="252"/>
      <w:bookmarkEnd w:id="253"/>
      <w:bookmarkEnd w:id="254"/>
      <w:bookmarkEnd w:id="255"/>
      <w:bookmarkEnd w:id="256"/>
      <w:bookmarkEnd w:id="257"/>
      <w:bookmarkEnd w:id="258"/>
    </w:p>
    <w:p w14:paraId="78F3287A" w14:textId="77777777" w:rsidR="000546BB" w:rsidRPr="00CB1DBB" w:rsidRDefault="00D302B9" w:rsidP="000546BB">
      <w:pPr>
        <w:pStyle w:val="a8"/>
        <w:numPr>
          <w:ilvl w:val="0"/>
          <w:numId w:val="14"/>
        </w:numPr>
        <w:ind w:firstLineChars="0"/>
        <w:rPr>
          <w:rFonts w:ascii="Times New Roman" w:hAnsi="Times New Roman"/>
          <w:lang w:eastAsia="zh-CN"/>
        </w:rPr>
      </w:pPr>
      <w:r w:rsidRPr="00CB1DBB">
        <w:rPr>
          <w:rFonts w:ascii="Times New Roman" w:hAnsi="Times New Roman"/>
          <w:lang w:eastAsia="zh-CN"/>
        </w:rPr>
        <w:t>项目</w:t>
      </w:r>
      <w:r w:rsidRPr="00CB1DBB">
        <w:rPr>
          <w:rFonts w:ascii="Times New Roman" w:hAnsi="Times New Roman" w:hint="eastAsia"/>
          <w:lang w:eastAsia="zh-CN"/>
        </w:rPr>
        <w:t>添加成员</w:t>
      </w:r>
    </w:p>
    <w:p w14:paraId="2364BBFF" w14:textId="77777777" w:rsidR="009D325E" w:rsidRPr="00CB1DBB" w:rsidRDefault="00282AA0" w:rsidP="000546BB">
      <w:pPr>
        <w:ind w:firstLineChars="0"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经理登录系统，</w:t>
      </w:r>
      <w:r w:rsidRPr="00CB1DBB">
        <w:rPr>
          <w:rFonts w:ascii="Times New Roman" w:hAnsi="Times New Roman" w:hint="eastAsia"/>
          <w:lang w:eastAsia="zh-CN"/>
        </w:rPr>
        <w:t>在</w:t>
      </w:r>
      <w:r w:rsidRPr="00CB1DBB">
        <w:rPr>
          <w:rFonts w:ascii="Times New Roman" w:hAnsi="Times New Roman"/>
          <w:lang w:eastAsia="zh-CN"/>
        </w:rPr>
        <w:t>「</w:t>
      </w:r>
      <w:r w:rsidR="0086192F" w:rsidRPr="00CB1DBB">
        <w:rPr>
          <w:rFonts w:ascii="Times New Roman" w:hAnsi="Times New Roman" w:hint="eastAsia"/>
          <w:lang w:eastAsia="zh-CN"/>
        </w:rPr>
        <w:t>项目</w:t>
      </w:r>
      <w:r w:rsidRPr="00CB1DBB">
        <w:rPr>
          <w:rFonts w:ascii="Times New Roman" w:hAnsi="Times New Roman"/>
          <w:lang w:eastAsia="zh-CN"/>
        </w:rPr>
        <w:t>列表」页面，</w:t>
      </w:r>
      <w:r w:rsidRPr="00CB1DBB">
        <w:rPr>
          <w:rFonts w:ascii="Times New Roman" w:hAnsi="Times New Roman" w:hint="eastAsia"/>
          <w:lang w:eastAsia="zh-CN"/>
        </w:rPr>
        <w:t>通过</w:t>
      </w:r>
      <w:r w:rsidR="00A502B3" w:rsidRPr="00CB1DBB">
        <w:rPr>
          <w:rFonts w:ascii="Times New Roman" w:hAnsi="Times New Roman"/>
          <w:lang w:eastAsia="zh-CN"/>
        </w:rPr>
        <w:t>点击「</w:t>
      </w:r>
      <w:r w:rsidR="00B9394B" w:rsidRPr="00CB1DBB">
        <w:rPr>
          <w:rFonts w:ascii="Times New Roman" w:hAnsi="Times New Roman" w:hint="eastAsia"/>
          <w:lang w:eastAsia="zh-CN"/>
        </w:rPr>
        <w:t>项目</w:t>
      </w:r>
      <w:r w:rsidR="00B9394B" w:rsidRPr="00CB1DBB">
        <w:rPr>
          <w:rFonts w:ascii="Times New Roman" w:hAnsi="Times New Roman"/>
          <w:lang w:eastAsia="zh-CN"/>
        </w:rPr>
        <w:t>组成员</w:t>
      </w:r>
      <w:r w:rsidRPr="00CB1DBB">
        <w:rPr>
          <w:rFonts w:ascii="Times New Roman" w:hAnsi="Times New Roman"/>
          <w:lang w:eastAsia="zh-CN"/>
        </w:rPr>
        <w:t>」，</w:t>
      </w:r>
      <w:r w:rsidRPr="00CB1DBB">
        <w:rPr>
          <w:rFonts w:ascii="Times New Roman" w:hAnsi="Times New Roman" w:hint="eastAsia"/>
          <w:lang w:eastAsia="zh-CN"/>
        </w:rPr>
        <w:t>在弹出</w:t>
      </w:r>
      <w:r w:rsidRPr="00CB1DBB">
        <w:rPr>
          <w:rFonts w:ascii="Times New Roman" w:hAnsi="Times New Roman"/>
          <w:lang w:eastAsia="zh-CN"/>
        </w:rPr>
        <w:t>的页面上</w:t>
      </w:r>
      <w:r w:rsidRPr="00CB1DBB">
        <w:rPr>
          <w:rFonts w:ascii="Times New Roman" w:hAnsi="Times New Roman" w:hint="eastAsia"/>
          <w:lang w:eastAsia="zh-CN"/>
        </w:rPr>
        <w:t>显示</w:t>
      </w:r>
      <w:r w:rsidRPr="00CB1DBB">
        <w:rPr>
          <w:rFonts w:ascii="Times New Roman" w:hAnsi="Times New Roman"/>
          <w:lang w:eastAsia="zh-CN"/>
        </w:rPr>
        <w:t>已经</w:t>
      </w:r>
      <w:r w:rsidR="00A13327" w:rsidRPr="00CB1DBB">
        <w:rPr>
          <w:rFonts w:ascii="Times New Roman" w:hAnsi="Times New Roman"/>
          <w:lang w:eastAsia="zh-CN"/>
        </w:rPr>
        <w:t>项目下成员</w:t>
      </w:r>
      <w:r w:rsidRPr="00CB1DBB">
        <w:rPr>
          <w:rFonts w:ascii="Times New Roman" w:hAnsi="Times New Roman"/>
          <w:lang w:eastAsia="zh-CN"/>
        </w:rPr>
        <w:t>列表信息，</w:t>
      </w:r>
      <w:r w:rsidRPr="00CB1DBB">
        <w:rPr>
          <w:rFonts w:ascii="Times New Roman" w:hAnsi="Times New Roman" w:hint="eastAsia"/>
          <w:lang w:eastAsia="zh-CN"/>
        </w:rPr>
        <w:t>通过点击</w:t>
      </w:r>
      <w:r w:rsidR="00FC25F1" w:rsidRPr="00CB1DBB">
        <w:rPr>
          <w:rFonts w:ascii="Times New Roman" w:hAnsi="Times New Roman"/>
          <w:lang w:eastAsia="zh-CN"/>
        </w:rPr>
        <w:t>「添加</w:t>
      </w:r>
      <w:r w:rsidR="00FC25F1" w:rsidRPr="00CB1DBB">
        <w:rPr>
          <w:rFonts w:ascii="Times New Roman" w:hAnsi="Times New Roman" w:hint="eastAsia"/>
          <w:lang w:eastAsia="zh-CN"/>
        </w:rPr>
        <w:t>成员</w:t>
      </w:r>
      <w:r w:rsidRPr="00CB1DBB">
        <w:rPr>
          <w:rFonts w:ascii="Times New Roman" w:hAnsi="Times New Roman"/>
          <w:lang w:eastAsia="zh-CN"/>
        </w:rPr>
        <w:t>」按钮</w:t>
      </w:r>
      <w:r w:rsidRPr="00CB1DBB">
        <w:rPr>
          <w:rFonts w:ascii="Times New Roman" w:hAnsi="Times New Roman" w:hint="eastAsia"/>
          <w:lang w:eastAsia="zh-CN"/>
        </w:rPr>
        <w:t>可以</w:t>
      </w:r>
      <w:r w:rsidRPr="00CB1DBB">
        <w:rPr>
          <w:rFonts w:ascii="Times New Roman" w:hAnsi="Times New Roman"/>
          <w:lang w:eastAsia="zh-CN"/>
        </w:rPr>
        <w:t>再添加</w:t>
      </w:r>
      <w:r w:rsidRPr="00CB1DBB">
        <w:rPr>
          <w:rFonts w:ascii="Times New Roman" w:hAnsi="Times New Roman" w:hint="eastAsia"/>
          <w:lang w:eastAsia="zh-CN"/>
        </w:rPr>
        <w:t>新</w:t>
      </w:r>
      <w:r w:rsidRPr="00CB1DBB">
        <w:rPr>
          <w:rFonts w:ascii="Times New Roman" w:hAnsi="Times New Roman"/>
          <w:lang w:eastAsia="zh-CN"/>
        </w:rPr>
        <w:t>的</w:t>
      </w:r>
      <w:r w:rsidRPr="00CB1DBB">
        <w:rPr>
          <w:rFonts w:ascii="Times New Roman" w:hAnsi="Times New Roman" w:hint="eastAsia"/>
          <w:lang w:eastAsia="zh-CN"/>
        </w:rPr>
        <w:t>用户</w:t>
      </w:r>
      <w:r w:rsidR="00C6272E" w:rsidRPr="00CB1DBB">
        <w:rPr>
          <w:rFonts w:ascii="Times New Roman" w:hAnsi="Times New Roman"/>
          <w:lang w:eastAsia="zh-CN"/>
        </w:rPr>
        <w:t>。</w:t>
      </w:r>
    </w:p>
    <w:p w14:paraId="6A8CD9DC" w14:textId="77777777" w:rsidR="009D1376" w:rsidRPr="00CB1DBB" w:rsidRDefault="006D3B56" w:rsidP="009D1376">
      <w:pPr>
        <w:pStyle w:val="ab"/>
        <w:ind w:firstLine="400"/>
        <w:jc w:val="center"/>
        <w:rPr>
          <w:rFonts w:ascii="Times New Roman" w:hAnsi="Times New Roman"/>
          <w:lang w:eastAsia="zh-CN"/>
        </w:rPr>
      </w:pPr>
      <w:r>
        <w:rPr>
          <w:rFonts w:ascii="Times New Roman" w:hAnsi="Times New Roman"/>
        </w:rPr>
        <w:t>表</w:t>
      </w:r>
      <w:r w:rsidR="009D1376" w:rsidRPr="00CB1DBB">
        <w:rPr>
          <w:rFonts w:ascii="Times New Roman" w:hAnsi="Times New Roman" w:hint="eastAsia"/>
        </w:rPr>
        <w:t xml:space="preserve"> </w:t>
      </w:r>
      <w:r w:rsidR="000C7037" w:rsidRPr="00CB1DBB">
        <w:rPr>
          <w:rFonts w:ascii="Times New Roman" w:hAnsi="Times New Roman"/>
          <w:lang w:eastAsia="zh-CN"/>
        </w:rPr>
        <w:t xml:space="preserve">5-6 </w:t>
      </w:r>
      <w:r w:rsidR="000C7037" w:rsidRPr="00CB1DBB">
        <w:rPr>
          <w:rFonts w:ascii="Times New Roman" w:hAnsi="Times New Roman" w:hint="eastAsia"/>
          <w:lang w:eastAsia="zh-CN"/>
        </w:rPr>
        <w:t>项目</w:t>
      </w:r>
      <w:r w:rsidR="000C7037" w:rsidRPr="00CB1DBB">
        <w:rPr>
          <w:rFonts w:ascii="Times New Roman" w:hAnsi="Times New Roman"/>
          <w:lang w:eastAsia="zh-CN"/>
        </w:rPr>
        <w:t>添加成员</w:t>
      </w:r>
      <w:r w:rsidR="009D1376"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D1376" w:rsidRPr="00CB1DBB" w14:paraId="646E4331" w14:textId="77777777" w:rsidTr="00CB1DBB">
        <w:trPr>
          <w:trHeight w:val="346"/>
          <w:tblHeader/>
        </w:trPr>
        <w:tc>
          <w:tcPr>
            <w:tcW w:w="1440" w:type="dxa"/>
            <w:shd w:val="clear" w:color="auto" w:fill="D9D9D9"/>
          </w:tcPr>
          <w:p w14:paraId="388EBDE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718908D" w14:textId="77777777" w:rsidR="009D1376" w:rsidRPr="00CB1DBB" w:rsidRDefault="009D1376" w:rsidP="00CF4420">
            <w:pPr>
              <w:ind w:firstLine="480"/>
              <w:rPr>
                <w:rFonts w:ascii="Times New Roman" w:hAnsi="Times New Roman"/>
                <w:lang w:eastAsia="zh-CN"/>
              </w:rPr>
            </w:pPr>
            <w:r w:rsidRPr="00CB1DBB">
              <w:rPr>
                <w:rFonts w:ascii="Times New Roman" w:hAnsi="Times New Roman" w:hint="eastAsia"/>
                <w:lang w:eastAsia="zh-CN"/>
              </w:rPr>
              <w:t>说明</w:t>
            </w:r>
          </w:p>
        </w:tc>
      </w:tr>
      <w:tr w:rsidR="009D1376" w:rsidRPr="00CB1DBB" w14:paraId="3ADC4D9F" w14:textId="77777777" w:rsidTr="00CF4420">
        <w:trPr>
          <w:trHeight w:val="421"/>
        </w:trPr>
        <w:tc>
          <w:tcPr>
            <w:tcW w:w="1440" w:type="dxa"/>
          </w:tcPr>
          <w:p w14:paraId="7514A410"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33E6DDEB" w14:textId="77777777" w:rsidR="009D1376" w:rsidRPr="00CB1DBB" w:rsidRDefault="0066016B" w:rsidP="00CF4420">
            <w:pPr>
              <w:ind w:firstLine="480"/>
              <w:rPr>
                <w:rFonts w:ascii="Times New Roman" w:hAnsi="Times New Roman"/>
                <w:lang w:eastAsia="zh-CN"/>
              </w:rPr>
            </w:pPr>
            <w:r>
              <w:rPr>
                <w:rFonts w:ascii="Times New Roman" w:hAnsi="Times New Roman" w:hint="eastAsia"/>
                <w:lang w:eastAsia="zh-CN"/>
              </w:rPr>
              <w:t>Bug</w:t>
            </w:r>
            <w:r w:rsidR="00950514" w:rsidRPr="00CB1DBB">
              <w:rPr>
                <w:rFonts w:ascii="Times New Roman" w:hAnsi="Times New Roman"/>
                <w:lang w:eastAsia="zh-CN"/>
              </w:rPr>
              <w:t>03</w:t>
            </w:r>
          </w:p>
        </w:tc>
      </w:tr>
      <w:tr w:rsidR="009D1376" w:rsidRPr="00CB1DBB" w14:paraId="5B628C97" w14:textId="77777777" w:rsidTr="00CF4420">
        <w:trPr>
          <w:trHeight w:val="487"/>
        </w:trPr>
        <w:tc>
          <w:tcPr>
            <w:tcW w:w="1440" w:type="dxa"/>
          </w:tcPr>
          <w:p w14:paraId="309AB104"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3985C1A4" w14:textId="77777777" w:rsidR="009D1376" w:rsidRPr="00CB1DBB" w:rsidRDefault="009D1376" w:rsidP="00CF4420">
            <w:pPr>
              <w:ind w:firstLine="480"/>
              <w:rPr>
                <w:rFonts w:ascii="Times New Roman" w:hAnsi="Times New Roman"/>
                <w:lang w:eastAsia="zh-CN"/>
              </w:rPr>
            </w:pPr>
            <w:r w:rsidRPr="00CB1DBB">
              <w:rPr>
                <w:rFonts w:ascii="Times New Roman" w:hAnsi="Times New Roman"/>
                <w:lang w:eastAsia="zh-CN"/>
              </w:rPr>
              <w:t>添加成员</w:t>
            </w:r>
          </w:p>
        </w:tc>
      </w:tr>
      <w:tr w:rsidR="009D1376" w:rsidRPr="00CB1DBB" w14:paraId="15139DB9" w14:textId="77777777" w:rsidTr="00CF4420">
        <w:trPr>
          <w:trHeight w:val="570"/>
        </w:trPr>
        <w:tc>
          <w:tcPr>
            <w:tcW w:w="1440" w:type="dxa"/>
          </w:tcPr>
          <w:p w14:paraId="6EB858C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313338B7" w14:textId="77777777" w:rsidR="009D1376" w:rsidRPr="00CB1DBB" w:rsidRDefault="00133519" w:rsidP="00CF4420">
            <w:pPr>
              <w:ind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p>
        </w:tc>
      </w:tr>
      <w:tr w:rsidR="009D1376" w:rsidRPr="00CB1DBB" w14:paraId="4E72E194" w14:textId="77777777" w:rsidTr="00CF4420">
        <w:trPr>
          <w:trHeight w:val="533"/>
        </w:trPr>
        <w:tc>
          <w:tcPr>
            <w:tcW w:w="1440" w:type="dxa"/>
          </w:tcPr>
          <w:p w14:paraId="2C96827F"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25191622" w14:textId="77777777" w:rsidR="009D1376" w:rsidRPr="00CB1DBB" w:rsidRDefault="000176A2" w:rsidP="00CF4420">
            <w:pPr>
              <w:ind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r w:rsidR="009D1376" w:rsidRPr="00CB1DBB">
              <w:rPr>
                <w:rFonts w:ascii="Times New Roman" w:hAnsi="Times New Roman"/>
                <w:lang w:eastAsia="zh-CN"/>
              </w:rPr>
              <w:t>被</w:t>
            </w:r>
            <w:r w:rsidR="009D1376" w:rsidRPr="00CB1DBB">
              <w:rPr>
                <w:rFonts w:ascii="Times New Roman" w:hAnsi="Times New Roman" w:hint="eastAsia"/>
                <w:lang w:eastAsia="zh-CN"/>
              </w:rPr>
              <w:t>标识</w:t>
            </w:r>
            <w:r w:rsidR="009D1376" w:rsidRPr="00CB1DBB">
              <w:rPr>
                <w:rFonts w:ascii="Times New Roman" w:hAnsi="Times New Roman"/>
                <w:lang w:eastAsia="zh-CN"/>
              </w:rPr>
              <w:t>和被授权</w:t>
            </w:r>
          </w:p>
        </w:tc>
      </w:tr>
      <w:tr w:rsidR="009D1376" w:rsidRPr="00CB1DBB" w14:paraId="6B541D04" w14:textId="77777777" w:rsidTr="00CF4420">
        <w:trPr>
          <w:trHeight w:val="533"/>
        </w:trPr>
        <w:tc>
          <w:tcPr>
            <w:tcW w:w="1440" w:type="dxa"/>
          </w:tcPr>
          <w:p w14:paraId="2844D2B1"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7353A7AA" w14:textId="77777777" w:rsidR="009D1376" w:rsidRPr="00CB1DBB" w:rsidRDefault="009D1376" w:rsidP="00CF4420">
            <w:pPr>
              <w:ind w:firstLineChars="0"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在</w:t>
            </w:r>
            <w:r w:rsidR="008A4A8C" w:rsidRPr="00CB1DBB">
              <w:rPr>
                <w:rFonts w:ascii="Times New Roman" w:hAnsi="Times New Roman" w:hint="eastAsia"/>
                <w:lang w:eastAsia="zh-CN"/>
              </w:rPr>
              <w:t>项目</w:t>
            </w:r>
            <w:r w:rsidRPr="00CB1DBB">
              <w:rPr>
                <w:rFonts w:ascii="Times New Roman" w:hAnsi="Times New Roman"/>
                <w:lang w:eastAsia="zh-CN"/>
              </w:rPr>
              <w:t>中</w:t>
            </w:r>
            <w:r w:rsidRPr="00CB1DBB">
              <w:rPr>
                <w:rFonts w:ascii="Times New Roman" w:hAnsi="Times New Roman" w:hint="eastAsia"/>
                <w:lang w:eastAsia="zh-CN"/>
              </w:rPr>
              <w:t>关联</w:t>
            </w:r>
            <w:r w:rsidRPr="00CB1DBB">
              <w:rPr>
                <w:rFonts w:ascii="Times New Roman" w:hAnsi="Times New Roman"/>
                <w:lang w:eastAsia="zh-CN"/>
              </w:rPr>
              <w:t>该用户</w:t>
            </w:r>
          </w:p>
        </w:tc>
      </w:tr>
      <w:tr w:rsidR="009D1376" w:rsidRPr="00CB1DBB" w14:paraId="19500E53" w14:textId="77777777" w:rsidTr="00CF4420">
        <w:trPr>
          <w:trHeight w:val="524"/>
        </w:trPr>
        <w:tc>
          <w:tcPr>
            <w:tcW w:w="1440" w:type="dxa"/>
          </w:tcPr>
          <w:p w14:paraId="14EA10D3"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7294378E" w14:textId="77777777" w:rsidR="009D1376" w:rsidRPr="00CB1DBB" w:rsidRDefault="009D1376" w:rsidP="009D1376">
            <w:pPr>
              <w:pStyle w:val="a8"/>
              <w:numPr>
                <w:ilvl w:val="0"/>
                <w:numId w:val="32"/>
              </w:numPr>
              <w:ind w:firstLineChars="0"/>
              <w:rPr>
                <w:rFonts w:ascii="Times New Roman" w:hAnsi="Times New Roman"/>
                <w:lang w:eastAsia="zh-CN"/>
              </w:rPr>
            </w:pPr>
            <w:r w:rsidRPr="00CB1DBB">
              <w:rPr>
                <w:rFonts w:ascii="Times New Roman" w:hAnsi="Times New Roman"/>
                <w:lang w:eastAsia="zh-CN"/>
              </w:rPr>
              <w:t>进入「</w:t>
            </w:r>
            <w:r w:rsidR="003E1E89" w:rsidRPr="00CB1DBB">
              <w:rPr>
                <w:rFonts w:ascii="Times New Roman" w:hAnsi="Times New Roman" w:hint="eastAsia"/>
                <w:lang w:eastAsia="zh-CN"/>
              </w:rPr>
              <w:t>项目</w:t>
            </w:r>
            <w:r w:rsidRPr="00CB1DBB">
              <w:rPr>
                <w:rFonts w:ascii="Times New Roman" w:hAnsi="Times New Roman"/>
                <w:lang w:eastAsia="zh-CN"/>
              </w:rPr>
              <w:t>列表」页面，</w:t>
            </w:r>
            <w:r w:rsidRPr="00CB1DBB">
              <w:rPr>
                <w:rFonts w:ascii="Times New Roman" w:hAnsi="Times New Roman" w:hint="eastAsia"/>
                <w:lang w:eastAsia="zh-CN"/>
              </w:rPr>
              <w:t>通过</w:t>
            </w:r>
            <w:r w:rsidR="009221C0" w:rsidRPr="00CB1DBB">
              <w:rPr>
                <w:rFonts w:ascii="Times New Roman" w:hAnsi="Times New Roman"/>
                <w:lang w:eastAsia="zh-CN"/>
              </w:rPr>
              <w:t>点击「</w:t>
            </w:r>
            <w:r w:rsidR="000C1438" w:rsidRPr="00CB1DBB">
              <w:rPr>
                <w:rFonts w:ascii="Times New Roman" w:hAnsi="Times New Roman" w:hint="eastAsia"/>
                <w:lang w:eastAsia="zh-CN"/>
              </w:rPr>
              <w:t>项目</w:t>
            </w:r>
            <w:r w:rsidR="000C1438" w:rsidRPr="00CB1DBB">
              <w:rPr>
                <w:rFonts w:ascii="Times New Roman" w:hAnsi="Times New Roman"/>
                <w:lang w:eastAsia="zh-CN"/>
              </w:rPr>
              <w:t>组成员</w:t>
            </w:r>
            <w:r w:rsidRPr="00CB1DBB">
              <w:rPr>
                <w:rFonts w:ascii="Times New Roman" w:hAnsi="Times New Roman"/>
                <w:lang w:eastAsia="zh-CN"/>
              </w:rPr>
              <w:t>」</w:t>
            </w:r>
          </w:p>
          <w:p w14:paraId="3B2438AC" w14:textId="77777777" w:rsidR="009D1376" w:rsidRPr="00CB1DBB" w:rsidRDefault="00DA127B"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t>来到</w:t>
            </w:r>
            <w:r w:rsidR="009D1376" w:rsidRPr="00CB1DBB">
              <w:rPr>
                <w:rFonts w:ascii="Times New Roman" w:hAnsi="Times New Roman"/>
                <w:lang w:eastAsia="zh-CN"/>
              </w:rPr>
              <w:t>「</w:t>
            </w:r>
            <w:r w:rsidR="00254264" w:rsidRPr="00CB1DBB">
              <w:rPr>
                <w:rFonts w:ascii="Times New Roman" w:hAnsi="Times New Roman" w:hint="eastAsia"/>
                <w:lang w:eastAsia="zh-CN"/>
              </w:rPr>
              <w:t>项目</w:t>
            </w:r>
            <w:r w:rsidR="00254264" w:rsidRPr="00CB1DBB">
              <w:rPr>
                <w:rFonts w:ascii="Times New Roman" w:hAnsi="Times New Roman"/>
                <w:lang w:eastAsia="zh-CN"/>
              </w:rPr>
              <w:t>组成员</w:t>
            </w:r>
            <w:r w:rsidR="009D1376" w:rsidRPr="00CB1DBB">
              <w:rPr>
                <w:rFonts w:ascii="Times New Roman" w:hAnsi="Times New Roman"/>
                <w:lang w:eastAsia="zh-CN"/>
              </w:rPr>
              <w:t>」页面，点击「添加人员」</w:t>
            </w:r>
          </w:p>
          <w:p w14:paraId="779F0283" w14:textId="77777777" w:rsidR="009D1376" w:rsidRPr="00CB1DBB" w:rsidRDefault="00DA127B"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lastRenderedPageBreak/>
              <w:t>来到</w:t>
            </w:r>
            <w:r w:rsidR="006979D3" w:rsidRPr="00CB1DBB">
              <w:rPr>
                <w:rFonts w:ascii="Times New Roman" w:hAnsi="Times New Roman"/>
                <w:lang w:eastAsia="zh-CN"/>
              </w:rPr>
              <w:t>「选择人员</w:t>
            </w:r>
            <w:r w:rsidR="009D1376" w:rsidRPr="00CB1DBB">
              <w:rPr>
                <w:rFonts w:ascii="Times New Roman" w:hAnsi="Times New Roman"/>
                <w:lang w:eastAsia="zh-CN"/>
              </w:rPr>
              <w:t>」页面，</w:t>
            </w:r>
            <w:r w:rsidR="009D1376" w:rsidRPr="00CB1DBB">
              <w:rPr>
                <w:rFonts w:ascii="Times New Roman" w:hAnsi="Times New Roman" w:hint="eastAsia"/>
                <w:lang w:eastAsia="zh-CN"/>
              </w:rPr>
              <w:t>在待选</w:t>
            </w:r>
            <w:r w:rsidR="009D1376" w:rsidRPr="00CB1DBB">
              <w:rPr>
                <w:rFonts w:ascii="Times New Roman" w:hAnsi="Times New Roman"/>
                <w:lang w:eastAsia="zh-CN"/>
              </w:rPr>
              <w:t>人员列表中选择要添加的人员到已选</w:t>
            </w:r>
            <w:r w:rsidR="009D1376" w:rsidRPr="00CB1DBB">
              <w:rPr>
                <w:rFonts w:ascii="Times New Roman" w:hAnsi="Times New Roman" w:hint="eastAsia"/>
                <w:lang w:eastAsia="zh-CN"/>
              </w:rPr>
              <w:t>人员</w:t>
            </w:r>
            <w:r w:rsidR="009D1376" w:rsidRPr="00CB1DBB">
              <w:rPr>
                <w:rFonts w:ascii="Times New Roman" w:hAnsi="Times New Roman"/>
                <w:lang w:eastAsia="zh-CN"/>
              </w:rPr>
              <w:t>列表，点击「确定」。</w:t>
            </w:r>
          </w:p>
          <w:p w14:paraId="2A30483D" w14:textId="77777777" w:rsidR="009D1376" w:rsidRPr="00CB1DBB" w:rsidRDefault="009D1376"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t>在</w:t>
            </w:r>
            <w:r w:rsidR="006043BA" w:rsidRPr="00CB1DBB">
              <w:rPr>
                <w:rFonts w:ascii="Times New Roman" w:hAnsi="Times New Roman"/>
                <w:lang w:eastAsia="zh-CN"/>
              </w:rPr>
              <w:t>「</w:t>
            </w:r>
            <w:r w:rsidR="006043BA" w:rsidRPr="00CB1DBB">
              <w:rPr>
                <w:rFonts w:ascii="Times New Roman" w:hAnsi="Times New Roman" w:hint="eastAsia"/>
                <w:lang w:eastAsia="zh-CN"/>
              </w:rPr>
              <w:t>添加</w:t>
            </w:r>
            <w:r w:rsidR="006043BA" w:rsidRPr="00CB1DBB">
              <w:rPr>
                <w:rFonts w:ascii="Times New Roman" w:hAnsi="Times New Roman"/>
                <w:lang w:eastAsia="zh-CN"/>
              </w:rPr>
              <w:t>成员</w:t>
            </w:r>
            <w:r w:rsidRPr="00CB1DBB">
              <w:rPr>
                <w:rFonts w:ascii="Times New Roman" w:hAnsi="Times New Roman"/>
                <w:lang w:eastAsia="zh-CN"/>
              </w:rPr>
              <w:t>」页面上，</w:t>
            </w:r>
            <w:r w:rsidRPr="00CB1DBB">
              <w:rPr>
                <w:rFonts w:ascii="Times New Roman" w:hAnsi="Times New Roman" w:hint="eastAsia"/>
                <w:lang w:eastAsia="zh-CN"/>
              </w:rPr>
              <w:t>可看到添加</w:t>
            </w:r>
            <w:r w:rsidRPr="00CB1DBB">
              <w:rPr>
                <w:rFonts w:ascii="Times New Roman" w:hAnsi="Times New Roman"/>
                <w:lang w:eastAsia="zh-CN"/>
              </w:rPr>
              <w:t>用户的信息。</w:t>
            </w:r>
          </w:p>
        </w:tc>
      </w:tr>
      <w:tr w:rsidR="009D1376" w:rsidRPr="00CB1DBB" w14:paraId="1B837C19" w14:textId="77777777" w:rsidTr="00DE0922">
        <w:trPr>
          <w:trHeight w:val="459"/>
        </w:trPr>
        <w:tc>
          <w:tcPr>
            <w:tcW w:w="1440" w:type="dxa"/>
          </w:tcPr>
          <w:p w14:paraId="2F42488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lastRenderedPageBreak/>
              <w:t>扩展路径</w:t>
            </w:r>
          </w:p>
        </w:tc>
        <w:tc>
          <w:tcPr>
            <w:tcW w:w="7378" w:type="dxa"/>
          </w:tcPr>
          <w:p w14:paraId="1CE5AD6D" w14:textId="77777777" w:rsidR="009D1376" w:rsidRPr="00CB1DBB" w:rsidRDefault="009D1376" w:rsidP="000846B2">
            <w:pPr>
              <w:pStyle w:val="a8"/>
              <w:numPr>
                <w:ilvl w:val="0"/>
                <w:numId w:val="33"/>
              </w:numPr>
              <w:ind w:firstLineChars="0"/>
              <w:rPr>
                <w:rFonts w:ascii="Times New Roman" w:hAnsi="Times New Roman"/>
                <w:lang w:eastAsia="zh-CN"/>
              </w:rPr>
            </w:pPr>
            <w:r w:rsidRPr="00CB1DBB">
              <w:rPr>
                <w:rFonts w:ascii="Times New Roman" w:hAnsi="Times New Roman" w:hint="eastAsia"/>
                <w:lang w:eastAsia="zh-CN"/>
              </w:rPr>
              <w:t>添加</w:t>
            </w:r>
            <w:r w:rsidRPr="00CB1DBB">
              <w:rPr>
                <w:rFonts w:ascii="Times New Roman" w:hAnsi="Times New Roman"/>
                <w:lang w:eastAsia="zh-CN"/>
              </w:rPr>
              <w:t>成功后，该用户</w:t>
            </w:r>
            <w:r w:rsidR="00DE0922" w:rsidRPr="00CB1DBB">
              <w:rPr>
                <w:rFonts w:ascii="Times New Roman" w:hAnsi="Times New Roman" w:hint="eastAsia"/>
                <w:lang w:eastAsia="zh-CN"/>
              </w:rPr>
              <w:t>参与</w:t>
            </w:r>
            <w:r w:rsidR="00DE0922" w:rsidRPr="00CB1DBB">
              <w:rPr>
                <w:rFonts w:ascii="Times New Roman" w:hAnsi="Times New Roman"/>
                <w:lang w:eastAsia="zh-CN"/>
              </w:rPr>
              <w:t>了该项目</w:t>
            </w:r>
            <w:r w:rsidRPr="00CB1DBB">
              <w:rPr>
                <w:rFonts w:ascii="Times New Roman" w:hAnsi="Times New Roman"/>
                <w:lang w:eastAsia="zh-CN"/>
              </w:rPr>
              <w:t>，</w:t>
            </w:r>
            <w:r w:rsidR="000846B2" w:rsidRPr="00CB1DBB">
              <w:rPr>
                <w:rFonts w:ascii="Times New Roman" w:hAnsi="Times New Roman"/>
                <w:lang w:eastAsia="zh-CN"/>
              </w:rPr>
              <w:t>可以查看</w:t>
            </w:r>
            <w:r w:rsidR="000846B2" w:rsidRPr="00CB1DBB">
              <w:rPr>
                <w:rFonts w:ascii="Times New Roman" w:hAnsi="Times New Roman" w:hint="eastAsia"/>
                <w:lang w:eastAsia="zh-CN"/>
              </w:rPr>
              <w:t>项目信息</w:t>
            </w:r>
            <w:r w:rsidRPr="00CB1DBB">
              <w:rPr>
                <w:rFonts w:ascii="Times New Roman" w:hAnsi="Times New Roman"/>
                <w:lang w:eastAsia="zh-CN"/>
              </w:rPr>
              <w:t>。</w:t>
            </w:r>
          </w:p>
          <w:p w14:paraId="323AF987" w14:textId="77777777" w:rsidR="000846B2" w:rsidRPr="00CB1DBB" w:rsidRDefault="000846B2" w:rsidP="000846B2">
            <w:pPr>
              <w:pStyle w:val="a8"/>
              <w:numPr>
                <w:ilvl w:val="0"/>
                <w:numId w:val="33"/>
              </w:numPr>
              <w:ind w:firstLineChars="0"/>
              <w:rPr>
                <w:rFonts w:ascii="Times New Roman" w:hAnsi="Times New Roman"/>
                <w:lang w:eastAsia="zh-CN"/>
              </w:rPr>
            </w:pPr>
            <w:r w:rsidRPr="00CB1DBB">
              <w:rPr>
                <w:rFonts w:ascii="Times New Roman" w:hAnsi="Times New Roman" w:hint="eastAsia"/>
                <w:lang w:eastAsia="zh-CN"/>
              </w:rPr>
              <w:t>可以</w:t>
            </w:r>
            <w:r w:rsidRPr="00CB1DBB">
              <w:rPr>
                <w:rFonts w:ascii="Times New Roman" w:hAnsi="Times New Roman"/>
                <w:lang w:eastAsia="zh-CN"/>
              </w:rPr>
              <w:t>对</w:t>
            </w:r>
            <w:r w:rsidRPr="00CB1DBB">
              <w:rPr>
                <w:rFonts w:ascii="Times New Roman" w:hAnsi="Times New Roman" w:hint="eastAsia"/>
                <w:lang w:eastAsia="zh-CN"/>
              </w:rPr>
              <w:t>该项目</w:t>
            </w:r>
            <w:r w:rsidRPr="00CB1DBB">
              <w:rPr>
                <w:rFonts w:ascii="Times New Roman" w:hAnsi="Times New Roman"/>
                <w:lang w:eastAsia="zh-CN"/>
              </w:rPr>
              <w:t>进行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00F753F9" w:rsidRPr="00CB1DBB">
              <w:rPr>
                <w:rFonts w:ascii="Times New Roman" w:hAnsi="Times New Roman"/>
                <w:lang w:eastAsia="zh-CN"/>
              </w:rPr>
              <w:t>。</w:t>
            </w:r>
          </w:p>
        </w:tc>
      </w:tr>
    </w:tbl>
    <w:p w14:paraId="1E3C8C92" w14:textId="77777777" w:rsidR="00C97B8D" w:rsidRDefault="00C97B8D" w:rsidP="009C25E4">
      <w:pPr>
        <w:pStyle w:val="a8"/>
        <w:ind w:left="960" w:firstLineChars="0" w:firstLine="0"/>
        <w:rPr>
          <w:rFonts w:ascii="Times New Roman" w:hAnsi="Times New Roman"/>
          <w:lang w:eastAsia="zh-CN"/>
        </w:rPr>
        <w:sectPr w:rsidR="00C97B8D" w:rsidSect="00CB1DBB">
          <w:headerReference w:type="default" r:id="rId49"/>
          <w:type w:val="continuous"/>
          <w:pgSz w:w="11900" w:h="16840"/>
          <w:pgMar w:top="1418" w:right="1134" w:bottom="1418" w:left="1588" w:header="1134" w:footer="709" w:gutter="0"/>
          <w:cols w:space="708"/>
          <w:docGrid w:linePitch="360"/>
        </w:sectPr>
      </w:pPr>
    </w:p>
    <w:p w14:paraId="13E98D71" w14:textId="77777777" w:rsidR="009C25E4" w:rsidRPr="00CB1DBB" w:rsidRDefault="009C25E4" w:rsidP="009C25E4">
      <w:pPr>
        <w:pStyle w:val="a8"/>
        <w:ind w:left="960" w:firstLineChars="0" w:firstLine="0"/>
        <w:rPr>
          <w:rFonts w:ascii="Times New Roman" w:hAnsi="Times New Roman"/>
          <w:lang w:eastAsia="zh-CN"/>
        </w:rPr>
      </w:pPr>
    </w:p>
    <w:p w14:paraId="01E3D7B6" w14:textId="474CF073" w:rsidR="001F42E1" w:rsidRPr="00CB1DBB" w:rsidRDefault="00FB05CC" w:rsidP="00CB1DBB">
      <w:pPr>
        <w:pStyle w:val="2"/>
        <w:numPr>
          <w:ilvl w:val="1"/>
          <w:numId w:val="74"/>
        </w:numPr>
        <w:ind w:firstLineChars="0"/>
        <w:rPr>
          <w:rFonts w:ascii="Times New Roman" w:hAnsi="Times New Roman"/>
        </w:rPr>
      </w:pPr>
      <w:bookmarkStart w:id="259" w:name="_Toc451434982"/>
      <w:bookmarkStart w:id="260" w:name="_Toc451435816"/>
      <w:r w:rsidRPr="00CB1DBB">
        <w:rPr>
          <w:rFonts w:ascii="Times New Roman" w:hAnsi="Times New Roman"/>
        </w:rPr>
        <w:t xml:space="preserve"> </w:t>
      </w:r>
      <w:bookmarkStart w:id="261" w:name="_Toc451702752"/>
      <w:bookmarkEnd w:id="259"/>
      <w:bookmarkEnd w:id="260"/>
      <w:r w:rsidR="00F42B87">
        <w:rPr>
          <w:rFonts w:ascii="Times New Roman" w:hAnsi="Times New Roman"/>
        </w:rPr>
        <w:t>工作</w:t>
      </w:r>
      <w:r w:rsidR="00F42B87">
        <w:rPr>
          <w:rFonts w:ascii="Times New Roman" w:hAnsi="Times New Roman" w:hint="eastAsia"/>
        </w:rPr>
        <w:t>流配置模块</w:t>
      </w:r>
      <w:bookmarkEnd w:id="261"/>
      <w:r w:rsidR="001F42E1" w:rsidRPr="00CB1DBB">
        <w:rPr>
          <w:rFonts w:ascii="Times New Roman" w:hAnsi="Times New Roman" w:hint="eastAsia"/>
        </w:rPr>
        <w:t xml:space="preserve"> </w:t>
      </w:r>
    </w:p>
    <w:p w14:paraId="1CD70250" w14:textId="77777777" w:rsidR="0041424B" w:rsidRPr="00CB1DBB" w:rsidRDefault="00802AB2" w:rsidP="00CB1DBB">
      <w:pPr>
        <w:pStyle w:val="3"/>
        <w:numPr>
          <w:ilvl w:val="2"/>
          <w:numId w:val="74"/>
        </w:numPr>
        <w:ind w:firstLineChars="0"/>
        <w:rPr>
          <w:rFonts w:ascii="Times New Roman" w:hAnsi="Times New Roman"/>
        </w:rPr>
      </w:pPr>
      <w:bookmarkStart w:id="262" w:name="_Toc451434983"/>
      <w:bookmarkStart w:id="263" w:name="_Toc451435817"/>
      <w:bookmarkStart w:id="264" w:name="_Toc451455866"/>
      <w:bookmarkStart w:id="265" w:name="_Toc451456838"/>
      <w:bookmarkStart w:id="266" w:name="_Toc451457074"/>
      <w:bookmarkStart w:id="267" w:name="_Toc451457540"/>
      <w:bookmarkStart w:id="268" w:name="_Toc451702753"/>
      <w:r w:rsidRPr="00CB1DBB">
        <w:rPr>
          <w:rFonts w:ascii="Times New Roman" w:hAnsi="Times New Roman" w:hint="eastAsia"/>
        </w:rPr>
        <w:t>模型</w:t>
      </w:r>
      <w:r w:rsidRPr="00CB1DBB">
        <w:rPr>
          <w:rFonts w:ascii="Times New Roman" w:hAnsi="Times New Roman"/>
        </w:rPr>
        <w:t>管理</w:t>
      </w:r>
      <w:bookmarkEnd w:id="262"/>
      <w:bookmarkEnd w:id="263"/>
      <w:bookmarkEnd w:id="264"/>
      <w:bookmarkEnd w:id="265"/>
      <w:bookmarkEnd w:id="266"/>
      <w:bookmarkEnd w:id="267"/>
      <w:bookmarkEnd w:id="268"/>
    </w:p>
    <w:p w14:paraId="7F807C72" w14:textId="77777777" w:rsidR="0041424B" w:rsidRPr="00CB1DBB" w:rsidRDefault="0041424B" w:rsidP="00EF1675">
      <w:pPr>
        <w:pStyle w:val="a8"/>
        <w:numPr>
          <w:ilvl w:val="0"/>
          <w:numId w:val="15"/>
        </w:numPr>
        <w:ind w:firstLineChars="0"/>
        <w:rPr>
          <w:rFonts w:ascii="Times New Roman" w:hAnsi="Times New Roman"/>
          <w:lang w:eastAsia="zh-CN"/>
        </w:rPr>
      </w:pPr>
      <w:r w:rsidRPr="00CB1DBB">
        <w:rPr>
          <w:rFonts w:ascii="Times New Roman" w:hAnsi="Times New Roman"/>
          <w:lang w:eastAsia="zh-CN"/>
        </w:rPr>
        <w:t>新建模型</w:t>
      </w:r>
    </w:p>
    <w:p w14:paraId="7F3319E5" w14:textId="77777777" w:rsidR="00E44BFD" w:rsidRPr="00CB1DBB" w:rsidRDefault="00E44BFD" w:rsidP="00E44BFD">
      <w:pPr>
        <w:ind w:firstLineChars="0" w:firstLine="480"/>
        <w:rPr>
          <w:rFonts w:ascii="Times New Roman" w:hAnsi="Times New Roman"/>
          <w:lang w:eastAsia="zh-CN"/>
        </w:rPr>
      </w:pPr>
      <w:r w:rsidRPr="00CB1DBB">
        <w:rPr>
          <w:rFonts w:ascii="Times New Roman" w:hAnsi="Times New Roman"/>
          <w:lang w:eastAsia="zh-CN"/>
        </w:rPr>
        <w:t>管理员登录系统，</w:t>
      </w:r>
      <w:r w:rsidRPr="00CB1DBB">
        <w:rPr>
          <w:rFonts w:ascii="Times New Roman" w:hAnsi="Times New Roman" w:hint="eastAsia"/>
          <w:lang w:eastAsia="zh-CN"/>
        </w:rPr>
        <w:t>进入</w:t>
      </w:r>
      <w:r w:rsidRPr="00CB1DBB">
        <w:rPr>
          <w:rFonts w:ascii="Times New Roman" w:hAnsi="Times New Roman"/>
          <w:lang w:eastAsia="zh-CN"/>
        </w:rPr>
        <w:t>「</w:t>
      </w:r>
      <w:r w:rsidRPr="00CB1DBB">
        <w:rPr>
          <w:rFonts w:ascii="Times New Roman" w:hAnsi="Times New Roman" w:hint="eastAsia"/>
          <w:lang w:eastAsia="zh-CN"/>
        </w:rPr>
        <w:t>模型</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w:t>
      </w:r>
      <w:r w:rsidR="00766154" w:rsidRPr="00CB1DBB">
        <w:rPr>
          <w:rFonts w:ascii="Times New Roman" w:hAnsi="Times New Roman"/>
          <w:lang w:eastAsia="zh-CN"/>
        </w:rPr>
        <w:t>新建</w:t>
      </w:r>
      <w:r w:rsidR="00963151" w:rsidRPr="00CB1DBB">
        <w:rPr>
          <w:rFonts w:ascii="Times New Roman" w:hAnsi="Times New Roman"/>
          <w:lang w:eastAsia="zh-CN"/>
        </w:rPr>
        <w:t>模型</w:t>
      </w:r>
      <w:r w:rsidRPr="00CB1DBB">
        <w:rPr>
          <w:rFonts w:ascii="Times New Roman" w:hAnsi="Times New Roman"/>
          <w:lang w:eastAsia="zh-CN"/>
        </w:rPr>
        <w:t>」，</w:t>
      </w:r>
      <w:r w:rsidR="001D74D9" w:rsidRPr="00CB1DBB">
        <w:rPr>
          <w:rFonts w:ascii="Times New Roman" w:hAnsi="Times New Roman" w:hint="eastAsia"/>
          <w:lang w:eastAsia="zh-CN"/>
        </w:rPr>
        <w:t>显示</w:t>
      </w:r>
      <w:r w:rsidR="001D74D9" w:rsidRPr="00CB1DBB">
        <w:rPr>
          <w:rFonts w:ascii="Times New Roman" w:hAnsi="Times New Roman"/>
          <w:lang w:eastAsia="zh-CN"/>
        </w:rPr>
        <w:t>该</w:t>
      </w:r>
      <w:r w:rsidR="001D74D9" w:rsidRPr="00CB1DBB">
        <w:rPr>
          <w:rFonts w:ascii="Times New Roman" w:hAnsi="Times New Roman" w:hint="eastAsia"/>
          <w:lang w:eastAsia="zh-CN"/>
        </w:rPr>
        <w:t>界面</w:t>
      </w:r>
      <w:r w:rsidRPr="00CB1DBB">
        <w:rPr>
          <w:rFonts w:ascii="Times New Roman" w:hAnsi="Times New Roman"/>
          <w:lang w:eastAsia="zh-CN"/>
        </w:rPr>
        <w:t>，</w:t>
      </w:r>
      <w:r w:rsidR="003D5F0F" w:rsidRPr="00CB1DBB">
        <w:rPr>
          <w:rFonts w:ascii="Times New Roman" w:hAnsi="Times New Roman"/>
          <w:lang w:eastAsia="zh-CN"/>
        </w:rPr>
        <w:t>根据界面提示信息，</w:t>
      </w:r>
      <w:r w:rsidR="00976BCC" w:rsidRPr="00CB1DBB">
        <w:rPr>
          <w:rFonts w:ascii="Times New Roman" w:hAnsi="Times New Roman"/>
          <w:lang w:eastAsia="zh-CN"/>
        </w:rPr>
        <w:t>输入模型信息，</w:t>
      </w:r>
      <w:r w:rsidRPr="00CB1DBB">
        <w:rPr>
          <w:rFonts w:ascii="Times New Roman" w:hAnsi="Times New Roman" w:hint="eastAsia"/>
          <w:lang w:eastAsia="zh-CN"/>
        </w:rPr>
        <w:t>点击</w:t>
      </w:r>
      <w:r w:rsidR="009B404A" w:rsidRPr="00CB1DBB">
        <w:rPr>
          <w:rFonts w:ascii="Times New Roman" w:hAnsi="Times New Roman"/>
          <w:lang w:eastAsia="zh-CN"/>
        </w:rPr>
        <w:t>「提交</w:t>
      </w:r>
      <w:r w:rsidRPr="00CB1DBB">
        <w:rPr>
          <w:rFonts w:ascii="Times New Roman" w:hAnsi="Times New Roman"/>
          <w:lang w:eastAsia="zh-CN"/>
        </w:rPr>
        <w:t>」</w:t>
      </w:r>
      <w:r w:rsidRPr="00CB1DBB">
        <w:rPr>
          <w:rFonts w:ascii="Times New Roman" w:hAnsi="Times New Roman" w:hint="eastAsia"/>
          <w:lang w:eastAsia="zh-CN"/>
        </w:rPr>
        <w:t>保存</w:t>
      </w:r>
      <w:r w:rsidR="009B404A" w:rsidRPr="00CB1DBB">
        <w:rPr>
          <w:rFonts w:ascii="Times New Roman" w:hAnsi="Times New Roman"/>
          <w:lang w:eastAsia="zh-CN"/>
        </w:rPr>
        <w:t>模型。</w:t>
      </w:r>
      <w:r w:rsidR="009B404A" w:rsidRPr="00CB1DBB">
        <w:rPr>
          <w:rFonts w:ascii="Times New Roman" w:hAnsi="Times New Roman" w:hint="eastAsia"/>
          <w:lang w:eastAsia="zh-CN"/>
        </w:rPr>
        <w:t>接着</w:t>
      </w:r>
      <w:r w:rsidR="009B404A" w:rsidRPr="00CB1DBB">
        <w:rPr>
          <w:rFonts w:ascii="Times New Roman" w:hAnsi="Times New Roman"/>
          <w:lang w:eastAsia="zh-CN"/>
        </w:rPr>
        <w:t>页面跳转到在线流程设计器界面，</w:t>
      </w:r>
      <w:r w:rsidR="009B404A" w:rsidRPr="00CB1DBB">
        <w:rPr>
          <w:rFonts w:ascii="Times New Roman" w:hAnsi="Times New Roman" w:hint="eastAsia"/>
          <w:lang w:eastAsia="zh-CN"/>
        </w:rPr>
        <w:t>进行自定义</w:t>
      </w:r>
      <w:r w:rsidR="009B404A" w:rsidRPr="00CB1DBB">
        <w:rPr>
          <w:rFonts w:ascii="Times New Roman" w:hAnsi="Times New Roman"/>
          <w:lang w:eastAsia="zh-CN"/>
        </w:rPr>
        <w:t>流程设计。</w:t>
      </w:r>
    </w:p>
    <w:p w14:paraId="66756964" w14:textId="77777777" w:rsidR="009C25E4" w:rsidRPr="00CB1DBB" w:rsidRDefault="006D3B56" w:rsidP="00391554">
      <w:pPr>
        <w:pStyle w:val="ab"/>
        <w:ind w:left="480"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391554" w:rsidRPr="00CB1DBB">
        <w:rPr>
          <w:rFonts w:ascii="Times New Roman" w:hAnsi="Times New Roman"/>
          <w:lang w:eastAsia="zh-CN"/>
        </w:rPr>
        <w:t xml:space="preserve">5-7 </w:t>
      </w:r>
      <w:r w:rsidR="00391554" w:rsidRPr="00CB1DBB">
        <w:rPr>
          <w:rFonts w:ascii="Times New Roman" w:hAnsi="Times New Roman" w:hint="eastAsia"/>
          <w:lang w:eastAsia="zh-CN"/>
        </w:rPr>
        <w:t>新建</w:t>
      </w:r>
      <w:r w:rsidR="00391554" w:rsidRPr="00CB1DBB">
        <w:rPr>
          <w:rFonts w:ascii="Times New Roman" w:hAnsi="Times New Roman"/>
          <w:lang w:eastAsia="zh-CN"/>
        </w:rPr>
        <w:t>模型</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21E91594" w14:textId="77777777" w:rsidTr="00A95CCE">
        <w:trPr>
          <w:trHeight w:val="346"/>
        </w:trPr>
        <w:tc>
          <w:tcPr>
            <w:tcW w:w="1440" w:type="dxa"/>
            <w:shd w:val="clear" w:color="auto" w:fill="D9D9D9"/>
          </w:tcPr>
          <w:p w14:paraId="4158FD4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DF8EEAD"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2996132" w14:textId="77777777" w:rsidTr="00EE6E3E">
        <w:trPr>
          <w:trHeight w:val="486"/>
        </w:trPr>
        <w:tc>
          <w:tcPr>
            <w:tcW w:w="1440" w:type="dxa"/>
          </w:tcPr>
          <w:p w14:paraId="05ED811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037F3824" w14:textId="77777777" w:rsidR="009C25E4" w:rsidRPr="00CB1DBB" w:rsidRDefault="00EE6E3E" w:rsidP="00EE6E3E">
            <w:pPr>
              <w:ind w:firstLineChars="0" w:firstLine="0"/>
              <w:rPr>
                <w:rFonts w:ascii="Times New Roman" w:hAnsi="Times New Roman"/>
                <w:lang w:eastAsia="zh-CN"/>
              </w:rPr>
            </w:pPr>
            <w:r w:rsidRPr="00CB1DBB">
              <w:rPr>
                <w:rFonts w:ascii="Times New Roman" w:hAnsi="Times New Roman"/>
                <w:lang w:eastAsia="zh-CN"/>
              </w:rPr>
              <w:t xml:space="preserve">         </w:t>
            </w:r>
            <w:r w:rsidR="00391554" w:rsidRPr="00CB1DBB">
              <w:rPr>
                <w:rFonts w:ascii="Times New Roman" w:hAnsi="Times New Roman"/>
                <w:lang w:eastAsia="zh-CN"/>
              </w:rPr>
              <w:t>Act01</w:t>
            </w:r>
          </w:p>
        </w:tc>
      </w:tr>
      <w:tr w:rsidR="009C25E4" w:rsidRPr="00CB1DBB" w14:paraId="4C0924CE" w14:textId="77777777" w:rsidTr="00587250">
        <w:trPr>
          <w:trHeight w:val="487"/>
        </w:trPr>
        <w:tc>
          <w:tcPr>
            <w:tcW w:w="1440" w:type="dxa"/>
          </w:tcPr>
          <w:p w14:paraId="113283C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9F5F6C7" w14:textId="77777777" w:rsidR="009C25E4" w:rsidRPr="00CB1DBB" w:rsidRDefault="00EE6E3E" w:rsidP="00EE6E3E">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hint="eastAsia"/>
                <w:lang w:eastAsia="zh-CN"/>
              </w:rPr>
              <w:t>新建</w:t>
            </w:r>
            <w:r w:rsidRPr="00CB1DBB">
              <w:rPr>
                <w:rFonts w:ascii="Times New Roman" w:hAnsi="Times New Roman"/>
                <w:lang w:eastAsia="zh-CN"/>
              </w:rPr>
              <w:t>模型</w:t>
            </w:r>
          </w:p>
        </w:tc>
      </w:tr>
      <w:tr w:rsidR="009C25E4" w:rsidRPr="00CB1DBB" w14:paraId="6A6A8672" w14:textId="77777777" w:rsidTr="00587250">
        <w:trPr>
          <w:trHeight w:val="524"/>
        </w:trPr>
        <w:tc>
          <w:tcPr>
            <w:tcW w:w="1440" w:type="dxa"/>
          </w:tcPr>
          <w:p w14:paraId="15D5DDF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48B1DCA5" w14:textId="77777777" w:rsidR="009C25E4" w:rsidRPr="00CB1DBB" w:rsidRDefault="003D0C1C" w:rsidP="00587250">
            <w:pPr>
              <w:ind w:firstLine="480"/>
              <w:rPr>
                <w:rFonts w:ascii="Times New Roman" w:hAnsi="Times New Roman"/>
                <w:lang w:eastAsia="zh-CN"/>
              </w:rPr>
            </w:pPr>
            <w:r w:rsidRPr="00CB1DBB">
              <w:rPr>
                <w:rFonts w:ascii="Times New Roman" w:hAnsi="Times New Roman"/>
                <w:lang w:eastAsia="zh-CN"/>
              </w:rPr>
              <w:t>管理员</w:t>
            </w:r>
          </w:p>
        </w:tc>
      </w:tr>
      <w:tr w:rsidR="009C25E4" w:rsidRPr="00CB1DBB" w14:paraId="7575DC8D" w14:textId="77777777" w:rsidTr="00587250">
        <w:trPr>
          <w:trHeight w:val="533"/>
        </w:trPr>
        <w:tc>
          <w:tcPr>
            <w:tcW w:w="1440" w:type="dxa"/>
          </w:tcPr>
          <w:p w14:paraId="13B4C1D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187C592D" w14:textId="77777777" w:rsidR="009C25E4" w:rsidRPr="00CB1DBB" w:rsidRDefault="00383B21" w:rsidP="00587250">
            <w:pPr>
              <w:ind w:firstLine="480"/>
              <w:rPr>
                <w:rFonts w:ascii="Times New Roman" w:hAnsi="Times New Roman"/>
                <w:lang w:eastAsia="zh-CN"/>
              </w:rPr>
            </w:pPr>
            <w:r w:rsidRPr="00CB1DBB">
              <w:rPr>
                <w:rFonts w:ascii="Times New Roman" w:hAnsi="Times New Roman" w:hint="eastAsia"/>
                <w:lang w:eastAsia="zh-CN"/>
              </w:rPr>
              <w:t>管理员</w:t>
            </w:r>
            <w:r w:rsidRPr="00CB1DBB">
              <w:rPr>
                <w:rFonts w:ascii="Times New Roman" w:hAnsi="Times New Roman"/>
                <w:lang w:eastAsia="zh-CN"/>
              </w:rPr>
              <w:t>被识别和被授权</w:t>
            </w:r>
          </w:p>
        </w:tc>
      </w:tr>
      <w:tr w:rsidR="009C25E4" w:rsidRPr="00CB1DBB" w14:paraId="252AD087" w14:textId="77777777" w:rsidTr="007E7C1B">
        <w:trPr>
          <w:trHeight w:val="641"/>
        </w:trPr>
        <w:tc>
          <w:tcPr>
            <w:tcW w:w="1440" w:type="dxa"/>
          </w:tcPr>
          <w:p w14:paraId="459AF8D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654863D5" w14:textId="77777777" w:rsidR="009C25E4" w:rsidRPr="00CB1DBB" w:rsidRDefault="008F16BA" w:rsidP="008F16BA">
            <w:pPr>
              <w:ind w:firstLine="480"/>
              <w:rPr>
                <w:rFonts w:ascii="Times New Roman" w:hAnsi="Times New Roman"/>
                <w:lang w:eastAsia="zh-CN"/>
              </w:rPr>
            </w:pPr>
            <w:r w:rsidRPr="00CB1DBB">
              <w:rPr>
                <w:rFonts w:ascii="Times New Roman" w:hAnsi="Times New Roman"/>
                <w:lang w:eastAsia="zh-CN"/>
              </w:rPr>
              <w:t>后台数据库保存模型相关信息</w:t>
            </w:r>
          </w:p>
        </w:tc>
      </w:tr>
      <w:tr w:rsidR="009C25E4" w:rsidRPr="00CB1DBB" w14:paraId="7276287E" w14:textId="77777777" w:rsidTr="00587250">
        <w:trPr>
          <w:trHeight w:val="524"/>
        </w:trPr>
        <w:tc>
          <w:tcPr>
            <w:tcW w:w="1440" w:type="dxa"/>
          </w:tcPr>
          <w:p w14:paraId="768E7EF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53A9C536" w14:textId="77777777" w:rsidR="00446D04" w:rsidRPr="00CB1DBB" w:rsidRDefault="00446D04" w:rsidP="00446D04">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「模型列表」页面，</w:t>
            </w:r>
            <w:r w:rsidRPr="00CB1DBB">
              <w:rPr>
                <w:rFonts w:ascii="Times New Roman" w:hAnsi="Times New Roman" w:hint="eastAsia"/>
                <w:lang w:eastAsia="zh-CN"/>
              </w:rPr>
              <w:t>点击</w:t>
            </w:r>
            <w:r w:rsidRPr="00CB1DBB">
              <w:rPr>
                <w:rFonts w:ascii="Times New Roman" w:hAnsi="Times New Roman"/>
                <w:lang w:eastAsia="zh-CN"/>
              </w:rPr>
              <w:t>「新建模型」</w:t>
            </w:r>
          </w:p>
          <w:p w14:paraId="32FF8FA5" w14:textId="77777777" w:rsidR="00446D04" w:rsidRPr="00CB1DBB" w:rsidRDefault="00FD092C" w:rsidP="00446D04">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信息</w:t>
            </w:r>
            <w:r w:rsidRPr="00CB1DBB">
              <w:rPr>
                <w:rFonts w:ascii="Times New Roman" w:hAnsi="Times New Roman"/>
                <w:lang w:eastAsia="zh-CN"/>
              </w:rPr>
              <w:t>后，</w:t>
            </w:r>
            <w:r w:rsidRPr="00CB1DBB">
              <w:rPr>
                <w:rFonts w:ascii="Times New Roman" w:hAnsi="Times New Roman" w:hint="eastAsia"/>
                <w:lang w:eastAsia="zh-CN"/>
              </w:rPr>
              <w:t>点击提交</w:t>
            </w:r>
          </w:p>
          <w:p w14:paraId="11367D6B" w14:textId="77777777" w:rsidR="00246C5F" w:rsidRPr="00CB1DBB" w:rsidRDefault="00FD092C" w:rsidP="00903D90">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p>
        </w:tc>
      </w:tr>
      <w:tr w:rsidR="009C25E4" w:rsidRPr="00CB1DBB" w14:paraId="5E89A6DA" w14:textId="77777777" w:rsidTr="00587250">
        <w:trPr>
          <w:trHeight w:val="524"/>
        </w:trPr>
        <w:tc>
          <w:tcPr>
            <w:tcW w:w="1440" w:type="dxa"/>
          </w:tcPr>
          <w:p w14:paraId="39FC539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201EF42A" w14:textId="77777777" w:rsidR="009C25E4" w:rsidRPr="00CB1DBB" w:rsidRDefault="00903D90" w:rsidP="00903D90">
            <w:pPr>
              <w:pStyle w:val="a8"/>
              <w:numPr>
                <w:ilvl w:val="0"/>
                <w:numId w:val="35"/>
              </w:numPr>
              <w:ind w:firstLineChars="0"/>
              <w:rPr>
                <w:rFonts w:ascii="Times New Roman" w:hAnsi="Times New Roman"/>
                <w:lang w:eastAsia="zh-CN"/>
              </w:rPr>
            </w:pPr>
            <w:r w:rsidRPr="00CB1DBB">
              <w:rPr>
                <w:rFonts w:ascii="Times New Roman" w:hAnsi="Times New Roman"/>
                <w:lang w:eastAsia="zh-CN"/>
              </w:rPr>
              <w:t>提交成功后，</w:t>
            </w:r>
            <w:r w:rsidRPr="00CB1DBB">
              <w:rPr>
                <w:rFonts w:ascii="Times New Roman" w:hAnsi="Times New Roman" w:hint="eastAsia"/>
                <w:lang w:eastAsia="zh-CN"/>
              </w:rPr>
              <w:t>跳转</w:t>
            </w:r>
            <w:r w:rsidRPr="00CB1DBB">
              <w:rPr>
                <w:rFonts w:ascii="Times New Roman" w:hAnsi="Times New Roman"/>
                <w:lang w:eastAsia="zh-CN"/>
              </w:rPr>
              <w:t>到</w:t>
            </w:r>
            <w:r w:rsidRPr="00CB1DBB">
              <w:rPr>
                <w:rFonts w:ascii="Times New Roman" w:hAnsi="Times New Roman" w:hint="eastAsia"/>
                <w:lang w:eastAsia="zh-CN"/>
              </w:rPr>
              <w:t>流程设计器</w:t>
            </w:r>
            <w:r w:rsidRPr="00CB1DBB">
              <w:rPr>
                <w:rFonts w:ascii="Times New Roman" w:hAnsi="Times New Roman"/>
                <w:lang w:eastAsia="zh-CN"/>
              </w:rPr>
              <w:t>页面，</w:t>
            </w:r>
            <w:r w:rsidR="004D0767" w:rsidRPr="00CB1DBB">
              <w:rPr>
                <w:rFonts w:ascii="Times New Roman" w:hAnsi="Times New Roman"/>
                <w:lang w:eastAsia="zh-CN"/>
              </w:rPr>
              <w:t>可</w:t>
            </w:r>
            <w:r w:rsidRPr="00CB1DBB">
              <w:rPr>
                <w:rFonts w:ascii="Times New Roman" w:hAnsi="Times New Roman" w:hint="eastAsia"/>
                <w:lang w:eastAsia="zh-CN"/>
              </w:rPr>
              <w:t>设计</w:t>
            </w:r>
            <w:r w:rsidRPr="00CB1DBB">
              <w:rPr>
                <w:rFonts w:ascii="Times New Roman" w:hAnsi="Times New Roman"/>
                <w:lang w:eastAsia="zh-CN"/>
              </w:rPr>
              <w:t>自定义流程。</w:t>
            </w:r>
          </w:p>
        </w:tc>
      </w:tr>
    </w:tbl>
    <w:p w14:paraId="61D2F0DB" w14:textId="77777777" w:rsidR="0041424B" w:rsidRPr="00CB1DBB" w:rsidRDefault="0041424B" w:rsidP="00EC7D86">
      <w:pPr>
        <w:ind w:firstLineChars="0" w:firstLine="0"/>
        <w:rPr>
          <w:rFonts w:ascii="Times New Roman" w:hAnsi="Times New Roman"/>
          <w:lang w:eastAsia="zh-CN"/>
        </w:rPr>
      </w:pPr>
    </w:p>
    <w:p w14:paraId="746EDE78" w14:textId="77777777" w:rsidR="0041424B" w:rsidRPr="00CB1DBB" w:rsidRDefault="00802AB2" w:rsidP="00CB1DBB">
      <w:pPr>
        <w:pStyle w:val="3"/>
        <w:numPr>
          <w:ilvl w:val="2"/>
          <w:numId w:val="74"/>
        </w:numPr>
        <w:ind w:firstLineChars="0"/>
        <w:rPr>
          <w:rFonts w:ascii="Times New Roman" w:hAnsi="Times New Roman"/>
        </w:rPr>
      </w:pPr>
      <w:bookmarkStart w:id="269" w:name="_Toc451434984"/>
      <w:bookmarkStart w:id="270" w:name="_Toc451435818"/>
      <w:bookmarkStart w:id="271" w:name="_Toc451455867"/>
      <w:bookmarkStart w:id="272" w:name="_Toc451456839"/>
      <w:bookmarkStart w:id="273" w:name="_Toc451457075"/>
      <w:bookmarkStart w:id="274" w:name="_Toc451457541"/>
      <w:bookmarkStart w:id="275" w:name="_Toc451702754"/>
      <w:r w:rsidRPr="00CB1DBB">
        <w:rPr>
          <w:rFonts w:ascii="Times New Roman" w:hAnsi="Times New Roman" w:hint="eastAsia"/>
        </w:rPr>
        <w:lastRenderedPageBreak/>
        <w:t>流程</w:t>
      </w:r>
      <w:r w:rsidRPr="00CB1DBB">
        <w:rPr>
          <w:rFonts w:ascii="Times New Roman" w:hAnsi="Times New Roman"/>
        </w:rPr>
        <w:t>管理</w:t>
      </w:r>
      <w:bookmarkEnd w:id="269"/>
      <w:bookmarkEnd w:id="270"/>
      <w:bookmarkEnd w:id="271"/>
      <w:bookmarkEnd w:id="272"/>
      <w:bookmarkEnd w:id="273"/>
      <w:bookmarkEnd w:id="274"/>
      <w:bookmarkEnd w:id="275"/>
      <w:r w:rsidR="003A3CE8" w:rsidRPr="00CB1DBB">
        <w:rPr>
          <w:rFonts w:ascii="Times New Roman" w:hAnsi="Times New Roman" w:hint="eastAsia"/>
        </w:rPr>
        <w:t xml:space="preserve"> </w:t>
      </w:r>
    </w:p>
    <w:p w14:paraId="5C59846C" w14:textId="77777777" w:rsidR="009E3200" w:rsidRPr="00CB1DBB" w:rsidRDefault="009E3200" w:rsidP="009C25E4">
      <w:pPr>
        <w:ind w:firstLineChars="83" w:firstLine="199"/>
        <w:rPr>
          <w:rFonts w:ascii="Times New Roman" w:hAnsi="Times New Roman"/>
          <w:lang w:eastAsia="zh-CN"/>
        </w:rPr>
      </w:pPr>
    </w:p>
    <w:p w14:paraId="713A138D" w14:textId="77777777" w:rsidR="009E3200" w:rsidRPr="00CB1DBB" w:rsidRDefault="00090579" w:rsidP="00EF1675">
      <w:pPr>
        <w:pStyle w:val="a8"/>
        <w:numPr>
          <w:ilvl w:val="0"/>
          <w:numId w:val="16"/>
        </w:numPr>
        <w:ind w:firstLineChars="0"/>
        <w:rPr>
          <w:rFonts w:ascii="Times New Roman" w:hAnsi="Times New Roman"/>
          <w:lang w:eastAsia="zh-CN"/>
        </w:rPr>
      </w:pPr>
      <w:r w:rsidRPr="00CB1DBB">
        <w:rPr>
          <w:rFonts w:ascii="Times New Roman" w:hAnsi="Times New Roman"/>
          <w:lang w:eastAsia="zh-CN"/>
        </w:rPr>
        <w:t>文件</w:t>
      </w:r>
      <w:r w:rsidR="008C5073" w:rsidRPr="00CB1DBB">
        <w:rPr>
          <w:rFonts w:ascii="Times New Roman" w:hAnsi="Times New Roman"/>
          <w:lang w:eastAsia="zh-CN"/>
        </w:rPr>
        <w:t>部署</w:t>
      </w:r>
      <w:r w:rsidR="00384642" w:rsidRPr="00CB1DBB">
        <w:rPr>
          <w:rFonts w:ascii="Times New Roman" w:hAnsi="Times New Roman"/>
          <w:lang w:eastAsia="zh-CN"/>
        </w:rPr>
        <w:t>流程</w:t>
      </w:r>
    </w:p>
    <w:p w14:paraId="5C0CECC6" w14:textId="77777777" w:rsidR="00B62127" w:rsidRPr="00CB1DBB" w:rsidRDefault="00B62127" w:rsidP="00B62127">
      <w:pPr>
        <w:ind w:firstLineChars="0" w:firstLine="480"/>
        <w:rPr>
          <w:rFonts w:ascii="Times New Roman" w:hAnsi="Times New Roman"/>
          <w:lang w:eastAsia="zh-CN"/>
        </w:rPr>
      </w:pPr>
      <w:r w:rsidRPr="00CB1DBB">
        <w:rPr>
          <w:rFonts w:ascii="Times New Roman" w:hAnsi="Times New Roman"/>
          <w:lang w:eastAsia="zh-CN"/>
        </w:rPr>
        <w:t>管理员登录系统，</w:t>
      </w:r>
      <w:r w:rsidRPr="00CB1DBB">
        <w:rPr>
          <w:rFonts w:ascii="Times New Roman" w:hAnsi="Times New Roman" w:hint="eastAsia"/>
          <w:lang w:eastAsia="zh-CN"/>
        </w:rPr>
        <w:t>进入</w:t>
      </w:r>
      <w:r w:rsidRPr="00CB1DBB">
        <w:rPr>
          <w:rFonts w:ascii="Times New Roman" w:hAnsi="Times New Roman"/>
          <w:lang w:eastAsia="zh-CN"/>
        </w:rPr>
        <w:t>「</w:t>
      </w:r>
      <w:r w:rsidR="001B5E4B" w:rsidRPr="00CB1DBB">
        <w:rPr>
          <w:rFonts w:ascii="Times New Roman" w:hAnsi="Times New Roman" w:hint="eastAsia"/>
          <w:lang w:eastAsia="zh-CN"/>
        </w:rPr>
        <w:t>流程部署</w:t>
      </w:r>
      <w:r w:rsidRPr="00CB1DBB">
        <w:rPr>
          <w:rFonts w:ascii="Times New Roman" w:hAnsi="Times New Roman"/>
          <w:lang w:eastAsia="zh-CN"/>
        </w:rPr>
        <w:t>」页面，根据界面提示信息，</w:t>
      </w:r>
      <w:r w:rsidR="00672FB1" w:rsidRPr="00CB1DBB">
        <w:rPr>
          <w:rFonts w:ascii="Times New Roman" w:hAnsi="Times New Roman" w:hint="eastAsia"/>
          <w:lang w:eastAsia="zh-CN"/>
        </w:rPr>
        <w:t>选择部署</w:t>
      </w:r>
      <w:r w:rsidR="00672FB1" w:rsidRPr="00CB1DBB">
        <w:rPr>
          <w:rFonts w:ascii="Times New Roman" w:hAnsi="Times New Roman"/>
          <w:lang w:eastAsia="zh-CN"/>
        </w:rPr>
        <w:t>文件</w:t>
      </w:r>
      <w:r w:rsidRPr="00CB1DBB">
        <w:rPr>
          <w:rFonts w:ascii="Times New Roman" w:hAnsi="Times New Roman"/>
          <w:lang w:eastAsia="zh-CN"/>
        </w:rPr>
        <w:t>，</w:t>
      </w:r>
      <w:r w:rsidR="00EC4596" w:rsidRPr="00CB1DBB">
        <w:rPr>
          <w:rFonts w:ascii="Times New Roman" w:hAnsi="Times New Roman"/>
          <w:lang w:eastAsia="zh-CN"/>
        </w:rPr>
        <w:t>点击</w:t>
      </w:r>
      <w:r w:rsidR="00731824" w:rsidRPr="00CB1DBB">
        <w:rPr>
          <w:rFonts w:ascii="Times New Roman" w:hAnsi="Times New Roman"/>
          <w:lang w:eastAsia="zh-CN"/>
        </w:rPr>
        <w:t>，</w:t>
      </w:r>
      <w:r w:rsidR="00731824" w:rsidRPr="00CB1DBB">
        <w:rPr>
          <w:rFonts w:ascii="Times New Roman" w:hAnsi="Times New Roman" w:hint="eastAsia"/>
          <w:lang w:eastAsia="zh-CN"/>
        </w:rPr>
        <w:t>系统</w:t>
      </w:r>
      <w:r w:rsidR="00731824" w:rsidRPr="00CB1DBB">
        <w:rPr>
          <w:rFonts w:ascii="Times New Roman" w:hAnsi="Times New Roman"/>
          <w:lang w:eastAsia="zh-CN"/>
        </w:rPr>
        <w:t>提示</w:t>
      </w:r>
      <w:r w:rsidR="00731824" w:rsidRPr="00CB1DBB">
        <w:rPr>
          <w:rFonts w:ascii="Times New Roman" w:hAnsi="Times New Roman" w:hint="eastAsia"/>
          <w:lang w:eastAsia="zh-CN"/>
        </w:rPr>
        <w:t>转换</w:t>
      </w:r>
      <w:r w:rsidR="00731824" w:rsidRPr="00CB1DBB">
        <w:rPr>
          <w:rFonts w:ascii="Times New Roman" w:hAnsi="Times New Roman"/>
          <w:lang w:eastAsia="zh-CN"/>
        </w:rPr>
        <w:t>成功</w:t>
      </w:r>
      <w:r w:rsidR="00F71352" w:rsidRPr="00CB1DBB">
        <w:rPr>
          <w:rFonts w:ascii="Times New Roman" w:hAnsi="Times New Roman"/>
          <w:lang w:eastAsia="zh-CN"/>
        </w:rPr>
        <w:t>。</w:t>
      </w:r>
    </w:p>
    <w:p w14:paraId="76E45F23" w14:textId="77777777" w:rsidR="009C25E4" w:rsidRPr="00CB1DBB" w:rsidRDefault="006D3B56" w:rsidP="009C25E4">
      <w:pPr>
        <w:pStyle w:val="ab"/>
        <w:ind w:firstLineChars="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EC707F" w:rsidRPr="00CB1DBB">
        <w:rPr>
          <w:rFonts w:ascii="Times New Roman" w:hAnsi="Times New Roman"/>
          <w:lang w:eastAsia="zh-CN"/>
        </w:rPr>
        <w:t>5-8</w:t>
      </w:r>
      <w:r w:rsidR="00090579" w:rsidRPr="00CB1DBB">
        <w:rPr>
          <w:rFonts w:ascii="Times New Roman" w:hAnsi="Times New Roman"/>
          <w:lang w:eastAsia="zh-CN"/>
        </w:rPr>
        <w:t>文件</w:t>
      </w:r>
      <w:r w:rsidR="00090579" w:rsidRPr="00CB1DBB">
        <w:rPr>
          <w:rFonts w:ascii="Times New Roman" w:hAnsi="Times New Roman" w:hint="eastAsia"/>
          <w:lang w:eastAsia="zh-CN"/>
        </w:rPr>
        <w:t>部署</w:t>
      </w:r>
      <w:r w:rsidR="000B4FD9" w:rsidRPr="00CB1DBB">
        <w:rPr>
          <w:rFonts w:ascii="Times New Roman" w:hAnsi="Times New Roman" w:hint="eastAsia"/>
          <w:lang w:eastAsia="zh-CN"/>
        </w:rPr>
        <w:t>流程</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7A43FBAC" w14:textId="77777777" w:rsidTr="00A95CCE">
        <w:trPr>
          <w:trHeight w:val="346"/>
        </w:trPr>
        <w:tc>
          <w:tcPr>
            <w:tcW w:w="1440" w:type="dxa"/>
            <w:shd w:val="clear" w:color="auto" w:fill="D9D9D9"/>
          </w:tcPr>
          <w:p w14:paraId="3222C18B"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A67C6D6"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67E236C" w14:textId="77777777" w:rsidTr="00587250">
        <w:trPr>
          <w:trHeight w:val="421"/>
        </w:trPr>
        <w:tc>
          <w:tcPr>
            <w:tcW w:w="1440" w:type="dxa"/>
          </w:tcPr>
          <w:p w14:paraId="1D1AE01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2B1457EF" w14:textId="77777777" w:rsidR="009C25E4" w:rsidRPr="00CB1DBB" w:rsidRDefault="00BA61AE" w:rsidP="00587250">
            <w:pPr>
              <w:ind w:firstLine="480"/>
              <w:rPr>
                <w:rFonts w:ascii="Times New Roman" w:hAnsi="Times New Roman"/>
                <w:lang w:eastAsia="zh-CN"/>
              </w:rPr>
            </w:pPr>
            <w:r w:rsidRPr="00CB1DBB">
              <w:rPr>
                <w:rFonts w:ascii="Times New Roman" w:hAnsi="Times New Roman"/>
                <w:lang w:eastAsia="zh-CN"/>
              </w:rPr>
              <w:t>Act02</w:t>
            </w:r>
          </w:p>
        </w:tc>
      </w:tr>
      <w:tr w:rsidR="009C25E4" w:rsidRPr="00CB1DBB" w14:paraId="5CF43B41" w14:textId="77777777" w:rsidTr="00587250">
        <w:trPr>
          <w:trHeight w:val="487"/>
        </w:trPr>
        <w:tc>
          <w:tcPr>
            <w:tcW w:w="1440" w:type="dxa"/>
          </w:tcPr>
          <w:p w14:paraId="7021B78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88AB951" w14:textId="77777777" w:rsidR="009C25E4" w:rsidRPr="00CB1DBB" w:rsidRDefault="001B5E4B" w:rsidP="00587250">
            <w:pPr>
              <w:ind w:firstLine="48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流程</w:t>
            </w:r>
          </w:p>
        </w:tc>
      </w:tr>
      <w:tr w:rsidR="009C25E4" w:rsidRPr="00CB1DBB" w14:paraId="1808EF43" w14:textId="77777777" w:rsidTr="00587250">
        <w:trPr>
          <w:trHeight w:val="524"/>
        </w:trPr>
        <w:tc>
          <w:tcPr>
            <w:tcW w:w="1440" w:type="dxa"/>
          </w:tcPr>
          <w:p w14:paraId="20921CD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2069DB25" w14:textId="77777777" w:rsidR="009C25E4" w:rsidRPr="00CB1DBB" w:rsidRDefault="00291DA8" w:rsidP="00587250">
            <w:pPr>
              <w:ind w:firstLine="480"/>
              <w:rPr>
                <w:rFonts w:ascii="Times New Roman" w:hAnsi="Times New Roman"/>
                <w:lang w:eastAsia="zh-CN"/>
              </w:rPr>
            </w:pPr>
            <w:r w:rsidRPr="00CB1DBB">
              <w:rPr>
                <w:rFonts w:ascii="Times New Roman" w:hAnsi="Times New Roman" w:hint="eastAsia"/>
                <w:lang w:eastAsia="zh-CN"/>
              </w:rPr>
              <w:t>管理员</w:t>
            </w:r>
          </w:p>
        </w:tc>
      </w:tr>
      <w:tr w:rsidR="009C25E4" w:rsidRPr="00CB1DBB" w14:paraId="2791436C" w14:textId="77777777" w:rsidTr="00587250">
        <w:trPr>
          <w:trHeight w:val="533"/>
        </w:trPr>
        <w:tc>
          <w:tcPr>
            <w:tcW w:w="1440" w:type="dxa"/>
          </w:tcPr>
          <w:p w14:paraId="29CFA87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1E7FCABC" w14:textId="77777777" w:rsidR="009C25E4" w:rsidRPr="00CB1DBB" w:rsidRDefault="00EC707F" w:rsidP="00587250">
            <w:pPr>
              <w:ind w:firstLine="480"/>
              <w:rPr>
                <w:rFonts w:ascii="Times New Roman" w:hAnsi="Times New Roman"/>
                <w:lang w:eastAsia="zh-CN"/>
              </w:rPr>
            </w:pPr>
            <w:r w:rsidRPr="00CB1DBB">
              <w:rPr>
                <w:rFonts w:ascii="Times New Roman" w:hAnsi="Times New Roman" w:hint="eastAsia"/>
                <w:lang w:eastAsia="zh-CN"/>
              </w:rPr>
              <w:t>管理员被标识</w:t>
            </w:r>
            <w:r w:rsidRPr="00CB1DBB">
              <w:rPr>
                <w:rFonts w:ascii="Times New Roman" w:hAnsi="Times New Roman"/>
                <w:lang w:eastAsia="zh-CN"/>
              </w:rPr>
              <w:t>或被授权</w:t>
            </w:r>
          </w:p>
        </w:tc>
      </w:tr>
      <w:tr w:rsidR="009C25E4" w:rsidRPr="00CB1DBB" w14:paraId="5E2718ED" w14:textId="77777777" w:rsidTr="00587250">
        <w:trPr>
          <w:trHeight w:val="533"/>
        </w:trPr>
        <w:tc>
          <w:tcPr>
            <w:tcW w:w="1440" w:type="dxa"/>
          </w:tcPr>
          <w:p w14:paraId="0AD457C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0F3778EF" w14:textId="77777777" w:rsidR="009C25E4" w:rsidRPr="00CB1DBB" w:rsidRDefault="000B03D2" w:rsidP="00587250">
            <w:pPr>
              <w:ind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记录转换</w:t>
            </w:r>
            <w:r w:rsidR="006A4D65" w:rsidRPr="00CB1DBB">
              <w:rPr>
                <w:rFonts w:ascii="Times New Roman" w:hAnsi="Times New Roman"/>
                <w:lang w:eastAsia="zh-CN"/>
              </w:rPr>
              <w:t>相关信息</w:t>
            </w:r>
          </w:p>
        </w:tc>
      </w:tr>
      <w:tr w:rsidR="009C25E4" w:rsidRPr="00CB1DBB" w14:paraId="4FB5F180" w14:textId="77777777" w:rsidTr="00587250">
        <w:trPr>
          <w:trHeight w:val="524"/>
        </w:trPr>
        <w:tc>
          <w:tcPr>
            <w:tcW w:w="1440" w:type="dxa"/>
          </w:tcPr>
          <w:p w14:paraId="1CF42D7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5E810140" w14:textId="77777777" w:rsidR="007E7C1B" w:rsidRPr="00CB1DBB" w:rsidRDefault="007E7C1B" w:rsidP="007E7C1B">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w:t>
            </w:r>
            <w:r w:rsidR="002512F5" w:rsidRPr="00CB1DBB">
              <w:rPr>
                <w:rFonts w:ascii="Times New Roman" w:hAnsi="Times New Roman" w:hint="eastAsia"/>
                <w:lang w:eastAsia="zh-CN"/>
              </w:rPr>
              <w:t>流程部署</w:t>
            </w:r>
            <w:r w:rsidRPr="00CB1DBB">
              <w:rPr>
                <w:rFonts w:ascii="Times New Roman" w:hAnsi="Times New Roman"/>
                <w:lang w:eastAsia="zh-CN"/>
              </w:rPr>
              <w:t>」页面</w:t>
            </w:r>
            <w:r w:rsidR="002512F5" w:rsidRPr="00CB1DBB">
              <w:rPr>
                <w:rFonts w:ascii="Times New Roman" w:hAnsi="Times New Roman"/>
                <w:lang w:eastAsia="zh-CN"/>
              </w:rPr>
              <w:t xml:space="preserve"> </w:t>
            </w:r>
          </w:p>
          <w:p w14:paraId="1619D7FC" w14:textId="77777777" w:rsidR="008304F1" w:rsidRPr="00CB1DBB" w:rsidRDefault="002512F5" w:rsidP="008304F1">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上传</w:t>
            </w:r>
            <w:r w:rsidRPr="00CB1DBB">
              <w:rPr>
                <w:rFonts w:ascii="Times New Roman" w:hAnsi="Times New Roman"/>
                <w:lang w:eastAsia="zh-CN"/>
              </w:rPr>
              <w:t>文件，</w:t>
            </w:r>
            <w:r w:rsidRPr="00CB1DBB">
              <w:rPr>
                <w:rFonts w:ascii="Times New Roman" w:hAnsi="Times New Roman" w:hint="eastAsia"/>
                <w:lang w:eastAsia="zh-CN"/>
              </w:rPr>
              <w:t>输入</w:t>
            </w:r>
            <w:r w:rsidRPr="00CB1DBB">
              <w:rPr>
                <w:rFonts w:ascii="Times New Roman" w:hAnsi="Times New Roman"/>
                <w:lang w:eastAsia="zh-CN"/>
              </w:rPr>
              <w:t>信息。</w:t>
            </w:r>
            <w:r w:rsidRPr="00CB1DBB">
              <w:rPr>
                <w:rFonts w:ascii="Times New Roman" w:hAnsi="Times New Roman" w:hint="eastAsia"/>
                <w:lang w:eastAsia="zh-CN"/>
              </w:rPr>
              <w:t>点击</w:t>
            </w:r>
            <w:r w:rsidRPr="00CB1DBB">
              <w:rPr>
                <w:rFonts w:ascii="Times New Roman" w:hAnsi="Times New Roman"/>
                <w:lang w:eastAsia="zh-CN"/>
              </w:rPr>
              <w:t>提交。</w:t>
            </w:r>
          </w:p>
          <w:p w14:paraId="787F88F4" w14:textId="77777777" w:rsidR="009C25E4" w:rsidRPr="00CB1DBB" w:rsidRDefault="001074E9" w:rsidP="0059189B">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r w:rsidR="007E7C1B" w:rsidRPr="00CB1DBB">
              <w:rPr>
                <w:rFonts w:ascii="Times New Roman" w:hAnsi="Times New Roman"/>
                <w:lang w:eastAsia="zh-CN"/>
              </w:rPr>
              <w:t>。</w:t>
            </w:r>
          </w:p>
        </w:tc>
      </w:tr>
    </w:tbl>
    <w:p w14:paraId="11FE94E5" w14:textId="77777777" w:rsidR="00C97B8D" w:rsidRDefault="00C97B8D" w:rsidP="009F11B1">
      <w:pPr>
        <w:ind w:firstLineChars="0" w:firstLine="0"/>
        <w:rPr>
          <w:rFonts w:ascii="Times New Roman" w:hAnsi="Times New Roman"/>
          <w:lang w:eastAsia="zh-CN"/>
        </w:rPr>
        <w:sectPr w:rsidR="00C97B8D" w:rsidSect="00CB1DBB">
          <w:headerReference w:type="default" r:id="rId50"/>
          <w:type w:val="continuous"/>
          <w:pgSz w:w="11900" w:h="16840"/>
          <w:pgMar w:top="1418" w:right="1134" w:bottom="1418" w:left="1588" w:header="1134" w:footer="709" w:gutter="0"/>
          <w:cols w:space="708"/>
          <w:docGrid w:linePitch="360"/>
        </w:sectPr>
      </w:pPr>
    </w:p>
    <w:p w14:paraId="6EA2BD0D" w14:textId="77777777" w:rsidR="003A3CE8" w:rsidRPr="00CB1DBB" w:rsidRDefault="003A3CE8" w:rsidP="009F11B1">
      <w:pPr>
        <w:ind w:firstLineChars="0" w:firstLine="0"/>
        <w:rPr>
          <w:rFonts w:ascii="Times New Roman" w:hAnsi="Times New Roman"/>
          <w:lang w:eastAsia="zh-CN"/>
        </w:rPr>
      </w:pPr>
    </w:p>
    <w:p w14:paraId="743B8DD6" w14:textId="4F45F1E3" w:rsidR="001F42E1" w:rsidRPr="00CB1DBB" w:rsidRDefault="00FB05CC" w:rsidP="00CB1DBB">
      <w:pPr>
        <w:pStyle w:val="2"/>
        <w:numPr>
          <w:ilvl w:val="1"/>
          <w:numId w:val="74"/>
        </w:numPr>
        <w:ind w:firstLineChars="0"/>
        <w:rPr>
          <w:rFonts w:ascii="Times New Roman" w:hAnsi="Times New Roman"/>
        </w:rPr>
      </w:pPr>
      <w:bookmarkStart w:id="276" w:name="_Toc451434985"/>
      <w:bookmarkStart w:id="277" w:name="_Toc451435819"/>
      <w:r w:rsidRPr="00CB1DBB">
        <w:rPr>
          <w:rFonts w:ascii="Times New Roman" w:hAnsi="Times New Roman"/>
        </w:rPr>
        <w:t xml:space="preserve"> </w:t>
      </w:r>
      <w:bookmarkStart w:id="278" w:name="_Toc451702755"/>
      <w:bookmarkEnd w:id="276"/>
      <w:bookmarkEnd w:id="277"/>
      <w:r w:rsidR="002F2ADF">
        <w:rPr>
          <w:rFonts w:ascii="Times New Roman" w:hAnsi="Times New Roman"/>
        </w:rPr>
        <w:t>即时</w:t>
      </w:r>
      <w:r w:rsidR="002F2ADF">
        <w:rPr>
          <w:rFonts w:ascii="Times New Roman" w:hAnsi="Times New Roman" w:hint="eastAsia"/>
        </w:rPr>
        <w:t>通讯模块</w:t>
      </w:r>
      <w:bookmarkEnd w:id="278"/>
    </w:p>
    <w:p w14:paraId="2BBD3D29" w14:textId="77777777" w:rsidR="003A3CE8" w:rsidRPr="00CB1DBB" w:rsidRDefault="00F01EBE" w:rsidP="00CB1DBB">
      <w:pPr>
        <w:pStyle w:val="3"/>
        <w:numPr>
          <w:ilvl w:val="2"/>
          <w:numId w:val="74"/>
        </w:numPr>
        <w:ind w:firstLineChars="0"/>
        <w:rPr>
          <w:rFonts w:ascii="Times New Roman" w:hAnsi="Times New Roman"/>
        </w:rPr>
      </w:pPr>
      <w:bookmarkStart w:id="279" w:name="_Toc451434986"/>
      <w:bookmarkStart w:id="280" w:name="_Toc451435820"/>
      <w:bookmarkStart w:id="281" w:name="_Toc451455869"/>
      <w:bookmarkStart w:id="282" w:name="_Toc451456841"/>
      <w:bookmarkStart w:id="283" w:name="_Toc451457077"/>
      <w:bookmarkStart w:id="284" w:name="_Toc451457543"/>
      <w:bookmarkStart w:id="285" w:name="_Toc451702756"/>
      <w:r w:rsidRPr="00CB1DBB">
        <w:rPr>
          <w:rFonts w:ascii="Times New Roman" w:hAnsi="Times New Roman"/>
        </w:rPr>
        <w:t>站内通知</w:t>
      </w:r>
      <w:bookmarkEnd w:id="279"/>
      <w:bookmarkEnd w:id="280"/>
      <w:bookmarkEnd w:id="281"/>
      <w:bookmarkEnd w:id="282"/>
      <w:bookmarkEnd w:id="283"/>
      <w:bookmarkEnd w:id="284"/>
      <w:bookmarkEnd w:id="285"/>
      <w:r w:rsidR="003A3CE8" w:rsidRPr="00CB1DBB">
        <w:rPr>
          <w:rFonts w:ascii="Times New Roman" w:hAnsi="Times New Roman"/>
        </w:rPr>
        <w:t xml:space="preserve"> </w:t>
      </w:r>
    </w:p>
    <w:p w14:paraId="15E00F76" w14:textId="77777777" w:rsidR="009C7FC0" w:rsidRPr="00CB1DBB" w:rsidRDefault="009C7FC0"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发送</w:t>
      </w:r>
      <w:r w:rsidRPr="00CB1DBB">
        <w:rPr>
          <w:rFonts w:ascii="Times New Roman" w:hAnsi="Times New Roman"/>
          <w:lang w:eastAsia="zh-CN"/>
        </w:rPr>
        <w:t>通知</w:t>
      </w:r>
    </w:p>
    <w:p w14:paraId="4FBDD2DF" w14:textId="77777777" w:rsidR="0060118A" w:rsidRPr="00CB1DBB" w:rsidRDefault="00F1307F" w:rsidP="0060118A">
      <w:pPr>
        <w:ind w:firstLineChars="0" w:firstLine="480"/>
        <w:rPr>
          <w:rFonts w:ascii="Times New Roman" w:hAnsi="Times New Roman"/>
          <w:lang w:eastAsia="zh-CN"/>
        </w:rPr>
      </w:pPr>
      <w:r w:rsidRPr="00CB1DBB">
        <w:rPr>
          <w:rFonts w:ascii="Times New Roman" w:hAnsi="Times New Roman" w:hint="eastAsia"/>
          <w:lang w:eastAsia="zh-CN"/>
        </w:rPr>
        <w:t>用户</w:t>
      </w:r>
      <w:r w:rsidR="0060118A" w:rsidRPr="00CB1DBB">
        <w:rPr>
          <w:rFonts w:ascii="Times New Roman" w:hAnsi="Times New Roman"/>
          <w:lang w:eastAsia="zh-CN"/>
        </w:rPr>
        <w:t>登录系统，</w:t>
      </w:r>
      <w:r w:rsidR="0060118A" w:rsidRPr="00CB1DBB">
        <w:rPr>
          <w:rFonts w:ascii="Times New Roman" w:hAnsi="Times New Roman" w:hint="eastAsia"/>
          <w:lang w:eastAsia="zh-CN"/>
        </w:rPr>
        <w:t>进入</w:t>
      </w:r>
      <w:r w:rsidR="0060118A" w:rsidRPr="00CB1DBB">
        <w:rPr>
          <w:rFonts w:ascii="Times New Roman" w:hAnsi="Times New Roman"/>
          <w:lang w:eastAsia="zh-CN"/>
        </w:rPr>
        <w:t>「</w:t>
      </w:r>
      <w:r w:rsidR="00DD2174" w:rsidRPr="00CB1DBB">
        <w:rPr>
          <w:rFonts w:ascii="Times New Roman" w:hAnsi="Times New Roman" w:hint="eastAsia"/>
          <w:lang w:eastAsia="zh-CN"/>
        </w:rPr>
        <w:t>通知</w:t>
      </w:r>
      <w:r w:rsidR="0060118A" w:rsidRPr="00CB1DBB">
        <w:rPr>
          <w:rFonts w:ascii="Times New Roman" w:hAnsi="Times New Roman"/>
          <w:lang w:eastAsia="zh-CN"/>
        </w:rPr>
        <w:t>列表」页面，</w:t>
      </w:r>
      <w:r w:rsidR="0060118A" w:rsidRPr="00CB1DBB">
        <w:rPr>
          <w:rFonts w:ascii="Times New Roman" w:hAnsi="Times New Roman" w:hint="eastAsia"/>
          <w:lang w:eastAsia="zh-CN"/>
        </w:rPr>
        <w:t>通过</w:t>
      </w:r>
      <w:r w:rsidR="0060118A" w:rsidRPr="00CB1DBB">
        <w:rPr>
          <w:rFonts w:ascii="Times New Roman" w:hAnsi="Times New Roman"/>
          <w:lang w:eastAsia="zh-CN"/>
        </w:rPr>
        <w:t>点击「</w:t>
      </w:r>
      <w:r w:rsidR="002F7DDB" w:rsidRPr="00CB1DBB">
        <w:rPr>
          <w:rFonts w:ascii="Times New Roman" w:hAnsi="Times New Roman" w:hint="eastAsia"/>
          <w:lang w:eastAsia="zh-CN"/>
        </w:rPr>
        <w:t>添加</w:t>
      </w:r>
      <w:r w:rsidR="0060118A" w:rsidRPr="00CB1DBB">
        <w:rPr>
          <w:rFonts w:ascii="Times New Roman" w:hAnsi="Times New Roman"/>
          <w:lang w:eastAsia="zh-CN"/>
        </w:rPr>
        <w:t>」，根据界面提示信息，</w:t>
      </w:r>
      <w:r w:rsidR="009B4BCA" w:rsidRPr="00CB1DBB">
        <w:rPr>
          <w:rFonts w:ascii="Times New Roman" w:hAnsi="Times New Roman"/>
          <w:lang w:eastAsia="zh-CN"/>
        </w:rPr>
        <w:t>填写</w:t>
      </w:r>
      <w:r w:rsidR="00793156" w:rsidRPr="00CB1DBB">
        <w:rPr>
          <w:rFonts w:ascii="Times New Roman" w:hAnsi="Times New Roman"/>
          <w:lang w:eastAsia="zh-CN"/>
        </w:rPr>
        <w:t>信息并选择</w:t>
      </w:r>
      <w:r w:rsidR="0095357F" w:rsidRPr="00CB1DBB">
        <w:rPr>
          <w:rFonts w:ascii="Times New Roman" w:hAnsi="Times New Roman" w:hint="eastAsia"/>
          <w:lang w:eastAsia="zh-CN"/>
        </w:rPr>
        <w:t>被通知</w:t>
      </w:r>
      <w:r w:rsidR="0095357F" w:rsidRPr="00CB1DBB">
        <w:rPr>
          <w:rFonts w:ascii="Times New Roman" w:hAnsi="Times New Roman"/>
          <w:lang w:eastAsia="zh-CN"/>
        </w:rPr>
        <w:t>成员</w:t>
      </w:r>
      <w:r w:rsidR="009B4BCA" w:rsidRPr="00CB1DBB">
        <w:rPr>
          <w:rFonts w:ascii="Times New Roman" w:hAnsi="Times New Roman"/>
          <w:lang w:eastAsia="zh-CN"/>
        </w:rPr>
        <w:t>，</w:t>
      </w:r>
      <w:r w:rsidR="0060118A" w:rsidRPr="00CB1DBB">
        <w:rPr>
          <w:rFonts w:ascii="Times New Roman" w:hAnsi="Times New Roman" w:hint="eastAsia"/>
          <w:lang w:eastAsia="zh-CN"/>
        </w:rPr>
        <w:t>点击</w:t>
      </w:r>
      <w:r w:rsidR="0060118A" w:rsidRPr="00CB1DBB">
        <w:rPr>
          <w:rFonts w:ascii="Times New Roman" w:hAnsi="Times New Roman"/>
          <w:lang w:eastAsia="zh-CN"/>
        </w:rPr>
        <w:t>「确认」</w:t>
      </w:r>
      <w:r w:rsidR="009110F7" w:rsidRPr="00CB1DBB">
        <w:rPr>
          <w:rFonts w:ascii="Times New Roman" w:hAnsi="Times New Roman"/>
          <w:lang w:eastAsia="zh-CN"/>
        </w:rPr>
        <w:t>，</w:t>
      </w:r>
      <w:r w:rsidR="00F12002" w:rsidRPr="00CB1DBB">
        <w:rPr>
          <w:rFonts w:ascii="Times New Roman" w:hAnsi="Times New Roman" w:hint="eastAsia"/>
          <w:lang w:eastAsia="zh-CN"/>
        </w:rPr>
        <w:t>系统</w:t>
      </w:r>
      <w:r w:rsidR="00F12002" w:rsidRPr="00CB1DBB">
        <w:rPr>
          <w:rFonts w:ascii="Times New Roman" w:hAnsi="Times New Roman"/>
          <w:lang w:eastAsia="zh-CN"/>
        </w:rPr>
        <w:t>提示数据库保存通知信息。</w:t>
      </w:r>
    </w:p>
    <w:p w14:paraId="404F86E9" w14:textId="77777777" w:rsidR="009C25E4" w:rsidRPr="00CB1DBB" w:rsidRDefault="006D3B56" w:rsidP="00DD2174">
      <w:pPr>
        <w:pStyle w:val="ab"/>
        <w:ind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931B32" w:rsidRPr="00CB1DBB">
        <w:rPr>
          <w:rFonts w:ascii="Times New Roman" w:hAnsi="Times New Roman"/>
          <w:lang w:eastAsia="zh-CN"/>
        </w:rPr>
        <w:t>5-9</w:t>
      </w:r>
      <w:r w:rsidR="0060118A" w:rsidRPr="00CB1DBB">
        <w:rPr>
          <w:rFonts w:ascii="Times New Roman" w:hAnsi="Times New Roman"/>
          <w:lang w:eastAsia="zh-CN"/>
        </w:rPr>
        <w:t xml:space="preserve"> </w:t>
      </w:r>
      <w:r w:rsidR="002226E3" w:rsidRPr="00CB1DBB">
        <w:rPr>
          <w:rFonts w:ascii="Times New Roman" w:hAnsi="Times New Roman" w:hint="eastAsia"/>
          <w:lang w:eastAsia="zh-CN"/>
        </w:rPr>
        <w:t>发送</w:t>
      </w:r>
      <w:r w:rsidR="002226E3" w:rsidRPr="00CB1DBB">
        <w:rPr>
          <w:rFonts w:ascii="Times New Roman" w:hAnsi="Times New Roman"/>
          <w:lang w:eastAsia="zh-CN"/>
        </w:rPr>
        <w:t>通知</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576A205D" w14:textId="77777777" w:rsidTr="00CB1DBB">
        <w:trPr>
          <w:trHeight w:val="346"/>
          <w:tblHeader/>
        </w:trPr>
        <w:tc>
          <w:tcPr>
            <w:tcW w:w="1440" w:type="dxa"/>
            <w:shd w:val="clear" w:color="auto" w:fill="D9D9D9"/>
          </w:tcPr>
          <w:p w14:paraId="45F7609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3E40CFA1"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10538B2A" w14:textId="77777777" w:rsidTr="00CB1DBB">
        <w:trPr>
          <w:trHeight w:val="421"/>
        </w:trPr>
        <w:tc>
          <w:tcPr>
            <w:tcW w:w="1440" w:type="dxa"/>
          </w:tcPr>
          <w:p w14:paraId="1D68779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4BBF98BE" w14:textId="77777777" w:rsidR="009C25E4" w:rsidRPr="00CB1DBB" w:rsidRDefault="003611D3" w:rsidP="00587250">
            <w:pPr>
              <w:ind w:firstLine="480"/>
              <w:rPr>
                <w:rFonts w:ascii="Times New Roman" w:hAnsi="Times New Roman"/>
                <w:lang w:eastAsia="zh-CN"/>
              </w:rPr>
            </w:pPr>
            <w:r w:rsidRPr="00CB1DBB">
              <w:rPr>
                <w:rFonts w:ascii="Times New Roman" w:hAnsi="Times New Roman" w:hint="eastAsia"/>
                <w:lang w:eastAsia="zh-CN"/>
              </w:rPr>
              <w:t>Ms</w:t>
            </w:r>
            <w:r w:rsidRPr="00CB1DBB">
              <w:rPr>
                <w:rFonts w:ascii="Times New Roman" w:hAnsi="Times New Roman"/>
                <w:lang w:eastAsia="zh-CN"/>
              </w:rPr>
              <w:t>g01</w:t>
            </w:r>
          </w:p>
        </w:tc>
      </w:tr>
      <w:tr w:rsidR="009C25E4" w:rsidRPr="00CB1DBB" w14:paraId="49A3DACD" w14:textId="77777777" w:rsidTr="00CB1DBB">
        <w:trPr>
          <w:trHeight w:val="487"/>
        </w:trPr>
        <w:tc>
          <w:tcPr>
            <w:tcW w:w="1440" w:type="dxa"/>
          </w:tcPr>
          <w:p w14:paraId="700E917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79EE64F4" w14:textId="77777777" w:rsidR="009C25E4" w:rsidRPr="00CB1DBB" w:rsidRDefault="00F1307F" w:rsidP="00587250">
            <w:pPr>
              <w:ind w:firstLine="480"/>
              <w:rPr>
                <w:rFonts w:ascii="Times New Roman" w:hAnsi="Times New Roman"/>
                <w:lang w:eastAsia="zh-CN"/>
              </w:rPr>
            </w:pPr>
            <w:r w:rsidRPr="00CB1DBB">
              <w:rPr>
                <w:rFonts w:ascii="Times New Roman" w:hAnsi="Times New Roman"/>
                <w:lang w:eastAsia="zh-CN"/>
              </w:rPr>
              <w:t>发送通知</w:t>
            </w:r>
          </w:p>
        </w:tc>
      </w:tr>
      <w:tr w:rsidR="009C25E4" w:rsidRPr="00CB1DBB" w14:paraId="4385E28A" w14:textId="77777777" w:rsidTr="00CB1DBB">
        <w:trPr>
          <w:trHeight w:val="524"/>
        </w:trPr>
        <w:tc>
          <w:tcPr>
            <w:tcW w:w="1440" w:type="dxa"/>
          </w:tcPr>
          <w:p w14:paraId="2E0DD58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lastRenderedPageBreak/>
              <w:t>参与者</w:t>
            </w:r>
          </w:p>
        </w:tc>
        <w:tc>
          <w:tcPr>
            <w:tcW w:w="7378" w:type="dxa"/>
          </w:tcPr>
          <w:p w14:paraId="63C624FD" w14:textId="77777777" w:rsidR="009C25E4" w:rsidRPr="00CB1DBB" w:rsidRDefault="00D05A37" w:rsidP="00587250">
            <w:pPr>
              <w:ind w:firstLine="480"/>
              <w:rPr>
                <w:rFonts w:ascii="Times New Roman" w:hAnsi="Times New Roman"/>
                <w:lang w:eastAsia="zh-CN"/>
              </w:rPr>
            </w:pPr>
            <w:r w:rsidRPr="00CB1DBB">
              <w:rPr>
                <w:rFonts w:ascii="Times New Roman" w:hAnsi="Times New Roman" w:hint="eastAsia"/>
                <w:lang w:eastAsia="zh-CN"/>
              </w:rPr>
              <w:t>用户</w:t>
            </w:r>
          </w:p>
        </w:tc>
      </w:tr>
      <w:tr w:rsidR="009C25E4" w:rsidRPr="00CB1DBB" w14:paraId="66858F8C" w14:textId="77777777" w:rsidTr="00CB1DBB">
        <w:trPr>
          <w:trHeight w:val="533"/>
        </w:trPr>
        <w:tc>
          <w:tcPr>
            <w:tcW w:w="1440" w:type="dxa"/>
          </w:tcPr>
          <w:p w14:paraId="02509FC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6A0F42E1" w14:textId="77777777" w:rsidR="009C25E4" w:rsidRPr="00CB1DBB" w:rsidRDefault="00D05A37" w:rsidP="00587250">
            <w:pPr>
              <w:ind w:firstLine="480"/>
              <w:rPr>
                <w:rFonts w:ascii="Times New Roman" w:hAnsi="Times New Roman"/>
                <w:lang w:eastAsia="zh-CN"/>
              </w:rPr>
            </w:pPr>
            <w:r w:rsidRPr="00CB1DBB">
              <w:rPr>
                <w:rFonts w:ascii="Times New Roman" w:hAnsi="Times New Roman" w:hint="eastAsia"/>
                <w:lang w:eastAsia="zh-CN"/>
              </w:rPr>
              <w:t>用户标识</w:t>
            </w:r>
            <w:r w:rsidRPr="00CB1DBB">
              <w:rPr>
                <w:rFonts w:ascii="Times New Roman" w:hAnsi="Times New Roman"/>
                <w:lang w:eastAsia="zh-CN"/>
              </w:rPr>
              <w:t>和</w:t>
            </w:r>
            <w:r w:rsidR="000D4666" w:rsidRPr="00CB1DBB">
              <w:rPr>
                <w:rFonts w:ascii="Times New Roman" w:hAnsi="Times New Roman" w:hint="eastAsia"/>
                <w:lang w:eastAsia="zh-CN"/>
              </w:rPr>
              <w:t>被</w:t>
            </w:r>
            <w:r w:rsidRPr="00CB1DBB">
              <w:rPr>
                <w:rFonts w:ascii="Times New Roman" w:hAnsi="Times New Roman"/>
                <w:lang w:eastAsia="zh-CN"/>
              </w:rPr>
              <w:t>授权</w:t>
            </w:r>
          </w:p>
        </w:tc>
      </w:tr>
      <w:tr w:rsidR="009C25E4" w:rsidRPr="00CB1DBB" w14:paraId="140E2CAD" w14:textId="77777777" w:rsidTr="00CB1DBB">
        <w:trPr>
          <w:trHeight w:val="533"/>
        </w:trPr>
        <w:tc>
          <w:tcPr>
            <w:tcW w:w="1440" w:type="dxa"/>
          </w:tcPr>
          <w:p w14:paraId="2CE0EE9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4C2DCC94" w14:textId="77777777" w:rsidR="009C25E4" w:rsidRPr="00CB1DBB" w:rsidRDefault="0048385E" w:rsidP="00587250">
            <w:pPr>
              <w:ind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保存</w:t>
            </w:r>
            <w:r w:rsidRPr="00CB1DBB">
              <w:rPr>
                <w:rFonts w:ascii="Times New Roman" w:hAnsi="Times New Roman"/>
                <w:lang w:eastAsia="zh-CN"/>
              </w:rPr>
              <w:t>通知信息。</w:t>
            </w:r>
          </w:p>
        </w:tc>
      </w:tr>
      <w:tr w:rsidR="009C25E4" w:rsidRPr="00CB1DBB" w14:paraId="73D5331C" w14:textId="77777777" w:rsidTr="00CB1DBB">
        <w:trPr>
          <w:trHeight w:val="524"/>
        </w:trPr>
        <w:tc>
          <w:tcPr>
            <w:tcW w:w="1440" w:type="dxa"/>
          </w:tcPr>
          <w:p w14:paraId="7ED4935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3C24FD58" w14:textId="77777777" w:rsidR="0088752B" w:rsidRPr="00CB1DBB" w:rsidRDefault="0088752B"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w:t>
            </w:r>
            <w:r w:rsidRPr="00CB1DBB">
              <w:rPr>
                <w:rFonts w:ascii="Times New Roman" w:hAnsi="Times New Roman" w:hint="eastAsia"/>
                <w:lang w:eastAsia="zh-CN"/>
              </w:rPr>
              <w:t>通知</w:t>
            </w:r>
            <w:r w:rsidRPr="00CB1DBB">
              <w:rPr>
                <w:rFonts w:ascii="Times New Roman" w:hAnsi="Times New Roman"/>
                <w:lang w:eastAsia="zh-CN"/>
              </w:rPr>
              <w:t>列表」页面，</w:t>
            </w:r>
            <w:r w:rsidRPr="00CB1DBB">
              <w:rPr>
                <w:rFonts w:ascii="Times New Roman" w:hAnsi="Times New Roman" w:hint="eastAsia"/>
                <w:lang w:eastAsia="zh-CN"/>
              </w:rPr>
              <w:t>点击</w:t>
            </w:r>
            <w:r w:rsidRPr="00CB1DBB">
              <w:rPr>
                <w:rFonts w:ascii="Times New Roman" w:hAnsi="Times New Roman"/>
                <w:lang w:eastAsia="zh-CN"/>
              </w:rPr>
              <w:t>「</w:t>
            </w:r>
            <w:r w:rsidRPr="00CB1DBB">
              <w:rPr>
                <w:rFonts w:ascii="Times New Roman" w:hAnsi="Times New Roman" w:hint="eastAsia"/>
                <w:lang w:eastAsia="zh-CN"/>
              </w:rPr>
              <w:t>添加</w:t>
            </w:r>
            <w:r w:rsidRPr="00CB1DBB">
              <w:rPr>
                <w:rFonts w:ascii="Times New Roman" w:hAnsi="Times New Roman"/>
                <w:lang w:eastAsia="zh-CN"/>
              </w:rPr>
              <w:t>」</w:t>
            </w:r>
          </w:p>
          <w:p w14:paraId="7217EE4F" w14:textId="77777777" w:rsidR="0088752B" w:rsidRPr="00CB1DBB" w:rsidRDefault="00070101"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录入</w:t>
            </w:r>
            <w:r w:rsidR="00862A4D" w:rsidRPr="00CB1DBB">
              <w:rPr>
                <w:rFonts w:ascii="Times New Roman" w:hAnsi="Times New Roman"/>
                <w:lang w:eastAsia="zh-CN"/>
              </w:rPr>
              <w:t>通知</w:t>
            </w:r>
            <w:r w:rsidR="0088752B" w:rsidRPr="00CB1DBB">
              <w:rPr>
                <w:rFonts w:ascii="Times New Roman" w:hAnsi="Times New Roman" w:hint="eastAsia"/>
                <w:lang w:eastAsia="zh-CN"/>
              </w:rPr>
              <w:t>信息</w:t>
            </w:r>
            <w:r w:rsidR="00862A4D" w:rsidRPr="00CB1DBB">
              <w:rPr>
                <w:rFonts w:ascii="Times New Roman" w:hAnsi="Times New Roman" w:hint="eastAsia"/>
                <w:lang w:eastAsia="zh-CN"/>
              </w:rPr>
              <w:t>，</w:t>
            </w:r>
            <w:r w:rsidRPr="00CB1DBB">
              <w:rPr>
                <w:rFonts w:ascii="Times New Roman" w:hAnsi="Times New Roman" w:hint="eastAsia"/>
                <w:lang w:eastAsia="zh-CN"/>
              </w:rPr>
              <w:t>选择要</w:t>
            </w:r>
            <w:r w:rsidRPr="00CB1DBB">
              <w:rPr>
                <w:rFonts w:ascii="Times New Roman" w:hAnsi="Times New Roman"/>
                <w:lang w:eastAsia="zh-CN"/>
              </w:rPr>
              <w:t>通知用户</w:t>
            </w:r>
            <w:r w:rsidR="0088752B" w:rsidRPr="00CB1DBB">
              <w:rPr>
                <w:rFonts w:ascii="Times New Roman" w:hAnsi="Times New Roman"/>
                <w:lang w:eastAsia="zh-CN"/>
              </w:rPr>
              <w:t>，</w:t>
            </w:r>
            <w:r w:rsidRPr="00CB1DBB">
              <w:rPr>
                <w:rFonts w:ascii="Times New Roman" w:hAnsi="Times New Roman" w:hint="eastAsia"/>
                <w:lang w:eastAsia="zh-CN"/>
              </w:rPr>
              <w:t>点击确定</w:t>
            </w:r>
          </w:p>
          <w:p w14:paraId="1B1E48A2" w14:textId="77777777" w:rsidR="009C25E4" w:rsidRPr="00CB1DBB" w:rsidRDefault="0088752B"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p>
        </w:tc>
      </w:tr>
      <w:tr w:rsidR="009C25E4" w:rsidRPr="00CB1DBB" w14:paraId="3A307467" w14:textId="77777777" w:rsidTr="00CB1DBB">
        <w:trPr>
          <w:trHeight w:val="524"/>
        </w:trPr>
        <w:tc>
          <w:tcPr>
            <w:tcW w:w="1440" w:type="dxa"/>
          </w:tcPr>
          <w:p w14:paraId="5516A538"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60CD2C7C" w14:textId="77777777" w:rsidR="009C25E4" w:rsidRPr="00CB1DBB" w:rsidRDefault="004B5990" w:rsidP="004B5990">
            <w:pPr>
              <w:pStyle w:val="a8"/>
              <w:numPr>
                <w:ilvl w:val="0"/>
                <w:numId w:val="39"/>
              </w:numPr>
              <w:ind w:firstLineChars="0"/>
              <w:rPr>
                <w:rFonts w:ascii="Times New Roman" w:hAnsi="Times New Roman"/>
                <w:lang w:eastAsia="zh-CN"/>
              </w:rPr>
            </w:pPr>
            <w:r w:rsidRPr="00CB1DBB">
              <w:rPr>
                <w:rFonts w:ascii="Times New Roman" w:hAnsi="Times New Roman" w:hint="eastAsia"/>
                <w:lang w:eastAsia="zh-CN"/>
              </w:rPr>
              <w:t>被通知</w:t>
            </w:r>
            <w:r w:rsidR="00C16B75" w:rsidRPr="00CB1DBB">
              <w:rPr>
                <w:rFonts w:ascii="Times New Roman" w:hAnsi="Times New Roman"/>
                <w:lang w:eastAsia="zh-CN"/>
              </w:rPr>
              <w:t>用户查看通知</w:t>
            </w:r>
            <w:r w:rsidRPr="00CB1DBB">
              <w:rPr>
                <w:rFonts w:ascii="Times New Roman" w:hAnsi="Times New Roman"/>
                <w:lang w:eastAsia="zh-CN"/>
              </w:rPr>
              <w:t>信息。</w:t>
            </w:r>
          </w:p>
        </w:tc>
      </w:tr>
    </w:tbl>
    <w:p w14:paraId="6FEE67B6" w14:textId="77777777" w:rsidR="00C97B8D" w:rsidRDefault="00C97B8D" w:rsidP="00F066EC">
      <w:pPr>
        <w:ind w:firstLineChars="0" w:firstLine="0"/>
        <w:rPr>
          <w:rFonts w:ascii="Times New Roman" w:hAnsi="Times New Roman"/>
          <w:lang w:eastAsia="zh-CN"/>
        </w:rPr>
        <w:sectPr w:rsidR="00C97B8D" w:rsidSect="00CB1DBB">
          <w:headerReference w:type="default" r:id="rId51"/>
          <w:type w:val="continuous"/>
          <w:pgSz w:w="11900" w:h="16840"/>
          <w:pgMar w:top="1418" w:right="1134" w:bottom="1418" w:left="1588" w:header="1134" w:footer="709" w:gutter="0"/>
          <w:cols w:space="708"/>
          <w:docGrid w:linePitch="360"/>
        </w:sectPr>
      </w:pPr>
    </w:p>
    <w:p w14:paraId="280D9838" w14:textId="77777777" w:rsidR="009C25E4" w:rsidRPr="00CB1DBB" w:rsidRDefault="009C25E4" w:rsidP="00F066EC">
      <w:pPr>
        <w:ind w:firstLineChars="0" w:firstLine="0"/>
        <w:rPr>
          <w:rFonts w:ascii="Times New Roman" w:hAnsi="Times New Roman"/>
          <w:lang w:eastAsia="zh-CN"/>
        </w:rPr>
      </w:pPr>
    </w:p>
    <w:p w14:paraId="2C9573C9" w14:textId="77777777" w:rsidR="003A3CE8" w:rsidRPr="00CB1DBB" w:rsidRDefault="00F01EBE" w:rsidP="00CB1DBB">
      <w:pPr>
        <w:pStyle w:val="3"/>
        <w:numPr>
          <w:ilvl w:val="2"/>
          <w:numId w:val="74"/>
        </w:numPr>
        <w:ind w:firstLineChars="0"/>
        <w:rPr>
          <w:rFonts w:ascii="Times New Roman" w:hAnsi="Times New Roman"/>
        </w:rPr>
      </w:pPr>
      <w:bookmarkStart w:id="286" w:name="_Toc451434987"/>
      <w:bookmarkStart w:id="287" w:name="_Toc451435821"/>
      <w:bookmarkStart w:id="288" w:name="_Toc451455870"/>
      <w:bookmarkStart w:id="289" w:name="_Toc451456842"/>
      <w:bookmarkStart w:id="290" w:name="_Toc451457078"/>
      <w:bookmarkStart w:id="291" w:name="_Toc451457544"/>
      <w:bookmarkStart w:id="292" w:name="_Toc451702757"/>
      <w:r w:rsidRPr="00CB1DBB">
        <w:rPr>
          <w:rFonts w:ascii="Times New Roman" w:hAnsi="Times New Roman"/>
        </w:rPr>
        <w:t>简单</w:t>
      </w:r>
      <w:r w:rsidR="009C7FC0" w:rsidRPr="00CB1DBB">
        <w:rPr>
          <w:rFonts w:ascii="Times New Roman" w:hAnsi="Times New Roman"/>
        </w:rPr>
        <w:t>实时</w:t>
      </w:r>
      <w:r w:rsidRPr="00CB1DBB">
        <w:rPr>
          <w:rFonts w:ascii="Times New Roman" w:hAnsi="Times New Roman"/>
        </w:rPr>
        <w:t>聊天</w:t>
      </w:r>
      <w:bookmarkEnd w:id="286"/>
      <w:bookmarkEnd w:id="287"/>
      <w:bookmarkEnd w:id="288"/>
      <w:bookmarkEnd w:id="289"/>
      <w:bookmarkEnd w:id="290"/>
      <w:bookmarkEnd w:id="291"/>
      <w:bookmarkEnd w:id="292"/>
    </w:p>
    <w:p w14:paraId="7C87BEE2" w14:textId="77777777" w:rsidR="00320BD0" w:rsidRPr="00CB1DBB" w:rsidRDefault="009C7FC0" w:rsidP="00320BD0">
      <w:pPr>
        <w:pStyle w:val="a8"/>
        <w:numPr>
          <w:ilvl w:val="0"/>
          <w:numId w:val="17"/>
        </w:numPr>
        <w:ind w:firstLineChars="0"/>
        <w:rPr>
          <w:rFonts w:ascii="Times New Roman" w:hAnsi="Times New Roman"/>
          <w:lang w:eastAsia="zh-CN"/>
        </w:rPr>
      </w:pPr>
      <w:r w:rsidRPr="00CB1DBB">
        <w:rPr>
          <w:rFonts w:ascii="Times New Roman" w:hAnsi="Times New Roman"/>
          <w:lang w:eastAsia="zh-CN"/>
        </w:rPr>
        <w:t>聊天</w:t>
      </w:r>
    </w:p>
    <w:p w14:paraId="7EB2CE45" w14:textId="77777777" w:rsidR="001F5497" w:rsidRPr="00CB1DBB" w:rsidRDefault="001F5497" w:rsidP="00320BD0">
      <w:pPr>
        <w:ind w:firstLineChars="0" w:firstLine="480"/>
        <w:rPr>
          <w:rFonts w:ascii="Times New Roman" w:hAnsi="Times New Roman"/>
          <w:lang w:eastAsia="zh-CN"/>
        </w:rPr>
      </w:pPr>
      <w:r w:rsidRPr="00CB1DBB">
        <w:rPr>
          <w:rFonts w:ascii="Times New Roman" w:hAnsi="Times New Roman" w:hint="eastAsia"/>
          <w:lang w:eastAsia="zh-CN"/>
        </w:rPr>
        <w:t>平台</w:t>
      </w:r>
      <w:r w:rsidRPr="00CB1DBB">
        <w:rPr>
          <w:rFonts w:ascii="Times New Roman" w:hAnsi="Times New Roman"/>
          <w:lang w:eastAsia="zh-CN"/>
        </w:rPr>
        <w:t>用户登录系统，</w:t>
      </w:r>
      <w:r w:rsidRPr="00CB1DBB">
        <w:rPr>
          <w:rFonts w:ascii="Times New Roman" w:hAnsi="Times New Roman" w:hint="eastAsia"/>
          <w:lang w:eastAsia="zh-CN"/>
        </w:rPr>
        <w:t>便可</w:t>
      </w:r>
      <w:r w:rsidRPr="00CB1DBB">
        <w:rPr>
          <w:rFonts w:ascii="Times New Roman" w:hAnsi="Times New Roman"/>
          <w:lang w:eastAsia="zh-CN"/>
        </w:rPr>
        <w:t>看到</w:t>
      </w:r>
      <w:r w:rsidRPr="00CB1DBB">
        <w:rPr>
          <w:rFonts w:ascii="Times New Roman" w:hAnsi="Times New Roman"/>
          <w:lang w:eastAsia="zh-CN"/>
        </w:rPr>
        <w:t xml:space="preserve"> </w:t>
      </w:r>
      <w:r w:rsidRPr="00CB1DBB">
        <w:rPr>
          <w:rFonts w:ascii="Times New Roman" w:hAnsi="Times New Roman"/>
          <w:lang w:eastAsia="zh-CN"/>
        </w:rPr>
        <w:t>聊天</w:t>
      </w:r>
      <w:r w:rsidRPr="00CB1DBB">
        <w:rPr>
          <w:rFonts w:ascii="Times New Roman" w:hAnsi="Times New Roman" w:hint="eastAsia"/>
          <w:lang w:eastAsia="zh-CN"/>
        </w:rPr>
        <w:t>功能</w:t>
      </w:r>
      <w:r w:rsidRPr="00CB1DBB">
        <w:rPr>
          <w:rFonts w:ascii="Times New Roman" w:hAnsi="Times New Roman"/>
          <w:lang w:eastAsia="zh-CN"/>
        </w:rPr>
        <w:t>界面。</w:t>
      </w:r>
      <w:r w:rsidR="00320BD0" w:rsidRPr="00CB1DBB">
        <w:rPr>
          <w:rFonts w:ascii="Times New Roman" w:hAnsi="Times New Roman" w:hint="eastAsia"/>
          <w:lang w:eastAsia="zh-CN"/>
        </w:rPr>
        <w:t>点击</w:t>
      </w:r>
      <w:r w:rsidR="00320BD0" w:rsidRPr="00CB1DBB">
        <w:rPr>
          <w:rFonts w:ascii="Times New Roman" w:hAnsi="Times New Roman"/>
          <w:lang w:eastAsia="zh-CN"/>
        </w:rPr>
        <w:t>用户头像，</w:t>
      </w:r>
      <w:r w:rsidR="00320BD0" w:rsidRPr="00CB1DBB">
        <w:rPr>
          <w:rFonts w:ascii="Times New Roman" w:hAnsi="Times New Roman" w:hint="eastAsia"/>
          <w:lang w:eastAsia="zh-CN"/>
        </w:rPr>
        <w:t>在对话</w:t>
      </w:r>
      <w:r w:rsidR="00320BD0" w:rsidRPr="00CB1DBB">
        <w:rPr>
          <w:rFonts w:ascii="Times New Roman" w:hAnsi="Times New Roman"/>
          <w:lang w:eastAsia="zh-CN"/>
        </w:rPr>
        <w:t>框中输入聊天</w:t>
      </w:r>
      <w:r w:rsidR="00320BD0" w:rsidRPr="00CB1DBB">
        <w:rPr>
          <w:rFonts w:ascii="Times New Roman" w:hAnsi="Times New Roman" w:hint="eastAsia"/>
          <w:lang w:eastAsia="zh-CN"/>
        </w:rPr>
        <w:t>信息</w:t>
      </w:r>
      <w:r w:rsidR="00320BD0" w:rsidRPr="00CB1DBB">
        <w:rPr>
          <w:rFonts w:ascii="Times New Roman" w:hAnsi="Times New Roman"/>
          <w:lang w:eastAsia="zh-CN"/>
        </w:rPr>
        <w:t>。</w:t>
      </w:r>
    </w:p>
    <w:p w14:paraId="2CA03C1B" w14:textId="77777777" w:rsidR="009C25E4" w:rsidRPr="00CB1DBB" w:rsidRDefault="006D3B56" w:rsidP="009C25E4">
      <w:pPr>
        <w:pStyle w:val="ab"/>
        <w:ind w:left="960"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4E44CB" w:rsidRPr="00CB1DBB">
        <w:rPr>
          <w:rFonts w:ascii="Times New Roman" w:hAnsi="Times New Roman"/>
          <w:lang w:eastAsia="zh-CN"/>
        </w:rPr>
        <w:t>5-10</w:t>
      </w:r>
      <w:r w:rsidR="009C25E4" w:rsidRPr="00CB1DBB">
        <w:rPr>
          <w:rFonts w:ascii="Times New Roman" w:hAnsi="Times New Roman" w:hint="eastAsia"/>
          <w:lang w:eastAsia="zh-CN"/>
        </w:rPr>
        <w:t>移除</w:t>
      </w:r>
      <w:r w:rsidR="009C25E4" w:rsidRPr="00CB1DBB">
        <w:rPr>
          <w:rFonts w:ascii="Times New Roman" w:hAnsi="Times New Roman"/>
          <w:lang w:eastAsia="zh-CN"/>
        </w:rPr>
        <w:t>用户</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5FD777FC" w14:textId="77777777" w:rsidTr="00A95CCE">
        <w:trPr>
          <w:trHeight w:val="346"/>
        </w:trPr>
        <w:tc>
          <w:tcPr>
            <w:tcW w:w="1440" w:type="dxa"/>
            <w:shd w:val="clear" w:color="auto" w:fill="D9D9D9"/>
          </w:tcPr>
          <w:p w14:paraId="1A2EA83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AF7CF46"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278B6579" w14:textId="77777777" w:rsidTr="00587250">
        <w:trPr>
          <w:trHeight w:val="421"/>
        </w:trPr>
        <w:tc>
          <w:tcPr>
            <w:tcW w:w="1440" w:type="dxa"/>
          </w:tcPr>
          <w:p w14:paraId="6822EA4B"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E8320BB" w14:textId="77777777" w:rsidR="009C25E4" w:rsidRPr="00CB1DBB" w:rsidRDefault="003275EB" w:rsidP="00587250">
            <w:pPr>
              <w:ind w:firstLine="480"/>
              <w:rPr>
                <w:rFonts w:ascii="Times New Roman" w:hAnsi="Times New Roman"/>
                <w:lang w:eastAsia="zh-CN"/>
              </w:rPr>
            </w:pPr>
            <w:r w:rsidRPr="00CB1DBB">
              <w:rPr>
                <w:rFonts w:ascii="Times New Roman" w:hAnsi="Times New Roman"/>
                <w:lang w:eastAsia="zh-CN"/>
              </w:rPr>
              <w:t>Msg02</w:t>
            </w:r>
          </w:p>
        </w:tc>
      </w:tr>
      <w:tr w:rsidR="009C25E4" w:rsidRPr="00CB1DBB" w14:paraId="2A49734C" w14:textId="77777777" w:rsidTr="00587250">
        <w:trPr>
          <w:trHeight w:val="487"/>
        </w:trPr>
        <w:tc>
          <w:tcPr>
            <w:tcW w:w="1440" w:type="dxa"/>
          </w:tcPr>
          <w:p w14:paraId="29C0ADF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FDFDDB6"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聊</w:t>
            </w:r>
            <w:r w:rsidRPr="00CB1DBB">
              <w:rPr>
                <w:rFonts w:ascii="Times New Roman" w:hAnsi="Times New Roman" w:hint="eastAsia"/>
                <w:lang w:eastAsia="zh-CN"/>
              </w:rPr>
              <w:t>天</w:t>
            </w:r>
          </w:p>
        </w:tc>
      </w:tr>
      <w:tr w:rsidR="009C25E4" w:rsidRPr="00CB1DBB" w14:paraId="48ADEC5E" w14:textId="77777777" w:rsidTr="00587250">
        <w:trPr>
          <w:trHeight w:val="524"/>
        </w:trPr>
        <w:tc>
          <w:tcPr>
            <w:tcW w:w="1440" w:type="dxa"/>
          </w:tcPr>
          <w:p w14:paraId="5ED8FED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45B4EB26"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注册用户</w:t>
            </w:r>
          </w:p>
        </w:tc>
      </w:tr>
      <w:tr w:rsidR="009C25E4" w:rsidRPr="00CB1DBB" w14:paraId="0EBDED7D" w14:textId="77777777" w:rsidTr="00587250">
        <w:trPr>
          <w:trHeight w:val="533"/>
        </w:trPr>
        <w:tc>
          <w:tcPr>
            <w:tcW w:w="1440" w:type="dxa"/>
          </w:tcPr>
          <w:p w14:paraId="5351AAA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7F0C1CE8"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用户被</w:t>
            </w:r>
            <w:r w:rsidRPr="00CB1DBB">
              <w:rPr>
                <w:rFonts w:ascii="Times New Roman" w:hAnsi="Times New Roman" w:hint="eastAsia"/>
                <w:lang w:eastAsia="zh-CN"/>
              </w:rPr>
              <w:t>标识</w:t>
            </w:r>
          </w:p>
        </w:tc>
      </w:tr>
      <w:tr w:rsidR="009C25E4" w:rsidRPr="00CB1DBB" w14:paraId="7451AFCD" w14:textId="77777777" w:rsidTr="00587250">
        <w:trPr>
          <w:trHeight w:val="533"/>
        </w:trPr>
        <w:tc>
          <w:tcPr>
            <w:tcW w:w="1440" w:type="dxa"/>
          </w:tcPr>
          <w:p w14:paraId="274C9BF8"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41083E7A" w14:textId="77777777" w:rsidR="009C25E4" w:rsidRPr="00CB1DBB" w:rsidRDefault="009C25E4" w:rsidP="00587250">
            <w:pPr>
              <w:ind w:firstLine="480"/>
              <w:rPr>
                <w:rFonts w:ascii="Times New Roman" w:hAnsi="Times New Roman"/>
                <w:lang w:eastAsia="zh-CN"/>
              </w:rPr>
            </w:pPr>
          </w:p>
        </w:tc>
      </w:tr>
      <w:tr w:rsidR="009C25E4" w:rsidRPr="00CB1DBB" w14:paraId="0055D150" w14:textId="77777777" w:rsidTr="00587250">
        <w:trPr>
          <w:trHeight w:val="524"/>
        </w:trPr>
        <w:tc>
          <w:tcPr>
            <w:tcW w:w="1440" w:type="dxa"/>
          </w:tcPr>
          <w:p w14:paraId="7CD2315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6BD0AEA" w14:textId="77777777" w:rsidR="009C25E4" w:rsidRPr="00CB1DBB" w:rsidRDefault="00272F2A"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登录</w:t>
            </w:r>
            <w:r w:rsidRPr="00CB1DBB">
              <w:rPr>
                <w:rFonts w:ascii="Times New Roman" w:hAnsi="Times New Roman"/>
                <w:lang w:eastAsia="zh-CN"/>
              </w:rPr>
              <w:t>系统</w:t>
            </w:r>
          </w:p>
          <w:p w14:paraId="3D588129" w14:textId="77777777" w:rsidR="00272F2A" w:rsidRPr="00CB1DBB" w:rsidRDefault="00C16B75"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打开</w:t>
            </w:r>
            <w:r w:rsidRPr="00CB1DBB">
              <w:rPr>
                <w:rFonts w:ascii="Times New Roman" w:hAnsi="Times New Roman"/>
                <w:lang w:eastAsia="zh-CN"/>
              </w:rPr>
              <w:t>聊天列表</w:t>
            </w:r>
            <w:r w:rsidR="00272F2A" w:rsidRPr="00CB1DBB">
              <w:rPr>
                <w:rFonts w:ascii="Times New Roman" w:hAnsi="Times New Roman"/>
                <w:lang w:eastAsia="zh-CN"/>
              </w:rPr>
              <w:t>，</w:t>
            </w:r>
            <w:r w:rsidR="00272F2A" w:rsidRPr="00CB1DBB">
              <w:rPr>
                <w:rFonts w:ascii="Times New Roman" w:hAnsi="Times New Roman" w:hint="eastAsia"/>
                <w:lang w:eastAsia="zh-CN"/>
              </w:rPr>
              <w:t>点击</w:t>
            </w:r>
            <w:r w:rsidRPr="00CB1DBB">
              <w:rPr>
                <w:rFonts w:ascii="Times New Roman" w:hAnsi="Times New Roman" w:hint="eastAsia"/>
                <w:lang w:eastAsia="zh-CN"/>
              </w:rPr>
              <w:t>想要聊天</w:t>
            </w:r>
            <w:r w:rsidRPr="00CB1DBB">
              <w:rPr>
                <w:rFonts w:ascii="Times New Roman" w:hAnsi="Times New Roman"/>
                <w:lang w:eastAsia="zh-CN"/>
              </w:rPr>
              <w:t>用户的头像，</w:t>
            </w:r>
            <w:r w:rsidRPr="00CB1DBB">
              <w:rPr>
                <w:rFonts w:ascii="Times New Roman" w:hAnsi="Times New Roman" w:hint="eastAsia"/>
                <w:lang w:eastAsia="zh-CN"/>
              </w:rPr>
              <w:t>弹出聊天</w:t>
            </w:r>
            <w:r w:rsidRPr="00CB1DBB">
              <w:rPr>
                <w:rFonts w:ascii="Times New Roman" w:hAnsi="Times New Roman"/>
                <w:lang w:eastAsia="zh-CN"/>
              </w:rPr>
              <w:t>窗口</w:t>
            </w:r>
          </w:p>
          <w:p w14:paraId="075FC6AF" w14:textId="77777777" w:rsidR="00272F2A" w:rsidRPr="00CB1DBB" w:rsidRDefault="00272F2A"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聊天信息</w:t>
            </w:r>
            <w:r w:rsidR="00E034C4" w:rsidRPr="00CB1DBB">
              <w:rPr>
                <w:rFonts w:ascii="Times New Roman" w:hAnsi="Times New Roman"/>
                <w:lang w:eastAsia="zh-CN"/>
              </w:rPr>
              <w:t>，</w:t>
            </w:r>
            <w:r w:rsidR="00E034C4" w:rsidRPr="00CB1DBB">
              <w:rPr>
                <w:rFonts w:ascii="Times New Roman" w:hAnsi="Times New Roman" w:hint="eastAsia"/>
                <w:lang w:eastAsia="zh-CN"/>
              </w:rPr>
              <w:t>进行</w:t>
            </w:r>
            <w:r w:rsidR="00764C43" w:rsidRPr="00CB1DBB">
              <w:rPr>
                <w:rFonts w:ascii="Times New Roman" w:hAnsi="Times New Roman"/>
                <w:lang w:eastAsia="zh-CN"/>
              </w:rPr>
              <w:t>简单</w:t>
            </w:r>
            <w:r w:rsidR="00E034C4" w:rsidRPr="00CB1DBB">
              <w:rPr>
                <w:rFonts w:ascii="Times New Roman" w:hAnsi="Times New Roman"/>
                <w:lang w:eastAsia="zh-CN"/>
              </w:rPr>
              <w:t>通讯。</w:t>
            </w:r>
          </w:p>
        </w:tc>
      </w:tr>
    </w:tbl>
    <w:p w14:paraId="774BA434" w14:textId="77777777" w:rsidR="009C25E4" w:rsidRPr="00CB1DBB" w:rsidRDefault="009C25E4" w:rsidP="009C25E4">
      <w:pPr>
        <w:ind w:firstLineChars="0" w:firstLine="0"/>
        <w:rPr>
          <w:rFonts w:ascii="Times New Roman" w:hAnsi="Times New Roman"/>
          <w:lang w:eastAsia="zh-CN"/>
        </w:rPr>
      </w:pPr>
    </w:p>
    <w:p w14:paraId="2BE75D4C" w14:textId="77777777" w:rsidR="003A3CE8" w:rsidRPr="00CB1DBB" w:rsidRDefault="003A3CE8" w:rsidP="007219AE">
      <w:pPr>
        <w:ind w:firstLineChars="0" w:firstLine="0"/>
        <w:rPr>
          <w:rFonts w:ascii="Times New Roman" w:hAnsi="Times New Roman"/>
          <w:lang w:eastAsia="zh-CN"/>
        </w:rPr>
      </w:pPr>
    </w:p>
    <w:p w14:paraId="65F2FEF4" w14:textId="77777777" w:rsidR="004D0330" w:rsidRPr="00CB1DBB" w:rsidRDefault="009636F1" w:rsidP="00CB1DBB">
      <w:pPr>
        <w:pStyle w:val="10"/>
        <w:numPr>
          <w:ilvl w:val="0"/>
          <w:numId w:val="74"/>
        </w:numPr>
        <w:ind w:firstLineChars="0"/>
        <w:rPr>
          <w:rFonts w:ascii="Times New Roman" w:hAnsi="Times New Roman"/>
        </w:rPr>
      </w:pPr>
      <w:bookmarkStart w:id="293" w:name="_Toc451434988"/>
      <w:bookmarkStart w:id="294" w:name="_Toc451435822"/>
      <w:bookmarkStart w:id="295" w:name="_Toc451455871"/>
      <w:bookmarkStart w:id="296" w:name="_Toc451456843"/>
      <w:bookmarkStart w:id="297" w:name="_Toc451457079"/>
      <w:bookmarkStart w:id="298" w:name="_Toc451457545"/>
      <w:bookmarkStart w:id="299" w:name="_Toc451702758"/>
      <w:r w:rsidRPr="00CB1DBB">
        <w:rPr>
          <w:rFonts w:ascii="Times New Roman" w:hAnsi="Times New Roman"/>
        </w:rPr>
        <w:lastRenderedPageBreak/>
        <w:t>系统</w:t>
      </w:r>
      <w:r w:rsidR="00CC266F" w:rsidRPr="00CB1DBB">
        <w:rPr>
          <w:rFonts w:ascii="Times New Roman" w:hAnsi="Times New Roman"/>
        </w:rPr>
        <w:t>实现</w:t>
      </w:r>
      <w:bookmarkEnd w:id="293"/>
      <w:bookmarkEnd w:id="294"/>
      <w:bookmarkEnd w:id="295"/>
      <w:bookmarkEnd w:id="296"/>
      <w:bookmarkEnd w:id="297"/>
      <w:bookmarkEnd w:id="298"/>
      <w:bookmarkEnd w:id="299"/>
    </w:p>
    <w:p w14:paraId="362BC862" w14:textId="62939DBA" w:rsidR="004D0330" w:rsidRPr="00CB1DBB" w:rsidRDefault="00FB05CC" w:rsidP="00CB1DBB">
      <w:pPr>
        <w:pStyle w:val="2"/>
        <w:numPr>
          <w:ilvl w:val="1"/>
          <w:numId w:val="74"/>
        </w:numPr>
        <w:ind w:firstLineChars="0"/>
        <w:rPr>
          <w:rFonts w:ascii="Times New Roman" w:hAnsi="Times New Roman"/>
        </w:rPr>
      </w:pPr>
      <w:bookmarkStart w:id="300" w:name="_Toc451434989"/>
      <w:bookmarkStart w:id="301" w:name="_Toc451435823"/>
      <w:r w:rsidRPr="00CB1DBB">
        <w:rPr>
          <w:rFonts w:ascii="Times New Roman" w:hAnsi="Times New Roman"/>
        </w:rPr>
        <w:t xml:space="preserve"> </w:t>
      </w:r>
      <w:bookmarkStart w:id="302" w:name="_Toc451702759"/>
      <w:r w:rsidR="002F2ADF">
        <w:rPr>
          <w:rFonts w:ascii="Times New Roman" w:hAnsi="Times New Roman"/>
        </w:rPr>
        <w:t>基础信息管理</w:t>
      </w:r>
      <w:bookmarkEnd w:id="300"/>
      <w:bookmarkEnd w:id="301"/>
      <w:bookmarkEnd w:id="302"/>
      <w:r w:rsidR="004D0330" w:rsidRPr="00CB1DBB">
        <w:rPr>
          <w:rFonts w:ascii="Times New Roman" w:hAnsi="Times New Roman"/>
        </w:rPr>
        <w:t xml:space="preserve"> </w:t>
      </w:r>
    </w:p>
    <w:p w14:paraId="48B3271A" w14:textId="77777777" w:rsidR="004D0330" w:rsidRPr="00CB1DBB" w:rsidRDefault="004D0330" w:rsidP="00CB1DBB">
      <w:pPr>
        <w:pStyle w:val="3"/>
        <w:numPr>
          <w:ilvl w:val="2"/>
          <w:numId w:val="74"/>
        </w:numPr>
        <w:ind w:firstLineChars="0"/>
        <w:rPr>
          <w:rFonts w:ascii="Times New Roman" w:hAnsi="Times New Roman"/>
        </w:rPr>
      </w:pPr>
      <w:bookmarkStart w:id="303" w:name="_Toc451434990"/>
      <w:bookmarkStart w:id="304" w:name="_Toc451435824"/>
      <w:bookmarkStart w:id="305" w:name="_Toc451455873"/>
      <w:bookmarkStart w:id="306" w:name="_Toc451456845"/>
      <w:bookmarkStart w:id="307" w:name="_Toc451457081"/>
      <w:bookmarkStart w:id="308" w:name="_Toc451457547"/>
      <w:bookmarkStart w:id="309" w:name="_Toc451702760"/>
      <w:r w:rsidRPr="00CB1DBB">
        <w:rPr>
          <w:rFonts w:ascii="Times New Roman" w:hAnsi="Times New Roman"/>
        </w:rPr>
        <w:t>用户管理</w:t>
      </w:r>
      <w:bookmarkEnd w:id="303"/>
      <w:bookmarkEnd w:id="304"/>
      <w:bookmarkEnd w:id="305"/>
      <w:bookmarkEnd w:id="306"/>
      <w:bookmarkEnd w:id="307"/>
      <w:bookmarkEnd w:id="308"/>
      <w:bookmarkEnd w:id="309"/>
    </w:p>
    <w:p w14:paraId="1BEFDF92" w14:textId="77777777" w:rsidR="007219AE" w:rsidRPr="00CB1DBB" w:rsidRDefault="00782C02"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用户登录</w:t>
      </w:r>
    </w:p>
    <w:p w14:paraId="5C60B6AF" w14:textId="77777777" w:rsidR="00782C02" w:rsidRPr="00CB1DBB" w:rsidRDefault="00782C02" w:rsidP="007219AE">
      <w:pPr>
        <w:ind w:firstLineChars="0" w:firstLine="480"/>
        <w:rPr>
          <w:rFonts w:ascii="Times New Roman" w:hAnsi="Times New Roman"/>
          <w:lang w:eastAsia="zh-CN"/>
        </w:rPr>
      </w:pPr>
      <w:r w:rsidRPr="00CB1DBB">
        <w:rPr>
          <w:rFonts w:ascii="Times New Roman" w:hAnsi="Times New Roman" w:hint="eastAsia"/>
          <w:lang w:eastAsia="zh-CN"/>
        </w:rPr>
        <w:t>用户</w:t>
      </w:r>
      <w:r w:rsidRPr="00CB1DBB">
        <w:rPr>
          <w:rFonts w:ascii="Times New Roman" w:hAnsi="Times New Roman"/>
          <w:lang w:eastAsia="zh-CN"/>
        </w:rPr>
        <w:t>登录</w:t>
      </w:r>
      <w:r w:rsidRPr="00CB1DBB">
        <w:rPr>
          <w:rFonts w:ascii="Times New Roman" w:hAnsi="Times New Roman" w:hint="eastAsia"/>
          <w:lang w:eastAsia="zh-CN"/>
        </w:rPr>
        <w:t>通过</w:t>
      </w:r>
      <w:r w:rsidRPr="00CB1DBB">
        <w:rPr>
          <w:rFonts w:ascii="Times New Roman" w:hAnsi="Times New Roman"/>
          <w:lang w:eastAsia="zh-CN"/>
        </w:rPr>
        <w:t xml:space="preserve"> </w:t>
      </w:r>
      <w:r w:rsidRPr="00CB1DBB">
        <w:rPr>
          <w:rFonts w:ascii="Times New Roman" w:hAnsi="Times New Roman" w:hint="eastAsia"/>
          <w:lang w:eastAsia="zh-CN"/>
        </w:rPr>
        <w:t>S</w:t>
      </w:r>
      <w:r w:rsidRPr="00CB1DBB">
        <w:rPr>
          <w:rFonts w:ascii="Times New Roman" w:hAnsi="Times New Roman"/>
          <w:lang w:eastAsia="zh-CN"/>
        </w:rPr>
        <w:t xml:space="preserve">hiro </w:t>
      </w:r>
      <w:r w:rsidRPr="00CB1DBB">
        <w:rPr>
          <w:rFonts w:ascii="Times New Roman" w:hAnsi="Times New Roman" w:hint="eastAsia"/>
          <w:lang w:eastAsia="zh-CN"/>
        </w:rPr>
        <w:t>进行管理</w:t>
      </w:r>
      <w:r w:rsidRPr="00CB1DBB">
        <w:rPr>
          <w:rFonts w:ascii="Times New Roman" w:hAnsi="Times New Roman"/>
          <w:lang w:eastAsia="zh-CN"/>
        </w:rPr>
        <w:t>，</w:t>
      </w:r>
      <w:r w:rsidRPr="00CB1DBB">
        <w:rPr>
          <w:rFonts w:ascii="Times New Roman" w:hAnsi="Times New Roman" w:hint="eastAsia"/>
          <w:lang w:eastAsia="zh-CN"/>
        </w:rPr>
        <w:t>未登录</w:t>
      </w:r>
      <w:r w:rsidRPr="00CB1DBB">
        <w:rPr>
          <w:rFonts w:ascii="Times New Roman" w:hAnsi="Times New Roman"/>
          <w:lang w:eastAsia="zh-CN"/>
        </w:rPr>
        <w:t>的用户若要进行有效资源的访问，</w:t>
      </w:r>
      <w:r w:rsidRPr="00CB1DBB">
        <w:rPr>
          <w:rFonts w:ascii="Times New Roman" w:hAnsi="Times New Roman" w:hint="eastAsia"/>
          <w:lang w:eastAsia="zh-CN"/>
        </w:rPr>
        <w:t>会</w:t>
      </w:r>
      <w:r w:rsidRPr="00CB1DBB">
        <w:rPr>
          <w:rFonts w:ascii="Times New Roman" w:hAnsi="Times New Roman"/>
          <w:lang w:eastAsia="zh-CN"/>
        </w:rPr>
        <w:t>跳转到登录的页面；</w:t>
      </w:r>
      <w:r w:rsidRPr="00CB1DBB">
        <w:rPr>
          <w:rFonts w:ascii="Times New Roman" w:hAnsi="Times New Roman" w:hint="eastAsia"/>
          <w:lang w:eastAsia="zh-CN"/>
        </w:rPr>
        <w:t>登录</w:t>
      </w:r>
      <w:r w:rsidRPr="00CB1DBB">
        <w:rPr>
          <w:rFonts w:ascii="Times New Roman" w:hAnsi="Times New Roman"/>
          <w:lang w:eastAsia="zh-CN"/>
        </w:rPr>
        <w:t>的用户</w:t>
      </w:r>
      <w:r w:rsidRPr="00CB1DBB">
        <w:rPr>
          <w:rFonts w:ascii="Times New Roman" w:hAnsi="Times New Roman" w:hint="eastAsia"/>
          <w:lang w:eastAsia="zh-CN"/>
        </w:rPr>
        <w:t>只能</w:t>
      </w:r>
      <w:r w:rsidRPr="00CB1DBB">
        <w:rPr>
          <w:rFonts w:ascii="Times New Roman" w:hAnsi="Times New Roman"/>
          <w:lang w:eastAsia="zh-CN"/>
        </w:rPr>
        <w:t>访问自己</w:t>
      </w:r>
      <w:r w:rsidR="00446675" w:rsidRPr="00CB1DBB">
        <w:rPr>
          <w:rFonts w:ascii="Times New Roman" w:hAnsi="Times New Roman"/>
          <w:lang w:eastAsia="zh-CN"/>
        </w:rPr>
        <w:t>被</w:t>
      </w:r>
      <w:r w:rsidR="00446675" w:rsidRPr="00CB1DBB">
        <w:rPr>
          <w:rFonts w:ascii="Times New Roman" w:hAnsi="Times New Roman" w:hint="eastAsia"/>
          <w:lang w:eastAsia="zh-CN"/>
        </w:rPr>
        <w:t>授权</w:t>
      </w:r>
      <w:r w:rsidR="00446675" w:rsidRPr="00CB1DBB">
        <w:rPr>
          <w:rFonts w:ascii="Times New Roman" w:hAnsi="Times New Roman"/>
          <w:lang w:eastAsia="zh-CN"/>
        </w:rPr>
        <w:t>的</w:t>
      </w:r>
      <w:r w:rsidRPr="00CB1DBB">
        <w:rPr>
          <w:rFonts w:ascii="Times New Roman" w:hAnsi="Times New Roman" w:hint="eastAsia"/>
          <w:lang w:eastAsia="zh-CN"/>
        </w:rPr>
        <w:t>资源</w:t>
      </w:r>
      <w:r w:rsidRPr="00CB1DBB">
        <w:rPr>
          <w:rFonts w:ascii="Times New Roman" w:hAnsi="Times New Roman"/>
          <w:lang w:eastAsia="zh-CN"/>
        </w:rPr>
        <w:t>，</w:t>
      </w:r>
      <w:r w:rsidRPr="00CB1DBB">
        <w:rPr>
          <w:rFonts w:ascii="Times New Roman" w:hAnsi="Times New Roman" w:hint="eastAsia"/>
          <w:lang w:eastAsia="zh-CN"/>
        </w:rPr>
        <w:t>没有</w:t>
      </w:r>
      <w:r w:rsidR="00DD107E" w:rsidRPr="00CB1DBB">
        <w:rPr>
          <w:rFonts w:ascii="Times New Roman" w:hAnsi="Times New Roman"/>
          <w:lang w:eastAsia="zh-CN"/>
        </w:rPr>
        <w:t>授权</w:t>
      </w:r>
      <w:r w:rsidRPr="00CB1DBB">
        <w:rPr>
          <w:rFonts w:ascii="Times New Roman" w:hAnsi="Times New Roman"/>
          <w:lang w:eastAsia="zh-CN"/>
        </w:rPr>
        <w:t>的资源，</w:t>
      </w:r>
      <w:r w:rsidRPr="00CB1DBB">
        <w:rPr>
          <w:rFonts w:ascii="Times New Roman" w:hAnsi="Times New Roman" w:hint="eastAsia"/>
          <w:lang w:eastAsia="zh-CN"/>
        </w:rPr>
        <w:t>用户</w:t>
      </w:r>
      <w:r w:rsidRPr="00CB1DBB">
        <w:rPr>
          <w:rFonts w:ascii="Times New Roman" w:hAnsi="Times New Roman"/>
          <w:lang w:eastAsia="zh-CN"/>
        </w:rPr>
        <w:t>无法访问，</w:t>
      </w:r>
      <w:r w:rsidR="00251C0F" w:rsidRPr="00CB1DBB">
        <w:rPr>
          <w:rFonts w:ascii="Times New Roman" w:hAnsi="Times New Roman"/>
          <w:lang w:eastAsia="zh-CN"/>
        </w:rPr>
        <w:t>若</w:t>
      </w:r>
      <w:r w:rsidR="00251C0F" w:rsidRPr="00CB1DBB">
        <w:rPr>
          <w:rFonts w:ascii="Times New Roman" w:hAnsi="Times New Roman" w:hint="eastAsia"/>
          <w:lang w:eastAsia="zh-CN"/>
        </w:rPr>
        <w:t>访问</w:t>
      </w:r>
      <w:r w:rsidR="00251C0F" w:rsidRPr="00CB1DBB">
        <w:rPr>
          <w:rFonts w:ascii="Times New Roman" w:hAnsi="Times New Roman"/>
          <w:lang w:eastAsia="zh-CN"/>
        </w:rPr>
        <w:t>会</w:t>
      </w:r>
      <w:r w:rsidR="00251C0F" w:rsidRPr="00CB1DBB">
        <w:rPr>
          <w:rFonts w:ascii="Times New Roman" w:hAnsi="Times New Roman" w:hint="eastAsia"/>
          <w:lang w:eastAsia="zh-CN"/>
        </w:rPr>
        <w:t>报</w:t>
      </w:r>
      <w:r w:rsidR="00251C0F" w:rsidRPr="00CB1DBB">
        <w:rPr>
          <w:rFonts w:ascii="Times New Roman" w:hAnsi="Times New Roman"/>
          <w:lang w:eastAsia="zh-CN"/>
        </w:rPr>
        <w:t>权限异常的错误</w:t>
      </w:r>
      <w:r w:rsidRPr="00CB1DBB">
        <w:rPr>
          <w:rFonts w:ascii="Times New Roman" w:hAnsi="Times New Roman"/>
          <w:lang w:eastAsia="zh-CN"/>
        </w:rPr>
        <w:t>。</w:t>
      </w:r>
      <w:r w:rsidR="001E5772" w:rsidRPr="00CB1DBB">
        <w:rPr>
          <w:rFonts w:ascii="Times New Roman" w:hAnsi="Times New Roman"/>
          <w:lang w:eastAsia="zh-CN"/>
        </w:rPr>
        <w:t>登录</w:t>
      </w:r>
      <w:r w:rsidRPr="00CB1DBB">
        <w:rPr>
          <w:rFonts w:ascii="Times New Roman" w:hAnsi="Times New Roman"/>
          <w:lang w:eastAsia="zh-CN"/>
        </w:rPr>
        <w:t>密码经过</w:t>
      </w:r>
      <w:r w:rsidRPr="00CB1DBB">
        <w:rPr>
          <w:rFonts w:ascii="Times New Roman" w:hAnsi="Times New Roman"/>
          <w:lang w:eastAsia="zh-CN"/>
        </w:rPr>
        <w:t xml:space="preserve"> </w:t>
      </w:r>
      <w:r w:rsidRPr="00CB1DBB">
        <w:rPr>
          <w:rFonts w:ascii="Times New Roman" w:hAnsi="Times New Roman" w:hint="eastAsia"/>
          <w:lang w:eastAsia="zh-CN"/>
        </w:rPr>
        <w:t xml:space="preserve">SHA-1 </w:t>
      </w:r>
      <w:r w:rsidRPr="00CB1DBB">
        <w:rPr>
          <w:rFonts w:ascii="Times New Roman" w:hAnsi="Times New Roman" w:hint="eastAsia"/>
          <w:lang w:eastAsia="zh-CN"/>
        </w:rPr>
        <w:t>进行</w:t>
      </w:r>
      <w:r w:rsidRPr="00CB1DBB">
        <w:rPr>
          <w:rFonts w:ascii="Times New Roman" w:hAnsi="Times New Roman"/>
          <w:lang w:eastAsia="zh-CN"/>
        </w:rPr>
        <w:t>加密。</w:t>
      </w:r>
    </w:p>
    <w:p w14:paraId="054D3ED4" w14:textId="77777777" w:rsidR="00782C02" w:rsidRPr="00CB1DBB" w:rsidRDefault="009F1502" w:rsidP="00782C02">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52746C0F" wp14:editId="576252BD">
            <wp:extent cx="3072130" cy="2800350"/>
            <wp:effectExtent l="0" t="0" r="0" b="0"/>
            <wp:docPr id="47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2130" cy="2800350"/>
                    </a:xfrm>
                    <a:prstGeom prst="rect">
                      <a:avLst/>
                    </a:prstGeom>
                    <a:noFill/>
                    <a:ln>
                      <a:noFill/>
                    </a:ln>
                  </pic:spPr>
                </pic:pic>
              </a:graphicData>
            </a:graphic>
          </wp:inline>
        </w:drawing>
      </w:r>
    </w:p>
    <w:p w14:paraId="7F700A07" w14:textId="77777777" w:rsidR="001F1CFC" w:rsidRPr="00CB1DBB" w:rsidRDefault="00782C0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FE0169" w:rsidRPr="00CB1DBB">
        <w:rPr>
          <w:rFonts w:ascii="Times New Roman" w:hAnsi="Times New Roman"/>
          <w:sz w:val="21"/>
          <w:szCs w:val="21"/>
        </w:rPr>
        <w:t>6</w:t>
      </w:r>
      <w:r w:rsidRPr="00CB1DBB">
        <w:rPr>
          <w:rFonts w:ascii="Times New Roman" w:hAnsi="Times New Roman"/>
          <w:sz w:val="21"/>
          <w:szCs w:val="21"/>
        </w:rPr>
        <w:t>-1</w:t>
      </w:r>
      <w:r w:rsidRPr="00CB1DBB">
        <w:rPr>
          <w:rFonts w:ascii="Times New Roman" w:hAnsi="Times New Roman"/>
          <w:sz w:val="21"/>
          <w:szCs w:val="21"/>
        </w:rPr>
        <w:t>登录页面</w:t>
      </w:r>
    </w:p>
    <w:p w14:paraId="083DA588" w14:textId="77777777" w:rsidR="001C471D" w:rsidRPr="00CB1DBB" w:rsidRDefault="004656CF" w:rsidP="00CB1DBB">
      <w:pPr>
        <w:pStyle w:val="3"/>
        <w:numPr>
          <w:ilvl w:val="2"/>
          <w:numId w:val="74"/>
        </w:numPr>
        <w:ind w:firstLineChars="0"/>
        <w:rPr>
          <w:rFonts w:ascii="Times New Roman" w:hAnsi="Times New Roman"/>
        </w:rPr>
      </w:pPr>
      <w:bookmarkStart w:id="310" w:name="_Toc451434991"/>
      <w:bookmarkStart w:id="311" w:name="_Toc451435825"/>
      <w:bookmarkStart w:id="312" w:name="_Toc451455874"/>
      <w:bookmarkStart w:id="313" w:name="_Toc451456846"/>
      <w:bookmarkStart w:id="314" w:name="_Toc451457082"/>
      <w:bookmarkStart w:id="315" w:name="_Toc451457548"/>
      <w:bookmarkStart w:id="316" w:name="_Toc451702761"/>
      <w:r w:rsidRPr="00CB1DBB">
        <w:rPr>
          <w:rFonts w:ascii="Times New Roman" w:hAnsi="Times New Roman"/>
        </w:rPr>
        <w:t>角色</w:t>
      </w:r>
      <w:r w:rsidR="004D0330" w:rsidRPr="00CB1DBB">
        <w:rPr>
          <w:rFonts w:ascii="Times New Roman" w:hAnsi="Times New Roman" w:hint="eastAsia"/>
        </w:rPr>
        <w:t>权限</w:t>
      </w:r>
      <w:r w:rsidR="004D0330" w:rsidRPr="00CB1DBB">
        <w:rPr>
          <w:rFonts w:ascii="Times New Roman" w:hAnsi="Times New Roman"/>
        </w:rPr>
        <w:t>管理</w:t>
      </w:r>
      <w:bookmarkEnd w:id="310"/>
      <w:bookmarkEnd w:id="311"/>
      <w:bookmarkEnd w:id="312"/>
      <w:bookmarkEnd w:id="313"/>
      <w:bookmarkEnd w:id="314"/>
      <w:bookmarkEnd w:id="315"/>
      <w:bookmarkEnd w:id="316"/>
    </w:p>
    <w:p w14:paraId="400416F7" w14:textId="77777777" w:rsidR="001C471D" w:rsidRPr="00CB1DBB" w:rsidRDefault="00DE372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001C471D" w:rsidRPr="00CB1DBB">
        <w:rPr>
          <w:rFonts w:ascii="Times New Roman" w:hAnsi="Times New Roman" w:hint="eastAsia"/>
          <w:lang w:eastAsia="zh-CN"/>
        </w:rPr>
        <w:t>角色管理</w:t>
      </w:r>
      <w:r w:rsidR="001C471D" w:rsidRPr="00CB1DBB">
        <w:rPr>
          <w:rFonts w:ascii="Times New Roman" w:hAnsi="Times New Roman"/>
          <w:lang w:eastAsia="zh-CN"/>
        </w:rPr>
        <w:t>-&gt;</w:t>
      </w:r>
      <w:r w:rsidR="001C471D" w:rsidRPr="00CB1DBB">
        <w:rPr>
          <w:rFonts w:ascii="Times New Roman" w:hAnsi="Times New Roman" w:hint="eastAsia"/>
          <w:lang w:eastAsia="zh-CN"/>
        </w:rPr>
        <w:t>权限</w:t>
      </w:r>
      <w:r w:rsidR="001C471D" w:rsidRPr="00CB1DBB">
        <w:rPr>
          <w:rFonts w:ascii="Times New Roman" w:hAnsi="Times New Roman"/>
          <w:lang w:eastAsia="zh-CN"/>
        </w:rPr>
        <w:t>设置</w:t>
      </w:r>
    </w:p>
    <w:p w14:paraId="77F1E349" w14:textId="77777777" w:rsidR="00960F93" w:rsidRPr="00CB1DBB" w:rsidRDefault="009F1502" w:rsidP="00DE3727">
      <w:pPr>
        <w:keepNext/>
        <w:spacing w:line="240" w:lineRule="auto"/>
        <w:ind w:firstLine="480"/>
        <w:jc w:val="center"/>
        <w:rPr>
          <w:rFonts w:ascii="Times New Roman" w:hAnsi="Times New Roman"/>
        </w:rPr>
      </w:pPr>
      <w:r w:rsidRPr="00CB1DBB">
        <w:rPr>
          <w:rFonts w:ascii="Times New Roman" w:hAnsi="Times New Roman"/>
          <w:noProof/>
          <w:lang w:eastAsia="zh-CN"/>
        </w:rPr>
        <w:lastRenderedPageBreak/>
        <w:drawing>
          <wp:inline distT="0" distB="0" distL="0" distR="0" wp14:anchorId="720D0DF3" wp14:editId="79DD15B1">
            <wp:extent cx="2057400" cy="4057650"/>
            <wp:effectExtent l="0" t="0" r="0" b="0"/>
            <wp:docPr id="4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400" cy="4057650"/>
                    </a:xfrm>
                    <a:prstGeom prst="rect">
                      <a:avLst/>
                    </a:prstGeom>
                    <a:noFill/>
                    <a:ln>
                      <a:noFill/>
                    </a:ln>
                  </pic:spPr>
                </pic:pic>
              </a:graphicData>
            </a:graphic>
          </wp:inline>
        </w:drawing>
      </w:r>
    </w:p>
    <w:p w14:paraId="15A95465" w14:textId="77777777" w:rsidR="00960F93" w:rsidRPr="00CB1DBB" w:rsidRDefault="00960F93"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533449" w:rsidRPr="00CB1DBB">
        <w:rPr>
          <w:rFonts w:ascii="Times New Roman" w:hAnsi="Times New Roman"/>
          <w:sz w:val="21"/>
          <w:szCs w:val="21"/>
        </w:rPr>
        <w:t>6</w:t>
      </w:r>
      <w:r w:rsidRPr="00CB1DBB">
        <w:rPr>
          <w:rFonts w:ascii="Times New Roman" w:hAnsi="Times New Roman"/>
          <w:sz w:val="21"/>
          <w:szCs w:val="21"/>
        </w:rPr>
        <w:t xml:space="preserve">-2 </w:t>
      </w:r>
      <w:r w:rsidRPr="00CB1DBB">
        <w:rPr>
          <w:rFonts w:ascii="Times New Roman" w:hAnsi="Times New Roman"/>
          <w:sz w:val="21"/>
          <w:szCs w:val="21"/>
        </w:rPr>
        <w:t>权限设置</w:t>
      </w:r>
    </w:p>
    <w:p w14:paraId="1C175753" w14:textId="77777777" w:rsidR="00133B5D" w:rsidRPr="00CB1DBB" w:rsidRDefault="004656CF" w:rsidP="004656CF">
      <w:pPr>
        <w:spacing w:line="240" w:lineRule="auto"/>
        <w:ind w:firstLine="480"/>
        <w:rPr>
          <w:rFonts w:ascii="Times New Roman" w:hAnsi="Times New Roman"/>
          <w:lang w:eastAsia="zh-CN"/>
        </w:rPr>
      </w:pPr>
      <w:r w:rsidRPr="00CB1DBB">
        <w:rPr>
          <w:rFonts w:ascii="Times New Roman" w:hAnsi="Times New Roman"/>
          <w:lang w:eastAsia="zh-CN"/>
        </w:rPr>
        <w:t xml:space="preserve">   </w:t>
      </w:r>
    </w:p>
    <w:p w14:paraId="467DBA35" w14:textId="77777777" w:rsidR="00960F93" w:rsidRPr="00CB1DBB" w:rsidRDefault="00960F93" w:rsidP="004656CF">
      <w:pPr>
        <w:spacing w:line="240" w:lineRule="auto"/>
        <w:ind w:firstLine="480"/>
        <w:rPr>
          <w:rFonts w:ascii="Times New Roman" w:hAnsi="Times New Roman"/>
          <w:lang w:eastAsia="zh-CN"/>
        </w:rPr>
      </w:pPr>
    </w:p>
    <w:p w14:paraId="605D5FCA" w14:textId="77777777" w:rsidR="00133B5D" w:rsidRPr="00CB1DBB" w:rsidRDefault="00DE372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Pr="00CB1DBB">
        <w:rPr>
          <w:rFonts w:ascii="Times New Roman" w:hAnsi="Times New Roman" w:hint="eastAsia"/>
          <w:lang w:eastAsia="zh-CN"/>
        </w:rPr>
        <w:t>角色管理</w:t>
      </w:r>
      <w:r w:rsidRPr="00CB1DBB">
        <w:rPr>
          <w:rFonts w:ascii="Times New Roman" w:hAnsi="Times New Roman"/>
          <w:lang w:eastAsia="zh-CN"/>
        </w:rPr>
        <w:t>-&gt;</w:t>
      </w:r>
      <w:r w:rsidRPr="00CB1DBB">
        <w:rPr>
          <w:rFonts w:ascii="Times New Roman" w:hAnsi="Times New Roman" w:hint="eastAsia"/>
          <w:lang w:eastAsia="zh-CN"/>
        </w:rPr>
        <w:t>分配</w:t>
      </w:r>
      <w:r w:rsidR="009C5A06" w:rsidRPr="00CB1DBB">
        <w:rPr>
          <w:rFonts w:ascii="Times New Roman" w:hAnsi="Times New Roman" w:hint="eastAsia"/>
          <w:lang w:eastAsia="zh-CN"/>
        </w:rPr>
        <w:t>用户</w:t>
      </w:r>
      <w:r w:rsidR="009C5A06" w:rsidRPr="00CB1DBB">
        <w:rPr>
          <w:rFonts w:ascii="Times New Roman" w:hAnsi="Times New Roman"/>
          <w:lang w:eastAsia="zh-CN"/>
        </w:rPr>
        <w:t>，</w:t>
      </w:r>
      <w:r w:rsidR="009C5A06" w:rsidRPr="00CB1DBB">
        <w:rPr>
          <w:rFonts w:ascii="Times New Roman" w:hAnsi="Times New Roman" w:hint="eastAsia"/>
          <w:lang w:eastAsia="zh-CN"/>
        </w:rPr>
        <w:t>之后</w:t>
      </w:r>
      <w:r w:rsidR="009C5A06" w:rsidRPr="00CB1DBB">
        <w:rPr>
          <w:rFonts w:ascii="Times New Roman" w:hAnsi="Times New Roman"/>
          <w:lang w:eastAsia="zh-CN"/>
        </w:rPr>
        <w:t>可以</w:t>
      </w:r>
      <w:r w:rsidR="009C5A06" w:rsidRPr="00CB1DBB">
        <w:rPr>
          <w:rFonts w:ascii="Times New Roman" w:hAnsi="Times New Roman" w:hint="eastAsia"/>
          <w:lang w:eastAsia="zh-CN"/>
        </w:rPr>
        <w:t>移除</w:t>
      </w:r>
      <w:r w:rsidR="009C5A06" w:rsidRPr="00CB1DBB">
        <w:rPr>
          <w:rFonts w:ascii="Times New Roman" w:hAnsi="Times New Roman"/>
          <w:lang w:eastAsia="zh-CN"/>
        </w:rPr>
        <w:t>，也可以添加</w:t>
      </w:r>
      <w:r w:rsidR="004F4EF2" w:rsidRPr="00CB1DBB">
        <w:rPr>
          <w:rFonts w:ascii="Times New Roman" w:hAnsi="Times New Roman" w:hint="eastAsia"/>
          <w:lang w:eastAsia="zh-CN"/>
        </w:rPr>
        <w:t>成</w:t>
      </w:r>
      <w:r w:rsidR="009C5A06" w:rsidRPr="00CB1DBB">
        <w:rPr>
          <w:rFonts w:ascii="Times New Roman" w:hAnsi="Times New Roman"/>
          <w:lang w:eastAsia="zh-CN"/>
        </w:rPr>
        <w:t>员。</w:t>
      </w:r>
    </w:p>
    <w:p w14:paraId="7930AEBB" w14:textId="77777777" w:rsidR="004656CF" w:rsidRPr="00CB1DBB" w:rsidRDefault="004656CF" w:rsidP="00DE3727">
      <w:pPr>
        <w:spacing w:line="240" w:lineRule="auto"/>
        <w:ind w:firstLineChars="0" w:firstLine="0"/>
        <w:rPr>
          <w:rFonts w:ascii="Times New Roman" w:hAnsi="Times New Roman"/>
          <w:lang w:eastAsia="zh-CN"/>
        </w:rPr>
      </w:pPr>
    </w:p>
    <w:p w14:paraId="5BAC40C8" w14:textId="77777777" w:rsidR="00DE3727" w:rsidRPr="00CB1DBB" w:rsidRDefault="009F1502" w:rsidP="00DE3727">
      <w:pPr>
        <w:keepNext/>
        <w:spacing w:line="240" w:lineRule="auto"/>
        <w:ind w:firstLineChars="83" w:firstLine="199"/>
        <w:jc w:val="center"/>
        <w:rPr>
          <w:rFonts w:ascii="Times New Roman" w:hAnsi="Times New Roman"/>
        </w:rPr>
      </w:pPr>
      <w:r w:rsidRPr="00CB1DBB">
        <w:rPr>
          <w:rFonts w:ascii="Times New Roman" w:hAnsi="Times New Roman"/>
          <w:noProof/>
          <w:lang w:eastAsia="zh-CN"/>
        </w:rPr>
        <w:drawing>
          <wp:inline distT="0" distB="0" distL="0" distR="0" wp14:anchorId="31960F3A" wp14:editId="64D2FB82">
            <wp:extent cx="3193415" cy="2393315"/>
            <wp:effectExtent l="0" t="0" r="0" b="0"/>
            <wp:docPr id="4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3415" cy="2393315"/>
                    </a:xfrm>
                    <a:prstGeom prst="rect">
                      <a:avLst/>
                    </a:prstGeom>
                    <a:noFill/>
                    <a:ln>
                      <a:noFill/>
                    </a:ln>
                  </pic:spPr>
                </pic:pic>
              </a:graphicData>
            </a:graphic>
          </wp:inline>
        </w:drawing>
      </w:r>
    </w:p>
    <w:p w14:paraId="7A3E1471" w14:textId="77777777" w:rsidR="004656CF" w:rsidRPr="00CB1DBB" w:rsidRDefault="00DE3727"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F48A3" w:rsidRPr="00CB1DBB">
        <w:rPr>
          <w:rFonts w:ascii="Times New Roman" w:hAnsi="Times New Roman"/>
          <w:sz w:val="21"/>
          <w:szCs w:val="21"/>
        </w:rPr>
        <w:t>6</w:t>
      </w:r>
      <w:r w:rsidRPr="00CB1DBB">
        <w:rPr>
          <w:rFonts w:ascii="Times New Roman" w:hAnsi="Times New Roman"/>
          <w:sz w:val="21"/>
          <w:szCs w:val="21"/>
        </w:rPr>
        <w:t xml:space="preserve">-3 </w:t>
      </w:r>
      <w:r w:rsidRPr="00CB1DBB">
        <w:rPr>
          <w:rFonts w:ascii="Times New Roman" w:hAnsi="Times New Roman"/>
          <w:sz w:val="21"/>
          <w:szCs w:val="21"/>
        </w:rPr>
        <w:t>角色分配用户</w:t>
      </w:r>
    </w:p>
    <w:p w14:paraId="3AA32072" w14:textId="77777777" w:rsidR="004656CF" w:rsidRPr="00CB1DBB" w:rsidRDefault="004656CF" w:rsidP="009C5A06">
      <w:pPr>
        <w:spacing w:line="240" w:lineRule="auto"/>
        <w:ind w:firstLineChars="0" w:firstLine="0"/>
        <w:rPr>
          <w:rFonts w:ascii="Times New Roman" w:hAnsi="Times New Roman"/>
          <w:lang w:eastAsia="zh-CN"/>
        </w:rPr>
      </w:pPr>
    </w:p>
    <w:p w14:paraId="1F2096C0" w14:textId="77777777" w:rsidR="004656CF" w:rsidRPr="00CB1DBB" w:rsidRDefault="004656CF" w:rsidP="004656CF">
      <w:pPr>
        <w:spacing w:line="240" w:lineRule="auto"/>
        <w:ind w:firstLine="480"/>
        <w:rPr>
          <w:rFonts w:ascii="Times New Roman" w:hAnsi="Times New Roman"/>
          <w:lang w:eastAsia="zh-CN"/>
        </w:rPr>
      </w:pPr>
    </w:p>
    <w:p w14:paraId="4043F55A" w14:textId="77777777" w:rsidR="004656CF" w:rsidRPr="00CB1DBB" w:rsidRDefault="004656CF" w:rsidP="004656CF">
      <w:pPr>
        <w:spacing w:line="240" w:lineRule="auto"/>
        <w:ind w:firstLine="480"/>
        <w:rPr>
          <w:rFonts w:ascii="Times New Roman" w:hAnsi="Times New Roman"/>
          <w:lang w:eastAsia="zh-CN"/>
        </w:rPr>
      </w:pPr>
    </w:p>
    <w:p w14:paraId="0A2860FB" w14:textId="77777777" w:rsidR="004656CF" w:rsidRPr="00CB1DBB" w:rsidRDefault="004656CF" w:rsidP="004656CF">
      <w:pPr>
        <w:spacing w:line="240" w:lineRule="auto"/>
        <w:ind w:firstLine="480"/>
        <w:rPr>
          <w:rFonts w:ascii="Times New Roman" w:hAnsi="Times New Roman"/>
          <w:lang w:eastAsia="zh-CN"/>
        </w:rPr>
      </w:pPr>
    </w:p>
    <w:p w14:paraId="4A1D2425" w14:textId="77777777" w:rsidR="004D0330" w:rsidRPr="00CB1DBB" w:rsidRDefault="004D0330" w:rsidP="00CB1DBB">
      <w:pPr>
        <w:pStyle w:val="3"/>
        <w:numPr>
          <w:ilvl w:val="2"/>
          <w:numId w:val="74"/>
        </w:numPr>
        <w:ind w:firstLineChars="0"/>
        <w:rPr>
          <w:rFonts w:ascii="Times New Roman" w:hAnsi="Times New Roman"/>
        </w:rPr>
      </w:pPr>
      <w:bookmarkStart w:id="317" w:name="_Toc451434992"/>
      <w:bookmarkStart w:id="318" w:name="_Toc451435826"/>
      <w:bookmarkStart w:id="319" w:name="_Toc451455875"/>
      <w:bookmarkStart w:id="320" w:name="_Toc451456847"/>
      <w:bookmarkStart w:id="321" w:name="_Toc451457083"/>
      <w:bookmarkStart w:id="322" w:name="_Toc451457549"/>
      <w:bookmarkStart w:id="323" w:name="_Toc451702762"/>
      <w:r w:rsidRPr="00CB1DBB">
        <w:rPr>
          <w:rFonts w:ascii="Times New Roman" w:hAnsi="Times New Roman" w:hint="eastAsia"/>
        </w:rPr>
        <w:lastRenderedPageBreak/>
        <w:t>字典</w:t>
      </w:r>
      <w:r w:rsidRPr="00CB1DBB">
        <w:rPr>
          <w:rFonts w:ascii="Times New Roman" w:hAnsi="Times New Roman"/>
        </w:rPr>
        <w:t>管理</w:t>
      </w:r>
      <w:bookmarkEnd w:id="317"/>
      <w:bookmarkEnd w:id="318"/>
      <w:bookmarkEnd w:id="319"/>
      <w:bookmarkEnd w:id="320"/>
      <w:bookmarkEnd w:id="321"/>
      <w:bookmarkEnd w:id="322"/>
      <w:bookmarkEnd w:id="323"/>
      <w:r w:rsidRPr="00CB1DBB">
        <w:rPr>
          <w:rFonts w:ascii="Times New Roman" w:hAnsi="Times New Roman"/>
        </w:rPr>
        <w:t xml:space="preserve"> </w:t>
      </w:r>
    </w:p>
    <w:p w14:paraId="5B008AAA" w14:textId="77777777" w:rsidR="00AA3497" w:rsidRPr="00CB1DBB" w:rsidRDefault="00AA349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Pr="00CB1DBB">
        <w:rPr>
          <w:rFonts w:ascii="Times New Roman" w:hAnsi="Times New Roman"/>
          <w:lang w:eastAsia="zh-CN"/>
        </w:rPr>
        <w:t>字典管理</w:t>
      </w:r>
      <w:r w:rsidRPr="00CB1DBB">
        <w:rPr>
          <w:rFonts w:ascii="Times New Roman" w:hAnsi="Times New Roman"/>
          <w:lang w:eastAsia="zh-CN"/>
        </w:rPr>
        <w:t>-&gt;</w:t>
      </w:r>
      <w:r w:rsidRPr="00CB1DBB">
        <w:rPr>
          <w:rFonts w:ascii="Times New Roman" w:hAnsi="Times New Roman" w:hint="eastAsia"/>
          <w:lang w:eastAsia="zh-CN"/>
        </w:rPr>
        <w:t>添加</w:t>
      </w:r>
    </w:p>
    <w:p w14:paraId="3ED472D3" w14:textId="77777777" w:rsidR="00AA3497" w:rsidRPr="00CB1DBB" w:rsidRDefault="00AA3497" w:rsidP="00AA3497">
      <w:pPr>
        <w:pStyle w:val="a8"/>
        <w:ind w:left="960" w:firstLineChars="0" w:firstLine="0"/>
        <w:rPr>
          <w:rFonts w:ascii="Times New Roman" w:hAnsi="Times New Roman"/>
          <w:lang w:eastAsia="zh-CN"/>
        </w:rPr>
      </w:pPr>
    </w:p>
    <w:p w14:paraId="7745E509" w14:textId="77777777" w:rsidR="00AA3497" w:rsidRPr="00CB1DBB" w:rsidRDefault="009F1502" w:rsidP="00AA3497">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0D07A975" wp14:editId="79FCB150">
            <wp:extent cx="4222115" cy="2657475"/>
            <wp:effectExtent l="0" t="0" r="0" b="0"/>
            <wp:docPr id="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2115" cy="2657475"/>
                    </a:xfrm>
                    <a:prstGeom prst="rect">
                      <a:avLst/>
                    </a:prstGeom>
                    <a:noFill/>
                    <a:ln>
                      <a:noFill/>
                    </a:ln>
                  </pic:spPr>
                </pic:pic>
              </a:graphicData>
            </a:graphic>
          </wp:inline>
        </w:drawing>
      </w:r>
    </w:p>
    <w:p w14:paraId="4F70890C" w14:textId="77777777" w:rsidR="004656CF" w:rsidRPr="00CB1DBB" w:rsidRDefault="00AA3497"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2D5CB8" w:rsidRPr="00CB1DBB">
        <w:rPr>
          <w:rFonts w:ascii="Times New Roman" w:hAnsi="Times New Roman"/>
          <w:sz w:val="21"/>
          <w:szCs w:val="21"/>
        </w:rPr>
        <w:t>6</w:t>
      </w:r>
      <w:r w:rsidR="001C3FA2" w:rsidRPr="00CB1DBB">
        <w:rPr>
          <w:rFonts w:ascii="Times New Roman" w:hAnsi="Times New Roman"/>
          <w:sz w:val="21"/>
          <w:szCs w:val="21"/>
        </w:rPr>
        <w:t>-4</w:t>
      </w:r>
      <w:r w:rsidRPr="00CB1DBB">
        <w:rPr>
          <w:rFonts w:ascii="Times New Roman" w:hAnsi="Times New Roman"/>
          <w:sz w:val="21"/>
          <w:szCs w:val="21"/>
        </w:rPr>
        <w:t xml:space="preserve"> </w:t>
      </w:r>
      <w:r w:rsidR="00E175AA">
        <w:rPr>
          <w:rFonts w:ascii="Times New Roman" w:hAnsi="Times New Roman"/>
          <w:sz w:val="21"/>
          <w:szCs w:val="21"/>
        </w:rPr>
        <w:t xml:space="preserve"> </w:t>
      </w:r>
      <w:r w:rsidRPr="00CB1DBB">
        <w:rPr>
          <w:rFonts w:ascii="Times New Roman" w:hAnsi="Times New Roman"/>
          <w:sz w:val="21"/>
          <w:szCs w:val="21"/>
        </w:rPr>
        <w:t>数据字典添加功能</w:t>
      </w:r>
    </w:p>
    <w:p w14:paraId="2B467816" w14:textId="77777777" w:rsidR="004D0330" w:rsidRPr="00CB1DBB" w:rsidRDefault="004D0330" w:rsidP="00CB1DBB">
      <w:pPr>
        <w:pStyle w:val="3"/>
        <w:numPr>
          <w:ilvl w:val="2"/>
          <w:numId w:val="74"/>
        </w:numPr>
        <w:ind w:firstLineChars="0"/>
        <w:rPr>
          <w:rFonts w:ascii="Times New Roman" w:hAnsi="Times New Roman"/>
        </w:rPr>
      </w:pPr>
      <w:bookmarkStart w:id="324" w:name="_Toc451434993"/>
      <w:bookmarkStart w:id="325" w:name="_Toc451435827"/>
      <w:bookmarkStart w:id="326" w:name="_Toc451455876"/>
      <w:bookmarkStart w:id="327" w:name="_Toc451456848"/>
      <w:bookmarkStart w:id="328" w:name="_Toc451457084"/>
      <w:bookmarkStart w:id="329" w:name="_Toc451457550"/>
      <w:bookmarkStart w:id="330" w:name="_Toc451702763"/>
      <w:r w:rsidRPr="00CB1DBB">
        <w:rPr>
          <w:rFonts w:ascii="Times New Roman" w:hAnsi="Times New Roman" w:hint="eastAsia"/>
        </w:rPr>
        <w:t>文件管理</w:t>
      </w:r>
      <w:bookmarkEnd w:id="324"/>
      <w:bookmarkEnd w:id="325"/>
      <w:bookmarkEnd w:id="326"/>
      <w:bookmarkEnd w:id="327"/>
      <w:bookmarkEnd w:id="328"/>
      <w:bookmarkEnd w:id="329"/>
      <w:bookmarkEnd w:id="330"/>
    </w:p>
    <w:p w14:paraId="4979BEF4" w14:textId="77777777" w:rsidR="00B670B0" w:rsidRPr="00CB1DBB" w:rsidRDefault="00B670B0"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系统管理</w:t>
      </w:r>
      <w:r w:rsidRPr="00CB1DBB">
        <w:rPr>
          <w:rFonts w:ascii="Times New Roman" w:hAnsi="Times New Roman"/>
          <w:lang w:eastAsia="zh-CN"/>
        </w:rPr>
        <w:t>-&gt;</w:t>
      </w:r>
      <w:r w:rsidRPr="00CB1DBB">
        <w:rPr>
          <w:rFonts w:ascii="Times New Roman" w:hAnsi="Times New Roman" w:hint="eastAsia"/>
          <w:lang w:eastAsia="zh-CN"/>
        </w:rPr>
        <w:t>文件</w:t>
      </w:r>
      <w:r w:rsidRPr="00CB1DBB">
        <w:rPr>
          <w:rFonts w:ascii="Times New Roman" w:hAnsi="Times New Roman"/>
          <w:lang w:eastAsia="zh-CN"/>
        </w:rPr>
        <w:t>管理</w:t>
      </w:r>
    </w:p>
    <w:p w14:paraId="5E9F841C" w14:textId="77777777" w:rsidR="002F019F" w:rsidRPr="00CB1DBB" w:rsidRDefault="009F1502" w:rsidP="002F019F">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6E2B32A9" wp14:editId="0A436D1E">
            <wp:extent cx="4107815" cy="2757805"/>
            <wp:effectExtent l="0" t="0" r="0" b="0"/>
            <wp:docPr id="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7815" cy="2757805"/>
                    </a:xfrm>
                    <a:prstGeom prst="rect">
                      <a:avLst/>
                    </a:prstGeom>
                    <a:noFill/>
                    <a:ln>
                      <a:noFill/>
                    </a:ln>
                  </pic:spPr>
                </pic:pic>
              </a:graphicData>
            </a:graphic>
          </wp:inline>
        </w:drawing>
      </w:r>
    </w:p>
    <w:p w14:paraId="289C0E79" w14:textId="77777777" w:rsidR="004656CF" w:rsidRPr="00CB1DBB" w:rsidRDefault="002F019F"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CD0AB3" w:rsidRPr="00CB1DBB">
        <w:rPr>
          <w:rFonts w:ascii="Times New Roman" w:hAnsi="Times New Roman"/>
          <w:sz w:val="21"/>
          <w:szCs w:val="21"/>
        </w:rPr>
        <w:t>6-5</w:t>
      </w:r>
      <w:r w:rsidRPr="00CB1DBB">
        <w:rPr>
          <w:rFonts w:ascii="Times New Roman" w:hAnsi="Times New Roman"/>
          <w:sz w:val="21"/>
          <w:szCs w:val="21"/>
        </w:rPr>
        <w:t xml:space="preserve"> </w:t>
      </w:r>
      <w:r w:rsidRPr="00CB1DBB">
        <w:rPr>
          <w:rFonts w:ascii="Times New Roman" w:hAnsi="Times New Roman"/>
          <w:sz w:val="21"/>
          <w:szCs w:val="21"/>
        </w:rPr>
        <w:t>文件夹管理</w:t>
      </w:r>
    </w:p>
    <w:p w14:paraId="05E40BCE" w14:textId="4C087501" w:rsidR="004D0330" w:rsidRPr="00CB1DBB" w:rsidRDefault="00FB05CC" w:rsidP="00CB1DBB">
      <w:pPr>
        <w:pStyle w:val="2"/>
        <w:numPr>
          <w:ilvl w:val="1"/>
          <w:numId w:val="74"/>
        </w:numPr>
        <w:ind w:firstLineChars="0"/>
        <w:rPr>
          <w:rFonts w:ascii="Times New Roman" w:hAnsi="Times New Roman"/>
        </w:rPr>
      </w:pPr>
      <w:bookmarkStart w:id="331" w:name="_Toc451434994"/>
      <w:bookmarkStart w:id="332" w:name="_Toc451435828"/>
      <w:r w:rsidRPr="00CB1DBB">
        <w:rPr>
          <w:rFonts w:ascii="Times New Roman" w:hAnsi="Times New Roman"/>
        </w:rPr>
        <w:lastRenderedPageBreak/>
        <w:t xml:space="preserve"> </w:t>
      </w:r>
      <w:bookmarkStart w:id="333" w:name="_Toc451702764"/>
      <w:bookmarkEnd w:id="331"/>
      <w:bookmarkEnd w:id="332"/>
      <w:r w:rsidR="002F2ADF">
        <w:rPr>
          <w:rFonts w:ascii="Times New Roman" w:hAnsi="Times New Roman"/>
        </w:rPr>
        <w:t>问题</w:t>
      </w:r>
      <w:r w:rsidR="002F2ADF">
        <w:rPr>
          <w:rFonts w:ascii="Times New Roman" w:hAnsi="Times New Roman" w:hint="eastAsia"/>
        </w:rPr>
        <w:t>单管理模块</w:t>
      </w:r>
      <w:bookmarkEnd w:id="333"/>
      <w:r w:rsidR="004D0330" w:rsidRPr="00CB1DBB">
        <w:rPr>
          <w:rFonts w:ascii="Times New Roman" w:hAnsi="Times New Roman" w:hint="eastAsia"/>
        </w:rPr>
        <w:t xml:space="preserve"> </w:t>
      </w:r>
    </w:p>
    <w:p w14:paraId="18A59B21" w14:textId="77777777" w:rsidR="004D0330" w:rsidRPr="00CB1DBB" w:rsidRDefault="0066016B" w:rsidP="00CB1DBB">
      <w:pPr>
        <w:pStyle w:val="3"/>
        <w:numPr>
          <w:ilvl w:val="2"/>
          <w:numId w:val="74"/>
        </w:numPr>
        <w:ind w:firstLineChars="0"/>
        <w:rPr>
          <w:rFonts w:ascii="Times New Roman" w:hAnsi="Times New Roman"/>
        </w:rPr>
      </w:pPr>
      <w:bookmarkStart w:id="334" w:name="_Toc451434995"/>
      <w:bookmarkStart w:id="335" w:name="_Toc451435829"/>
      <w:bookmarkStart w:id="336" w:name="_Toc451455878"/>
      <w:bookmarkStart w:id="337" w:name="_Toc451456850"/>
      <w:bookmarkStart w:id="338" w:name="_Toc451457086"/>
      <w:bookmarkStart w:id="339" w:name="_Toc451457552"/>
      <w:bookmarkStart w:id="340" w:name="_Toc451702765"/>
      <w:r>
        <w:rPr>
          <w:rFonts w:ascii="Times New Roman" w:hAnsi="Times New Roman"/>
        </w:rPr>
        <w:t>Bug</w:t>
      </w:r>
      <w:r w:rsidR="004D0330" w:rsidRPr="00CB1DBB">
        <w:rPr>
          <w:rFonts w:ascii="Times New Roman" w:hAnsi="Times New Roman"/>
        </w:rPr>
        <w:t xml:space="preserve"> </w:t>
      </w:r>
      <w:r w:rsidR="004D0330" w:rsidRPr="00CB1DBB">
        <w:rPr>
          <w:rFonts w:ascii="Times New Roman" w:hAnsi="Times New Roman" w:hint="eastAsia"/>
        </w:rPr>
        <w:t>管理</w:t>
      </w:r>
      <w:bookmarkEnd w:id="334"/>
      <w:bookmarkEnd w:id="335"/>
      <w:bookmarkEnd w:id="336"/>
      <w:bookmarkEnd w:id="337"/>
      <w:bookmarkEnd w:id="338"/>
      <w:bookmarkEnd w:id="339"/>
      <w:bookmarkEnd w:id="340"/>
      <w:r w:rsidR="004D0330" w:rsidRPr="00CB1DBB">
        <w:rPr>
          <w:rFonts w:ascii="Times New Roman" w:hAnsi="Times New Roman" w:hint="eastAsia"/>
        </w:rPr>
        <w:t xml:space="preserve"> </w:t>
      </w:r>
    </w:p>
    <w:p w14:paraId="243D0ACB" w14:textId="77777777" w:rsidR="00F442FD" w:rsidRPr="00CB1DBB" w:rsidRDefault="00F442FD"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lang w:eastAsia="zh-CN"/>
        </w:rPr>
        <w:t>问题</w:t>
      </w:r>
    </w:p>
    <w:p w14:paraId="54D3E45D" w14:textId="77777777" w:rsidR="00145B3D" w:rsidRPr="00CB1DBB" w:rsidRDefault="009F1502" w:rsidP="00145B3D">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57BDC4C8" wp14:editId="2632FEEE">
            <wp:extent cx="5243830" cy="3000375"/>
            <wp:effectExtent l="0" t="0" r="0" b="0"/>
            <wp:docPr id="4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3830" cy="3000375"/>
                    </a:xfrm>
                    <a:prstGeom prst="rect">
                      <a:avLst/>
                    </a:prstGeom>
                    <a:noFill/>
                    <a:ln>
                      <a:noFill/>
                    </a:ln>
                  </pic:spPr>
                </pic:pic>
              </a:graphicData>
            </a:graphic>
          </wp:inline>
        </w:drawing>
      </w:r>
    </w:p>
    <w:p w14:paraId="5FEC9CB9" w14:textId="77777777" w:rsidR="00EC069D" w:rsidRPr="00CB1DBB" w:rsidRDefault="00145B3D"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346015" w:rsidRPr="00CB1DBB">
        <w:rPr>
          <w:rFonts w:ascii="Times New Roman" w:hAnsi="Times New Roman"/>
          <w:sz w:val="21"/>
          <w:szCs w:val="21"/>
        </w:rPr>
        <w:t xml:space="preserve">6-6 </w:t>
      </w:r>
      <w:r w:rsidRPr="00CB1DBB">
        <w:rPr>
          <w:rFonts w:ascii="Times New Roman" w:hAnsi="Times New Roman"/>
          <w:sz w:val="21"/>
          <w:szCs w:val="21"/>
        </w:rPr>
        <w:t>新建问题</w:t>
      </w:r>
    </w:p>
    <w:p w14:paraId="1345565A" w14:textId="77777777" w:rsidR="004D0330" w:rsidRPr="00CB1DBB" w:rsidRDefault="004D0330" w:rsidP="00CB1DBB">
      <w:pPr>
        <w:pStyle w:val="3"/>
        <w:numPr>
          <w:ilvl w:val="2"/>
          <w:numId w:val="74"/>
        </w:numPr>
        <w:ind w:firstLineChars="0"/>
        <w:rPr>
          <w:rFonts w:ascii="Times New Roman" w:hAnsi="Times New Roman"/>
        </w:rPr>
      </w:pPr>
      <w:bookmarkStart w:id="341" w:name="_Toc451434996"/>
      <w:bookmarkStart w:id="342" w:name="_Toc451435830"/>
      <w:bookmarkStart w:id="343" w:name="_Toc451455879"/>
      <w:bookmarkStart w:id="344" w:name="_Toc451456851"/>
      <w:bookmarkStart w:id="345" w:name="_Toc451457087"/>
      <w:bookmarkStart w:id="346" w:name="_Toc451457553"/>
      <w:bookmarkStart w:id="347" w:name="_Toc451702766"/>
      <w:r w:rsidRPr="00CB1DBB">
        <w:rPr>
          <w:rFonts w:ascii="Times New Roman" w:hAnsi="Times New Roman" w:hint="eastAsia"/>
        </w:rPr>
        <w:t>项目</w:t>
      </w:r>
      <w:r w:rsidRPr="00CB1DBB">
        <w:rPr>
          <w:rFonts w:ascii="Times New Roman" w:hAnsi="Times New Roman"/>
        </w:rPr>
        <w:t>管理</w:t>
      </w:r>
      <w:bookmarkEnd w:id="341"/>
      <w:bookmarkEnd w:id="342"/>
      <w:bookmarkEnd w:id="343"/>
      <w:bookmarkEnd w:id="344"/>
      <w:bookmarkEnd w:id="345"/>
      <w:bookmarkEnd w:id="346"/>
      <w:bookmarkEnd w:id="347"/>
    </w:p>
    <w:p w14:paraId="660E78CF" w14:textId="77777777" w:rsidR="001B016B" w:rsidRPr="00CB1DBB" w:rsidRDefault="00A938A8" w:rsidP="00EF1675">
      <w:pPr>
        <w:pStyle w:val="a8"/>
        <w:numPr>
          <w:ilvl w:val="0"/>
          <w:numId w:val="17"/>
        </w:numPr>
        <w:ind w:firstLineChars="0"/>
        <w:jc w:val="left"/>
        <w:rPr>
          <w:rFonts w:ascii="Times New Roman" w:hAnsi="Times New Roman"/>
          <w:lang w:eastAsia="zh-CN"/>
        </w:rPr>
      </w:pPr>
      <w:r w:rsidRPr="00CB1DBB">
        <w:rPr>
          <w:rFonts w:ascii="Times New Roman" w:hAnsi="Times New Roman" w:hint="eastAsia"/>
          <w:lang w:eastAsia="zh-CN"/>
        </w:rPr>
        <w:t>参与</w:t>
      </w:r>
      <w:r w:rsidRPr="00CB1DBB">
        <w:rPr>
          <w:rFonts w:ascii="Times New Roman" w:hAnsi="Times New Roman"/>
          <w:lang w:eastAsia="zh-CN"/>
        </w:rPr>
        <w:t>项目详情</w:t>
      </w:r>
      <w:r w:rsidRPr="00CB1DBB">
        <w:rPr>
          <w:rFonts w:ascii="Times New Roman" w:hAnsi="Times New Roman" w:hint="eastAsia"/>
          <w:lang w:eastAsia="zh-CN"/>
        </w:rPr>
        <w:t>页</w:t>
      </w:r>
    </w:p>
    <w:p w14:paraId="543D8D4B" w14:textId="77777777" w:rsidR="00A244DD" w:rsidRPr="00CB1DBB" w:rsidRDefault="009F1502" w:rsidP="00A244DD">
      <w:pPr>
        <w:pStyle w:val="a8"/>
        <w:keepNext/>
        <w:spacing w:line="240" w:lineRule="auto"/>
        <w:ind w:left="958"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D6AB4E0" wp14:editId="51A9A2A2">
            <wp:extent cx="3464560" cy="1685925"/>
            <wp:effectExtent l="0" t="0" r="0" b="0"/>
            <wp:docPr id="4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64560" cy="1685925"/>
                    </a:xfrm>
                    <a:prstGeom prst="rect">
                      <a:avLst/>
                    </a:prstGeom>
                    <a:noFill/>
                    <a:ln>
                      <a:noFill/>
                    </a:ln>
                  </pic:spPr>
                </pic:pic>
              </a:graphicData>
            </a:graphic>
          </wp:inline>
        </w:drawing>
      </w:r>
    </w:p>
    <w:p w14:paraId="586245E5" w14:textId="77777777" w:rsidR="001B016B" w:rsidRPr="00CB1DBB" w:rsidRDefault="00A244DD"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B45CBB" w:rsidRPr="00CB1DBB">
        <w:rPr>
          <w:rFonts w:ascii="Times New Roman" w:hAnsi="Times New Roman"/>
          <w:sz w:val="21"/>
          <w:szCs w:val="21"/>
        </w:rPr>
        <w:t>6-7</w:t>
      </w:r>
      <w:r w:rsidRPr="00CB1DBB">
        <w:rPr>
          <w:rFonts w:ascii="Times New Roman" w:hAnsi="Times New Roman" w:hint="eastAsia"/>
          <w:sz w:val="21"/>
          <w:szCs w:val="21"/>
        </w:rPr>
        <w:t>项目</w:t>
      </w:r>
      <w:r w:rsidRPr="00CB1DBB">
        <w:rPr>
          <w:rFonts w:ascii="Times New Roman" w:hAnsi="Times New Roman"/>
          <w:sz w:val="21"/>
          <w:szCs w:val="21"/>
        </w:rPr>
        <w:t>信息</w:t>
      </w:r>
    </w:p>
    <w:p w14:paraId="4D203F40" w14:textId="77777777" w:rsidR="006331D1" w:rsidRPr="00CB1DBB" w:rsidRDefault="006331D1" w:rsidP="006331D1">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统计</w:t>
      </w:r>
    </w:p>
    <w:p w14:paraId="69276B04" w14:textId="77777777" w:rsidR="006331D1" w:rsidRPr="00CB1DBB" w:rsidRDefault="006331D1" w:rsidP="006331D1">
      <w:pPr>
        <w:ind w:firstLineChars="0" w:firstLine="480"/>
        <w:rPr>
          <w:rFonts w:ascii="Times New Roman" w:hAnsi="Times New Roman"/>
          <w:lang w:eastAsia="zh-CN"/>
        </w:rPr>
      </w:pPr>
      <w:r w:rsidRPr="00CB1DBB">
        <w:rPr>
          <w:rFonts w:ascii="Times New Roman" w:hAnsi="Times New Roman" w:hint="eastAsia"/>
          <w:lang w:eastAsia="zh-CN"/>
        </w:rPr>
        <w:t>本系统所有</w:t>
      </w:r>
      <w:r w:rsidRPr="00CB1DBB">
        <w:rPr>
          <w:rFonts w:ascii="Times New Roman" w:hAnsi="Times New Roman"/>
          <w:lang w:eastAsia="zh-CN"/>
        </w:rPr>
        <w:t>项目统计都是通过</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lang w:eastAsia="zh-CN"/>
        </w:rPr>
        <w:t>来实现。</w:t>
      </w:r>
      <w:r w:rsidRPr="00CB1DBB">
        <w:rPr>
          <w:rFonts w:ascii="Times New Roman" w:hAnsi="Times New Roman" w:hint="eastAsia"/>
          <w:lang w:eastAsia="zh-CN"/>
        </w:rPr>
        <w:t>前端</w:t>
      </w:r>
      <w:r w:rsidRPr="00CB1DBB">
        <w:rPr>
          <w:rFonts w:ascii="Times New Roman" w:hAnsi="Times New Roman"/>
          <w:lang w:eastAsia="zh-CN"/>
        </w:rPr>
        <w:t>页面</w:t>
      </w:r>
      <w:r w:rsidRPr="00CB1DBB">
        <w:rPr>
          <w:rFonts w:ascii="Times New Roman" w:hAnsi="Times New Roman" w:hint="eastAsia"/>
          <w:lang w:eastAsia="zh-CN"/>
        </w:rPr>
        <w:t>通过</w:t>
      </w:r>
      <w:r w:rsidRPr="00CB1DBB">
        <w:rPr>
          <w:rFonts w:ascii="Times New Roman" w:hAnsi="Times New Roman"/>
          <w:lang w:eastAsia="zh-CN"/>
        </w:rPr>
        <w:t>发送</w:t>
      </w:r>
      <w:r w:rsidRPr="00CB1DBB">
        <w:rPr>
          <w:rFonts w:ascii="Times New Roman" w:hAnsi="Times New Roman"/>
          <w:lang w:eastAsia="zh-CN"/>
        </w:rPr>
        <w:t xml:space="preserve"> </w:t>
      </w:r>
      <w:r w:rsidRPr="00CB1DBB">
        <w:rPr>
          <w:rFonts w:ascii="Times New Roman" w:hAnsi="Times New Roman" w:hint="eastAsia"/>
          <w:lang w:eastAsia="zh-CN"/>
        </w:rPr>
        <w:t>A</w:t>
      </w:r>
      <w:r w:rsidRPr="00CB1DBB">
        <w:rPr>
          <w:rFonts w:ascii="Times New Roman" w:hAnsi="Times New Roman"/>
          <w:lang w:eastAsia="zh-CN"/>
        </w:rPr>
        <w:t xml:space="preserve">jax </w:t>
      </w:r>
      <w:r w:rsidRPr="00CB1DBB">
        <w:rPr>
          <w:rFonts w:ascii="Times New Roman" w:hAnsi="Times New Roman" w:hint="eastAsia"/>
          <w:lang w:eastAsia="zh-CN"/>
        </w:rPr>
        <w:t>异步</w:t>
      </w:r>
      <w:r w:rsidRPr="00CB1DBB">
        <w:rPr>
          <w:rFonts w:ascii="Times New Roman" w:hAnsi="Times New Roman"/>
          <w:lang w:eastAsia="zh-CN"/>
        </w:rPr>
        <w:t>请求，</w:t>
      </w:r>
      <w:r w:rsidRPr="00CB1DBB">
        <w:rPr>
          <w:rFonts w:ascii="Times New Roman" w:hAnsi="Times New Roman" w:hint="eastAsia"/>
          <w:lang w:eastAsia="zh-CN"/>
        </w:rPr>
        <w:t>根据不同</w:t>
      </w:r>
      <w:r w:rsidRPr="00CB1DBB">
        <w:rPr>
          <w:rFonts w:ascii="Times New Roman" w:hAnsi="Times New Roman"/>
          <w:lang w:eastAsia="zh-CN"/>
        </w:rPr>
        <w:t>的需求编写不同的</w:t>
      </w:r>
      <w:r w:rsidRPr="00CB1DBB">
        <w:rPr>
          <w:rFonts w:ascii="Times New Roman" w:hAnsi="Times New Roman" w:hint="eastAsia"/>
          <w:lang w:eastAsia="zh-CN"/>
        </w:rPr>
        <w:t>SQL</w:t>
      </w:r>
      <w:r w:rsidRPr="00CB1DBB">
        <w:rPr>
          <w:rFonts w:ascii="Times New Roman" w:hAnsi="Times New Roman" w:hint="eastAsia"/>
          <w:lang w:eastAsia="zh-CN"/>
        </w:rPr>
        <w:t>查询</w:t>
      </w:r>
      <w:r w:rsidRPr="00CB1DBB">
        <w:rPr>
          <w:rFonts w:ascii="Times New Roman" w:hAnsi="Times New Roman"/>
          <w:lang w:eastAsia="zh-CN"/>
        </w:rPr>
        <w:t>语句，</w:t>
      </w:r>
      <w:r w:rsidRPr="00CB1DBB">
        <w:rPr>
          <w:rFonts w:ascii="Times New Roman" w:hAnsi="Times New Roman" w:hint="eastAsia"/>
          <w:lang w:eastAsia="zh-CN"/>
        </w:rPr>
        <w:t>并结合</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hint="eastAsia"/>
          <w:lang w:eastAsia="zh-CN"/>
        </w:rPr>
        <w:t>中</w:t>
      </w:r>
      <w:r w:rsidRPr="00CB1DBB">
        <w:rPr>
          <w:rFonts w:ascii="Times New Roman" w:hAnsi="Times New Roman"/>
          <w:lang w:eastAsia="zh-CN"/>
        </w:rPr>
        <w:t>图</w:t>
      </w:r>
      <w:r w:rsidRPr="00CB1DBB">
        <w:rPr>
          <w:rFonts w:ascii="Times New Roman" w:hAnsi="Times New Roman" w:hint="eastAsia"/>
          <w:lang w:eastAsia="zh-CN"/>
        </w:rPr>
        <w:t>表</w:t>
      </w:r>
      <w:r w:rsidRPr="00CB1DBB">
        <w:rPr>
          <w:rFonts w:ascii="Times New Roman" w:hAnsi="Times New Roman"/>
          <w:lang w:eastAsia="zh-CN"/>
        </w:rPr>
        <w:t>类型的数据结构，</w:t>
      </w:r>
      <w:r w:rsidRPr="00CB1DBB">
        <w:rPr>
          <w:rFonts w:ascii="Times New Roman" w:hAnsi="Times New Roman" w:hint="eastAsia"/>
          <w:lang w:eastAsia="zh-CN"/>
        </w:rPr>
        <w:t>将返回</w:t>
      </w:r>
      <w:r w:rsidRPr="00CB1DBB">
        <w:rPr>
          <w:rFonts w:ascii="Times New Roman" w:hAnsi="Times New Roman"/>
          <w:lang w:eastAsia="zh-CN"/>
        </w:rPr>
        <w:t>的</w:t>
      </w:r>
      <w:r w:rsidR="007A6C40" w:rsidRPr="00CB1DBB">
        <w:rPr>
          <w:rFonts w:ascii="Times New Roman" w:hAnsi="Times New Roman"/>
          <w:lang w:eastAsia="zh-CN"/>
        </w:rPr>
        <w:t>结果集，</w:t>
      </w:r>
      <w:r w:rsidRPr="00CB1DBB">
        <w:rPr>
          <w:rFonts w:ascii="Times New Roman" w:hAnsi="Times New Roman"/>
          <w:lang w:eastAsia="zh-CN"/>
        </w:rPr>
        <w:t>封装成的</w:t>
      </w:r>
      <w:r w:rsidRPr="00CB1DBB">
        <w:rPr>
          <w:rFonts w:ascii="Times New Roman" w:hAnsi="Times New Roman"/>
          <w:lang w:eastAsia="zh-CN"/>
        </w:rPr>
        <w:t xml:space="preserve"> </w:t>
      </w:r>
      <w:r w:rsidRPr="00CB1DBB">
        <w:rPr>
          <w:rFonts w:ascii="Times New Roman" w:hAnsi="Times New Roman" w:hint="eastAsia"/>
          <w:lang w:eastAsia="zh-CN"/>
        </w:rPr>
        <w:t>jso</w:t>
      </w:r>
      <w:r w:rsidRPr="00CB1DBB">
        <w:rPr>
          <w:rFonts w:ascii="Times New Roman" w:hAnsi="Times New Roman"/>
          <w:lang w:eastAsia="zh-CN"/>
        </w:rPr>
        <w:t xml:space="preserve">n </w:t>
      </w:r>
      <w:r w:rsidR="00FF7CE0" w:rsidRPr="00CB1DBB">
        <w:rPr>
          <w:rFonts w:ascii="Times New Roman" w:hAnsi="Times New Roman" w:hint="eastAsia"/>
          <w:lang w:eastAsia="zh-CN"/>
        </w:rPr>
        <w:t>数据格式</w:t>
      </w:r>
      <w:r w:rsidRPr="00CB1DBB">
        <w:rPr>
          <w:rFonts w:ascii="Times New Roman" w:hAnsi="Times New Roman"/>
          <w:lang w:eastAsia="zh-CN"/>
        </w:rPr>
        <w:t>，</w:t>
      </w:r>
      <w:r w:rsidRPr="00CB1DBB">
        <w:rPr>
          <w:rFonts w:ascii="Times New Roman" w:hAnsi="Times New Roman" w:hint="eastAsia"/>
          <w:lang w:eastAsia="zh-CN"/>
        </w:rPr>
        <w:t>返回</w:t>
      </w:r>
      <w:r w:rsidRPr="00CB1DBB">
        <w:rPr>
          <w:rFonts w:ascii="Times New Roman" w:hAnsi="Times New Roman"/>
          <w:lang w:eastAsia="zh-CN"/>
        </w:rPr>
        <w:t>给</w:t>
      </w:r>
      <w:r w:rsidR="002356C1" w:rsidRPr="00CB1DBB">
        <w:rPr>
          <w:rFonts w:ascii="Times New Roman" w:hAnsi="Times New Roman" w:hint="eastAsia"/>
          <w:lang w:eastAsia="zh-CN"/>
        </w:rPr>
        <w:t>前端</w:t>
      </w:r>
      <w:r w:rsidR="002356C1" w:rsidRPr="00CB1DBB">
        <w:rPr>
          <w:rFonts w:ascii="Times New Roman" w:hAnsi="Times New Roman"/>
          <w:lang w:eastAsia="zh-CN"/>
        </w:rPr>
        <w:t>的，</w:t>
      </w:r>
      <w:r w:rsidR="002356C1" w:rsidRPr="00CB1DBB">
        <w:rPr>
          <w:rFonts w:ascii="Times New Roman" w:hAnsi="Times New Roman" w:hint="eastAsia"/>
          <w:lang w:eastAsia="zh-CN"/>
        </w:rPr>
        <w:t>利用</w:t>
      </w:r>
      <w:r w:rsidR="002356C1" w:rsidRPr="00CB1DBB">
        <w:rPr>
          <w:rFonts w:ascii="Times New Roman" w:hAnsi="Times New Roman"/>
          <w:lang w:eastAsia="zh-CN"/>
        </w:rPr>
        <w:t xml:space="preserve"> Chart.js </w:t>
      </w:r>
      <w:r w:rsidR="002356C1" w:rsidRPr="00CB1DBB">
        <w:rPr>
          <w:rFonts w:ascii="Times New Roman" w:hAnsi="Times New Roman" w:hint="eastAsia"/>
          <w:lang w:eastAsia="zh-CN"/>
        </w:rPr>
        <w:t>初始化图</w:t>
      </w:r>
      <w:r w:rsidR="002356C1" w:rsidRPr="00CB1DBB">
        <w:rPr>
          <w:rFonts w:ascii="Times New Roman" w:hAnsi="Times New Roman"/>
          <w:lang w:eastAsia="zh-CN"/>
        </w:rPr>
        <w:t>表</w:t>
      </w:r>
      <w:r w:rsidRPr="00CB1DBB">
        <w:rPr>
          <w:rFonts w:ascii="Times New Roman" w:hAnsi="Times New Roman"/>
          <w:lang w:eastAsia="zh-CN"/>
        </w:rPr>
        <w:t>。</w:t>
      </w:r>
    </w:p>
    <w:p w14:paraId="28416075" w14:textId="77777777" w:rsidR="006331D1" w:rsidRPr="00CB1DBB" w:rsidRDefault="006331D1" w:rsidP="006331D1">
      <w:pPr>
        <w:ind w:firstLineChars="0" w:firstLine="480"/>
        <w:rPr>
          <w:rFonts w:ascii="Times New Roman" w:hAnsi="Times New Roman"/>
          <w:lang w:eastAsia="zh-CN"/>
        </w:rPr>
      </w:pPr>
      <w:r w:rsidRPr="00CB1DBB">
        <w:rPr>
          <w:rFonts w:ascii="Times New Roman" w:hAnsi="Times New Roman"/>
          <w:lang w:eastAsia="zh-CN"/>
        </w:rPr>
        <w:lastRenderedPageBreak/>
        <w:t>统计项目</w:t>
      </w:r>
      <w:r w:rsidRPr="00CB1DBB">
        <w:rPr>
          <w:rFonts w:ascii="Times New Roman" w:hAnsi="Times New Roman" w:hint="eastAsia"/>
          <w:lang w:eastAsia="zh-CN"/>
        </w:rPr>
        <w:t>所有</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状态分布</w:t>
      </w:r>
      <w:r w:rsidRPr="00CB1DBB">
        <w:rPr>
          <w:rFonts w:ascii="Times New Roman" w:hAnsi="Times New Roman" w:hint="eastAsia"/>
          <w:lang w:eastAsia="zh-CN"/>
        </w:rPr>
        <w:t>和</w:t>
      </w:r>
      <w:r w:rsidR="0066016B">
        <w:rPr>
          <w:rFonts w:ascii="Times New Roman" w:hAnsi="Times New Roman"/>
          <w:lang w:eastAsia="zh-CN"/>
        </w:rPr>
        <w:t>Bug</w:t>
      </w:r>
      <w:r w:rsidRPr="00CB1DBB">
        <w:rPr>
          <w:rFonts w:ascii="Times New Roman" w:hAnsi="Times New Roman" w:hint="eastAsia"/>
          <w:lang w:eastAsia="zh-CN"/>
        </w:rPr>
        <w:t>趋势</w:t>
      </w:r>
      <w:r w:rsidRPr="00CB1DBB">
        <w:rPr>
          <w:rFonts w:ascii="Times New Roman" w:hAnsi="Times New Roman"/>
          <w:lang w:eastAsia="zh-CN"/>
        </w:rPr>
        <w:t>，项目成员</w:t>
      </w:r>
      <w:r w:rsidRPr="00CB1DBB">
        <w:rPr>
          <w:rFonts w:ascii="Times New Roman" w:hAnsi="Times New Roman" w:hint="eastAsia"/>
          <w:lang w:eastAsia="zh-CN"/>
        </w:rPr>
        <w:t>在</w:t>
      </w:r>
      <w:r w:rsidRPr="00CB1DBB">
        <w:rPr>
          <w:rFonts w:ascii="Times New Roman" w:hAnsi="Times New Roman"/>
          <w:lang w:eastAsia="zh-CN"/>
        </w:rPr>
        <w:t>导航栏上</w:t>
      </w:r>
      <w:r w:rsidRPr="00CB1DBB">
        <w:rPr>
          <w:rFonts w:ascii="Times New Roman" w:hAnsi="Times New Roman" w:hint="eastAsia"/>
          <w:lang w:eastAsia="zh-CN"/>
        </w:rPr>
        <w:t>选择</w:t>
      </w:r>
      <w:r w:rsidRPr="00CB1DBB">
        <w:rPr>
          <w:rFonts w:ascii="Times New Roman" w:hAnsi="Times New Roman"/>
          <w:lang w:eastAsia="zh-CN"/>
        </w:rPr>
        <w:t>自己参与的项目，</w:t>
      </w:r>
      <w:r w:rsidRPr="00CB1DBB">
        <w:rPr>
          <w:rFonts w:ascii="Times New Roman" w:hAnsi="Times New Roman" w:hint="eastAsia"/>
          <w:lang w:eastAsia="zh-CN"/>
        </w:rPr>
        <w:t>在统计</w:t>
      </w:r>
      <w:r w:rsidRPr="00CB1DBB">
        <w:rPr>
          <w:rFonts w:ascii="Times New Roman" w:hAnsi="Times New Roman"/>
          <w:lang w:eastAsia="zh-CN"/>
        </w:rPr>
        <w:t>部分，</w:t>
      </w:r>
      <w:r w:rsidRPr="00CB1DBB">
        <w:rPr>
          <w:rFonts w:ascii="Times New Roman" w:hAnsi="Times New Roman" w:hint="eastAsia"/>
          <w:lang w:eastAsia="zh-CN"/>
        </w:rPr>
        <w:t>通过</w:t>
      </w:r>
      <w:r w:rsidRPr="00CB1DBB">
        <w:rPr>
          <w:rFonts w:ascii="Times New Roman" w:hAnsi="Times New Roman"/>
          <w:lang w:eastAsia="zh-CN"/>
        </w:rPr>
        <w:t xml:space="preserve"> </w:t>
      </w:r>
      <w:r w:rsidRPr="00CB1DBB">
        <w:rPr>
          <w:rFonts w:ascii="Times New Roman" w:hAnsi="Times New Roman" w:hint="eastAsia"/>
          <w:lang w:eastAsia="zh-CN"/>
        </w:rPr>
        <w:t xml:space="preserve">Chart.js </w:t>
      </w:r>
      <w:r w:rsidRPr="00CB1DBB">
        <w:rPr>
          <w:rFonts w:ascii="Times New Roman" w:hAnsi="Times New Roman"/>
          <w:lang w:eastAsia="zh-CN"/>
        </w:rPr>
        <w:t>图</w:t>
      </w:r>
      <w:r w:rsidRPr="00CB1DBB">
        <w:rPr>
          <w:rFonts w:ascii="Times New Roman" w:hAnsi="Times New Roman" w:hint="eastAsia"/>
          <w:lang w:eastAsia="zh-CN"/>
        </w:rPr>
        <w:t>表显示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分布。</w:t>
      </w:r>
    </w:p>
    <w:p w14:paraId="6F1E2079" w14:textId="77777777" w:rsidR="006331D1" w:rsidRPr="00CB1DBB" w:rsidRDefault="006331D1" w:rsidP="006331D1">
      <w:pPr>
        <w:ind w:firstLineChars="0" w:firstLine="480"/>
        <w:rPr>
          <w:rFonts w:ascii="Times New Roman" w:hAnsi="Times New Roman"/>
          <w:lang w:eastAsia="zh-CN"/>
        </w:rPr>
      </w:pPr>
    </w:p>
    <w:p w14:paraId="71D0B618" w14:textId="77777777" w:rsidR="006331D1" w:rsidRPr="00CB1DBB" w:rsidRDefault="009F1502" w:rsidP="006331D1">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73D0EF99" wp14:editId="3184BD1D">
            <wp:extent cx="4371975" cy="778510"/>
            <wp:effectExtent l="0" t="0" r="0" b="0"/>
            <wp:docPr id="48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1975" cy="778510"/>
                    </a:xfrm>
                    <a:prstGeom prst="rect">
                      <a:avLst/>
                    </a:prstGeom>
                    <a:noFill/>
                    <a:ln>
                      <a:noFill/>
                    </a:ln>
                  </pic:spPr>
                </pic:pic>
              </a:graphicData>
            </a:graphic>
          </wp:inline>
        </w:drawing>
      </w:r>
    </w:p>
    <w:p w14:paraId="6EE6A589" w14:textId="77777777" w:rsidR="006331D1" w:rsidRPr="00CB1DBB" w:rsidRDefault="006331D1"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C24B6" w:rsidRPr="00CB1DBB">
        <w:rPr>
          <w:rFonts w:ascii="Times New Roman" w:hAnsi="Times New Roman"/>
          <w:sz w:val="21"/>
          <w:szCs w:val="21"/>
        </w:rPr>
        <w:t>6-8</w:t>
      </w:r>
      <w:r w:rsidRPr="00CB1DBB">
        <w:rPr>
          <w:rFonts w:ascii="Times New Roman" w:hAnsi="Times New Roman"/>
          <w:sz w:val="21"/>
          <w:szCs w:val="21"/>
        </w:rPr>
        <w:t>统计</w:t>
      </w:r>
      <w:r w:rsidRPr="00CB1DBB">
        <w:rPr>
          <w:rFonts w:ascii="Times New Roman" w:hAnsi="Times New Roman"/>
          <w:sz w:val="21"/>
          <w:szCs w:val="21"/>
        </w:rPr>
        <w:t xml:space="preserve"> </w:t>
      </w:r>
      <w:r w:rsidRPr="00CB1DBB">
        <w:rPr>
          <w:rFonts w:ascii="Times New Roman" w:hAnsi="Times New Roman"/>
          <w:sz w:val="21"/>
          <w:szCs w:val="21"/>
        </w:rPr>
        <w:t>指定项目的</w:t>
      </w:r>
      <w:r w:rsidR="005449D1">
        <w:rPr>
          <w:rFonts w:ascii="Times New Roman" w:hAnsi="Times New Roman"/>
          <w:sz w:val="21"/>
          <w:szCs w:val="21"/>
        </w:rPr>
        <w:t xml:space="preserve"> </w:t>
      </w:r>
      <w:r w:rsidR="0066016B">
        <w:rPr>
          <w:rFonts w:ascii="Times New Roman" w:hAnsi="Times New Roman"/>
          <w:sz w:val="21"/>
          <w:szCs w:val="21"/>
        </w:rPr>
        <w:t>Bug</w:t>
      </w:r>
      <w:r w:rsidRPr="00CB1DBB">
        <w:rPr>
          <w:rFonts w:ascii="Times New Roman" w:hAnsi="Times New Roman" w:hint="eastAsia"/>
          <w:sz w:val="21"/>
          <w:szCs w:val="21"/>
        </w:rPr>
        <w:t>指定状态</w:t>
      </w:r>
      <w:r w:rsidRPr="00CB1DBB">
        <w:rPr>
          <w:rFonts w:ascii="Times New Roman" w:hAnsi="Times New Roman"/>
          <w:sz w:val="21"/>
          <w:szCs w:val="21"/>
        </w:rPr>
        <w:t>一</w:t>
      </w:r>
      <w:r w:rsidRPr="00CB1DBB">
        <w:rPr>
          <w:rFonts w:ascii="Times New Roman" w:hAnsi="Times New Roman" w:hint="eastAsia"/>
          <w:sz w:val="21"/>
          <w:szCs w:val="21"/>
        </w:rPr>
        <w:t>段时间</w:t>
      </w:r>
      <w:r w:rsidRPr="00CB1DBB">
        <w:rPr>
          <w:rFonts w:ascii="Times New Roman" w:hAnsi="Times New Roman"/>
          <w:sz w:val="21"/>
          <w:szCs w:val="21"/>
        </w:rPr>
        <w:t>内每天数量</w:t>
      </w:r>
      <w:r w:rsidRPr="00CB1DBB">
        <w:rPr>
          <w:rFonts w:ascii="Times New Roman" w:hAnsi="Times New Roman" w:hint="eastAsia"/>
          <w:sz w:val="21"/>
          <w:szCs w:val="21"/>
        </w:rPr>
        <w:t>趋势</w:t>
      </w:r>
      <w:r w:rsidRPr="00CB1DBB">
        <w:rPr>
          <w:rFonts w:ascii="Times New Roman" w:hAnsi="Times New Roman"/>
          <w:sz w:val="21"/>
          <w:szCs w:val="21"/>
        </w:rPr>
        <w:t xml:space="preserve"> </w:t>
      </w:r>
      <w:r w:rsidRPr="00CB1DBB">
        <w:rPr>
          <w:rFonts w:ascii="Times New Roman" w:hAnsi="Times New Roman" w:hint="eastAsia"/>
          <w:sz w:val="21"/>
          <w:szCs w:val="21"/>
        </w:rPr>
        <w:t>SQL</w:t>
      </w:r>
    </w:p>
    <w:p w14:paraId="21696B7D" w14:textId="77777777" w:rsidR="001B016B" w:rsidRPr="00CB1DBB" w:rsidRDefault="001B016B" w:rsidP="001B016B">
      <w:pPr>
        <w:ind w:left="480" w:firstLineChars="0" w:firstLine="0"/>
        <w:rPr>
          <w:rFonts w:ascii="Times New Roman" w:hAnsi="Times New Roman"/>
          <w:lang w:eastAsia="zh-CN"/>
        </w:rPr>
      </w:pPr>
    </w:p>
    <w:p w14:paraId="644D517B" w14:textId="77777777" w:rsidR="00E5076F" w:rsidRPr="00CB1DBB" w:rsidRDefault="009F1502" w:rsidP="00DE5088">
      <w:pPr>
        <w:keepNext/>
        <w:spacing w:line="240" w:lineRule="auto"/>
        <w:ind w:left="482"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4C57D72E" wp14:editId="60E6CACA">
            <wp:extent cx="4786630" cy="2400300"/>
            <wp:effectExtent l="0" t="0" r="0" b="0"/>
            <wp:docPr id="4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6630" cy="2400300"/>
                    </a:xfrm>
                    <a:prstGeom prst="rect">
                      <a:avLst/>
                    </a:prstGeom>
                    <a:noFill/>
                    <a:ln>
                      <a:noFill/>
                    </a:ln>
                  </pic:spPr>
                </pic:pic>
              </a:graphicData>
            </a:graphic>
          </wp:inline>
        </w:drawing>
      </w:r>
    </w:p>
    <w:p w14:paraId="053BC8EF" w14:textId="77777777" w:rsidR="001B016B" w:rsidRPr="00CB1DBB" w:rsidRDefault="00E5076F" w:rsidP="00E5076F">
      <w:pPr>
        <w:pStyle w:val="ab"/>
        <w:ind w:firstLine="400"/>
        <w:jc w:val="center"/>
        <w:rPr>
          <w:rFonts w:ascii="Times New Roman" w:hAnsi="Times New Roman"/>
          <w:lang w:eastAsia="zh-CN"/>
        </w:rPr>
      </w:pPr>
      <w:r w:rsidRPr="00CB1DBB">
        <w:rPr>
          <w:rFonts w:ascii="Times New Roman" w:hAnsi="Times New Roman" w:hint="eastAsia"/>
        </w:rPr>
        <w:t>图</w:t>
      </w:r>
      <w:r w:rsidR="00A96968" w:rsidRPr="00CB1DBB">
        <w:rPr>
          <w:rFonts w:ascii="Times New Roman" w:hAnsi="Times New Roman"/>
          <w:lang w:eastAsia="zh-CN"/>
        </w:rPr>
        <w:t>6-9</w:t>
      </w:r>
      <w:r w:rsidRPr="00CB1DBB">
        <w:rPr>
          <w:rFonts w:ascii="Times New Roman" w:hAnsi="Times New Roman"/>
          <w:noProof/>
        </w:rPr>
        <w:t xml:space="preserve"> </w:t>
      </w:r>
      <w:r w:rsidRPr="00CB1DBB">
        <w:rPr>
          <w:rFonts w:ascii="Times New Roman" w:hAnsi="Times New Roman"/>
          <w:noProof/>
          <w:lang w:eastAsia="zh-CN"/>
        </w:rPr>
        <w:t xml:space="preserve"> </w:t>
      </w:r>
      <w:r w:rsidR="0066016B">
        <w:rPr>
          <w:rFonts w:ascii="Times New Roman" w:hAnsi="Times New Roman"/>
          <w:noProof/>
          <w:lang w:eastAsia="zh-CN"/>
        </w:rPr>
        <w:t>Bug</w:t>
      </w:r>
      <w:r w:rsidRPr="00CB1DBB">
        <w:rPr>
          <w:rFonts w:ascii="Times New Roman" w:hAnsi="Times New Roman"/>
          <w:noProof/>
          <w:lang w:eastAsia="zh-CN"/>
        </w:rPr>
        <w:t>状态趋势图</w:t>
      </w:r>
    </w:p>
    <w:p w14:paraId="619825DB" w14:textId="77777777" w:rsidR="001B016B" w:rsidRPr="00CB1DBB" w:rsidRDefault="001B016B" w:rsidP="00BE39E6">
      <w:pPr>
        <w:spacing w:line="240" w:lineRule="auto"/>
        <w:ind w:firstLineChars="0" w:firstLine="0"/>
        <w:rPr>
          <w:rFonts w:ascii="Times New Roman" w:hAnsi="Times New Roman"/>
          <w:lang w:eastAsia="zh-CN"/>
        </w:rPr>
      </w:pPr>
    </w:p>
    <w:p w14:paraId="24F122C5" w14:textId="77777777" w:rsidR="001B016B" w:rsidRPr="00CB1DBB" w:rsidRDefault="001B016B" w:rsidP="001B016B">
      <w:pPr>
        <w:spacing w:line="240" w:lineRule="auto"/>
        <w:ind w:left="482" w:firstLineChars="0" w:firstLine="0"/>
        <w:rPr>
          <w:rFonts w:ascii="Times New Roman" w:hAnsi="Times New Roman"/>
          <w:lang w:eastAsia="zh-CN"/>
        </w:rPr>
      </w:pPr>
    </w:p>
    <w:p w14:paraId="51CF9BBC" w14:textId="77777777" w:rsidR="007F7F3E" w:rsidRPr="00CB1DBB" w:rsidRDefault="009F1502" w:rsidP="007F7F3E">
      <w:pPr>
        <w:keepNext/>
        <w:spacing w:line="240" w:lineRule="auto"/>
        <w:ind w:left="482"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10FE8160" wp14:editId="0EB5F920">
            <wp:extent cx="4000500" cy="2550160"/>
            <wp:effectExtent l="0" t="0" r="0" b="0"/>
            <wp:docPr id="48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2550160"/>
                    </a:xfrm>
                    <a:prstGeom prst="rect">
                      <a:avLst/>
                    </a:prstGeom>
                    <a:noFill/>
                    <a:ln>
                      <a:noFill/>
                    </a:ln>
                  </pic:spPr>
                </pic:pic>
              </a:graphicData>
            </a:graphic>
          </wp:inline>
        </w:drawing>
      </w:r>
    </w:p>
    <w:p w14:paraId="24964FAB" w14:textId="77777777" w:rsidR="001B016B" w:rsidRPr="00CB1DBB" w:rsidRDefault="007F7F3E"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47007F" w:rsidRPr="00CB1DBB">
        <w:rPr>
          <w:rFonts w:ascii="Times New Roman" w:hAnsi="Times New Roman"/>
          <w:sz w:val="21"/>
          <w:szCs w:val="21"/>
        </w:rPr>
        <w:t>6-10</w:t>
      </w:r>
      <w:r w:rsidRPr="00CB1DBB">
        <w:rPr>
          <w:rFonts w:ascii="Times New Roman" w:hAnsi="Times New Roman"/>
          <w:sz w:val="21"/>
          <w:szCs w:val="21"/>
        </w:rPr>
        <w:t xml:space="preserve"> </w:t>
      </w:r>
      <w:r w:rsidR="0066016B">
        <w:rPr>
          <w:rFonts w:ascii="Times New Roman" w:hAnsi="Times New Roman"/>
          <w:sz w:val="21"/>
          <w:szCs w:val="21"/>
        </w:rPr>
        <w:t>Bug</w:t>
      </w:r>
      <w:r w:rsidR="00687903">
        <w:rPr>
          <w:rFonts w:ascii="Times New Roman" w:hAnsi="Times New Roman"/>
          <w:sz w:val="21"/>
          <w:szCs w:val="21"/>
        </w:rPr>
        <w:t xml:space="preserve"> </w:t>
      </w:r>
      <w:r w:rsidRPr="00CB1DBB">
        <w:rPr>
          <w:rFonts w:ascii="Times New Roman" w:hAnsi="Times New Roman"/>
          <w:sz w:val="21"/>
          <w:szCs w:val="21"/>
        </w:rPr>
        <w:t>状态分布图</w:t>
      </w:r>
    </w:p>
    <w:p w14:paraId="357B1AD4" w14:textId="483EB17B" w:rsidR="004D0330" w:rsidRPr="00CB1DBB" w:rsidRDefault="00F42B87" w:rsidP="00CB1DBB">
      <w:pPr>
        <w:pStyle w:val="2"/>
        <w:numPr>
          <w:ilvl w:val="1"/>
          <w:numId w:val="74"/>
        </w:numPr>
        <w:ind w:firstLineChars="0"/>
        <w:rPr>
          <w:rFonts w:ascii="Times New Roman" w:hAnsi="Times New Roman"/>
        </w:rPr>
      </w:pPr>
      <w:bookmarkStart w:id="348" w:name="_Toc451702767"/>
      <w:r>
        <w:rPr>
          <w:rFonts w:ascii="Times New Roman" w:hAnsi="Times New Roman"/>
        </w:rPr>
        <w:lastRenderedPageBreak/>
        <w:t>工作</w:t>
      </w:r>
      <w:r>
        <w:rPr>
          <w:rFonts w:ascii="Times New Roman" w:hAnsi="Times New Roman" w:hint="eastAsia"/>
        </w:rPr>
        <w:t>流配置模块</w:t>
      </w:r>
      <w:bookmarkEnd w:id="348"/>
      <w:r w:rsidR="004D0330" w:rsidRPr="00CB1DBB">
        <w:rPr>
          <w:rFonts w:ascii="Times New Roman" w:hAnsi="Times New Roman"/>
        </w:rPr>
        <w:t xml:space="preserve"> </w:t>
      </w:r>
    </w:p>
    <w:p w14:paraId="4EC10A56" w14:textId="77777777" w:rsidR="008158ED" w:rsidRPr="00CB1DBB" w:rsidRDefault="008158ED" w:rsidP="00CB1DBB">
      <w:pPr>
        <w:pStyle w:val="3"/>
        <w:numPr>
          <w:ilvl w:val="2"/>
          <w:numId w:val="74"/>
        </w:numPr>
        <w:ind w:firstLineChars="0"/>
        <w:rPr>
          <w:rFonts w:ascii="Times New Roman" w:hAnsi="Times New Roman"/>
        </w:rPr>
      </w:pPr>
      <w:bookmarkStart w:id="349" w:name="_Toc451434998"/>
      <w:bookmarkStart w:id="350" w:name="_Toc451435832"/>
      <w:bookmarkStart w:id="351" w:name="_Toc451455881"/>
      <w:bookmarkStart w:id="352" w:name="_Toc451456853"/>
      <w:bookmarkStart w:id="353" w:name="_Toc451457089"/>
      <w:bookmarkStart w:id="354" w:name="_Toc451457555"/>
      <w:bookmarkStart w:id="355" w:name="_Toc451702768"/>
      <w:r w:rsidRPr="00CB1DBB">
        <w:rPr>
          <w:rFonts w:ascii="Times New Roman" w:hAnsi="Times New Roman" w:hint="eastAsia"/>
        </w:rPr>
        <w:t>模型管理</w:t>
      </w:r>
      <w:bookmarkEnd w:id="349"/>
      <w:bookmarkEnd w:id="350"/>
      <w:bookmarkEnd w:id="351"/>
      <w:bookmarkEnd w:id="352"/>
      <w:bookmarkEnd w:id="353"/>
      <w:bookmarkEnd w:id="354"/>
      <w:bookmarkEnd w:id="355"/>
      <w:r w:rsidRPr="00CB1DBB">
        <w:rPr>
          <w:rFonts w:ascii="Times New Roman" w:hAnsi="Times New Roman" w:hint="eastAsia"/>
        </w:rPr>
        <w:t xml:space="preserve"> </w:t>
      </w:r>
    </w:p>
    <w:p w14:paraId="5EB65E7B" w14:textId="77777777" w:rsidR="003A78B2" w:rsidRPr="00CB1DBB" w:rsidRDefault="00F6586D" w:rsidP="003A78B2">
      <w:pPr>
        <w:pStyle w:val="a8"/>
        <w:numPr>
          <w:ilvl w:val="0"/>
          <w:numId w:val="17"/>
        </w:numPr>
        <w:ind w:firstLineChars="0"/>
        <w:rPr>
          <w:rFonts w:ascii="Times New Roman" w:hAnsi="Times New Roman"/>
          <w:lang w:eastAsia="zh-CN"/>
        </w:rPr>
      </w:pPr>
      <w:r w:rsidRPr="00CB1DBB">
        <w:rPr>
          <w:rFonts w:ascii="Times New Roman" w:hAnsi="Times New Roman"/>
          <w:lang w:eastAsia="zh-CN"/>
        </w:rPr>
        <w:t>新建模型</w:t>
      </w:r>
    </w:p>
    <w:p w14:paraId="15537B57" w14:textId="77777777" w:rsidR="003A78B2" w:rsidRPr="00CB1DBB" w:rsidRDefault="0079529C" w:rsidP="003A78B2">
      <w:pPr>
        <w:ind w:firstLineChars="0" w:firstLine="480"/>
        <w:rPr>
          <w:rFonts w:ascii="Times New Roman" w:hAnsi="Times New Roman"/>
          <w:lang w:eastAsia="zh-CN"/>
        </w:rPr>
      </w:pPr>
      <w:r w:rsidRPr="00CB1DBB">
        <w:rPr>
          <w:rFonts w:ascii="Times New Roman" w:hAnsi="Times New Roman"/>
          <w:lang w:eastAsia="zh-CN"/>
        </w:rPr>
        <w:t>新建模型，</w:t>
      </w:r>
      <w:r w:rsidR="003A78B2" w:rsidRPr="00CB1DBB">
        <w:rPr>
          <w:rFonts w:ascii="Times New Roman" w:hAnsi="Times New Roman" w:hint="eastAsia"/>
          <w:lang w:eastAsia="zh-CN"/>
        </w:rPr>
        <w:t>点击</w:t>
      </w:r>
      <w:r w:rsidR="004E7038" w:rsidRPr="00CB1DBB">
        <w:rPr>
          <w:rFonts w:ascii="Times New Roman" w:hAnsi="Times New Roman"/>
          <w:lang w:eastAsia="zh-CN"/>
        </w:rPr>
        <w:t>「提交」</w:t>
      </w:r>
      <w:r w:rsidR="004E7038" w:rsidRPr="00CB1DBB">
        <w:rPr>
          <w:rFonts w:ascii="Times New Roman" w:hAnsi="Times New Roman" w:hint="eastAsia"/>
          <w:lang w:eastAsia="zh-CN"/>
        </w:rPr>
        <w:t>后</w:t>
      </w:r>
      <w:r w:rsidR="004E7038" w:rsidRPr="00CB1DBB">
        <w:rPr>
          <w:rFonts w:ascii="Times New Roman" w:hAnsi="Times New Roman"/>
          <w:lang w:eastAsia="zh-CN"/>
        </w:rPr>
        <w:t>，</w:t>
      </w:r>
      <w:r w:rsidR="004E7038" w:rsidRPr="00CB1DBB">
        <w:rPr>
          <w:rFonts w:ascii="Times New Roman" w:hAnsi="Times New Roman" w:hint="eastAsia"/>
          <w:lang w:eastAsia="zh-CN"/>
        </w:rPr>
        <w:t>页面</w:t>
      </w:r>
      <w:r w:rsidR="004E7038" w:rsidRPr="00CB1DBB">
        <w:rPr>
          <w:rFonts w:ascii="Times New Roman" w:hAnsi="Times New Roman"/>
          <w:lang w:eastAsia="zh-CN"/>
        </w:rPr>
        <w:t>会跳转到</w:t>
      </w:r>
      <w:r w:rsidR="003A78B2" w:rsidRPr="00CB1DBB">
        <w:rPr>
          <w:rFonts w:ascii="Times New Roman" w:hAnsi="Times New Roman" w:hint="eastAsia"/>
          <w:lang w:eastAsia="zh-CN"/>
        </w:rPr>
        <w:t>在线</w:t>
      </w:r>
      <w:r w:rsidR="003A78B2" w:rsidRPr="00CB1DBB">
        <w:rPr>
          <w:rFonts w:ascii="Times New Roman" w:hAnsi="Times New Roman"/>
          <w:lang w:eastAsia="zh-CN"/>
        </w:rPr>
        <w:t>设计流程</w:t>
      </w:r>
      <w:r w:rsidR="000D1CD9" w:rsidRPr="00CB1DBB">
        <w:rPr>
          <w:rFonts w:ascii="Times New Roman" w:hAnsi="Times New Roman" w:hint="eastAsia"/>
          <w:lang w:eastAsia="zh-CN"/>
        </w:rPr>
        <w:t>定义页面</w:t>
      </w:r>
      <w:r w:rsidR="003A78B2" w:rsidRPr="00CB1DBB">
        <w:rPr>
          <w:rFonts w:ascii="Times New Roman" w:hAnsi="Times New Roman"/>
          <w:lang w:eastAsia="zh-CN"/>
        </w:rPr>
        <w:t>，</w:t>
      </w:r>
      <w:r w:rsidR="003A78B2" w:rsidRPr="00CB1DBB">
        <w:rPr>
          <w:rFonts w:ascii="Times New Roman" w:hAnsi="Times New Roman" w:hint="eastAsia"/>
          <w:lang w:eastAsia="zh-CN"/>
        </w:rPr>
        <w:t>设计</w:t>
      </w:r>
      <w:r w:rsidR="003A78B2" w:rsidRPr="00CB1DBB">
        <w:rPr>
          <w:rFonts w:ascii="Times New Roman" w:hAnsi="Times New Roman"/>
          <w:lang w:eastAsia="zh-CN"/>
        </w:rPr>
        <w:t>完毕后，点击「保存」图标进行保存。到模型管理</w:t>
      </w:r>
      <w:r w:rsidR="003A78B2" w:rsidRPr="00CB1DBB">
        <w:rPr>
          <w:rFonts w:ascii="Times New Roman" w:hAnsi="Times New Roman" w:hint="eastAsia"/>
          <w:lang w:eastAsia="zh-CN"/>
        </w:rPr>
        <w:t>列表</w:t>
      </w:r>
      <w:r w:rsidR="003A78B2" w:rsidRPr="00CB1DBB">
        <w:rPr>
          <w:rFonts w:ascii="Times New Roman" w:hAnsi="Times New Roman"/>
          <w:lang w:eastAsia="zh-CN"/>
        </w:rPr>
        <w:t>，</w:t>
      </w:r>
      <w:r w:rsidR="003A78B2" w:rsidRPr="00CB1DBB">
        <w:rPr>
          <w:rFonts w:ascii="Times New Roman" w:hAnsi="Times New Roman" w:hint="eastAsia"/>
          <w:lang w:eastAsia="zh-CN"/>
        </w:rPr>
        <w:t>点击</w:t>
      </w:r>
      <w:r w:rsidR="003A78B2" w:rsidRPr="00CB1DBB">
        <w:rPr>
          <w:rFonts w:ascii="Times New Roman" w:hAnsi="Times New Roman"/>
          <w:lang w:eastAsia="zh-CN"/>
        </w:rPr>
        <w:t>「</w:t>
      </w:r>
      <w:r w:rsidR="003A78B2" w:rsidRPr="00CB1DBB">
        <w:rPr>
          <w:rFonts w:ascii="Times New Roman" w:hAnsi="Times New Roman" w:hint="eastAsia"/>
          <w:lang w:eastAsia="zh-CN"/>
        </w:rPr>
        <w:t>部署</w:t>
      </w:r>
      <w:r w:rsidR="003A78B2" w:rsidRPr="00CB1DBB">
        <w:rPr>
          <w:rFonts w:ascii="Times New Roman" w:hAnsi="Times New Roman"/>
          <w:lang w:eastAsia="zh-CN"/>
        </w:rPr>
        <w:t>」，</w:t>
      </w:r>
      <w:r w:rsidR="003A78B2" w:rsidRPr="00CB1DBB">
        <w:rPr>
          <w:rFonts w:ascii="Times New Roman" w:hAnsi="Times New Roman" w:hint="eastAsia"/>
          <w:lang w:eastAsia="zh-CN"/>
        </w:rPr>
        <w:t>对</w:t>
      </w:r>
      <w:r w:rsidR="003A78B2" w:rsidRPr="00CB1DBB">
        <w:rPr>
          <w:rFonts w:ascii="Times New Roman" w:hAnsi="Times New Roman"/>
          <w:lang w:eastAsia="zh-CN"/>
        </w:rPr>
        <w:t>其进行</w:t>
      </w:r>
      <w:r w:rsidR="003A78B2" w:rsidRPr="00CB1DBB">
        <w:rPr>
          <w:rFonts w:ascii="Times New Roman" w:hAnsi="Times New Roman" w:hint="eastAsia"/>
          <w:lang w:eastAsia="zh-CN"/>
        </w:rPr>
        <w:t>部署</w:t>
      </w:r>
      <w:r w:rsidR="002258D3" w:rsidRPr="00CB1DBB">
        <w:rPr>
          <w:rFonts w:ascii="Times New Roman" w:hAnsi="Times New Roman"/>
          <w:lang w:eastAsia="zh-CN"/>
        </w:rPr>
        <w:t>。</w:t>
      </w:r>
    </w:p>
    <w:p w14:paraId="3EAF663D" w14:textId="77777777" w:rsidR="00F6586D" w:rsidRPr="00CB1DBB" w:rsidRDefault="00F6586D" w:rsidP="00F6586D">
      <w:pPr>
        <w:pStyle w:val="a8"/>
        <w:ind w:left="960" w:firstLineChars="0" w:firstLine="0"/>
        <w:rPr>
          <w:rFonts w:ascii="Times New Roman" w:hAnsi="Times New Roman"/>
          <w:lang w:eastAsia="zh-CN"/>
        </w:rPr>
      </w:pPr>
    </w:p>
    <w:p w14:paraId="69F1FD63" w14:textId="77777777" w:rsidR="00F4741A" w:rsidRPr="00CB1DBB" w:rsidRDefault="009F1502" w:rsidP="00F4741A">
      <w:pPr>
        <w:pStyle w:val="a8"/>
        <w:keepNext/>
        <w:spacing w:line="240" w:lineRule="auto"/>
        <w:ind w:left="958"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7622EB68" wp14:editId="34ADEA1F">
            <wp:extent cx="2614930" cy="2092960"/>
            <wp:effectExtent l="0" t="0" r="0" b="0"/>
            <wp:docPr id="4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14930" cy="2092960"/>
                    </a:xfrm>
                    <a:prstGeom prst="rect">
                      <a:avLst/>
                    </a:prstGeom>
                    <a:noFill/>
                    <a:ln>
                      <a:noFill/>
                    </a:ln>
                  </pic:spPr>
                </pic:pic>
              </a:graphicData>
            </a:graphic>
          </wp:inline>
        </w:drawing>
      </w:r>
    </w:p>
    <w:p w14:paraId="0392A6E5" w14:textId="77777777" w:rsidR="00F6586D" w:rsidRPr="00CB1DBB" w:rsidRDefault="00F4741A"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771327" w:rsidRPr="00CB1DBB">
        <w:rPr>
          <w:rFonts w:ascii="Times New Roman" w:hAnsi="Times New Roman"/>
          <w:sz w:val="21"/>
          <w:szCs w:val="21"/>
        </w:rPr>
        <w:t>6-11</w:t>
      </w:r>
      <w:r w:rsidRPr="00CB1DBB">
        <w:rPr>
          <w:rFonts w:ascii="Times New Roman" w:hAnsi="Times New Roman"/>
          <w:sz w:val="21"/>
          <w:szCs w:val="21"/>
        </w:rPr>
        <w:t xml:space="preserve"> </w:t>
      </w:r>
      <w:r w:rsidRPr="00CB1DBB">
        <w:rPr>
          <w:rFonts w:ascii="Times New Roman" w:hAnsi="Times New Roman"/>
          <w:sz w:val="21"/>
          <w:szCs w:val="21"/>
        </w:rPr>
        <w:t>添加模型</w:t>
      </w:r>
    </w:p>
    <w:p w14:paraId="2C195032" w14:textId="77777777" w:rsidR="006D3737" w:rsidRPr="00CB1DBB" w:rsidRDefault="006D3737" w:rsidP="006D3737">
      <w:pPr>
        <w:pStyle w:val="a8"/>
        <w:spacing w:line="240" w:lineRule="auto"/>
        <w:ind w:left="960" w:firstLineChars="0" w:firstLine="0"/>
        <w:rPr>
          <w:rFonts w:ascii="Times New Roman" w:hAnsi="Times New Roman"/>
          <w:lang w:eastAsia="zh-CN"/>
        </w:rPr>
      </w:pPr>
    </w:p>
    <w:p w14:paraId="6226600F" w14:textId="77777777" w:rsidR="004C78EE" w:rsidRPr="00CB1DBB" w:rsidRDefault="009F1502" w:rsidP="004C78EE">
      <w:pPr>
        <w:keepNext/>
        <w:spacing w:line="240" w:lineRule="auto"/>
        <w:ind w:left="480"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EFB6C20" wp14:editId="5E6FB854">
            <wp:extent cx="5136515" cy="2600325"/>
            <wp:effectExtent l="0" t="0" r="0" b="0"/>
            <wp:docPr id="4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6515" cy="2600325"/>
                    </a:xfrm>
                    <a:prstGeom prst="rect">
                      <a:avLst/>
                    </a:prstGeom>
                    <a:noFill/>
                    <a:ln>
                      <a:noFill/>
                    </a:ln>
                  </pic:spPr>
                </pic:pic>
              </a:graphicData>
            </a:graphic>
          </wp:inline>
        </w:drawing>
      </w:r>
    </w:p>
    <w:p w14:paraId="75400DBE" w14:textId="77777777" w:rsidR="00976F9B" w:rsidRPr="00CB1DBB" w:rsidRDefault="004C78EE"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A7896" w:rsidRPr="00CB1DBB">
        <w:rPr>
          <w:rFonts w:ascii="Times New Roman" w:hAnsi="Times New Roman"/>
          <w:sz w:val="21"/>
          <w:szCs w:val="21"/>
        </w:rPr>
        <w:t>6-12</w:t>
      </w:r>
      <w:r w:rsidRPr="00CB1DBB">
        <w:rPr>
          <w:rFonts w:ascii="Times New Roman" w:hAnsi="Times New Roman"/>
          <w:sz w:val="21"/>
          <w:szCs w:val="21"/>
        </w:rPr>
        <w:t xml:space="preserve"> </w:t>
      </w:r>
      <w:r w:rsidRPr="00CB1DBB">
        <w:rPr>
          <w:rFonts w:ascii="Times New Roman" w:hAnsi="Times New Roman"/>
          <w:sz w:val="21"/>
          <w:szCs w:val="21"/>
        </w:rPr>
        <w:t>在线工作流设计器</w:t>
      </w:r>
    </w:p>
    <w:p w14:paraId="355C1A40"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2967D634"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0F915146" w14:textId="77777777" w:rsidR="00F6586D" w:rsidRPr="00CB1DBB" w:rsidRDefault="00F6586D" w:rsidP="00976F9B">
      <w:pPr>
        <w:spacing w:line="240" w:lineRule="auto"/>
        <w:ind w:firstLineChars="0" w:firstLine="480"/>
        <w:rPr>
          <w:rFonts w:ascii="Times New Roman" w:hAnsi="Times New Roman"/>
          <w:lang w:eastAsia="zh-CN"/>
        </w:rPr>
      </w:pPr>
    </w:p>
    <w:p w14:paraId="54E7AFBD"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574DC02C" w14:textId="77777777" w:rsidR="008158ED" w:rsidRPr="00CB1DBB" w:rsidRDefault="008158ED" w:rsidP="00CB1DBB">
      <w:pPr>
        <w:pStyle w:val="3"/>
        <w:numPr>
          <w:ilvl w:val="2"/>
          <w:numId w:val="74"/>
        </w:numPr>
        <w:ind w:firstLineChars="0"/>
        <w:rPr>
          <w:rFonts w:ascii="Times New Roman" w:hAnsi="Times New Roman"/>
        </w:rPr>
      </w:pPr>
      <w:bookmarkStart w:id="356" w:name="_Toc451434999"/>
      <w:bookmarkStart w:id="357" w:name="_Toc451435833"/>
      <w:bookmarkStart w:id="358" w:name="_Toc451455882"/>
      <w:bookmarkStart w:id="359" w:name="_Toc451456854"/>
      <w:bookmarkStart w:id="360" w:name="_Toc451457090"/>
      <w:bookmarkStart w:id="361" w:name="_Toc451457556"/>
      <w:bookmarkStart w:id="362" w:name="_Toc451702769"/>
      <w:r w:rsidRPr="00CB1DBB">
        <w:rPr>
          <w:rFonts w:ascii="Times New Roman" w:hAnsi="Times New Roman" w:hint="eastAsia"/>
        </w:rPr>
        <w:lastRenderedPageBreak/>
        <w:t>流程管理</w:t>
      </w:r>
      <w:bookmarkEnd w:id="356"/>
      <w:bookmarkEnd w:id="357"/>
      <w:bookmarkEnd w:id="358"/>
      <w:bookmarkEnd w:id="359"/>
      <w:bookmarkEnd w:id="360"/>
      <w:bookmarkEnd w:id="361"/>
      <w:bookmarkEnd w:id="362"/>
    </w:p>
    <w:p w14:paraId="5CD24202" w14:textId="77777777" w:rsidR="00001A14" w:rsidRPr="00CB1DBB" w:rsidRDefault="00EC4596" w:rsidP="003273BB">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流程</w:t>
      </w:r>
    </w:p>
    <w:p w14:paraId="093B2165" w14:textId="77777777" w:rsidR="00737F0A" w:rsidRPr="00CB1DBB" w:rsidRDefault="00737F0A" w:rsidP="00737F0A">
      <w:pPr>
        <w:pStyle w:val="a8"/>
        <w:ind w:left="960" w:firstLineChars="0" w:firstLine="0"/>
        <w:rPr>
          <w:rFonts w:ascii="Times New Roman" w:hAnsi="Times New Roman"/>
          <w:lang w:eastAsia="zh-CN"/>
        </w:rPr>
      </w:pPr>
    </w:p>
    <w:p w14:paraId="3C7CCAED" w14:textId="77777777" w:rsidR="00EC4596" w:rsidRPr="00CB1DBB" w:rsidRDefault="009F1502" w:rsidP="00EC4596">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7EFF4AE6" wp14:editId="22E95856">
            <wp:extent cx="4164965" cy="2207260"/>
            <wp:effectExtent l="0" t="0" r="0" b="0"/>
            <wp:docPr id="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4965" cy="2207260"/>
                    </a:xfrm>
                    <a:prstGeom prst="rect">
                      <a:avLst/>
                    </a:prstGeom>
                    <a:noFill/>
                    <a:ln>
                      <a:noFill/>
                    </a:ln>
                  </pic:spPr>
                </pic:pic>
              </a:graphicData>
            </a:graphic>
          </wp:inline>
        </w:drawing>
      </w:r>
    </w:p>
    <w:p w14:paraId="1A81B885" w14:textId="77777777" w:rsidR="00EC4596" w:rsidRPr="00CB1DBB" w:rsidRDefault="00EC4596"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00501B1A" w:rsidRPr="00CB1DBB">
        <w:rPr>
          <w:rFonts w:ascii="Times New Roman" w:hAnsi="Times New Roman"/>
          <w:sz w:val="21"/>
          <w:szCs w:val="21"/>
        </w:rPr>
        <w:t>6-13</w:t>
      </w:r>
      <w:r w:rsidRPr="00CB1DBB">
        <w:rPr>
          <w:rFonts w:ascii="Times New Roman" w:hAnsi="Times New Roman"/>
          <w:sz w:val="21"/>
          <w:szCs w:val="21"/>
        </w:rPr>
        <w:t>上传文件部署流程</w:t>
      </w:r>
    </w:p>
    <w:p w14:paraId="7D9098A9" w14:textId="4035B9EA" w:rsidR="004D0330" w:rsidRPr="00CB1DBB" w:rsidRDefault="00B50A99" w:rsidP="00CB1DBB">
      <w:pPr>
        <w:pStyle w:val="2"/>
        <w:numPr>
          <w:ilvl w:val="1"/>
          <w:numId w:val="74"/>
        </w:numPr>
        <w:ind w:firstLineChars="0"/>
        <w:rPr>
          <w:rFonts w:ascii="Times New Roman" w:hAnsi="Times New Roman"/>
        </w:rPr>
      </w:pPr>
      <w:bookmarkStart w:id="363" w:name="_Toc451435000"/>
      <w:bookmarkStart w:id="364" w:name="_Toc451435834"/>
      <w:r w:rsidRPr="00CB1DBB">
        <w:rPr>
          <w:rFonts w:ascii="Times New Roman" w:hAnsi="Times New Roman"/>
        </w:rPr>
        <w:t xml:space="preserve"> </w:t>
      </w:r>
      <w:bookmarkStart w:id="365" w:name="_Toc451702770"/>
      <w:bookmarkEnd w:id="363"/>
      <w:bookmarkEnd w:id="364"/>
      <w:r w:rsidR="00BC58C5">
        <w:rPr>
          <w:rFonts w:ascii="Times New Roman" w:hAnsi="Times New Roman"/>
        </w:rPr>
        <w:t>即时</w:t>
      </w:r>
      <w:r w:rsidR="00BC58C5">
        <w:rPr>
          <w:rFonts w:ascii="Times New Roman" w:hAnsi="Times New Roman" w:hint="eastAsia"/>
        </w:rPr>
        <w:t>通讯模块</w:t>
      </w:r>
      <w:bookmarkEnd w:id="365"/>
    </w:p>
    <w:p w14:paraId="2F3D7D23" w14:textId="77777777" w:rsidR="008158ED" w:rsidRPr="00CB1DBB" w:rsidRDefault="008158ED" w:rsidP="00CB1DBB">
      <w:pPr>
        <w:pStyle w:val="3"/>
        <w:numPr>
          <w:ilvl w:val="2"/>
          <w:numId w:val="74"/>
        </w:numPr>
        <w:ind w:firstLineChars="0"/>
        <w:rPr>
          <w:rFonts w:ascii="Times New Roman" w:hAnsi="Times New Roman"/>
        </w:rPr>
      </w:pPr>
      <w:bookmarkStart w:id="366" w:name="_Toc451435001"/>
      <w:bookmarkStart w:id="367" w:name="_Toc451435835"/>
      <w:bookmarkStart w:id="368" w:name="_Toc451455884"/>
      <w:bookmarkStart w:id="369" w:name="_Toc451456856"/>
      <w:bookmarkStart w:id="370" w:name="_Toc451457092"/>
      <w:bookmarkStart w:id="371" w:name="_Toc451457558"/>
      <w:bookmarkStart w:id="372" w:name="_Toc451702771"/>
      <w:r w:rsidRPr="00CB1DBB">
        <w:rPr>
          <w:rFonts w:ascii="Times New Roman" w:hAnsi="Times New Roman" w:hint="eastAsia"/>
        </w:rPr>
        <w:t>站内通知</w:t>
      </w:r>
      <w:bookmarkEnd w:id="366"/>
      <w:bookmarkEnd w:id="367"/>
      <w:bookmarkEnd w:id="368"/>
      <w:bookmarkEnd w:id="369"/>
      <w:bookmarkEnd w:id="370"/>
      <w:bookmarkEnd w:id="371"/>
      <w:bookmarkEnd w:id="372"/>
      <w:r w:rsidRPr="00CB1DBB">
        <w:rPr>
          <w:rFonts w:ascii="Times New Roman" w:hAnsi="Times New Roman" w:hint="eastAsia"/>
        </w:rPr>
        <w:t xml:space="preserve"> </w:t>
      </w:r>
    </w:p>
    <w:p w14:paraId="64F6775D" w14:textId="77777777" w:rsidR="00B24255" w:rsidRPr="00CB1DBB" w:rsidRDefault="00777300" w:rsidP="00B24255">
      <w:pPr>
        <w:ind w:firstLine="480"/>
        <w:rPr>
          <w:rFonts w:ascii="Times New Roman" w:hAnsi="Times New Roman"/>
          <w:lang w:eastAsia="zh-CN"/>
        </w:rPr>
      </w:pPr>
      <w:r w:rsidRPr="00CB1DBB">
        <w:rPr>
          <w:rFonts w:ascii="Times New Roman" w:hAnsi="Times New Roman"/>
          <w:lang w:eastAsia="zh-CN"/>
        </w:rPr>
        <w:t>向指定人员发送通知</w:t>
      </w:r>
    </w:p>
    <w:p w14:paraId="5E4E07D8" w14:textId="77777777" w:rsidR="00D266F0" w:rsidRPr="00CB1DBB" w:rsidRDefault="00D266F0" w:rsidP="00B24255">
      <w:pPr>
        <w:ind w:firstLine="480"/>
        <w:rPr>
          <w:rFonts w:ascii="Times New Roman" w:hAnsi="Times New Roman"/>
          <w:lang w:eastAsia="zh-CN"/>
        </w:rPr>
      </w:pPr>
    </w:p>
    <w:p w14:paraId="728FDA3C" w14:textId="77777777" w:rsidR="004B0562" w:rsidRPr="00CB1DBB" w:rsidRDefault="009F1502" w:rsidP="004B0562">
      <w:pPr>
        <w:keepNext/>
        <w:spacing w:line="240" w:lineRule="auto"/>
        <w:ind w:firstLineChars="83" w:firstLine="199"/>
        <w:jc w:val="center"/>
        <w:rPr>
          <w:rFonts w:ascii="Times New Roman" w:hAnsi="Times New Roman"/>
        </w:rPr>
      </w:pPr>
      <w:r w:rsidRPr="00CB1DBB">
        <w:rPr>
          <w:rFonts w:ascii="Times New Roman" w:hAnsi="Times New Roman"/>
          <w:noProof/>
          <w:lang w:eastAsia="zh-CN"/>
        </w:rPr>
        <w:drawing>
          <wp:inline distT="0" distB="0" distL="0" distR="0" wp14:anchorId="6CEE9B9A" wp14:editId="18D46446">
            <wp:extent cx="4157980" cy="2607310"/>
            <wp:effectExtent l="0" t="0" r="0" b="0"/>
            <wp:docPr id="4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7980" cy="2607310"/>
                    </a:xfrm>
                    <a:prstGeom prst="rect">
                      <a:avLst/>
                    </a:prstGeom>
                    <a:noFill/>
                    <a:ln>
                      <a:noFill/>
                    </a:ln>
                  </pic:spPr>
                </pic:pic>
              </a:graphicData>
            </a:graphic>
          </wp:inline>
        </w:drawing>
      </w:r>
    </w:p>
    <w:p w14:paraId="13B417CD" w14:textId="77777777" w:rsidR="001B016B" w:rsidRPr="00CB1DBB" w:rsidRDefault="004B056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501B1A" w:rsidRPr="00CB1DBB">
        <w:rPr>
          <w:rFonts w:ascii="Times New Roman" w:hAnsi="Times New Roman"/>
          <w:sz w:val="21"/>
          <w:szCs w:val="21"/>
        </w:rPr>
        <w:t>6 -14</w:t>
      </w:r>
      <w:r w:rsidRPr="00CB1DBB">
        <w:rPr>
          <w:rFonts w:ascii="Times New Roman" w:hAnsi="Times New Roman"/>
          <w:sz w:val="21"/>
          <w:szCs w:val="21"/>
        </w:rPr>
        <w:t>发送通知</w:t>
      </w:r>
    </w:p>
    <w:p w14:paraId="7F01CB71" w14:textId="77777777" w:rsidR="00B24255" w:rsidRPr="00CB1DBB" w:rsidRDefault="00B24255" w:rsidP="00B24255">
      <w:pPr>
        <w:spacing w:line="240" w:lineRule="auto"/>
        <w:ind w:firstLineChars="83" w:firstLine="199"/>
        <w:rPr>
          <w:rFonts w:ascii="Times New Roman" w:hAnsi="Times New Roman"/>
          <w:lang w:eastAsia="zh-CN"/>
        </w:rPr>
      </w:pPr>
    </w:p>
    <w:p w14:paraId="02E6A232" w14:textId="77777777" w:rsidR="00B24255" w:rsidRPr="00CB1DBB" w:rsidRDefault="00B24255" w:rsidP="005E1E93">
      <w:pPr>
        <w:spacing w:line="240" w:lineRule="auto"/>
        <w:ind w:firstLineChars="166" w:firstLine="398"/>
        <w:rPr>
          <w:rFonts w:ascii="Times New Roman" w:hAnsi="Times New Roman"/>
          <w:lang w:eastAsia="zh-CN"/>
        </w:rPr>
      </w:pPr>
      <w:r w:rsidRPr="00CB1DBB">
        <w:rPr>
          <w:rFonts w:ascii="Times New Roman" w:hAnsi="Times New Roman"/>
          <w:lang w:eastAsia="zh-CN"/>
        </w:rPr>
        <w:t>接受人登录后可以</w:t>
      </w:r>
      <w:r w:rsidRPr="00CB1DBB">
        <w:rPr>
          <w:rFonts w:ascii="Times New Roman" w:hAnsi="Times New Roman" w:hint="eastAsia"/>
          <w:lang w:eastAsia="zh-CN"/>
        </w:rPr>
        <w:t>看到</w:t>
      </w:r>
      <w:r w:rsidRPr="00CB1DBB">
        <w:rPr>
          <w:rFonts w:ascii="Times New Roman" w:hAnsi="Times New Roman"/>
          <w:lang w:eastAsia="zh-CN"/>
        </w:rPr>
        <w:t>，</w:t>
      </w:r>
      <w:r w:rsidRPr="00CB1DBB">
        <w:rPr>
          <w:rFonts w:ascii="Times New Roman" w:hAnsi="Times New Roman" w:hint="eastAsia"/>
          <w:lang w:eastAsia="zh-CN"/>
        </w:rPr>
        <w:t>任务</w:t>
      </w:r>
      <w:r w:rsidRPr="00CB1DBB">
        <w:rPr>
          <w:rFonts w:ascii="Times New Roman" w:hAnsi="Times New Roman"/>
          <w:lang w:eastAsia="zh-CN"/>
        </w:rPr>
        <w:t>提醒</w:t>
      </w:r>
      <w:r w:rsidR="00C709B2" w:rsidRPr="00CB1DBB">
        <w:rPr>
          <w:rFonts w:ascii="Times New Roman" w:hAnsi="Times New Roman"/>
          <w:lang w:eastAsia="zh-CN"/>
        </w:rPr>
        <w:t>，</w:t>
      </w:r>
      <w:r w:rsidR="00C709B2" w:rsidRPr="00CB1DBB">
        <w:rPr>
          <w:rFonts w:ascii="Times New Roman" w:hAnsi="Times New Roman" w:hint="eastAsia"/>
          <w:lang w:eastAsia="zh-CN"/>
        </w:rPr>
        <w:t>点击</w:t>
      </w:r>
      <w:r w:rsidR="00DB372F" w:rsidRPr="00CB1DBB">
        <w:rPr>
          <w:rFonts w:ascii="Times New Roman" w:hAnsi="Times New Roman"/>
          <w:lang w:eastAsia="zh-CN"/>
        </w:rPr>
        <w:t>相关通知记录，</w:t>
      </w:r>
      <w:r w:rsidR="00C709B2" w:rsidRPr="00CB1DBB">
        <w:rPr>
          <w:rFonts w:ascii="Times New Roman" w:hAnsi="Times New Roman" w:hint="eastAsia"/>
          <w:lang w:eastAsia="zh-CN"/>
        </w:rPr>
        <w:t>可查阅</w:t>
      </w:r>
      <w:r w:rsidR="00C709B2" w:rsidRPr="00CB1DBB">
        <w:rPr>
          <w:rFonts w:ascii="Times New Roman" w:hAnsi="Times New Roman"/>
          <w:lang w:eastAsia="zh-CN"/>
        </w:rPr>
        <w:t>通知</w:t>
      </w:r>
      <w:r w:rsidR="00DB372F" w:rsidRPr="00CB1DBB">
        <w:rPr>
          <w:rFonts w:ascii="Times New Roman" w:hAnsi="Times New Roman" w:hint="eastAsia"/>
          <w:lang w:eastAsia="zh-CN"/>
        </w:rPr>
        <w:t>内容</w:t>
      </w:r>
      <w:r w:rsidR="00DB372F" w:rsidRPr="00CB1DBB">
        <w:rPr>
          <w:rFonts w:ascii="Times New Roman" w:hAnsi="Times New Roman"/>
          <w:lang w:eastAsia="zh-CN"/>
        </w:rPr>
        <w:t>，并下载相关</w:t>
      </w:r>
      <w:r w:rsidR="00DB372F" w:rsidRPr="00CB1DBB">
        <w:rPr>
          <w:rFonts w:ascii="Times New Roman" w:hAnsi="Times New Roman" w:hint="eastAsia"/>
          <w:lang w:eastAsia="zh-CN"/>
        </w:rPr>
        <w:t>附件</w:t>
      </w:r>
      <w:r w:rsidR="00DB372F" w:rsidRPr="00CB1DBB">
        <w:rPr>
          <w:rFonts w:ascii="Times New Roman" w:hAnsi="Times New Roman"/>
          <w:lang w:eastAsia="zh-CN"/>
        </w:rPr>
        <w:t>。</w:t>
      </w:r>
    </w:p>
    <w:p w14:paraId="64E8FA41" w14:textId="77777777" w:rsidR="004B0562" w:rsidRPr="00CB1DBB" w:rsidRDefault="009F1502" w:rsidP="004B0562">
      <w:pPr>
        <w:keepNext/>
        <w:spacing w:line="240" w:lineRule="auto"/>
        <w:ind w:firstLineChars="83" w:firstLine="199"/>
        <w:jc w:val="center"/>
        <w:rPr>
          <w:rFonts w:ascii="Times New Roman" w:hAnsi="Times New Roman"/>
        </w:rPr>
      </w:pPr>
      <w:r w:rsidRPr="00CB1DBB">
        <w:rPr>
          <w:rFonts w:ascii="Times New Roman" w:hAnsi="Times New Roman"/>
          <w:noProof/>
          <w:lang w:eastAsia="zh-CN"/>
        </w:rPr>
        <w:lastRenderedPageBreak/>
        <w:drawing>
          <wp:inline distT="0" distB="0" distL="0" distR="0" wp14:anchorId="271798B0" wp14:editId="4F4967CF">
            <wp:extent cx="2893060" cy="1507490"/>
            <wp:effectExtent l="0" t="0" r="0" b="0"/>
            <wp:docPr id="4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3060" cy="1507490"/>
                    </a:xfrm>
                    <a:prstGeom prst="rect">
                      <a:avLst/>
                    </a:prstGeom>
                    <a:noFill/>
                    <a:ln>
                      <a:noFill/>
                    </a:ln>
                  </pic:spPr>
                </pic:pic>
              </a:graphicData>
            </a:graphic>
          </wp:inline>
        </w:drawing>
      </w:r>
    </w:p>
    <w:p w14:paraId="58D58241" w14:textId="77777777" w:rsidR="00B24255" w:rsidRPr="00CB1DBB" w:rsidRDefault="004B056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sz w:val="21"/>
          <w:szCs w:val="21"/>
        </w:rPr>
        <w:t>6-1</w:t>
      </w:r>
      <w:r w:rsidR="00BC57DB" w:rsidRPr="00CB1DBB">
        <w:rPr>
          <w:rFonts w:ascii="Times New Roman" w:hAnsi="Times New Roman"/>
          <w:sz w:val="21"/>
          <w:szCs w:val="21"/>
        </w:rPr>
        <w:t>5</w:t>
      </w:r>
      <w:r w:rsidRPr="00CB1DBB">
        <w:rPr>
          <w:rFonts w:ascii="Times New Roman" w:hAnsi="Times New Roman"/>
          <w:sz w:val="21"/>
          <w:szCs w:val="21"/>
        </w:rPr>
        <w:t xml:space="preserve"> </w:t>
      </w:r>
      <w:r w:rsidRPr="00CB1DBB">
        <w:rPr>
          <w:rFonts w:ascii="Times New Roman" w:hAnsi="Times New Roman"/>
          <w:sz w:val="21"/>
          <w:szCs w:val="21"/>
        </w:rPr>
        <w:t>接收到通知</w:t>
      </w:r>
    </w:p>
    <w:p w14:paraId="11F2E503" w14:textId="77777777" w:rsidR="008158ED" w:rsidRPr="00CB1DBB" w:rsidRDefault="008158ED" w:rsidP="00CB1DBB">
      <w:pPr>
        <w:pStyle w:val="3"/>
        <w:numPr>
          <w:ilvl w:val="2"/>
          <w:numId w:val="74"/>
        </w:numPr>
        <w:ind w:firstLineChars="0"/>
        <w:rPr>
          <w:rFonts w:ascii="Times New Roman" w:hAnsi="Times New Roman"/>
        </w:rPr>
      </w:pPr>
      <w:bookmarkStart w:id="373" w:name="_Toc451435002"/>
      <w:bookmarkStart w:id="374" w:name="_Toc451435836"/>
      <w:bookmarkStart w:id="375" w:name="_Toc451455885"/>
      <w:bookmarkStart w:id="376" w:name="_Toc451456857"/>
      <w:bookmarkStart w:id="377" w:name="_Toc451457093"/>
      <w:bookmarkStart w:id="378" w:name="_Toc451457559"/>
      <w:bookmarkStart w:id="379" w:name="_Toc451702772"/>
      <w:r w:rsidRPr="00CB1DBB">
        <w:rPr>
          <w:rFonts w:ascii="Times New Roman" w:hAnsi="Times New Roman"/>
        </w:rPr>
        <w:t>简单聊天</w:t>
      </w:r>
      <w:bookmarkEnd w:id="373"/>
      <w:bookmarkEnd w:id="374"/>
      <w:bookmarkEnd w:id="375"/>
      <w:bookmarkEnd w:id="376"/>
      <w:bookmarkEnd w:id="377"/>
      <w:bookmarkEnd w:id="378"/>
      <w:bookmarkEnd w:id="379"/>
    </w:p>
    <w:p w14:paraId="2E485F0F" w14:textId="77777777" w:rsidR="00371005" w:rsidRPr="00CB1DBB" w:rsidRDefault="000162F8" w:rsidP="00371005">
      <w:pPr>
        <w:ind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解决过程中，</w:t>
      </w:r>
      <w:r w:rsidRPr="00CB1DBB">
        <w:rPr>
          <w:rFonts w:ascii="Times New Roman" w:hAnsi="Times New Roman" w:hint="eastAsia"/>
          <w:lang w:eastAsia="zh-CN"/>
        </w:rPr>
        <w:t>可能</w:t>
      </w:r>
      <w:r w:rsidRPr="00CB1DBB">
        <w:rPr>
          <w:rFonts w:ascii="Times New Roman" w:hAnsi="Times New Roman"/>
          <w:lang w:eastAsia="zh-CN"/>
        </w:rPr>
        <w:t>会出现</w:t>
      </w:r>
      <w:r w:rsidRPr="00CB1DBB">
        <w:rPr>
          <w:rFonts w:ascii="Times New Roman" w:hAnsi="Times New Roman"/>
          <w:lang w:eastAsia="zh-CN"/>
        </w:rPr>
        <w:t xml:space="preserve"> </w:t>
      </w:r>
      <w:r w:rsidRPr="00CB1DBB">
        <w:rPr>
          <w:rFonts w:ascii="Times New Roman" w:hAnsi="Times New Roman" w:hint="eastAsia"/>
          <w:lang w:eastAsia="zh-CN"/>
        </w:rPr>
        <w:t>一些</w:t>
      </w:r>
      <w:r w:rsidRPr="00CB1DBB">
        <w:rPr>
          <w:rFonts w:ascii="Times New Roman" w:hAnsi="Times New Roman"/>
          <w:lang w:eastAsia="zh-CN"/>
        </w:rPr>
        <w:t xml:space="preserve"> </w:t>
      </w:r>
      <w:r w:rsidR="00207654" w:rsidRPr="00CB1DBB">
        <w:rPr>
          <w:rFonts w:ascii="Times New Roman" w:hAnsi="Times New Roman" w:hint="eastAsia"/>
          <w:lang w:eastAsia="zh-CN"/>
        </w:rPr>
        <w:t>无法</w:t>
      </w:r>
      <w:r w:rsidR="00207654" w:rsidRPr="00CB1DBB">
        <w:rPr>
          <w:rFonts w:ascii="Times New Roman" w:hAnsi="Times New Roman"/>
          <w:lang w:eastAsia="zh-CN"/>
        </w:rPr>
        <w:t>解释清楚的</w:t>
      </w:r>
      <w:r w:rsidR="0066016B">
        <w:rPr>
          <w:rFonts w:ascii="Times New Roman" w:hAnsi="Times New Roman"/>
          <w:lang w:eastAsia="zh-CN"/>
        </w:rPr>
        <w:t>Bug</w:t>
      </w:r>
      <w:r w:rsidR="00207654" w:rsidRPr="00CB1DBB">
        <w:rPr>
          <w:rFonts w:ascii="Times New Roman" w:hAnsi="Times New Roman"/>
          <w:lang w:eastAsia="zh-CN"/>
        </w:rPr>
        <w:t>，</w:t>
      </w:r>
      <w:r w:rsidR="00207654" w:rsidRPr="00CB1DBB">
        <w:rPr>
          <w:rFonts w:ascii="Times New Roman" w:hAnsi="Times New Roman" w:hint="eastAsia"/>
          <w:lang w:eastAsia="zh-CN"/>
        </w:rPr>
        <w:t>为了</w:t>
      </w:r>
      <w:r w:rsidR="00207654" w:rsidRPr="00CB1DBB">
        <w:rPr>
          <w:rFonts w:ascii="Times New Roman" w:hAnsi="Times New Roman"/>
          <w:lang w:eastAsia="zh-CN"/>
        </w:rPr>
        <w:t>能够</w:t>
      </w:r>
      <w:r w:rsidRPr="00CB1DBB">
        <w:rPr>
          <w:rFonts w:ascii="Times New Roman" w:hAnsi="Times New Roman" w:hint="eastAsia"/>
          <w:lang w:eastAsia="zh-CN"/>
        </w:rPr>
        <w:t>沟通</w:t>
      </w:r>
      <w:r w:rsidRPr="00CB1DBB">
        <w:rPr>
          <w:rFonts w:ascii="Times New Roman" w:hAnsi="Times New Roman"/>
          <w:lang w:eastAsia="zh-CN"/>
        </w:rPr>
        <w:t>清楚，</w:t>
      </w:r>
      <w:r w:rsidRPr="00CB1DBB">
        <w:rPr>
          <w:rFonts w:ascii="Times New Roman" w:hAnsi="Times New Roman" w:hint="eastAsia"/>
          <w:lang w:eastAsia="zh-CN"/>
        </w:rPr>
        <w:t>这样</w:t>
      </w:r>
      <w:r w:rsidRPr="00CB1DBB">
        <w:rPr>
          <w:rFonts w:ascii="Times New Roman" w:hAnsi="Times New Roman"/>
          <w:lang w:eastAsia="zh-CN"/>
        </w:rPr>
        <w:t>就</w:t>
      </w:r>
      <w:r w:rsidR="00207654" w:rsidRPr="00CB1DBB">
        <w:rPr>
          <w:rFonts w:ascii="Times New Roman" w:hAnsi="Times New Roman" w:hint="eastAsia"/>
          <w:lang w:eastAsia="zh-CN"/>
        </w:rPr>
        <w:t>可以</w:t>
      </w:r>
      <w:r w:rsidRPr="00CB1DBB">
        <w:rPr>
          <w:rFonts w:ascii="Times New Roman" w:hAnsi="Times New Roman"/>
          <w:lang w:eastAsia="zh-CN"/>
        </w:rPr>
        <w:t>通过这个简单的</w:t>
      </w:r>
      <w:r w:rsidRPr="00CB1DBB">
        <w:rPr>
          <w:rFonts w:ascii="Times New Roman" w:hAnsi="Times New Roman" w:hint="eastAsia"/>
          <w:lang w:eastAsia="zh-CN"/>
        </w:rPr>
        <w:t>即时聊天</w:t>
      </w:r>
      <w:r w:rsidRPr="00CB1DBB">
        <w:rPr>
          <w:rFonts w:ascii="Times New Roman" w:hAnsi="Times New Roman"/>
          <w:lang w:eastAsia="zh-CN"/>
        </w:rPr>
        <w:t>功能进行</w:t>
      </w:r>
      <w:r w:rsidRPr="00CB1DBB">
        <w:rPr>
          <w:rFonts w:ascii="Times New Roman" w:hAnsi="Times New Roman" w:hint="eastAsia"/>
          <w:lang w:eastAsia="zh-CN"/>
        </w:rPr>
        <w:t>沟通</w:t>
      </w:r>
      <w:r w:rsidRPr="00CB1DBB">
        <w:rPr>
          <w:rFonts w:ascii="Times New Roman" w:hAnsi="Times New Roman"/>
          <w:lang w:eastAsia="zh-CN"/>
        </w:rPr>
        <w:t>。</w:t>
      </w:r>
    </w:p>
    <w:p w14:paraId="29739A6B" w14:textId="77777777" w:rsidR="004B0562" w:rsidRPr="00CB1DBB" w:rsidRDefault="009F1502" w:rsidP="004B0562">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4E20622A" wp14:editId="4B62C9A9">
            <wp:extent cx="4279265" cy="3564890"/>
            <wp:effectExtent l="0" t="0" r="0" b="0"/>
            <wp:docPr id="48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9265" cy="3564890"/>
                    </a:xfrm>
                    <a:prstGeom prst="rect">
                      <a:avLst/>
                    </a:prstGeom>
                    <a:noFill/>
                    <a:ln>
                      <a:noFill/>
                    </a:ln>
                  </pic:spPr>
                </pic:pic>
              </a:graphicData>
            </a:graphic>
          </wp:inline>
        </w:drawing>
      </w:r>
    </w:p>
    <w:p w14:paraId="52F7B7C9" w14:textId="77777777" w:rsidR="00207654" w:rsidRPr="00CB1DBB" w:rsidRDefault="004B0562" w:rsidP="004B0562">
      <w:pPr>
        <w:pStyle w:val="ab"/>
        <w:ind w:firstLine="420"/>
        <w:jc w:val="center"/>
        <w:rPr>
          <w:rFonts w:ascii="Times New Roman" w:hAnsi="Times New Roman"/>
          <w:sz w:val="21"/>
          <w:szCs w:val="21"/>
          <w:lang w:eastAsia="zh-CN"/>
        </w:rPr>
      </w:pPr>
      <w:r w:rsidRPr="00CB1DBB">
        <w:rPr>
          <w:rFonts w:ascii="Times New Roman" w:hAnsi="Times New Roman" w:hint="eastAsia"/>
          <w:sz w:val="21"/>
          <w:szCs w:val="21"/>
        </w:rPr>
        <w:t>图</w:t>
      </w:r>
      <w:r w:rsidR="00DD3767" w:rsidRPr="00CB1DBB">
        <w:rPr>
          <w:rFonts w:ascii="Times New Roman" w:hAnsi="Times New Roman"/>
          <w:sz w:val="21"/>
          <w:szCs w:val="21"/>
          <w:lang w:eastAsia="zh-CN"/>
        </w:rPr>
        <w:t>6-16</w:t>
      </w:r>
      <w:r w:rsidR="00DD5A54" w:rsidRPr="00CB1DBB">
        <w:rPr>
          <w:rFonts w:ascii="Times New Roman" w:hAnsi="Times New Roman"/>
          <w:sz w:val="21"/>
          <w:szCs w:val="21"/>
          <w:lang w:eastAsia="zh-CN"/>
        </w:rPr>
        <w:t xml:space="preserve"> </w:t>
      </w:r>
      <w:r w:rsidR="00DD5A54" w:rsidRPr="00CB1DBB">
        <w:rPr>
          <w:rFonts w:ascii="Times New Roman" w:hAnsi="Times New Roman" w:hint="eastAsia"/>
          <w:sz w:val="21"/>
          <w:szCs w:val="21"/>
          <w:lang w:eastAsia="zh-CN"/>
        </w:rPr>
        <w:t>简单</w:t>
      </w:r>
      <w:r w:rsidR="00DD5A54" w:rsidRPr="00CB1DBB">
        <w:rPr>
          <w:rFonts w:ascii="Times New Roman" w:hAnsi="Times New Roman"/>
          <w:sz w:val="21"/>
          <w:szCs w:val="21"/>
          <w:lang w:eastAsia="zh-CN"/>
        </w:rPr>
        <w:t>聊天</w:t>
      </w:r>
    </w:p>
    <w:p w14:paraId="04528DB6" w14:textId="77777777" w:rsidR="004B0562" w:rsidRPr="00CB1DBB" w:rsidRDefault="004B0562" w:rsidP="004B0562">
      <w:pPr>
        <w:ind w:firstLine="480"/>
        <w:rPr>
          <w:rFonts w:ascii="Times New Roman" w:hAnsi="Times New Roman"/>
          <w:lang w:eastAsia="zh-CN"/>
        </w:rPr>
      </w:pPr>
    </w:p>
    <w:p w14:paraId="6E1343F9" w14:textId="77777777" w:rsidR="00207654" w:rsidRPr="00CB1DBB" w:rsidRDefault="00207654" w:rsidP="00CB1DBB">
      <w:pPr>
        <w:spacing w:line="240" w:lineRule="auto"/>
        <w:ind w:firstLineChars="0" w:firstLine="0"/>
        <w:jc w:val="left"/>
        <w:rPr>
          <w:rFonts w:ascii="Times New Roman" w:hAnsi="Times New Roman"/>
          <w:lang w:eastAsia="zh-CN"/>
        </w:rPr>
      </w:pPr>
    </w:p>
    <w:p w14:paraId="7423A4E2" w14:textId="77777777" w:rsidR="009636F1" w:rsidRPr="00CB1DBB" w:rsidRDefault="00243ACF" w:rsidP="00CB1DBB">
      <w:pPr>
        <w:pStyle w:val="10"/>
        <w:numPr>
          <w:ilvl w:val="0"/>
          <w:numId w:val="74"/>
        </w:numPr>
        <w:ind w:firstLineChars="0"/>
        <w:rPr>
          <w:rFonts w:ascii="Times New Roman" w:hAnsi="Times New Roman"/>
        </w:rPr>
      </w:pPr>
      <w:bookmarkStart w:id="380" w:name="_Toc451435003"/>
      <w:bookmarkStart w:id="381" w:name="_Toc451435837"/>
      <w:bookmarkStart w:id="382" w:name="_Toc451455886"/>
      <w:bookmarkStart w:id="383" w:name="_Toc451456858"/>
      <w:bookmarkStart w:id="384" w:name="_Toc451457094"/>
      <w:bookmarkStart w:id="385" w:name="_Toc451457560"/>
      <w:bookmarkStart w:id="386" w:name="_Toc451702773"/>
      <w:r w:rsidRPr="00CB1DBB">
        <w:rPr>
          <w:rFonts w:ascii="Times New Roman" w:hAnsi="Times New Roman" w:hint="eastAsia"/>
        </w:rPr>
        <w:lastRenderedPageBreak/>
        <w:t>总结</w:t>
      </w:r>
      <w:bookmarkEnd w:id="380"/>
      <w:bookmarkEnd w:id="381"/>
      <w:bookmarkEnd w:id="382"/>
      <w:bookmarkEnd w:id="383"/>
      <w:bookmarkEnd w:id="384"/>
      <w:bookmarkEnd w:id="385"/>
      <w:bookmarkEnd w:id="386"/>
    </w:p>
    <w:p w14:paraId="16797501" w14:textId="77777777" w:rsidR="00D13731" w:rsidRPr="00CB1DBB" w:rsidRDefault="00D13731" w:rsidP="00D13731">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管理系统</w:t>
      </w:r>
      <w:r w:rsidR="00E706E9" w:rsidRPr="00CB1DBB">
        <w:rPr>
          <w:rFonts w:ascii="Times New Roman" w:hAnsi="Times New Roman"/>
          <w:lang w:eastAsia="zh-CN"/>
        </w:rPr>
        <w:t>基于了多个优秀的开源项目和开源框架，吸取</w:t>
      </w:r>
      <w:r w:rsidR="00E706E9" w:rsidRPr="00CB1DBB">
        <w:rPr>
          <w:rFonts w:ascii="Times New Roman" w:hAnsi="Times New Roman" w:hint="eastAsia"/>
          <w:lang w:eastAsia="zh-CN"/>
        </w:rPr>
        <w:t>它们</w:t>
      </w:r>
      <w:r w:rsidR="00E706E9" w:rsidRPr="00CB1DBB">
        <w:rPr>
          <w:rFonts w:ascii="Times New Roman" w:hAnsi="Times New Roman"/>
          <w:lang w:eastAsia="zh-CN"/>
        </w:rPr>
        <w:t>的经验，</w:t>
      </w:r>
      <w:r w:rsidR="00E706E9" w:rsidRPr="00CB1DBB">
        <w:rPr>
          <w:rFonts w:ascii="Times New Roman" w:hAnsi="Times New Roman" w:hint="eastAsia"/>
          <w:lang w:eastAsia="zh-CN"/>
        </w:rPr>
        <w:t>对他们</w:t>
      </w:r>
      <w:r w:rsidR="00E706E9" w:rsidRPr="00CB1DBB">
        <w:rPr>
          <w:rFonts w:ascii="Times New Roman" w:hAnsi="Times New Roman"/>
          <w:lang w:eastAsia="zh-CN"/>
        </w:rPr>
        <w:t>进行</w:t>
      </w:r>
      <w:r w:rsidR="00E706E9" w:rsidRPr="00CB1DBB">
        <w:rPr>
          <w:rFonts w:ascii="Times New Roman" w:hAnsi="Times New Roman" w:hint="eastAsia"/>
          <w:lang w:eastAsia="zh-CN"/>
        </w:rPr>
        <w:t>整合</w:t>
      </w:r>
      <w:r w:rsidR="00E706E9" w:rsidRPr="00CB1DBB">
        <w:rPr>
          <w:rFonts w:ascii="Times New Roman" w:hAnsi="Times New Roman"/>
          <w:lang w:eastAsia="zh-CN"/>
        </w:rPr>
        <w:t>封装</w:t>
      </w:r>
      <w:r w:rsidR="00E706E9" w:rsidRPr="00CB1DBB">
        <w:rPr>
          <w:rFonts w:ascii="Times New Roman" w:hAnsi="Times New Roman" w:hint="eastAsia"/>
          <w:lang w:eastAsia="zh-CN"/>
        </w:rPr>
        <w:t>而</w:t>
      </w:r>
      <w:r w:rsidR="00E706E9" w:rsidRPr="00CB1DBB">
        <w:rPr>
          <w:rFonts w:ascii="Times New Roman" w:hAnsi="Times New Roman"/>
          <w:lang w:eastAsia="zh-CN"/>
        </w:rPr>
        <w:t>成的</w:t>
      </w:r>
      <w:r w:rsidR="00E706E9" w:rsidRPr="00CB1DBB">
        <w:rPr>
          <w:rFonts w:ascii="Times New Roman" w:hAnsi="Times New Roman" w:hint="eastAsia"/>
          <w:lang w:eastAsia="zh-CN"/>
        </w:rPr>
        <w:t>简单实用</w:t>
      </w:r>
      <w:r w:rsidR="00E706E9" w:rsidRPr="00CB1DBB">
        <w:rPr>
          <w:rFonts w:ascii="Times New Roman" w:hAnsi="Times New Roman"/>
          <w:lang w:eastAsia="zh-CN"/>
        </w:rPr>
        <w:t>的</w:t>
      </w:r>
      <w:r w:rsidR="00E706E9" w:rsidRPr="00CB1DBB">
        <w:rPr>
          <w:rFonts w:ascii="Times New Roman" w:hAnsi="Times New Roman"/>
          <w:lang w:eastAsia="zh-CN"/>
        </w:rPr>
        <w:t xml:space="preserve"> </w:t>
      </w:r>
      <w:r w:rsidR="0066016B">
        <w:rPr>
          <w:rFonts w:ascii="Times New Roman" w:hAnsi="Times New Roman"/>
          <w:lang w:eastAsia="zh-CN"/>
        </w:rPr>
        <w:t>Bug</w:t>
      </w:r>
      <w:r w:rsidR="00E706E9" w:rsidRPr="00CB1DBB">
        <w:rPr>
          <w:rFonts w:ascii="Times New Roman" w:hAnsi="Times New Roman" w:hint="eastAsia"/>
          <w:lang w:eastAsia="zh-CN"/>
        </w:rPr>
        <w:t>管理系统</w:t>
      </w:r>
      <w:r w:rsidR="002C4876" w:rsidRPr="00CB1DBB">
        <w:rPr>
          <w:rFonts w:ascii="Times New Roman" w:hAnsi="Times New Roman"/>
          <w:lang w:eastAsia="zh-CN"/>
        </w:rPr>
        <w:t>。</w:t>
      </w:r>
    </w:p>
    <w:p w14:paraId="4C8A676D" w14:textId="7732B185" w:rsidR="00F6009D" w:rsidRPr="00CB1DBB" w:rsidRDefault="00E706E9" w:rsidP="00941BA2">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系统</w:t>
      </w:r>
      <w:r w:rsidRPr="00CB1DBB">
        <w:rPr>
          <w:rFonts w:ascii="Times New Roman" w:hAnsi="Times New Roman" w:hint="eastAsia"/>
          <w:lang w:eastAsia="zh-CN"/>
        </w:rPr>
        <w:t>是</w:t>
      </w:r>
      <w:r w:rsidRPr="00CB1DBB">
        <w:rPr>
          <w:rFonts w:ascii="Times New Roman" w:hAnsi="Times New Roman"/>
          <w:lang w:eastAsia="zh-CN"/>
        </w:rPr>
        <w:t>以</w:t>
      </w:r>
      <w:r w:rsidRPr="00CB1DBB">
        <w:rPr>
          <w:rFonts w:ascii="Times New Roman" w:hAnsi="Times New Roman"/>
          <w:lang w:eastAsia="zh-CN"/>
        </w:rPr>
        <w:t xml:space="preserve"> </w:t>
      </w:r>
      <w:r w:rsidRPr="00CB1DBB">
        <w:rPr>
          <w:rFonts w:ascii="Times New Roman" w:hAnsi="Times New Roman" w:hint="eastAsia"/>
          <w:lang w:eastAsia="zh-CN"/>
        </w:rPr>
        <w:t>S</w:t>
      </w:r>
      <w:r w:rsidRPr="00CB1DBB">
        <w:rPr>
          <w:rFonts w:ascii="Times New Roman" w:hAnsi="Times New Roman"/>
          <w:lang w:eastAsia="zh-CN"/>
        </w:rPr>
        <w:t xml:space="preserve">pring Framework </w:t>
      </w:r>
      <w:r w:rsidRPr="00CB1DBB">
        <w:rPr>
          <w:rFonts w:ascii="Times New Roman" w:hAnsi="Times New Roman" w:hint="eastAsia"/>
          <w:lang w:eastAsia="zh-CN"/>
        </w:rPr>
        <w:t>为</w:t>
      </w:r>
      <w:r w:rsidRPr="00CB1DBB">
        <w:rPr>
          <w:rFonts w:ascii="Times New Roman" w:hAnsi="Times New Roman"/>
          <w:lang w:eastAsia="zh-CN"/>
        </w:rPr>
        <w:t>核心容器，</w:t>
      </w:r>
      <w:r w:rsidRPr="00CB1DBB">
        <w:rPr>
          <w:rFonts w:ascii="Times New Roman" w:hAnsi="Times New Roman" w:hint="eastAsia"/>
          <w:lang w:eastAsia="zh-CN"/>
        </w:rPr>
        <w:t>S</w:t>
      </w:r>
      <w:r w:rsidRPr="00CB1DBB">
        <w:rPr>
          <w:rFonts w:ascii="Times New Roman" w:hAnsi="Times New Roman"/>
          <w:lang w:eastAsia="zh-CN"/>
        </w:rPr>
        <w:t xml:space="preserve">pring MVC </w:t>
      </w:r>
      <w:r w:rsidRPr="00CB1DBB">
        <w:rPr>
          <w:rFonts w:ascii="Times New Roman" w:hAnsi="Times New Roman" w:hint="eastAsia"/>
          <w:lang w:eastAsia="zh-CN"/>
        </w:rPr>
        <w:t>为展示层</w:t>
      </w:r>
      <w:r w:rsidRPr="00CB1DBB">
        <w:rPr>
          <w:rFonts w:ascii="Times New Roman" w:hAnsi="Times New Roman"/>
          <w:lang w:eastAsia="zh-CN"/>
        </w:rPr>
        <w:t>模型</w:t>
      </w:r>
      <w:r w:rsidRPr="00CB1DBB">
        <w:rPr>
          <w:rFonts w:ascii="Times New Roman" w:hAnsi="Times New Roman" w:hint="eastAsia"/>
          <w:lang w:eastAsia="zh-CN"/>
        </w:rPr>
        <w:t>视图</w:t>
      </w:r>
      <w:r w:rsidRPr="00CB1DBB">
        <w:rPr>
          <w:rFonts w:ascii="Times New Roman" w:hAnsi="Times New Roman"/>
          <w:lang w:eastAsia="zh-CN"/>
        </w:rPr>
        <w:t>控制</w:t>
      </w:r>
      <w:r w:rsidRPr="00CB1DBB">
        <w:rPr>
          <w:rFonts w:ascii="Times New Roman" w:hAnsi="Times New Roman" w:hint="eastAsia"/>
          <w:lang w:eastAsia="zh-CN"/>
        </w:rPr>
        <w:t>器</w:t>
      </w:r>
      <w:r w:rsidRPr="00CB1DBB">
        <w:rPr>
          <w:rFonts w:ascii="Times New Roman" w:hAnsi="Times New Roman"/>
          <w:lang w:eastAsia="zh-CN"/>
        </w:rPr>
        <w:t>，</w:t>
      </w:r>
      <w:r w:rsidRPr="00CB1DBB">
        <w:rPr>
          <w:rFonts w:ascii="Times New Roman" w:hAnsi="Times New Roman" w:hint="eastAsia"/>
          <w:lang w:eastAsia="zh-CN"/>
        </w:rPr>
        <w:t>Hi</w:t>
      </w:r>
      <w:r w:rsidRPr="00CB1DBB">
        <w:rPr>
          <w:rFonts w:ascii="Times New Roman" w:hAnsi="Times New Roman"/>
          <w:lang w:eastAsia="zh-CN"/>
        </w:rPr>
        <w:t xml:space="preserve">bernate </w:t>
      </w:r>
      <w:r w:rsidR="005F4498" w:rsidRPr="00CB1DBB">
        <w:rPr>
          <w:rFonts w:ascii="Times New Roman" w:hAnsi="Times New Roman"/>
          <w:lang w:eastAsia="zh-CN"/>
        </w:rPr>
        <w:t>及</w:t>
      </w:r>
      <w:r w:rsidR="005F4498" w:rsidRPr="00CB1DBB">
        <w:rPr>
          <w:rFonts w:ascii="Times New Roman" w:hAnsi="Times New Roman"/>
          <w:lang w:eastAsia="zh-CN"/>
        </w:rPr>
        <w:t xml:space="preserve"> My</w:t>
      </w:r>
      <w:r w:rsidR="005F4498" w:rsidRPr="00CB1DBB">
        <w:rPr>
          <w:rFonts w:ascii="Times New Roman" w:hAnsi="Times New Roman" w:hint="eastAsia"/>
          <w:lang w:eastAsia="zh-CN"/>
        </w:rPr>
        <w:t>batis</w:t>
      </w:r>
      <w:r w:rsidRPr="00CB1DBB">
        <w:rPr>
          <w:rFonts w:ascii="Times New Roman" w:hAnsi="Times New Roman" w:hint="eastAsia"/>
          <w:lang w:eastAsia="zh-CN"/>
        </w:rPr>
        <w:t>为</w:t>
      </w:r>
      <w:r w:rsidR="005F4498" w:rsidRPr="00CB1DBB">
        <w:rPr>
          <w:rFonts w:ascii="Times New Roman" w:hAnsi="Times New Roman" w:hint="eastAsia"/>
          <w:lang w:eastAsia="zh-CN"/>
        </w:rPr>
        <w:t>数据</w:t>
      </w:r>
      <w:r w:rsidR="005F4498" w:rsidRPr="00CB1DBB">
        <w:rPr>
          <w:rFonts w:ascii="Times New Roman" w:hAnsi="Times New Roman"/>
          <w:lang w:eastAsia="zh-CN"/>
        </w:rPr>
        <w:t>校验和</w:t>
      </w:r>
      <w:r w:rsidRPr="00CB1DBB">
        <w:rPr>
          <w:rFonts w:ascii="Times New Roman" w:hAnsi="Times New Roman"/>
          <w:lang w:eastAsia="zh-CN"/>
        </w:rPr>
        <w:t>数据访问层，</w:t>
      </w:r>
      <w:r w:rsidRPr="00CB1DBB">
        <w:rPr>
          <w:rFonts w:ascii="Times New Roman" w:hAnsi="Times New Roman" w:hint="eastAsia"/>
          <w:lang w:eastAsia="zh-CN"/>
        </w:rPr>
        <w:t>A</w:t>
      </w:r>
      <w:r w:rsidRPr="00CB1DBB">
        <w:rPr>
          <w:rFonts w:ascii="Times New Roman" w:hAnsi="Times New Roman"/>
          <w:lang w:eastAsia="zh-CN"/>
        </w:rPr>
        <w:t xml:space="preserve">pache Shiro </w:t>
      </w:r>
      <w:r w:rsidRPr="00CB1DBB">
        <w:rPr>
          <w:rFonts w:ascii="Times New Roman" w:hAnsi="Times New Roman" w:hint="eastAsia"/>
          <w:lang w:eastAsia="zh-CN"/>
        </w:rPr>
        <w:t>为</w:t>
      </w:r>
      <w:r w:rsidRPr="00CB1DBB">
        <w:rPr>
          <w:rFonts w:ascii="Times New Roman" w:hAnsi="Times New Roman"/>
          <w:lang w:eastAsia="zh-CN"/>
        </w:rPr>
        <w:t>权限授权层，</w:t>
      </w:r>
      <w:r w:rsidRPr="00CB1DBB">
        <w:rPr>
          <w:rFonts w:ascii="Times New Roman" w:hAnsi="Times New Roman" w:hint="eastAsia"/>
          <w:lang w:eastAsia="zh-CN"/>
        </w:rPr>
        <w:t>A</w:t>
      </w:r>
      <w:r w:rsidRPr="00CB1DBB">
        <w:rPr>
          <w:rFonts w:ascii="Times New Roman" w:hAnsi="Times New Roman"/>
          <w:lang w:eastAsia="zh-CN"/>
        </w:rPr>
        <w:t xml:space="preserve">ctiviti </w:t>
      </w:r>
      <w:r w:rsidRPr="00CB1DBB">
        <w:rPr>
          <w:rFonts w:ascii="Times New Roman" w:hAnsi="Times New Roman" w:hint="eastAsia"/>
          <w:lang w:eastAsia="zh-CN"/>
        </w:rPr>
        <w:t>为</w:t>
      </w:r>
      <w:r w:rsidRPr="00CB1DBB">
        <w:rPr>
          <w:rFonts w:ascii="Times New Roman" w:hAnsi="Times New Roman"/>
          <w:lang w:eastAsia="zh-CN"/>
        </w:rPr>
        <w:t>工作流</w:t>
      </w:r>
      <w:r w:rsidR="00F6009D" w:rsidRPr="00CB1DBB">
        <w:rPr>
          <w:rFonts w:ascii="Times New Roman" w:hAnsi="Times New Roman" w:hint="eastAsia"/>
          <w:lang w:eastAsia="zh-CN"/>
        </w:rPr>
        <w:t>引擎</w:t>
      </w:r>
      <w:r w:rsidR="00F6009D" w:rsidRPr="00CB1DBB">
        <w:rPr>
          <w:rFonts w:ascii="Times New Roman" w:hAnsi="Times New Roman"/>
          <w:lang w:eastAsia="zh-CN"/>
        </w:rPr>
        <w:t>。</w:t>
      </w:r>
      <w:r w:rsidR="002E5061" w:rsidRPr="00CB1DBB">
        <w:rPr>
          <w:rFonts w:ascii="Times New Roman" w:hAnsi="Times New Roman"/>
          <w:lang w:eastAsia="zh-CN"/>
        </w:rPr>
        <w:t>系统主要</w:t>
      </w:r>
      <w:r w:rsidR="002E5061" w:rsidRPr="00CB1DBB">
        <w:rPr>
          <w:rFonts w:ascii="Times New Roman" w:hAnsi="Times New Roman" w:hint="eastAsia"/>
          <w:lang w:eastAsia="zh-CN"/>
        </w:rPr>
        <w:t>包括基本</w:t>
      </w:r>
      <w:r w:rsidR="002F2ADF">
        <w:rPr>
          <w:rFonts w:ascii="Times New Roman" w:hAnsi="Times New Roman"/>
          <w:lang w:eastAsia="zh-CN"/>
        </w:rPr>
        <w:t>基础信息管理</w:t>
      </w:r>
      <w:r w:rsidR="002E5061" w:rsidRPr="00CB1DBB">
        <w:rPr>
          <w:rFonts w:ascii="Times New Roman" w:hAnsi="Times New Roman"/>
          <w:lang w:eastAsia="zh-CN"/>
        </w:rPr>
        <w:t>、</w:t>
      </w:r>
      <w:r w:rsidR="002F2ADF">
        <w:rPr>
          <w:rFonts w:ascii="Times New Roman" w:hAnsi="Times New Roman"/>
          <w:lang w:eastAsia="zh-CN"/>
        </w:rPr>
        <w:t>问题单管理模块</w:t>
      </w:r>
      <w:r w:rsidR="002E5061" w:rsidRPr="00CB1DBB">
        <w:rPr>
          <w:rFonts w:ascii="Times New Roman" w:hAnsi="Times New Roman"/>
          <w:lang w:eastAsia="zh-CN"/>
        </w:rPr>
        <w:t>、</w:t>
      </w:r>
      <w:r w:rsidR="00F42B87">
        <w:rPr>
          <w:rFonts w:ascii="Times New Roman" w:hAnsi="Times New Roman"/>
          <w:lang w:eastAsia="zh-CN"/>
        </w:rPr>
        <w:t>工作</w:t>
      </w:r>
      <w:r w:rsidR="00F42B87">
        <w:rPr>
          <w:rFonts w:ascii="Times New Roman" w:hAnsi="Times New Roman" w:hint="eastAsia"/>
          <w:lang w:eastAsia="zh-CN"/>
        </w:rPr>
        <w:t>流配置模块</w:t>
      </w:r>
      <w:r w:rsidR="002E5061" w:rsidRPr="00CB1DBB">
        <w:rPr>
          <w:rFonts w:ascii="Times New Roman" w:hAnsi="Times New Roman"/>
          <w:lang w:eastAsia="zh-CN"/>
        </w:rPr>
        <w:t>和</w:t>
      </w:r>
      <w:r w:rsidR="002E5061" w:rsidRPr="00CB1DBB">
        <w:rPr>
          <w:rFonts w:ascii="Times New Roman" w:hAnsi="Times New Roman" w:hint="eastAsia"/>
          <w:lang w:eastAsia="zh-CN"/>
        </w:rPr>
        <w:t>简单</w:t>
      </w:r>
      <w:r w:rsidR="002F2ADF">
        <w:rPr>
          <w:rFonts w:ascii="Times New Roman" w:hAnsi="Times New Roman"/>
          <w:lang w:eastAsia="zh-CN"/>
        </w:rPr>
        <w:t>项目组成员即时通讯模块</w:t>
      </w:r>
      <w:r w:rsidR="002E5061" w:rsidRPr="00CB1DBB">
        <w:rPr>
          <w:rFonts w:ascii="Times New Roman" w:hAnsi="Times New Roman"/>
          <w:lang w:eastAsia="zh-CN"/>
        </w:rPr>
        <w:t>。</w:t>
      </w:r>
      <w:r w:rsidR="002E5061" w:rsidRPr="00CB1DBB">
        <w:rPr>
          <w:rFonts w:ascii="Times New Roman" w:hAnsi="Times New Roman" w:hint="eastAsia"/>
          <w:lang w:eastAsia="zh-CN"/>
        </w:rPr>
        <w:t>前端界面</w:t>
      </w:r>
      <w:r w:rsidR="002E5061" w:rsidRPr="00CB1DBB">
        <w:rPr>
          <w:rFonts w:ascii="Times New Roman" w:hAnsi="Times New Roman"/>
          <w:lang w:eastAsia="zh-CN"/>
        </w:rPr>
        <w:t>采用</w:t>
      </w:r>
      <w:r w:rsidR="002E5061" w:rsidRPr="00CB1DBB">
        <w:rPr>
          <w:rFonts w:ascii="Times New Roman" w:hAnsi="Times New Roman" w:hint="eastAsia"/>
          <w:lang w:eastAsia="zh-CN"/>
        </w:rPr>
        <w:t>简洁</w:t>
      </w:r>
      <w:r w:rsidR="002E5061" w:rsidRPr="00CB1DBB">
        <w:rPr>
          <w:rFonts w:ascii="Times New Roman" w:hAnsi="Times New Roman"/>
          <w:lang w:eastAsia="zh-CN"/>
        </w:rPr>
        <w:t>、</w:t>
      </w:r>
      <w:r w:rsidR="002E5061" w:rsidRPr="00CB1DBB">
        <w:rPr>
          <w:rFonts w:ascii="Times New Roman" w:hAnsi="Times New Roman" w:hint="eastAsia"/>
          <w:lang w:eastAsia="zh-CN"/>
        </w:rPr>
        <w:t>美观</w:t>
      </w:r>
      <w:r w:rsidR="002E5061" w:rsidRPr="00CB1DBB">
        <w:rPr>
          <w:rFonts w:ascii="Times New Roman" w:hAnsi="Times New Roman"/>
          <w:lang w:eastAsia="zh-CN"/>
        </w:rPr>
        <w:t>的</w:t>
      </w:r>
      <w:r w:rsidR="002E5061" w:rsidRPr="00CB1DBB">
        <w:rPr>
          <w:rFonts w:ascii="Times New Roman" w:hAnsi="Times New Roman" w:hint="eastAsia"/>
          <w:lang w:eastAsia="zh-CN"/>
        </w:rPr>
        <w:t>响应式</w:t>
      </w:r>
      <w:r w:rsidR="002E5061" w:rsidRPr="00CB1DBB">
        <w:rPr>
          <w:rFonts w:ascii="Times New Roman" w:hAnsi="Times New Roman"/>
          <w:lang w:eastAsia="zh-CN"/>
        </w:rPr>
        <w:t>框架</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B</w:t>
      </w:r>
      <w:r w:rsidR="002E5061" w:rsidRPr="00CB1DBB">
        <w:rPr>
          <w:rFonts w:ascii="Times New Roman" w:hAnsi="Times New Roman"/>
          <w:lang w:eastAsia="zh-CN"/>
        </w:rPr>
        <w:t xml:space="preserve">ootstrap </w:t>
      </w:r>
      <w:r w:rsidR="002E5061" w:rsidRPr="00CB1DBB">
        <w:rPr>
          <w:rFonts w:ascii="Times New Roman" w:hAnsi="Times New Roman" w:hint="eastAsia"/>
          <w:lang w:eastAsia="zh-CN"/>
        </w:rPr>
        <w:t>中主题</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IN</w:t>
      </w:r>
      <w:r w:rsidR="002E5061" w:rsidRPr="00CB1DBB">
        <w:rPr>
          <w:rFonts w:ascii="Times New Roman" w:hAnsi="Times New Roman"/>
          <w:lang w:eastAsia="zh-CN"/>
        </w:rPr>
        <w:t xml:space="preserve">SPINIA(Responsive Admin Theme) </w:t>
      </w:r>
      <w:r w:rsidR="002E5061" w:rsidRPr="00CB1DBB">
        <w:rPr>
          <w:rFonts w:ascii="Times New Roman" w:hAnsi="Times New Roman"/>
          <w:lang w:eastAsia="zh-CN"/>
        </w:rPr>
        <w:t>。</w:t>
      </w:r>
      <w:r w:rsidR="002E5061" w:rsidRPr="00CB1DBB">
        <w:rPr>
          <w:rFonts w:ascii="Times New Roman" w:hAnsi="Times New Roman" w:hint="eastAsia"/>
          <w:lang w:eastAsia="zh-CN"/>
        </w:rPr>
        <w:t>采用</w:t>
      </w:r>
      <w:r w:rsidR="002E5061" w:rsidRPr="00CB1DBB">
        <w:rPr>
          <w:rFonts w:ascii="Times New Roman" w:hAnsi="Times New Roman"/>
          <w:lang w:eastAsia="zh-CN"/>
        </w:rPr>
        <w:t>分层设计，双重校验、</w:t>
      </w:r>
      <w:r w:rsidR="002E5061" w:rsidRPr="00CB1DBB">
        <w:rPr>
          <w:rFonts w:ascii="Times New Roman" w:hAnsi="Times New Roman" w:hint="eastAsia"/>
          <w:lang w:eastAsia="zh-CN"/>
        </w:rPr>
        <w:t>密码</w:t>
      </w:r>
      <w:r w:rsidR="002E5061" w:rsidRPr="00CB1DBB">
        <w:rPr>
          <w:rFonts w:ascii="Times New Roman" w:hAnsi="Times New Roman"/>
          <w:lang w:eastAsia="zh-CN"/>
        </w:rPr>
        <w:t>加密、</w:t>
      </w:r>
      <w:r w:rsidR="002E5061" w:rsidRPr="00CB1DBB">
        <w:rPr>
          <w:rFonts w:ascii="Times New Roman" w:hAnsi="Times New Roman" w:hint="eastAsia"/>
          <w:lang w:eastAsia="zh-CN"/>
        </w:rPr>
        <w:t>访问验证</w:t>
      </w:r>
      <w:r w:rsidR="002E5061" w:rsidRPr="00CB1DBB">
        <w:rPr>
          <w:rFonts w:ascii="Times New Roman" w:hAnsi="Times New Roman"/>
          <w:lang w:eastAsia="zh-CN"/>
        </w:rPr>
        <w:t>，</w:t>
      </w:r>
      <w:r w:rsidR="002E5061" w:rsidRPr="00CB1DBB">
        <w:rPr>
          <w:rFonts w:ascii="Times New Roman" w:hAnsi="Times New Roman" w:hint="eastAsia"/>
          <w:lang w:eastAsia="zh-CN"/>
        </w:rPr>
        <w:t>使用</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M</w:t>
      </w:r>
      <w:r w:rsidR="002E5061" w:rsidRPr="00CB1DBB">
        <w:rPr>
          <w:rFonts w:ascii="Times New Roman" w:hAnsi="Times New Roman"/>
          <w:lang w:eastAsia="zh-CN"/>
        </w:rPr>
        <w:t xml:space="preserve">aven </w:t>
      </w:r>
      <w:r w:rsidR="002E5061" w:rsidRPr="00CB1DBB">
        <w:rPr>
          <w:rFonts w:ascii="Times New Roman" w:hAnsi="Times New Roman" w:hint="eastAsia"/>
          <w:lang w:eastAsia="zh-CN"/>
        </w:rPr>
        <w:t>做</w:t>
      </w:r>
      <w:r w:rsidR="002E5061" w:rsidRPr="00CB1DBB">
        <w:rPr>
          <w:rFonts w:ascii="Times New Roman" w:hAnsi="Times New Roman"/>
          <w:lang w:eastAsia="zh-CN"/>
        </w:rPr>
        <w:t>项目管理，</w:t>
      </w:r>
      <w:r w:rsidR="002E5061" w:rsidRPr="00CB1DBB">
        <w:rPr>
          <w:rFonts w:ascii="Times New Roman" w:hAnsi="Times New Roman" w:hint="eastAsia"/>
          <w:lang w:eastAsia="zh-CN"/>
        </w:rPr>
        <w:t xml:space="preserve">Git </w:t>
      </w:r>
      <w:r w:rsidR="002E5061" w:rsidRPr="00CB1DBB">
        <w:rPr>
          <w:rFonts w:ascii="Times New Roman" w:hAnsi="Times New Roman" w:hint="eastAsia"/>
          <w:lang w:eastAsia="zh-CN"/>
        </w:rPr>
        <w:t>作为</w:t>
      </w:r>
      <w:r w:rsidR="002E5061" w:rsidRPr="00CB1DBB">
        <w:rPr>
          <w:rFonts w:ascii="Times New Roman" w:hAnsi="Times New Roman"/>
          <w:lang w:eastAsia="zh-CN"/>
        </w:rPr>
        <w:t>代码管理工具。</w:t>
      </w:r>
    </w:p>
    <w:p w14:paraId="74AEA60C" w14:textId="77777777" w:rsidR="003225B6" w:rsidRPr="00CB1DBB" w:rsidRDefault="00941BA2" w:rsidP="00D13731">
      <w:pPr>
        <w:ind w:firstLine="480"/>
        <w:rPr>
          <w:rFonts w:ascii="Times New Roman" w:hAnsi="Times New Roman"/>
          <w:lang w:eastAsia="zh-CN"/>
        </w:rPr>
      </w:pPr>
      <w:r w:rsidRPr="00CB1DBB">
        <w:rPr>
          <w:rFonts w:ascii="Times New Roman" w:hAnsi="Times New Roman" w:hint="eastAsia"/>
          <w:lang w:eastAsia="zh-CN"/>
        </w:rPr>
        <w:t>本</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系统主要</w:t>
      </w:r>
      <w:r w:rsidRPr="00CB1DBB">
        <w:rPr>
          <w:rFonts w:ascii="Times New Roman" w:hAnsi="Times New Roman" w:hint="eastAsia"/>
          <w:lang w:eastAsia="zh-CN"/>
        </w:rPr>
        <w:t>用于在</w:t>
      </w:r>
      <w:r w:rsidRPr="00CB1DBB">
        <w:rPr>
          <w:rFonts w:ascii="Times New Roman" w:hAnsi="Times New Roman"/>
          <w:lang w:eastAsia="zh-CN"/>
        </w:rPr>
        <w:t>互联网公司</w:t>
      </w:r>
      <w:r w:rsidRPr="00CB1DBB">
        <w:rPr>
          <w:rFonts w:ascii="Times New Roman" w:hAnsi="Times New Roman" w:hint="eastAsia"/>
          <w:lang w:eastAsia="zh-CN"/>
        </w:rPr>
        <w:t>中</w:t>
      </w:r>
      <w:r w:rsidRPr="00CB1DBB">
        <w:rPr>
          <w:rFonts w:ascii="Times New Roman" w:hAnsi="Times New Roman"/>
          <w:lang w:eastAsia="zh-CN"/>
        </w:rPr>
        <w:t>确保</w:t>
      </w:r>
      <w:r w:rsidRPr="00CB1DBB">
        <w:rPr>
          <w:rFonts w:ascii="Times New Roman" w:hAnsi="Times New Roman" w:hint="eastAsia"/>
          <w:lang w:eastAsia="zh-CN"/>
        </w:rPr>
        <w:t>项目</w:t>
      </w:r>
      <w:r w:rsidRPr="00CB1DBB">
        <w:rPr>
          <w:rFonts w:ascii="Times New Roman" w:hAnsi="Times New Roman"/>
          <w:lang w:eastAsia="zh-CN"/>
        </w:rPr>
        <w:t>开发中软件的</w:t>
      </w:r>
      <w:r w:rsidRPr="00CB1DBB">
        <w:rPr>
          <w:rFonts w:ascii="Times New Roman" w:hAnsi="Times New Roman" w:hint="eastAsia"/>
          <w:lang w:eastAsia="zh-CN"/>
        </w:rPr>
        <w:t>质量</w:t>
      </w:r>
      <w:r w:rsidRPr="00CB1DBB">
        <w:rPr>
          <w:rFonts w:ascii="Times New Roman" w:hAnsi="Times New Roman"/>
          <w:lang w:eastAsia="zh-CN"/>
        </w:rPr>
        <w:t>，</w:t>
      </w:r>
      <w:r w:rsidRPr="00CB1DBB">
        <w:rPr>
          <w:rFonts w:ascii="Times New Roman" w:hAnsi="Times New Roman" w:hint="eastAsia"/>
          <w:lang w:eastAsia="zh-CN"/>
        </w:rPr>
        <w:t>并</w:t>
      </w:r>
      <w:r w:rsidRPr="00CB1DBB">
        <w:rPr>
          <w:rFonts w:ascii="Times New Roman" w:hAnsi="Times New Roman"/>
          <w:lang w:eastAsia="zh-CN"/>
        </w:rPr>
        <w:t>及时的</w:t>
      </w:r>
      <w:r w:rsidRPr="00CB1DBB">
        <w:rPr>
          <w:rFonts w:ascii="Times New Roman" w:hAnsi="Times New Roman" w:hint="eastAsia"/>
          <w:lang w:eastAsia="zh-CN"/>
        </w:rPr>
        <w:t>反馈</w:t>
      </w:r>
      <w:r w:rsidRPr="00CB1DBB">
        <w:rPr>
          <w:rFonts w:ascii="Times New Roman" w:hAnsi="Times New Roman"/>
          <w:lang w:eastAsia="zh-CN"/>
        </w:rPr>
        <w:t>和统计项目中遇到的</w:t>
      </w:r>
      <w:r w:rsidRPr="00CB1DBB">
        <w:rPr>
          <w:rFonts w:ascii="Times New Roman" w:hAnsi="Times New Roman"/>
          <w:lang w:eastAsia="zh-CN"/>
        </w:rPr>
        <w:t xml:space="preserve"> </w:t>
      </w:r>
      <w:r w:rsidR="0066016B">
        <w:rPr>
          <w:rFonts w:ascii="Times New Roman" w:hAnsi="Times New Roman"/>
          <w:lang w:eastAsia="zh-CN"/>
        </w:rPr>
        <w:t>Bug</w:t>
      </w:r>
      <w:r w:rsidR="000D6846" w:rsidRPr="00CB1DBB">
        <w:rPr>
          <w:rFonts w:ascii="Times New Roman" w:hAnsi="Times New Roman"/>
          <w:lang w:eastAsia="zh-CN"/>
        </w:rPr>
        <w:t>。采用</w:t>
      </w:r>
      <w:r w:rsidR="000D6846" w:rsidRPr="00CB1DBB">
        <w:rPr>
          <w:rFonts w:ascii="Times New Roman" w:hAnsi="Times New Roman" w:hint="eastAsia"/>
          <w:lang w:eastAsia="zh-CN"/>
        </w:rPr>
        <w:t>A</w:t>
      </w:r>
      <w:r w:rsidR="000D6846" w:rsidRPr="00CB1DBB">
        <w:rPr>
          <w:rFonts w:ascii="Times New Roman" w:hAnsi="Times New Roman"/>
          <w:lang w:eastAsia="zh-CN"/>
        </w:rPr>
        <w:t>ctiviti</w:t>
      </w:r>
      <w:r w:rsidR="00F12E7A" w:rsidRPr="00CB1DBB">
        <w:rPr>
          <w:rFonts w:ascii="Times New Roman" w:hAnsi="Times New Roman" w:hint="eastAsia"/>
          <w:lang w:eastAsia="zh-CN"/>
        </w:rPr>
        <w:t>这个</w:t>
      </w:r>
      <w:r w:rsidR="00F12E7A" w:rsidRPr="00CB1DBB">
        <w:rPr>
          <w:rFonts w:ascii="Times New Roman" w:hAnsi="Times New Roman"/>
          <w:lang w:eastAsia="zh-CN"/>
        </w:rPr>
        <w:t>当下十分流行的</w:t>
      </w:r>
      <w:r w:rsidRPr="00CB1DBB">
        <w:rPr>
          <w:rFonts w:ascii="Times New Roman" w:hAnsi="Times New Roman" w:hint="eastAsia"/>
          <w:lang w:eastAsia="zh-CN"/>
        </w:rPr>
        <w:t>工作</w:t>
      </w:r>
      <w:r w:rsidRPr="00CB1DBB">
        <w:rPr>
          <w:rFonts w:ascii="Times New Roman" w:hAnsi="Times New Roman"/>
          <w:lang w:eastAsia="zh-CN"/>
        </w:rPr>
        <w:t>流</w:t>
      </w:r>
      <w:r w:rsidRPr="00CB1DBB">
        <w:rPr>
          <w:rFonts w:ascii="Times New Roman" w:hAnsi="Times New Roman" w:hint="eastAsia"/>
          <w:lang w:eastAsia="zh-CN"/>
        </w:rPr>
        <w:t>引擎</w:t>
      </w:r>
      <w:r w:rsidRPr="00CB1DBB">
        <w:rPr>
          <w:rFonts w:ascii="Times New Roman" w:hAnsi="Times New Roman"/>
          <w:lang w:eastAsia="zh-CN"/>
        </w:rPr>
        <w:t>框架技术，并</w:t>
      </w:r>
      <w:r w:rsidR="00F12E7A" w:rsidRPr="00CB1DBB">
        <w:rPr>
          <w:rFonts w:ascii="Times New Roman" w:hAnsi="Times New Roman" w:hint="eastAsia"/>
          <w:lang w:eastAsia="zh-CN"/>
        </w:rPr>
        <w:t>在</w:t>
      </w:r>
      <w:r w:rsidR="00F12E7A" w:rsidRPr="00CB1DBB">
        <w:rPr>
          <w:rFonts w:ascii="Times New Roman" w:hAnsi="Times New Roman"/>
          <w:lang w:eastAsia="zh-CN"/>
        </w:rPr>
        <w:t>系统中</w:t>
      </w:r>
      <w:r w:rsidRPr="00CB1DBB">
        <w:rPr>
          <w:rFonts w:ascii="Times New Roman" w:hAnsi="Times New Roman" w:hint="eastAsia"/>
          <w:lang w:eastAsia="zh-CN"/>
        </w:rPr>
        <w:t>集成</w:t>
      </w:r>
      <w:r w:rsidR="007C7F39" w:rsidRPr="00CB1DBB">
        <w:rPr>
          <w:rFonts w:ascii="Times New Roman" w:hAnsi="Times New Roman" w:hint="eastAsia"/>
          <w:lang w:eastAsia="zh-CN"/>
        </w:rPr>
        <w:t>A</w:t>
      </w:r>
      <w:r w:rsidR="007C7F39" w:rsidRPr="00CB1DBB">
        <w:rPr>
          <w:rFonts w:ascii="Times New Roman" w:hAnsi="Times New Roman"/>
          <w:lang w:eastAsia="zh-CN"/>
        </w:rPr>
        <w:t xml:space="preserve">ctiviti </w:t>
      </w:r>
      <w:r w:rsidR="007C7F39" w:rsidRPr="00CB1DBB">
        <w:rPr>
          <w:rFonts w:ascii="Times New Roman" w:hAnsi="Times New Roman" w:hint="eastAsia"/>
          <w:lang w:eastAsia="zh-CN"/>
        </w:rPr>
        <w:t>在线</w:t>
      </w:r>
      <w:r w:rsidRPr="00CB1DBB">
        <w:rPr>
          <w:rFonts w:ascii="Times New Roman" w:hAnsi="Times New Roman"/>
          <w:lang w:eastAsia="zh-CN"/>
        </w:rPr>
        <w:t>流程设计器。</w:t>
      </w:r>
      <w:r w:rsidRPr="00CB1DBB">
        <w:rPr>
          <w:rFonts w:ascii="Times New Roman" w:hAnsi="Times New Roman" w:hint="eastAsia"/>
          <w:lang w:eastAsia="zh-CN"/>
        </w:rPr>
        <w:t>实现</w:t>
      </w:r>
      <w:r w:rsidRPr="00CB1DBB">
        <w:rPr>
          <w:rFonts w:ascii="Times New Roman" w:hAnsi="Times New Roman"/>
          <w:lang w:eastAsia="zh-CN"/>
        </w:rPr>
        <w:t xml:space="preserve"> </w:t>
      </w:r>
      <w:r w:rsidR="0066016B">
        <w:rPr>
          <w:rFonts w:ascii="Times New Roman" w:hAnsi="Times New Roman" w:hint="eastAsia"/>
          <w:lang w:eastAsia="zh-CN"/>
        </w:rPr>
        <w:t>Bug</w:t>
      </w:r>
      <w:r w:rsidRPr="00CB1DBB">
        <w:rPr>
          <w:rFonts w:ascii="Times New Roman" w:hAnsi="Times New Roman" w:hint="eastAsia"/>
          <w:lang w:eastAsia="zh-CN"/>
        </w:rPr>
        <w:t>的</w:t>
      </w:r>
      <w:r w:rsidRPr="00CB1DBB">
        <w:rPr>
          <w:rFonts w:ascii="Times New Roman" w:hAnsi="Times New Roman"/>
          <w:lang w:eastAsia="zh-CN"/>
        </w:rPr>
        <w:t>流转流程，和在线部署和优化</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w:t>
      </w:r>
      <w:r w:rsidRPr="00CB1DBB">
        <w:rPr>
          <w:rFonts w:ascii="Times New Roman" w:hAnsi="Times New Roman"/>
          <w:lang w:eastAsia="zh-CN"/>
        </w:rPr>
        <w:t>转流程。</w:t>
      </w:r>
    </w:p>
    <w:p w14:paraId="6B251850" w14:textId="77777777" w:rsidR="002E4857" w:rsidRPr="00CB1DBB" w:rsidRDefault="002E4857" w:rsidP="002E4857">
      <w:pPr>
        <w:ind w:firstLine="480"/>
        <w:rPr>
          <w:rFonts w:ascii="Times New Roman" w:hAnsi="Times New Roman"/>
          <w:lang w:eastAsia="zh-CN"/>
        </w:rPr>
      </w:pPr>
      <w:r w:rsidRPr="00CB1DBB">
        <w:rPr>
          <w:rFonts w:ascii="Times New Roman" w:hAnsi="Times New Roman" w:hint="eastAsia"/>
          <w:lang w:eastAsia="zh-CN"/>
        </w:rPr>
        <w:t>该系统</w:t>
      </w:r>
      <w:r w:rsidRPr="00CB1DBB">
        <w:rPr>
          <w:rFonts w:ascii="Times New Roman" w:hAnsi="Times New Roman"/>
          <w:lang w:eastAsia="zh-CN"/>
        </w:rPr>
        <w:t>相比较于其他</w:t>
      </w:r>
      <w:r w:rsidRPr="00CB1DBB">
        <w:rPr>
          <w:rFonts w:ascii="Times New Roman" w:hAnsi="Times New Roman" w:hint="eastAsia"/>
          <w:lang w:eastAsia="zh-CN"/>
        </w:rPr>
        <w:t>系统</w:t>
      </w:r>
      <w:r w:rsidRPr="00CB1DBB">
        <w:rPr>
          <w:rFonts w:ascii="Times New Roman" w:hAnsi="Times New Roman"/>
          <w:lang w:eastAsia="zh-CN"/>
        </w:rPr>
        <w:t>的优势</w:t>
      </w:r>
    </w:p>
    <w:p w14:paraId="09229BF1" w14:textId="77777777" w:rsidR="008E10FD" w:rsidRDefault="00243ACF"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设计上采用模块设计，</w:t>
      </w:r>
      <w:r w:rsidRPr="00CB1DBB">
        <w:rPr>
          <w:rFonts w:ascii="Times New Roman" w:hAnsi="Times New Roman" w:hint="eastAsia"/>
          <w:lang w:eastAsia="zh-CN"/>
        </w:rPr>
        <w:t>分层</w:t>
      </w:r>
      <w:r w:rsidRPr="00CB1DBB">
        <w:rPr>
          <w:rFonts w:ascii="Times New Roman" w:hAnsi="Times New Roman"/>
          <w:lang w:eastAsia="zh-CN"/>
        </w:rPr>
        <w:t>设计（展示</w:t>
      </w:r>
      <w:r w:rsidRPr="00CB1DBB">
        <w:rPr>
          <w:rFonts w:ascii="Times New Roman" w:hAnsi="Times New Roman" w:hint="eastAsia"/>
          <w:lang w:eastAsia="zh-CN"/>
        </w:rPr>
        <w:t>层</w:t>
      </w:r>
      <w:r w:rsidRPr="00CB1DBB">
        <w:rPr>
          <w:rFonts w:ascii="Times New Roman" w:hAnsi="Times New Roman"/>
          <w:lang w:eastAsia="zh-CN"/>
        </w:rPr>
        <w:t>、</w:t>
      </w:r>
      <w:r w:rsidRPr="00CB1DBB">
        <w:rPr>
          <w:rFonts w:ascii="Times New Roman" w:hAnsi="Times New Roman" w:hint="eastAsia"/>
          <w:lang w:eastAsia="zh-CN"/>
        </w:rPr>
        <w:t>业务</w:t>
      </w:r>
      <w:r w:rsidRPr="00CB1DBB">
        <w:rPr>
          <w:rFonts w:ascii="Times New Roman" w:hAnsi="Times New Roman"/>
          <w:lang w:eastAsia="zh-CN"/>
        </w:rPr>
        <w:t>逻辑层、</w:t>
      </w:r>
      <w:r w:rsidRPr="00CB1DBB">
        <w:rPr>
          <w:rFonts w:ascii="Times New Roman" w:hAnsi="Times New Roman" w:hint="eastAsia"/>
          <w:lang w:eastAsia="zh-CN"/>
        </w:rPr>
        <w:t>数据</w:t>
      </w:r>
      <w:r w:rsidRPr="00CB1DBB">
        <w:rPr>
          <w:rFonts w:ascii="Times New Roman" w:hAnsi="Times New Roman"/>
          <w:lang w:eastAsia="zh-CN"/>
        </w:rPr>
        <w:t>访问层），</w:t>
      </w:r>
      <w:r w:rsidRPr="00CB1DBB">
        <w:rPr>
          <w:rFonts w:ascii="Times New Roman" w:hAnsi="Times New Roman" w:hint="eastAsia"/>
          <w:lang w:eastAsia="zh-CN"/>
        </w:rPr>
        <w:t>高内聚</w:t>
      </w:r>
    </w:p>
    <w:p w14:paraId="0FC52F2A" w14:textId="77777777" w:rsidR="00243ACF" w:rsidRPr="00CB1DBB" w:rsidRDefault="00243ACF" w:rsidP="00CB1DBB">
      <w:pPr>
        <w:pStyle w:val="a8"/>
        <w:ind w:firstLineChars="0" w:firstLine="0"/>
        <w:rPr>
          <w:rFonts w:ascii="Times New Roman" w:hAnsi="Times New Roman"/>
          <w:lang w:eastAsia="zh-CN"/>
        </w:rPr>
      </w:pPr>
      <w:r w:rsidRPr="00CB1DBB">
        <w:rPr>
          <w:rFonts w:ascii="Times New Roman" w:hAnsi="Times New Roman"/>
          <w:lang w:eastAsia="zh-CN"/>
        </w:rPr>
        <w:t>低耦合，</w:t>
      </w:r>
      <w:r w:rsidRPr="00CB1DBB">
        <w:rPr>
          <w:rFonts w:ascii="Times New Roman" w:hAnsi="Times New Roman" w:hint="eastAsia"/>
          <w:lang w:eastAsia="zh-CN"/>
        </w:rPr>
        <w:t>结构清晰</w:t>
      </w:r>
      <w:r w:rsidRPr="00CB1DBB">
        <w:rPr>
          <w:rFonts w:ascii="Times New Roman" w:hAnsi="Times New Roman"/>
          <w:lang w:eastAsia="zh-CN"/>
        </w:rPr>
        <w:t>明了。</w:t>
      </w:r>
    </w:p>
    <w:p w14:paraId="1AAF2418" w14:textId="77777777" w:rsidR="008E10FD" w:rsidRDefault="00AE6169"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采用</w:t>
      </w:r>
      <w:r w:rsidRPr="00CB1DBB">
        <w:rPr>
          <w:rFonts w:ascii="Times New Roman" w:hAnsi="Times New Roman"/>
          <w:lang w:eastAsia="zh-CN"/>
        </w:rPr>
        <w:t xml:space="preserve"> </w:t>
      </w:r>
      <w:r w:rsidRPr="00CB1DBB">
        <w:rPr>
          <w:rFonts w:ascii="Times New Roman" w:hAnsi="Times New Roman" w:hint="eastAsia"/>
          <w:lang w:eastAsia="zh-CN"/>
        </w:rPr>
        <w:t>A</w:t>
      </w:r>
      <w:r w:rsidRPr="00CB1DBB">
        <w:rPr>
          <w:rFonts w:ascii="Times New Roman" w:hAnsi="Times New Roman"/>
          <w:lang w:eastAsia="zh-CN"/>
        </w:rPr>
        <w:t xml:space="preserve">ctiviti </w:t>
      </w:r>
      <w:r w:rsidRPr="00CB1DBB">
        <w:rPr>
          <w:rFonts w:ascii="Times New Roman" w:hAnsi="Times New Roman" w:hint="eastAsia"/>
          <w:lang w:eastAsia="zh-CN"/>
        </w:rPr>
        <w:t>工作</w:t>
      </w:r>
      <w:r w:rsidRPr="00CB1DBB">
        <w:rPr>
          <w:rFonts w:ascii="Times New Roman" w:hAnsi="Times New Roman"/>
          <w:lang w:eastAsia="zh-CN"/>
        </w:rPr>
        <w:t>流技术，</w:t>
      </w:r>
      <w:r w:rsidRPr="00CB1DBB">
        <w:rPr>
          <w:rFonts w:ascii="Times New Roman" w:hAnsi="Times New Roman" w:hint="eastAsia"/>
          <w:lang w:eastAsia="zh-CN"/>
        </w:rPr>
        <w:t>实现复杂</w:t>
      </w:r>
      <w:r w:rsidRPr="00CB1DBB">
        <w:rPr>
          <w:rFonts w:ascii="Times New Roman" w:hAnsi="Times New Roman"/>
          <w:lang w:eastAsia="zh-CN"/>
        </w:rPr>
        <w:t>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w:t>
      </w:r>
      <w:r w:rsidRPr="00CB1DBB">
        <w:rPr>
          <w:rFonts w:ascii="Times New Roman" w:hAnsi="Times New Roman" w:hint="eastAsia"/>
          <w:lang w:eastAsia="zh-CN"/>
        </w:rPr>
        <w:t>并提供</w:t>
      </w:r>
      <w:r w:rsidRPr="00CB1DBB">
        <w:rPr>
          <w:rFonts w:ascii="Times New Roman" w:hAnsi="Times New Roman"/>
          <w:lang w:eastAsia="zh-CN"/>
        </w:rPr>
        <w:t>在线修改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p>
    <w:p w14:paraId="4C086B49" w14:textId="77777777" w:rsidR="00AE6169" w:rsidRPr="00CB1DBB" w:rsidRDefault="00AE6169" w:rsidP="00CB1DBB">
      <w:pPr>
        <w:pStyle w:val="a8"/>
        <w:ind w:firstLineChars="0" w:firstLine="0"/>
        <w:rPr>
          <w:rFonts w:ascii="Times New Roman" w:hAnsi="Times New Roman"/>
          <w:lang w:eastAsia="zh-CN"/>
        </w:rPr>
      </w:pPr>
      <w:r w:rsidRPr="00CB1DBB">
        <w:rPr>
          <w:rFonts w:ascii="Times New Roman" w:hAnsi="Times New Roman"/>
          <w:lang w:eastAsia="zh-CN"/>
        </w:rPr>
        <w:t>流程的功能。</w:t>
      </w:r>
    </w:p>
    <w:p w14:paraId="7A089CB1" w14:textId="77777777" w:rsidR="008E10FD" w:rsidRDefault="00AE6169"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利用</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hint="eastAsia"/>
          <w:lang w:eastAsia="zh-CN"/>
        </w:rPr>
        <w:t>生成形象</w:t>
      </w:r>
      <w:r w:rsidRPr="00CB1DBB">
        <w:rPr>
          <w:rFonts w:ascii="Times New Roman" w:hAnsi="Times New Roman"/>
          <w:lang w:eastAsia="zh-CN"/>
        </w:rPr>
        <w:t>丰富的</w:t>
      </w:r>
      <w:r w:rsidRPr="00CB1DBB">
        <w:rPr>
          <w:rFonts w:ascii="Times New Roman" w:hAnsi="Times New Roman" w:hint="eastAsia"/>
          <w:lang w:eastAsia="zh-CN"/>
        </w:rPr>
        <w:t>图表</w:t>
      </w:r>
      <w:r w:rsidRPr="00CB1DBB">
        <w:rPr>
          <w:rFonts w:ascii="Times New Roman" w:hAnsi="Times New Roman"/>
          <w:lang w:eastAsia="zh-CN"/>
        </w:rPr>
        <w:t>记录，</w:t>
      </w:r>
      <w:r w:rsidRPr="00CB1DBB">
        <w:rPr>
          <w:rFonts w:ascii="Times New Roman" w:hAnsi="Times New Roman" w:hint="eastAsia"/>
          <w:lang w:eastAsia="zh-CN"/>
        </w:rPr>
        <w:t>直观</w:t>
      </w:r>
      <w:r w:rsidRPr="00CB1DBB">
        <w:rPr>
          <w:rFonts w:ascii="Times New Roman" w:hAnsi="Times New Roman"/>
          <w:lang w:eastAsia="zh-CN"/>
        </w:rPr>
        <w:t>的展现项目的</w:t>
      </w:r>
      <w:r w:rsidR="0066016B">
        <w:rPr>
          <w:rFonts w:ascii="Times New Roman" w:hAnsi="Times New Roman"/>
          <w:lang w:eastAsia="zh-CN"/>
        </w:rPr>
        <w:t>Bug</w:t>
      </w:r>
      <w:r w:rsidRPr="00CB1DBB">
        <w:rPr>
          <w:rFonts w:ascii="Times New Roman" w:hAnsi="Times New Roman" w:hint="eastAsia"/>
          <w:lang w:eastAsia="zh-CN"/>
        </w:rPr>
        <w:t>状态分布</w:t>
      </w:r>
      <w:r w:rsidRPr="00CB1DBB">
        <w:rPr>
          <w:rFonts w:ascii="Times New Roman" w:hAnsi="Times New Roman"/>
          <w:lang w:eastAsia="zh-CN"/>
        </w:rPr>
        <w:t xml:space="preserve"> </w:t>
      </w:r>
      <w:r w:rsidRPr="00CB1DBB">
        <w:rPr>
          <w:rFonts w:ascii="Times New Roman" w:hAnsi="Times New Roman" w:hint="eastAsia"/>
          <w:lang w:eastAsia="zh-CN"/>
        </w:rPr>
        <w:t>和走</w:t>
      </w:r>
    </w:p>
    <w:p w14:paraId="377035F3" w14:textId="77777777" w:rsidR="00AE6169" w:rsidRPr="00CB1DBB" w:rsidRDefault="00AE6169" w:rsidP="00CB1DBB">
      <w:pPr>
        <w:pStyle w:val="a8"/>
        <w:ind w:firstLineChars="0" w:firstLine="0"/>
        <w:rPr>
          <w:rFonts w:ascii="Times New Roman" w:hAnsi="Times New Roman"/>
          <w:lang w:eastAsia="zh-CN"/>
        </w:rPr>
      </w:pPr>
      <w:r w:rsidRPr="00CB1DBB">
        <w:rPr>
          <w:rFonts w:ascii="Times New Roman" w:hAnsi="Times New Roman" w:hint="eastAsia"/>
          <w:lang w:eastAsia="zh-CN"/>
        </w:rPr>
        <w:t>势</w:t>
      </w:r>
      <w:r w:rsidRPr="00CB1DBB">
        <w:rPr>
          <w:rFonts w:ascii="Times New Roman" w:hAnsi="Times New Roman"/>
          <w:lang w:eastAsia="zh-CN"/>
        </w:rPr>
        <w:t>。</w:t>
      </w:r>
    </w:p>
    <w:p w14:paraId="66D28AA9" w14:textId="77777777" w:rsidR="008E10FD" w:rsidRDefault="00243ACF"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采用</w:t>
      </w:r>
      <w:r w:rsidRPr="00CB1DBB">
        <w:rPr>
          <w:rFonts w:ascii="Times New Roman" w:hAnsi="Times New Roman" w:hint="eastAsia"/>
          <w:lang w:eastAsia="zh-CN"/>
        </w:rPr>
        <w:t>简单</w:t>
      </w:r>
      <w:r w:rsidRPr="00CB1DBB">
        <w:rPr>
          <w:rFonts w:ascii="Times New Roman" w:hAnsi="Times New Roman"/>
          <w:lang w:eastAsia="zh-CN"/>
        </w:rPr>
        <w:t>、</w:t>
      </w:r>
      <w:r w:rsidRPr="00CB1DBB">
        <w:rPr>
          <w:rFonts w:ascii="Times New Roman" w:hAnsi="Times New Roman" w:hint="eastAsia"/>
          <w:lang w:eastAsia="zh-CN"/>
        </w:rPr>
        <w:t>美观</w:t>
      </w:r>
      <w:r w:rsidRPr="00CB1DBB">
        <w:rPr>
          <w:rFonts w:ascii="Times New Roman" w:hAnsi="Times New Roman"/>
          <w:lang w:eastAsia="zh-CN"/>
        </w:rPr>
        <w:t>的</w:t>
      </w:r>
      <w:r w:rsidRPr="00CB1DBB">
        <w:rPr>
          <w:rFonts w:ascii="Times New Roman" w:hAnsi="Times New Roman" w:hint="eastAsia"/>
          <w:lang w:eastAsia="zh-CN"/>
        </w:rPr>
        <w:t>响应式</w:t>
      </w:r>
      <w:r w:rsidRPr="00CB1DBB">
        <w:rPr>
          <w:rFonts w:ascii="Times New Roman" w:hAnsi="Times New Roman"/>
          <w:lang w:eastAsia="zh-CN"/>
        </w:rPr>
        <w:t>前</w:t>
      </w:r>
      <w:r w:rsidRPr="00CB1DBB">
        <w:rPr>
          <w:rFonts w:ascii="Times New Roman" w:hAnsi="Times New Roman" w:hint="eastAsia"/>
          <w:lang w:eastAsia="zh-CN"/>
        </w:rPr>
        <w:t>端</w:t>
      </w:r>
      <w:r w:rsidRPr="00CB1DBB">
        <w:rPr>
          <w:rFonts w:ascii="Times New Roman" w:hAnsi="Times New Roman"/>
          <w:lang w:eastAsia="zh-CN"/>
        </w:rPr>
        <w:t>框架</w:t>
      </w:r>
      <w:r w:rsidRPr="00CB1DBB">
        <w:rPr>
          <w:rFonts w:ascii="Times New Roman" w:hAnsi="Times New Roman"/>
          <w:lang w:eastAsia="zh-CN"/>
        </w:rPr>
        <w:t xml:space="preserve"> B</w:t>
      </w:r>
      <w:r w:rsidRPr="00CB1DBB">
        <w:rPr>
          <w:rFonts w:ascii="Times New Roman" w:hAnsi="Times New Roman" w:hint="eastAsia"/>
          <w:lang w:eastAsia="zh-CN"/>
        </w:rPr>
        <w:t>oot</w:t>
      </w:r>
      <w:r w:rsidRPr="00CB1DBB">
        <w:rPr>
          <w:rFonts w:ascii="Times New Roman" w:hAnsi="Times New Roman"/>
          <w:lang w:eastAsia="zh-CN"/>
        </w:rPr>
        <w:t xml:space="preserve">strap </w:t>
      </w:r>
      <w:r w:rsidRPr="00CB1DBB">
        <w:rPr>
          <w:rFonts w:ascii="Times New Roman" w:hAnsi="Times New Roman"/>
          <w:lang w:eastAsia="zh-CN"/>
        </w:rPr>
        <w:t>，</w:t>
      </w:r>
      <w:r w:rsidRPr="00CB1DBB">
        <w:rPr>
          <w:rFonts w:ascii="Times New Roman" w:hAnsi="Times New Roman"/>
          <w:lang w:eastAsia="zh-CN"/>
        </w:rPr>
        <w:t>PC</w:t>
      </w:r>
      <w:r w:rsidRPr="00CB1DBB">
        <w:rPr>
          <w:rFonts w:ascii="Times New Roman" w:hAnsi="Times New Roman" w:hint="eastAsia"/>
          <w:lang w:eastAsia="zh-CN"/>
        </w:rPr>
        <w:t>、手机</w:t>
      </w:r>
      <w:r w:rsidRPr="00CB1DBB">
        <w:rPr>
          <w:rFonts w:ascii="Times New Roman" w:hAnsi="Times New Roman"/>
          <w:lang w:eastAsia="zh-CN"/>
        </w:rPr>
        <w:t>、</w:t>
      </w:r>
      <w:r w:rsidRPr="00CB1DBB">
        <w:rPr>
          <w:rFonts w:ascii="Times New Roman" w:hAnsi="Times New Roman" w:hint="eastAsia"/>
          <w:lang w:eastAsia="zh-CN"/>
        </w:rPr>
        <w:t>平板</w:t>
      </w:r>
      <w:r w:rsidRPr="00CB1DBB">
        <w:rPr>
          <w:rFonts w:ascii="Times New Roman" w:hAnsi="Times New Roman"/>
          <w:lang w:eastAsia="zh-CN"/>
        </w:rPr>
        <w:t>都可进行</w:t>
      </w:r>
    </w:p>
    <w:p w14:paraId="361E5800" w14:textId="77777777" w:rsidR="00243ACF" w:rsidRPr="00CB1DBB" w:rsidRDefault="00243ACF" w:rsidP="00CB1DBB">
      <w:pPr>
        <w:pStyle w:val="a8"/>
        <w:ind w:firstLineChars="0" w:firstLine="0"/>
        <w:rPr>
          <w:rFonts w:ascii="Times New Roman" w:hAnsi="Times New Roman"/>
          <w:lang w:eastAsia="zh-CN"/>
        </w:rPr>
      </w:pPr>
      <w:r w:rsidRPr="00CB1DBB">
        <w:rPr>
          <w:rFonts w:ascii="Times New Roman" w:hAnsi="Times New Roman" w:hint="eastAsia"/>
          <w:lang w:eastAsia="zh-CN"/>
        </w:rPr>
        <w:t>适配</w:t>
      </w:r>
      <w:r w:rsidRPr="00CB1DBB">
        <w:rPr>
          <w:rFonts w:ascii="Times New Roman" w:hAnsi="Times New Roman"/>
          <w:lang w:eastAsia="zh-CN"/>
        </w:rPr>
        <w:t>。</w:t>
      </w:r>
    </w:p>
    <w:p w14:paraId="4522D356" w14:textId="77777777" w:rsidR="008E10FD" w:rsidRDefault="00207654"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利用了</w:t>
      </w:r>
      <w:r w:rsidR="001A3B6E" w:rsidRPr="00CB1DBB">
        <w:rPr>
          <w:rFonts w:ascii="Times New Roman" w:hAnsi="Times New Roman"/>
          <w:lang w:eastAsia="zh-CN"/>
        </w:rPr>
        <w:t xml:space="preserve"> layim </w:t>
      </w:r>
      <w:r w:rsidR="001A3B6E" w:rsidRPr="00CB1DBB">
        <w:rPr>
          <w:rFonts w:ascii="Times New Roman" w:hAnsi="Times New Roman" w:hint="eastAsia"/>
          <w:lang w:eastAsia="zh-CN"/>
        </w:rPr>
        <w:t>插件</w:t>
      </w:r>
      <w:r w:rsidR="001A3B6E" w:rsidRPr="00CB1DBB">
        <w:rPr>
          <w:rFonts w:ascii="Times New Roman" w:hAnsi="Times New Roman"/>
          <w:lang w:eastAsia="zh-CN"/>
        </w:rPr>
        <w:t>，</w:t>
      </w:r>
      <w:r w:rsidR="001A3B6E" w:rsidRPr="00CB1DBB">
        <w:rPr>
          <w:rFonts w:ascii="Times New Roman" w:hAnsi="Times New Roman" w:hint="eastAsia"/>
          <w:lang w:eastAsia="zh-CN"/>
        </w:rPr>
        <w:t>一款</w:t>
      </w:r>
      <w:r w:rsidR="001A3B6E" w:rsidRPr="00CB1DBB">
        <w:rPr>
          <w:rFonts w:ascii="Times New Roman" w:hAnsi="Times New Roman"/>
          <w:lang w:eastAsia="zh-CN"/>
        </w:rPr>
        <w:t xml:space="preserve"> </w:t>
      </w:r>
      <w:bookmarkStart w:id="387" w:name="OLE_LINK5"/>
      <w:bookmarkStart w:id="388" w:name="OLE_LINK6"/>
      <w:r w:rsidR="001A3B6E" w:rsidRPr="00CB1DBB">
        <w:rPr>
          <w:rFonts w:ascii="Times New Roman" w:hAnsi="Times New Roman" w:hint="eastAsia"/>
          <w:lang w:eastAsia="zh-CN"/>
        </w:rPr>
        <w:t>we</w:t>
      </w:r>
      <w:r w:rsidR="001A3B6E" w:rsidRPr="00CB1DBB">
        <w:rPr>
          <w:rFonts w:ascii="Times New Roman" w:hAnsi="Times New Roman"/>
          <w:lang w:eastAsia="zh-CN"/>
        </w:rPr>
        <w:t xml:space="preserve">bim </w:t>
      </w:r>
      <w:bookmarkEnd w:id="387"/>
      <w:bookmarkEnd w:id="388"/>
      <w:r w:rsidR="001A3B6E" w:rsidRPr="00CB1DBB">
        <w:rPr>
          <w:rFonts w:ascii="Times New Roman" w:hAnsi="Times New Roman" w:hint="eastAsia"/>
          <w:lang w:eastAsia="zh-CN"/>
        </w:rPr>
        <w:t>聊天</w:t>
      </w:r>
      <w:r w:rsidR="001A3B6E" w:rsidRPr="00CB1DBB">
        <w:rPr>
          <w:rFonts w:ascii="Times New Roman" w:hAnsi="Times New Roman"/>
          <w:lang w:eastAsia="zh-CN"/>
        </w:rPr>
        <w:t>插件</w:t>
      </w:r>
      <w:r w:rsidR="001A3B6E" w:rsidRPr="00CB1DBB">
        <w:rPr>
          <w:rFonts w:ascii="Times New Roman" w:hAnsi="Times New Roman"/>
          <w:lang w:eastAsia="zh-CN"/>
        </w:rPr>
        <w:t xml:space="preserve"> </w:t>
      </w:r>
      <w:r w:rsidR="001A3B6E" w:rsidRPr="00CB1DBB">
        <w:rPr>
          <w:rFonts w:ascii="Times New Roman" w:hAnsi="Times New Roman"/>
          <w:lang w:eastAsia="zh-CN"/>
        </w:rPr>
        <w:t>，</w:t>
      </w:r>
      <w:r w:rsidR="001A3B6E" w:rsidRPr="00CB1DBB">
        <w:rPr>
          <w:rFonts w:ascii="Times New Roman" w:hAnsi="Times New Roman" w:hint="eastAsia"/>
          <w:lang w:eastAsia="zh-CN"/>
        </w:rPr>
        <w:t>实现</w:t>
      </w:r>
      <w:r w:rsidR="001A3B6E" w:rsidRPr="00CB1DBB">
        <w:rPr>
          <w:rFonts w:ascii="Times New Roman" w:hAnsi="Times New Roman"/>
          <w:lang w:eastAsia="zh-CN"/>
        </w:rPr>
        <w:t>简单的实时通讯，</w:t>
      </w:r>
      <w:r w:rsidR="001A3B6E" w:rsidRPr="00CB1DBB">
        <w:rPr>
          <w:rFonts w:ascii="Times New Roman" w:hAnsi="Times New Roman" w:hint="eastAsia"/>
          <w:lang w:eastAsia="zh-CN"/>
        </w:rPr>
        <w:t>可以</w:t>
      </w:r>
      <w:r w:rsidR="001A3B6E" w:rsidRPr="00CB1DBB">
        <w:rPr>
          <w:rFonts w:ascii="Times New Roman" w:hAnsi="Times New Roman"/>
          <w:lang w:eastAsia="zh-CN"/>
        </w:rPr>
        <w:t>实时</w:t>
      </w:r>
      <w:r w:rsidR="001A3B6E" w:rsidRPr="00CB1DBB">
        <w:rPr>
          <w:rFonts w:ascii="Times New Roman" w:hAnsi="Times New Roman" w:hint="eastAsia"/>
          <w:lang w:eastAsia="zh-CN"/>
        </w:rPr>
        <w:t>和</w:t>
      </w:r>
    </w:p>
    <w:p w14:paraId="64127430" w14:textId="77777777" w:rsidR="00207654" w:rsidRPr="00CB1DBB" w:rsidRDefault="001A3B6E" w:rsidP="00CB1DBB">
      <w:pPr>
        <w:pStyle w:val="a8"/>
        <w:ind w:firstLineChars="0" w:firstLine="0"/>
        <w:rPr>
          <w:rFonts w:ascii="Times New Roman" w:hAnsi="Times New Roman"/>
          <w:lang w:eastAsia="zh-CN"/>
        </w:rPr>
      </w:pPr>
      <w:r w:rsidRPr="00CB1DBB">
        <w:rPr>
          <w:rFonts w:ascii="Times New Roman" w:hAnsi="Times New Roman" w:hint="eastAsia"/>
          <w:lang w:eastAsia="zh-CN"/>
        </w:rPr>
        <w:t>成员</w:t>
      </w:r>
      <w:r w:rsidRPr="00CB1DBB">
        <w:rPr>
          <w:rFonts w:ascii="Times New Roman" w:hAnsi="Times New Roman"/>
          <w:lang w:eastAsia="zh-CN"/>
        </w:rPr>
        <w:t>进行沟通。</w:t>
      </w:r>
    </w:p>
    <w:p w14:paraId="33004F7F" w14:textId="77777777" w:rsidR="00AE6169" w:rsidRPr="00CB1DBB" w:rsidRDefault="00AE6169" w:rsidP="00AE6169">
      <w:pPr>
        <w:pStyle w:val="a8"/>
        <w:ind w:left="960" w:firstLineChars="0" w:firstLine="0"/>
        <w:rPr>
          <w:rFonts w:ascii="Times New Roman" w:hAnsi="Times New Roman"/>
          <w:lang w:eastAsia="zh-CN"/>
        </w:rPr>
      </w:pPr>
    </w:p>
    <w:p w14:paraId="2DF690DB" w14:textId="77777777" w:rsidR="008158ED" w:rsidRPr="00CB1DBB" w:rsidRDefault="00520E7B" w:rsidP="00CB1DBB">
      <w:pPr>
        <w:pStyle w:val="2"/>
        <w:numPr>
          <w:ilvl w:val="1"/>
          <w:numId w:val="74"/>
        </w:numPr>
        <w:ind w:firstLineChars="0"/>
        <w:rPr>
          <w:rFonts w:ascii="Times New Roman" w:hAnsi="Times New Roman"/>
        </w:rPr>
      </w:pPr>
      <w:bookmarkStart w:id="389" w:name="_Toc451435005"/>
      <w:bookmarkStart w:id="390" w:name="_Toc451435839"/>
      <w:r w:rsidRPr="00CB1DBB">
        <w:rPr>
          <w:rFonts w:ascii="Times New Roman" w:hAnsi="Times New Roman"/>
        </w:rPr>
        <w:lastRenderedPageBreak/>
        <w:t xml:space="preserve"> </w:t>
      </w:r>
      <w:bookmarkStart w:id="391" w:name="_Toc451455888"/>
      <w:bookmarkStart w:id="392" w:name="_Toc451456860"/>
      <w:bookmarkStart w:id="393" w:name="_Toc451457096"/>
      <w:bookmarkStart w:id="394" w:name="_Toc451457562"/>
      <w:bookmarkStart w:id="395" w:name="_Toc451702774"/>
      <w:r w:rsidR="008158ED" w:rsidRPr="00CB1DBB">
        <w:rPr>
          <w:rFonts w:ascii="Times New Roman" w:hAnsi="Times New Roman" w:hint="eastAsia"/>
        </w:rPr>
        <w:t>系统</w:t>
      </w:r>
      <w:r w:rsidR="00EA19AF" w:rsidRPr="00CB1DBB">
        <w:rPr>
          <w:rFonts w:ascii="Times New Roman" w:hAnsi="Times New Roman"/>
        </w:rPr>
        <w:t>存在不足</w:t>
      </w:r>
      <w:bookmarkEnd w:id="389"/>
      <w:bookmarkEnd w:id="390"/>
      <w:bookmarkEnd w:id="391"/>
      <w:bookmarkEnd w:id="392"/>
      <w:bookmarkEnd w:id="393"/>
      <w:bookmarkEnd w:id="394"/>
      <w:bookmarkEnd w:id="395"/>
    </w:p>
    <w:p w14:paraId="671FF39A" w14:textId="77777777" w:rsidR="0010620F" w:rsidRPr="00CB1DBB" w:rsidRDefault="00A4398B" w:rsidP="00583D34">
      <w:pPr>
        <w:ind w:firstLine="480"/>
        <w:rPr>
          <w:rFonts w:ascii="Times New Roman" w:hAnsi="Times New Roman"/>
          <w:lang w:eastAsia="zh-CN"/>
        </w:rPr>
      </w:pPr>
      <w:r w:rsidRPr="00CB1DBB">
        <w:rPr>
          <w:rFonts w:ascii="Times New Roman" w:hAnsi="Times New Roman" w:hint="eastAsia"/>
          <w:lang w:eastAsia="zh-CN"/>
        </w:rPr>
        <w:t>由于自己的</w:t>
      </w:r>
      <w:r w:rsidRPr="00CB1DBB">
        <w:rPr>
          <w:rFonts w:ascii="Times New Roman" w:hAnsi="Times New Roman"/>
          <w:lang w:eastAsia="zh-CN"/>
        </w:rPr>
        <w:t>开发经验，</w:t>
      </w:r>
      <w:r w:rsidRPr="00CB1DBB">
        <w:rPr>
          <w:rFonts w:ascii="Times New Roman" w:hAnsi="Times New Roman" w:hint="eastAsia"/>
          <w:lang w:eastAsia="zh-CN"/>
        </w:rPr>
        <w:t>开发水平有限</w:t>
      </w:r>
      <w:r w:rsidR="00EC7D86" w:rsidRPr="00CB1DBB">
        <w:rPr>
          <w:rFonts w:ascii="Times New Roman" w:hAnsi="Times New Roman"/>
          <w:lang w:eastAsia="zh-CN"/>
        </w:rPr>
        <w:t>，</w:t>
      </w:r>
      <w:r w:rsidR="00EC7D86" w:rsidRPr="00CB1DBB">
        <w:rPr>
          <w:rFonts w:ascii="Times New Roman" w:hAnsi="Times New Roman" w:hint="eastAsia"/>
          <w:lang w:eastAsia="zh-CN"/>
        </w:rPr>
        <w:t>又</w:t>
      </w:r>
      <w:r w:rsidRPr="00CB1DBB">
        <w:rPr>
          <w:rFonts w:ascii="Times New Roman" w:hAnsi="Times New Roman" w:hint="eastAsia"/>
          <w:lang w:eastAsia="zh-CN"/>
        </w:rPr>
        <w:t>有加之</w:t>
      </w:r>
      <w:r w:rsidRPr="00CB1DBB">
        <w:rPr>
          <w:rFonts w:ascii="Times New Roman" w:hAnsi="Times New Roman"/>
          <w:lang w:eastAsia="zh-CN"/>
        </w:rPr>
        <w:t>设计与实现该系统的</w:t>
      </w:r>
      <w:r w:rsidRPr="00CB1DBB">
        <w:rPr>
          <w:rFonts w:ascii="Times New Roman" w:hAnsi="Times New Roman" w:hint="eastAsia"/>
          <w:lang w:eastAsia="zh-CN"/>
        </w:rPr>
        <w:t>时间</w:t>
      </w:r>
      <w:r w:rsidRPr="00CB1DBB">
        <w:rPr>
          <w:rFonts w:ascii="Times New Roman" w:hAnsi="Times New Roman"/>
          <w:lang w:eastAsia="zh-CN"/>
        </w:rPr>
        <w:t>有限，</w:t>
      </w:r>
      <w:r w:rsidRPr="00CB1DBB">
        <w:rPr>
          <w:rFonts w:ascii="Times New Roman" w:hAnsi="Times New Roman" w:hint="eastAsia"/>
          <w:lang w:eastAsia="zh-CN"/>
        </w:rPr>
        <w:t>Activiti</w:t>
      </w:r>
      <w:r w:rsidRPr="00CB1DBB">
        <w:rPr>
          <w:rFonts w:ascii="Times New Roman" w:hAnsi="Times New Roman"/>
          <w:lang w:eastAsia="zh-CN"/>
        </w:rPr>
        <w:t xml:space="preserve"> </w:t>
      </w:r>
      <w:r w:rsidRPr="00CB1DBB">
        <w:rPr>
          <w:rFonts w:ascii="Times New Roman" w:hAnsi="Times New Roman" w:hint="eastAsia"/>
          <w:lang w:eastAsia="zh-CN"/>
        </w:rPr>
        <w:t>这个</w:t>
      </w:r>
      <w:r w:rsidRPr="00CB1DBB">
        <w:rPr>
          <w:rFonts w:ascii="Times New Roman" w:hAnsi="Times New Roman"/>
          <w:lang w:eastAsia="zh-CN"/>
        </w:rPr>
        <w:t>强大</w:t>
      </w:r>
      <w:r w:rsidRPr="00CB1DBB">
        <w:rPr>
          <w:rFonts w:ascii="Times New Roman" w:hAnsi="Times New Roman" w:hint="eastAsia"/>
          <w:lang w:eastAsia="zh-CN"/>
        </w:rPr>
        <w:t>工作</w:t>
      </w:r>
      <w:r w:rsidRPr="00CB1DBB">
        <w:rPr>
          <w:rFonts w:ascii="Times New Roman" w:hAnsi="Times New Roman"/>
          <w:lang w:eastAsia="zh-CN"/>
        </w:rPr>
        <w:t>流框架</w:t>
      </w:r>
      <w:r w:rsidRPr="00CB1DBB">
        <w:rPr>
          <w:rFonts w:ascii="Times New Roman" w:hAnsi="Times New Roman" w:hint="eastAsia"/>
          <w:lang w:eastAsia="zh-CN"/>
        </w:rPr>
        <w:t>的功能</w:t>
      </w:r>
      <w:r w:rsidRPr="00CB1DBB">
        <w:rPr>
          <w:rFonts w:ascii="Times New Roman" w:hAnsi="Times New Roman"/>
          <w:lang w:eastAsia="zh-CN"/>
        </w:rPr>
        <w:t>并</w:t>
      </w:r>
      <w:r w:rsidRPr="00CB1DBB">
        <w:rPr>
          <w:rFonts w:ascii="Times New Roman" w:hAnsi="Times New Roman" w:hint="eastAsia"/>
          <w:lang w:eastAsia="zh-CN"/>
        </w:rPr>
        <w:t>没有完全而又</w:t>
      </w:r>
      <w:r w:rsidRPr="00CB1DBB">
        <w:rPr>
          <w:rFonts w:ascii="Times New Roman" w:hAnsi="Times New Roman"/>
          <w:lang w:eastAsia="zh-CN"/>
        </w:rPr>
        <w:t>灵活的</w:t>
      </w:r>
      <w:r w:rsidRPr="00CB1DBB">
        <w:rPr>
          <w:rFonts w:ascii="Times New Roman" w:hAnsi="Times New Roman" w:hint="eastAsia"/>
          <w:lang w:eastAsia="zh-CN"/>
        </w:rPr>
        <w:t>应用</w:t>
      </w:r>
      <w:r w:rsidRPr="00CB1DBB">
        <w:rPr>
          <w:rFonts w:ascii="Times New Roman" w:hAnsi="Times New Roman"/>
          <w:lang w:eastAsia="zh-CN"/>
        </w:rPr>
        <w:t>到系统中来。</w:t>
      </w:r>
      <w:r w:rsidR="00AA3075" w:rsidRPr="00CB1DBB">
        <w:rPr>
          <w:rFonts w:ascii="Times New Roman" w:hAnsi="Times New Roman" w:hint="eastAsia"/>
          <w:lang w:eastAsia="zh-CN"/>
        </w:rPr>
        <w:t>在用户</w:t>
      </w:r>
      <w:r w:rsidR="00AA3075" w:rsidRPr="00CB1DBB">
        <w:rPr>
          <w:rFonts w:ascii="Times New Roman" w:hAnsi="Times New Roman"/>
          <w:lang w:eastAsia="zh-CN"/>
        </w:rPr>
        <w:t>提交缺陷的这个页面上，</w:t>
      </w:r>
      <w:r w:rsidR="0066016B">
        <w:rPr>
          <w:rFonts w:ascii="Times New Roman" w:hAnsi="Times New Roman"/>
          <w:lang w:eastAsia="zh-CN"/>
        </w:rPr>
        <w:t>Bug</w:t>
      </w:r>
      <w:r w:rsidR="00AA3075" w:rsidRPr="00CB1DBB">
        <w:rPr>
          <w:rFonts w:ascii="Times New Roman" w:hAnsi="Times New Roman" w:hint="eastAsia"/>
          <w:lang w:eastAsia="zh-CN"/>
        </w:rPr>
        <w:t>图片</w:t>
      </w:r>
      <w:r w:rsidR="00AA3075" w:rsidRPr="00CB1DBB">
        <w:rPr>
          <w:rFonts w:ascii="Times New Roman" w:hAnsi="Times New Roman"/>
          <w:lang w:eastAsia="zh-CN"/>
        </w:rPr>
        <w:t>的上传</w:t>
      </w:r>
      <w:r w:rsidR="00AA3075" w:rsidRPr="00CB1DBB">
        <w:rPr>
          <w:rFonts w:ascii="Times New Roman" w:hAnsi="Times New Roman" w:hint="eastAsia"/>
          <w:lang w:eastAsia="zh-CN"/>
        </w:rPr>
        <w:t>，标记</w:t>
      </w:r>
      <w:r w:rsidR="00AA3075" w:rsidRPr="00CB1DBB">
        <w:rPr>
          <w:rFonts w:ascii="Times New Roman" w:hAnsi="Times New Roman"/>
          <w:lang w:eastAsia="zh-CN"/>
        </w:rPr>
        <w:t>需要用户自行标记</w:t>
      </w:r>
      <w:r w:rsidR="00B276ED" w:rsidRPr="00CB1DBB">
        <w:rPr>
          <w:rFonts w:ascii="Times New Roman" w:hAnsi="Times New Roman"/>
          <w:lang w:eastAsia="zh-CN"/>
        </w:rPr>
        <w:t>，</w:t>
      </w:r>
      <w:r w:rsidR="00B276ED" w:rsidRPr="00CB1DBB">
        <w:rPr>
          <w:rFonts w:ascii="Times New Roman" w:hAnsi="Times New Roman" w:hint="eastAsia"/>
          <w:lang w:eastAsia="zh-CN"/>
        </w:rPr>
        <w:t>带来</w:t>
      </w:r>
      <w:r w:rsidR="00B276ED" w:rsidRPr="00CB1DBB">
        <w:rPr>
          <w:rFonts w:ascii="Times New Roman" w:hAnsi="Times New Roman"/>
          <w:lang w:eastAsia="zh-CN"/>
        </w:rPr>
        <w:t>诸多不便。</w:t>
      </w:r>
    </w:p>
    <w:p w14:paraId="4FD1572D" w14:textId="77777777" w:rsidR="00EA19AF" w:rsidRPr="00CB1DBB" w:rsidRDefault="00EA19AF" w:rsidP="00583D34">
      <w:pPr>
        <w:ind w:firstLine="480"/>
        <w:rPr>
          <w:rFonts w:ascii="Times New Roman" w:hAnsi="Times New Roman"/>
          <w:lang w:eastAsia="zh-CN"/>
        </w:rPr>
      </w:pPr>
    </w:p>
    <w:p w14:paraId="2D0A3955" w14:textId="77777777" w:rsidR="00EA19AF" w:rsidRPr="00CB1DBB" w:rsidRDefault="00C867CE" w:rsidP="00CB1DBB">
      <w:pPr>
        <w:pStyle w:val="2"/>
        <w:numPr>
          <w:ilvl w:val="1"/>
          <w:numId w:val="74"/>
        </w:numPr>
        <w:ind w:firstLineChars="0"/>
        <w:rPr>
          <w:rFonts w:ascii="Times New Roman" w:hAnsi="Times New Roman"/>
        </w:rPr>
      </w:pPr>
      <w:bookmarkStart w:id="396" w:name="_Toc451435006"/>
      <w:bookmarkStart w:id="397" w:name="_Toc451435840"/>
      <w:r w:rsidRPr="00CB1DBB">
        <w:rPr>
          <w:rFonts w:ascii="Times New Roman" w:hAnsi="Times New Roman"/>
        </w:rPr>
        <w:t xml:space="preserve"> </w:t>
      </w:r>
      <w:bookmarkStart w:id="398" w:name="_Toc451455889"/>
      <w:bookmarkStart w:id="399" w:name="_Toc451456861"/>
      <w:bookmarkStart w:id="400" w:name="_Toc451457097"/>
      <w:bookmarkStart w:id="401" w:name="_Toc451457563"/>
      <w:bookmarkStart w:id="402" w:name="_Toc451702775"/>
      <w:r w:rsidR="00EA19AF" w:rsidRPr="00CB1DBB">
        <w:rPr>
          <w:rFonts w:ascii="Times New Roman" w:hAnsi="Times New Roman" w:hint="eastAsia"/>
        </w:rPr>
        <w:t>改进方案</w:t>
      </w:r>
      <w:bookmarkEnd w:id="396"/>
      <w:bookmarkEnd w:id="397"/>
      <w:bookmarkEnd w:id="398"/>
      <w:bookmarkEnd w:id="399"/>
      <w:bookmarkEnd w:id="400"/>
      <w:bookmarkEnd w:id="401"/>
      <w:bookmarkEnd w:id="402"/>
    </w:p>
    <w:p w14:paraId="7C463F80" w14:textId="77777777" w:rsidR="00EC736A" w:rsidRPr="00CB1DBB" w:rsidRDefault="00F026D5" w:rsidP="00EC736A">
      <w:pPr>
        <w:ind w:firstLine="480"/>
        <w:rPr>
          <w:rFonts w:ascii="Times New Roman" w:hAnsi="Times New Roman"/>
          <w:lang w:eastAsia="zh-CN"/>
        </w:rPr>
      </w:pPr>
      <w:r>
        <w:rPr>
          <w:rFonts w:ascii="Times New Roman" w:hAnsi="Times New Roman" w:hint="eastAsia"/>
        </w:rPr>
        <w:t>针对</w:t>
      </w:r>
      <w:r w:rsidR="00805187">
        <w:rPr>
          <w:rFonts w:ascii="Times New Roman" w:hAnsi="Times New Roman"/>
        </w:rPr>
        <w:t>系统存在的</w:t>
      </w:r>
      <w:r w:rsidR="00EC736A" w:rsidRPr="00CB1DBB">
        <w:rPr>
          <w:rFonts w:ascii="Times New Roman" w:hAnsi="Times New Roman"/>
        </w:rPr>
        <w:t>不足</w:t>
      </w:r>
      <w:r w:rsidR="00EC736A" w:rsidRPr="00CB1DBB">
        <w:rPr>
          <w:rFonts w:ascii="Times New Roman" w:hAnsi="Times New Roman"/>
          <w:lang w:eastAsia="zh-CN"/>
        </w:rPr>
        <w:t>，</w:t>
      </w:r>
      <w:r w:rsidR="00EC736A" w:rsidRPr="00CB1DBB">
        <w:rPr>
          <w:rFonts w:ascii="Times New Roman" w:hAnsi="Times New Roman" w:hint="eastAsia"/>
          <w:lang w:eastAsia="zh-CN"/>
        </w:rPr>
        <w:t>有两种</w:t>
      </w:r>
      <w:r w:rsidR="00EC736A" w:rsidRPr="00CB1DBB">
        <w:rPr>
          <w:rFonts w:ascii="Times New Roman" w:hAnsi="Times New Roman"/>
          <w:lang w:eastAsia="zh-CN"/>
        </w:rPr>
        <w:t>方案</w:t>
      </w:r>
      <w:r w:rsidR="005F3EF3" w:rsidRPr="00CB1DBB">
        <w:rPr>
          <w:rFonts w:ascii="Times New Roman" w:hAnsi="Times New Roman"/>
          <w:lang w:eastAsia="zh-CN"/>
        </w:rPr>
        <w:t>，可以</w:t>
      </w:r>
      <w:r w:rsidR="005F3EF3" w:rsidRPr="00CB1DBB">
        <w:rPr>
          <w:rFonts w:ascii="Times New Roman" w:hAnsi="Times New Roman" w:hint="eastAsia"/>
          <w:lang w:eastAsia="zh-CN"/>
        </w:rPr>
        <w:t>减少</w:t>
      </w:r>
      <w:r w:rsidR="005F3EF3" w:rsidRPr="00CB1DBB">
        <w:rPr>
          <w:rFonts w:ascii="Times New Roman" w:hAnsi="Times New Roman"/>
          <w:lang w:eastAsia="zh-CN"/>
        </w:rPr>
        <w:t>用户不必要的操作。</w:t>
      </w:r>
    </w:p>
    <w:p w14:paraId="2DFF1899" w14:textId="77777777" w:rsidR="00EC736A" w:rsidRPr="00CB1DBB" w:rsidRDefault="00EC736A" w:rsidP="00EC736A">
      <w:pPr>
        <w:pStyle w:val="a8"/>
        <w:numPr>
          <w:ilvl w:val="0"/>
          <w:numId w:val="41"/>
        </w:numPr>
        <w:ind w:firstLineChars="0"/>
        <w:rPr>
          <w:rFonts w:ascii="Times New Roman" w:hAnsi="Times New Roman"/>
          <w:lang w:eastAsia="zh-CN"/>
        </w:rPr>
      </w:pPr>
      <w:r w:rsidRPr="00CB1DBB">
        <w:rPr>
          <w:rFonts w:ascii="Times New Roman" w:hAnsi="Times New Roman" w:hint="eastAsia"/>
          <w:lang w:eastAsia="zh-CN"/>
        </w:rPr>
        <w:t>方案</w:t>
      </w:r>
      <w:r w:rsidRPr="00CB1DBB">
        <w:rPr>
          <w:rFonts w:ascii="Times New Roman" w:hAnsi="Times New Roman"/>
          <w:lang w:eastAsia="zh-CN"/>
        </w:rPr>
        <w:t>1</w:t>
      </w:r>
    </w:p>
    <w:p w14:paraId="2E5F6C3E" w14:textId="77777777" w:rsidR="00EC736A" w:rsidRPr="00CB1DBB" w:rsidRDefault="00EC736A" w:rsidP="00EC736A">
      <w:pPr>
        <w:ind w:firstLine="480"/>
        <w:rPr>
          <w:rFonts w:ascii="Times New Roman" w:hAnsi="Times New Roman"/>
          <w:lang w:eastAsia="zh-CN"/>
        </w:rPr>
      </w:pPr>
      <w:r w:rsidRPr="00CB1DBB">
        <w:rPr>
          <w:rFonts w:ascii="Times New Roman" w:hAnsi="Times New Roman"/>
          <w:lang w:eastAsia="zh-CN"/>
        </w:rPr>
        <w:t>开发一个</w:t>
      </w:r>
      <w:r w:rsidR="00901679" w:rsidRPr="00CB1DBB">
        <w:rPr>
          <w:rFonts w:ascii="Times New Roman" w:hAnsi="Times New Roman" w:hint="eastAsia"/>
          <w:lang w:eastAsia="zh-CN"/>
        </w:rPr>
        <w:t>基于</w:t>
      </w:r>
      <w:r w:rsidRPr="00CB1DBB">
        <w:rPr>
          <w:rFonts w:ascii="Times New Roman" w:hAnsi="Times New Roman" w:hint="eastAsia"/>
          <w:lang w:eastAsia="zh-CN"/>
        </w:rPr>
        <w:t>浏览器</w:t>
      </w:r>
      <w:r w:rsidR="00901679" w:rsidRPr="00CB1DBB">
        <w:rPr>
          <w:rFonts w:ascii="Times New Roman" w:hAnsi="Times New Roman"/>
          <w:lang w:eastAsia="zh-CN"/>
        </w:rPr>
        <w:t>的</w:t>
      </w:r>
      <w:r w:rsidR="00901679" w:rsidRPr="00CB1DBB">
        <w:rPr>
          <w:rFonts w:ascii="Times New Roman" w:hAnsi="Times New Roman" w:hint="eastAsia"/>
          <w:lang w:eastAsia="zh-CN"/>
        </w:rPr>
        <w:t>截图</w:t>
      </w:r>
      <w:r w:rsidR="00901679" w:rsidRPr="00CB1DBB">
        <w:rPr>
          <w:rFonts w:ascii="Times New Roman" w:hAnsi="Times New Roman"/>
          <w:lang w:eastAsia="zh-CN"/>
        </w:rPr>
        <w:t>标注</w:t>
      </w:r>
      <w:r w:rsidRPr="00CB1DBB">
        <w:rPr>
          <w:rFonts w:ascii="Times New Roman" w:hAnsi="Times New Roman"/>
          <w:lang w:eastAsia="zh-CN"/>
        </w:rPr>
        <w:t>插件</w:t>
      </w:r>
      <w:r w:rsidRPr="00CB1DBB">
        <w:rPr>
          <w:rFonts w:ascii="Times New Roman" w:hAnsi="Times New Roman" w:hint="eastAsia"/>
          <w:lang w:eastAsia="zh-CN"/>
        </w:rPr>
        <w:t>集成</w:t>
      </w:r>
      <w:r w:rsidRPr="00CB1DBB">
        <w:rPr>
          <w:rFonts w:ascii="Times New Roman" w:hAnsi="Times New Roman"/>
          <w:lang w:eastAsia="zh-CN"/>
        </w:rPr>
        <w:t>于本系统中，</w:t>
      </w:r>
      <w:r w:rsidR="001107B5" w:rsidRPr="00CB1DBB">
        <w:rPr>
          <w:rFonts w:ascii="Times New Roman" w:hAnsi="Times New Roman"/>
          <w:lang w:eastAsia="zh-CN"/>
        </w:rPr>
        <w:t>用户</w:t>
      </w:r>
      <w:r w:rsidR="001107B5" w:rsidRPr="00CB1DBB">
        <w:rPr>
          <w:rFonts w:ascii="Times New Roman" w:hAnsi="Times New Roman" w:hint="eastAsia"/>
          <w:lang w:eastAsia="zh-CN"/>
        </w:rPr>
        <w:t>通过</w:t>
      </w:r>
      <w:r w:rsidR="001107B5" w:rsidRPr="00CB1DBB">
        <w:rPr>
          <w:rFonts w:ascii="Times New Roman" w:hAnsi="Times New Roman"/>
          <w:lang w:eastAsia="zh-CN"/>
        </w:rPr>
        <w:t>插件</w:t>
      </w:r>
      <w:r w:rsidR="00450152" w:rsidRPr="00CB1DBB">
        <w:rPr>
          <w:rFonts w:ascii="Times New Roman" w:hAnsi="Times New Roman"/>
          <w:lang w:eastAsia="zh-CN"/>
        </w:rPr>
        <w:t>登录后，</w:t>
      </w:r>
      <w:r w:rsidRPr="00CB1DBB">
        <w:rPr>
          <w:rFonts w:ascii="Times New Roman" w:hAnsi="Times New Roman" w:hint="eastAsia"/>
          <w:lang w:eastAsia="zh-CN"/>
        </w:rPr>
        <w:t>可以</w:t>
      </w:r>
      <w:r w:rsidR="00AA31A7" w:rsidRPr="00CB1DBB">
        <w:rPr>
          <w:rFonts w:ascii="Times New Roman" w:hAnsi="Times New Roman"/>
          <w:lang w:eastAsia="zh-CN"/>
        </w:rPr>
        <w:t>通过插件</w:t>
      </w:r>
      <w:r w:rsidRPr="00CB1DBB">
        <w:rPr>
          <w:rFonts w:ascii="Times New Roman" w:hAnsi="Times New Roman" w:hint="eastAsia"/>
          <w:lang w:eastAsia="zh-CN"/>
        </w:rPr>
        <w:t>进行</w:t>
      </w:r>
      <w:r w:rsidRPr="00CB1DBB">
        <w:rPr>
          <w:rFonts w:ascii="Times New Roman" w:hAnsi="Times New Roman"/>
          <w:lang w:eastAsia="zh-CN"/>
        </w:rPr>
        <w:t>截图，</w:t>
      </w:r>
      <w:r w:rsidRPr="00CB1DBB">
        <w:rPr>
          <w:rFonts w:ascii="Times New Roman" w:hAnsi="Times New Roman" w:hint="eastAsia"/>
          <w:lang w:eastAsia="zh-CN"/>
        </w:rPr>
        <w:t>标注</w:t>
      </w:r>
      <w:r w:rsidRPr="00CB1DBB">
        <w:rPr>
          <w:rFonts w:ascii="Times New Roman" w:hAnsi="Times New Roman"/>
          <w:lang w:eastAsia="zh-CN"/>
        </w:rPr>
        <w:t>，</w:t>
      </w:r>
      <w:r w:rsidRPr="00CB1DBB">
        <w:rPr>
          <w:rFonts w:ascii="Times New Roman" w:hAnsi="Times New Roman" w:hint="eastAsia"/>
          <w:lang w:eastAsia="zh-CN"/>
        </w:rPr>
        <w:t>并</w:t>
      </w:r>
      <w:r w:rsidRPr="00CB1DBB">
        <w:rPr>
          <w:rFonts w:ascii="Times New Roman" w:hAnsi="Times New Roman"/>
          <w:lang w:eastAsia="zh-CN"/>
        </w:rPr>
        <w:t>直接上传至</w:t>
      </w:r>
      <w:r w:rsidR="00691206" w:rsidRPr="00CB1DBB">
        <w:rPr>
          <w:rFonts w:ascii="Times New Roman" w:hAnsi="Times New Roman"/>
          <w:lang w:eastAsia="zh-CN"/>
        </w:rPr>
        <w:t>个人用户</w:t>
      </w:r>
      <w:r w:rsidRPr="00CB1DBB">
        <w:rPr>
          <w:rFonts w:ascii="Times New Roman" w:hAnsi="Times New Roman" w:hint="eastAsia"/>
          <w:lang w:eastAsia="zh-CN"/>
        </w:rPr>
        <w:t>文件夹</w:t>
      </w:r>
      <w:r w:rsidRPr="00CB1DBB">
        <w:rPr>
          <w:rFonts w:ascii="Times New Roman" w:hAnsi="Times New Roman"/>
          <w:lang w:eastAsia="zh-CN"/>
        </w:rPr>
        <w:t>中</w:t>
      </w:r>
      <w:r w:rsidR="00E15B9C" w:rsidRPr="00CB1DBB">
        <w:rPr>
          <w:rFonts w:ascii="Times New Roman" w:hAnsi="Times New Roman"/>
          <w:lang w:eastAsia="zh-CN"/>
        </w:rPr>
        <w:t>。</w:t>
      </w:r>
    </w:p>
    <w:p w14:paraId="1DC84504" w14:textId="77777777" w:rsidR="00EC736A" w:rsidRPr="00CB1DBB" w:rsidRDefault="00EC736A" w:rsidP="00EC736A">
      <w:pPr>
        <w:pStyle w:val="a8"/>
        <w:numPr>
          <w:ilvl w:val="0"/>
          <w:numId w:val="41"/>
        </w:numPr>
        <w:ind w:firstLineChars="0"/>
        <w:rPr>
          <w:rFonts w:ascii="Times New Roman" w:hAnsi="Times New Roman"/>
          <w:lang w:eastAsia="zh-CN"/>
        </w:rPr>
      </w:pPr>
      <w:r w:rsidRPr="00CB1DBB">
        <w:rPr>
          <w:rFonts w:ascii="Times New Roman" w:hAnsi="Times New Roman" w:hint="eastAsia"/>
          <w:lang w:eastAsia="zh-CN"/>
        </w:rPr>
        <w:t>方案</w:t>
      </w:r>
      <w:r w:rsidRPr="00CB1DBB">
        <w:rPr>
          <w:rFonts w:ascii="Times New Roman" w:hAnsi="Times New Roman"/>
          <w:lang w:eastAsia="zh-CN"/>
        </w:rPr>
        <w:t>2</w:t>
      </w:r>
    </w:p>
    <w:p w14:paraId="270C70AA" w14:textId="77777777" w:rsidR="00B561E5" w:rsidRDefault="00EC736A" w:rsidP="000D1AE9">
      <w:pPr>
        <w:ind w:left="480" w:firstLineChars="0" w:firstLine="0"/>
        <w:rPr>
          <w:rFonts w:ascii="Times New Roman" w:hAnsi="Times New Roman"/>
          <w:lang w:eastAsia="zh-CN"/>
        </w:rPr>
      </w:pPr>
      <w:r w:rsidRPr="00CB1DBB">
        <w:rPr>
          <w:rFonts w:ascii="Times New Roman" w:hAnsi="Times New Roman" w:hint="eastAsia"/>
          <w:lang w:eastAsia="zh-CN"/>
        </w:rPr>
        <w:t>现在</w:t>
      </w:r>
      <w:r w:rsidRPr="00CB1DBB">
        <w:rPr>
          <w:rFonts w:ascii="Times New Roman" w:hAnsi="Times New Roman"/>
          <w:lang w:eastAsia="zh-CN"/>
        </w:rPr>
        <w:t>移动设备非常流行</w:t>
      </w:r>
      <w:r w:rsidR="00622DBB" w:rsidRPr="00CB1DBB">
        <w:rPr>
          <w:rFonts w:ascii="Times New Roman" w:hAnsi="Times New Roman"/>
          <w:lang w:eastAsia="zh-CN"/>
        </w:rPr>
        <w:t>，</w:t>
      </w:r>
      <w:r w:rsidRPr="00CB1DBB">
        <w:rPr>
          <w:rFonts w:ascii="Times New Roman" w:hAnsi="Times New Roman"/>
          <w:lang w:eastAsia="zh-CN"/>
        </w:rPr>
        <w:t>几乎</w:t>
      </w:r>
      <w:r w:rsidRPr="00CB1DBB">
        <w:rPr>
          <w:rFonts w:ascii="Times New Roman" w:hAnsi="Times New Roman" w:hint="eastAsia"/>
          <w:lang w:eastAsia="zh-CN"/>
        </w:rPr>
        <w:t>人手</w:t>
      </w:r>
      <w:r w:rsidRPr="00CB1DBB">
        <w:rPr>
          <w:rFonts w:ascii="Times New Roman" w:hAnsi="Times New Roman"/>
          <w:lang w:eastAsia="zh-CN"/>
        </w:rPr>
        <w:t>一台，</w:t>
      </w:r>
      <w:r w:rsidRPr="00CB1DBB">
        <w:rPr>
          <w:rFonts w:ascii="Times New Roman" w:hAnsi="Times New Roman" w:hint="eastAsia"/>
          <w:lang w:eastAsia="zh-CN"/>
        </w:rPr>
        <w:t>可以</w:t>
      </w:r>
      <w:r w:rsidR="007D354A" w:rsidRPr="00CB1DBB">
        <w:rPr>
          <w:rFonts w:ascii="Times New Roman" w:hAnsi="Times New Roman" w:hint="eastAsia"/>
          <w:lang w:eastAsia="zh-CN"/>
        </w:rPr>
        <w:t>在</w:t>
      </w:r>
      <w:r w:rsidR="007D354A" w:rsidRPr="00CB1DBB">
        <w:rPr>
          <w:rFonts w:ascii="Times New Roman" w:hAnsi="Times New Roman"/>
          <w:lang w:eastAsia="zh-CN"/>
        </w:rPr>
        <w:t xml:space="preserve"> </w:t>
      </w:r>
      <w:r w:rsidR="0066016B">
        <w:rPr>
          <w:rFonts w:ascii="Times New Roman" w:hAnsi="Times New Roman"/>
          <w:lang w:eastAsia="zh-CN"/>
        </w:rPr>
        <w:t>Bug</w:t>
      </w:r>
      <w:r w:rsidR="007D354A" w:rsidRPr="00CB1DBB">
        <w:rPr>
          <w:rFonts w:ascii="Times New Roman" w:hAnsi="Times New Roman" w:hint="eastAsia"/>
          <w:lang w:eastAsia="zh-CN"/>
        </w:rPr>
        <w:t>提交</w:t>
      </w:r>
      <w:r w:rsidR="007D354A" w:rsidRPr="00CB1DBB">
        <w:rPr>
          <w:rFonts w:ascii="Times New Roman" w:hAnsi="Times New Roman"/>
          <w:lang w:eastAsia="zh-CN"/>
        </w:rPr>
        <w:t>页面上附上</w:t>
      </w:r>
      <w:r w:rsidR="00AC21A5" w:rsidRPr="00CB1DBB">
        <w:rPr>
          <w:rFonts w:ascii="Times New Roman" w:hAnsi="Times New Roman"/>
          <w:lang w:eastAsia="zh-CN"/>
        </w:rPr>
        <w:t>该</w:t>
      </w:r>
      <w:r w:rsidR="0066016B">
        <w:rPr>
          <w:rFonts w:ascii="Times New Roman" w:hAnsi="Times New Roman"/>
          <w:lang w:eastAsia="zh-CN"/>
        </w:rPr>
        <w:t>Bug</w:t>
      </w:r>
      <w:r w:rsidR="007D354A" w:rsidRPr="00CB1DBB">
        <w:rPr>
          <w:rFonts w:ascii="Times New Roman" w:hAnsi="Times New Roman"/>
          <w:lang w:eastAsia="zh-CN"/>
        </w:rPr>
        <w:t>二维</w:t>
      </w:r>
    </w:p>
    <w:p w14:paraId="234AE4CE" w14:textId="77777777" w:rsidR="00FD0857" w:rsidRPr="00CB1DBB" w:rsidRDefault="007D354A" w:rsidP="00CB1DBB">
      <w:pPr>
        <w:ind w:firstLineChars="0" w:firstLine="0"/>
        <w:rPr>
          <w:rFonts w:ascii="Times New Roman" w:hAnsi="Times New Roman"/>
          <w:lang w:eastAsia="zh-CN"/>
        </w:rPr>
      </w:pPr>
      <w:r w:rsidRPr="00CB1DBB">
        <w:rPr>
          <w:rFonts w:ascii="Times New Roman" w:hAnsi="Times New Roman"/>
          <w:lang w:eastAsia="zh-CN"/>
        </w:rPr>
        <w:t>码</w:t>
      </w:r>
      <w:r w:rsidR="007A1A85" w:rsidRPr="00CB1DBB">
        <w:rPr>
          <w:rFonts w:ascii="Times New Roman" w:hAnsi="Times New Roman"/>
          <w:lang w:eastAsia="zh-CN"/>
        </w:rPr>
        <w:t>。</w:t>
      </w:r>
    </w:p>
    <w:p w14:paraId="0B386B69" w14:textId="77777777" w:rsidR="00EC736A" w:rsidRPr="00CB1DBB" w:rsidRDefault="007D354A" w:rsidP="00FD0857">
      <w:pPr>
        <w:ind w:firstLineChars="0" w:firstLine="0"/>
        <w:rPr>
          <w:rFonts w:ascii="Times New Roman" w:hAnsi="Times New Roman"/>
          <w:lang w:eastAsia="zh-CN"/>
        </w:rPr>
      </w:pPr>
      <w:r w:rsidRPr="00CB1DBB">
        <w:rPr>
          <w:rFonts w:ascii="Times New Roman" w:hAnsi="Times New Roman" w:hint="eastAsia"/>
          <w:lang w:eastAsia="zh-CN"/>
        </w:rPr>
        <w:t>手机</w:t>
      </w:r>
      <w:r w:rsidR="005B2732" w:rsidRPr="00CB1DBB">
        <w:rPr>
          <w:rFonts w:ascii="Times New Roman" w:hAnsi="Times New Roman" w:hint="eastAsia"/>
          <w:lang w:eastAsia="zh-CN"/>
        </w:rPr>
        <w:t>通过</w:t>
      </w:r>
      <w:r w:rsidRPr="00CB1DBB">
        <w:rPr>
          <w:rFonts w:ascii="Times New Roman" w:hAnsi="Times New Roman"/>
          <w:lang w:eastAsia="zh-CN"/>
        </w:rPr>
        <w:t>扫描</w:t>
      </w:r>
      <w:r w:rsidR="005B2732" w:rsidRPr="00CB1DBB">
        <w:rPr>
          <w:rFonts w:ascii="Times New Roman" w:hAnsi="Times New Roman"/>
          <w:lang w:eastAsia="zh-CN"/>
        </w:rPr>
        <w:t>该</w:t>
      </w:r>
      <w:r w:rsidRPr="00CB1DBB">
        <w:rPr>
          <w:rFonts w:ascii="Times New Roman" w:hAnsi="Times New Roman"/>
          <w:lang w:eastAsia="zh-CN"/>
        </w:rPr>
        <w:t>二维码，</w:t>
      </w:r>
      <w:r w:rsidRPr="00CB1DBB">
        <w:rPr>
          <w:rFonts w:ascii="Times New Roman" w:hAnsi="Times New Roman" w:hint="eastAsia"/>
          <w:lang w:eastAsia="zh-CN"/>
        </w:rPr>
        <w:t>进入</w:t>
      </w:r>
      <w:r w:rsidRPr="00CB1DBB">
        <w:rPr>
          <w:rFonts w:ascii="Times New Roman" w:hAnsi="Times New Roman"/>
          <w:lang w:eastAsia="zh-CN"/>
        </w:rPr>
        <w:t>系统的接口，</w:t>
      </w:r>
      <w:r w:rsidRPr="00CB1DBB">
        <w:rPr>
          <w:rFonts w:ascii="Times New Roman" w:hAnsi="Times New Roman" w:hint="eastAsia"/>
          <w:lang w:eastAsia="zh-CN"/>
        </w:rPr>
        <w:t>登录后</w:t>
      </w:r>
      <w:r w:rsidRPr="00CB1DBB">
        <w:rPr>
          <w:rFonts w:ascii="Times New Roman" w:hAnsi="Times New Roman"/>
          <w:lang w:eastAsia="zh-CN"/>
        </w:rPr>
        <w:t>，</w:t>
      </w:r>
      <w:r w:rsidRPr="00CB1DBB">
        <w:rPr>
          <w:rFonts w:ascii="Times New Roman" w:hAnsi="Times New Roman" w:hint="eastAsia"/>
          <w:lang w:eastAsia="zh-CN"/>
        </w:rPr>
        <w:t>可以</w:t>
      </w:r>
      <w:r w:rsidR="005B2732" w:rsidRPr="00CB1DBB">
        <w:rPr>
          <w:rFonts w:ascii="Times New Roman" w:hAnsi="Times New Roman" w:hint="eastAsia"/>
          <w:lang w:eastAsia="zh-CN"/>
        </w:rPr>
        <w:t>对</w:t>
      </w:r>
      <w:r w:rsidR="005B2732" w:rsidRPr="00CB1DBB">
        <w:rPr>
          <w:rFonts w:ascii="Times New Roman" w:hAnsi="Times New Roman"/>
          <w:lang w:eastAsia="zh-CN"/>
        </w:rPr>
        <w:t>发现的</w:t>
      </w:r>
      <w:r w:rsidR="0066016B">
        <w:rPr>
          <w:rFonts w:ascii="Times New Roman" w:hAnsi="Times New Roman"/>
          <w:lang w:eastAsia="zh-CN"/>
        </w:rPr>
        <w:t>Bug</w:t>
      </w:r>
      <w:r w:rsidR="005B2732" w:rsidRPr="00CB1DBB">
        <w:rPr>
          <w:rFonts w:ascii="Times New Roman" w:hAnsi="Times New Roman"/>
          <w:lang w:eastAsia="zh-CN"/>
        </w:rPr>
        <w:t>进行拍照</w:t>
      </w:r>
      <w:r w:rsidR="005B2732" w:rsidRPr="00CB1DBB">
        <w:rPr>
          <w:rFonts w:ascii="Times New Roman" w:hAnsi="Times New Roman" w:hint="eastAsia"/>
          <w:lang w:eastAsia="zh-CN"/>
        </w:rPr>
        <w:t>直</w:t>
      </w:r>
      <w:r w:rsidRPr="00CB1DBB">
        <w:rPr>
          <w:rFonts w:ascii="Times New Roman" w:hAnsi="Times New Roman"/>
          <w:lang w:eastAsia="zh-CN"/>
        </w:rPr>
        <w:t>传，</w:t>
      </w:r>
      <w:r w:rsidR="005B2732" w:rsidRPr="00CB1DBB">
        <w:rPr>
          <w:rFonts w:ascii="Times New Roman" w:hAnsi="Times New Roman"/>
          <w:lang w:eastAsia="zh-CN"/>
        </w:rPr>
        <w:t>或者</w:t>
      </w:r>
      <w:r w:rsidRPr="00CB1DBB">
        <w:rPr>
          <w:rFonts w:ascii="Times New Roman" w:hAnsi="Times New Roman"/>
          <w:lang w:eastAsia="zh-CN"/>
        </w:rPr>
        <w:t>从本地相册中上传图片</w:t>
      </w:r>
      <w:r w:rsidR="00502185" w:rsidRPr="00CB1DBB">
        <w:rPr>
          <w:rFonts w:ascii="Times New Roman" w:hAnsi="Times New Roman"/>
          <w:lang w:eastAsia="zh-CN"/>
        </w:rPr>
        <w:t>到</w:t>
      </w:r>
      <w:r w:rsidR="00502185" w:rsidRPr="00CB1DBB">
        <w:rPr>
          <w:rFonts w:ascii="Times New Roman" w:hAnsi="Times New Roman" w:hint="eastAsia"/>
          <w:lang w:eastAsia="zh-CN"/>
        </w:rPr>
        <w:t>该</w:t>
      </w:r>
      <w:r w:rsidR="0066016B">
        <w:rPr>
          <w:rFonts w:ascii="Times New Roman" w:hAnsi="Times New Roman"/>
          <w:lang w:eastAsia="zh-CN"/>
        </w:rPr>
        <w:t>Bug</w:t>
      </w:r>
      <w:r w:rsidR="00502185" w:rsidRPr="00CB1DBB">
        <w:rPr>
          <w:rFonts w:ascii="Times New Roman" w:hAnsi="Times New Roman" w:hint="eastAsia"/>
          <w:lang w:eastAsia="zh-CN"/>
        </w:rPr>
        <w:t>页面</w:t>
      </w:r>
      <w:r w:rsidR="00EA4E36" w:rsidRPr="00CB1DBB">
        <w:rPr>
          <w:rFonts w:ascii="Times New Roman" w:hAnsi="Times New Roman"/>
          <w:lang w:eastAsia="zh-CN"/>
        </w:rPr>
        <w:t>。</w:t>
      </w:r>
    </w:p>
    <w:p w14:paraId="0E7D53F2" w14:textId="77777777" w:rsidR="00FF2116" w:rsidRPr="00CB1DBB" w:rsidRDefault="00FF2116" w:rsidP="007D354A">
      <w:pPr>
        <w:ind w:firstLineChars="0" w:firstLine="0"/>
        <w:rPr>
          <w:rFonts w:ascii="Times New Roman" w:hAnsi="Times New Roman"/>
          <w:lang w:eastAsia="zh-CN"/>
        </w:rPr>
      </w:pPr>
      <w:r w:rsidRPr="00CB1DBB">
        <w:rPr>
          <w:rFonts w:ascii="Times New Roman" w:hAnsi="Times New Roman" w:hint="eastAsia"/>
          <w:lang w:eastAsia="zh-CN"/>
        </w:rPr>
        <w:tab/>
      </w:r>
      <w:r w:rsidR="00176D8D" w:rsidRPr="00CB1DBB">
        <w:rPr>
          <w:rFonts w:ascii="Times New Roman" w:hAnsi="Times New Roman" w:hint="eastAsia"/>
          <w:lang w:eastAsia="zh-CN"/>
        </w:rPr>
        <w:t>经过</w:t>
      </w:r>
      <w:r w:rsidR="002C181D">
        <w:rPr>
          <w:rFonts w:ascii="Times New Roman" w:hAnsi="Times New Roman"/>
          <w:lang w:eastAsia="zh-CN"/>
        </w:rPr>
        <w:t>查阅相关资料</w:t>
      </w:r>
      <w:r w:rsidR="00176D8D" w:rsidRPr="00CB1DBB">
        <w:rPr>
          <w:rFonts w:ascii="Times New Roman" w:hAnsi="Times New Roman"/>
          <w:lang w:eastAsia="zh-CN"/>
        </w:rPr>
        <w:t>，</w:t>
      </w:r>
      <w:r w:rsidR="00202721">
        <w:rPr>
          <w:rFonts w:ascii="Times New Roman" w:hAnsi="Times New Roman"/>
          <w:lang w:eastAsia="zh-CN"/>
        </w:rPr>
        <w:t>以上</w:t>
      </w:r>
      <w:r w:rsidRPr="00CB1DBB">
        <w:rPr>
          <w:rFonts w:ascii="Times New Roman" w:hAnsi="Times New Roman" w:hint="eastAsia"/>
          <w:lang w:eastAsia="zh-CN"/>
        </w:rPr>
        <w:t>这两</w:t>
      </w:r>
      <w:r w:rsidRPr="00CB1DBB">
        <w:rPr>
          <w:rFonts w:ascii="Times New Roman" w:hAnsi="Times New Roman"/>
          <w:lang w:eastAsia="zh-CN"/>
        </w:rPr>
        <w:t>中</w:t>
      </w:r>
      <w:r w:rsidRPr="00CB1DBB">
        <w:rPr>
          <w:rFonts w:ascii="Times New Roman" w:hAnsi="Times New Roman" w:hint="eastAsia"/>
          <w:lang w:eastAsia="zh-CN"/>
        </w:rPr>
        <w:t>方案</w:t>
      </w:r>
      <w:r w:rsidR="00E24D01">
        <w:rPr>
          <w:rFonts w:ascii="Times New Roman" w:hAnsi="Times New Roman" w:hint="eastAsia"/>
          <w:lang w:eastAsia="zh-CN"/>
        </w:rPr>
        <w:t>在</w:t>
      </w:r>
      <w:r w:rsidRPr="00CB1DBB">
        <w:rPr>
          <w:rFonts w:ascii="Times New Roman" w:hAnsi="Times New Roman"/>
          <w:lang w:eastAsia="zh-CN"/>
        </w:rPr>
        <w:t>技术上都可行。</w:t>
      </w:r>
    </w:p>
    <w:p w14:paraId="790A1240" w14:textId="77777777" w:rsidR="00583D34" w:rsidRPr="00CB1DBB" w:rsidRDefault="00583D34" w:rsidP="00BD57E6">
      <w:pPr>
        <w:ind w:firstLineChars="0" w:firstLine="0"/>
        <w:rPr>
          <w:rFonts w:ascii="Times New Roman" w:hAnsi="Times New Roman"/>
          <w:lang w:eastAsia="zh-CN"/>
        </w:rPr>
      </w:pPr>
    </w:p>
    <w:p w14:paraId="126B08F4" w14:textId="77777777" w:rsidR="008158ED" w:rsidRPr="00CB1DBB" w:rsidRDefault="00880773" w:rsidP="00363693">
      <w:pPr>
        <w:pStyle w:val="10"/>
        <w:ind w:firstLineChars="0" w:firstLine="0"/>
        <w:rPr>
          <w:rFonts w:ascii="Times New Roman" w:hAnsi="Times New Roman"/>
        </w:rPr>
      </w:pPr>
      <w:bookmarkStart w:id="403" w:name="_Toc451435007"/>
      <w:bookmarkStart w:id="404" w:name="_Toc451435841"/>
      <w:bookmarkStart w:id="405" w:name="_Toc451455890"/>
      <w:bookmarkStart w:id="406" w:name="_Toc451456862"/>
      <w:bookmarkStart w:id="407" w:name="_Toc451457098"/>
      <w:bookmarkStart w:id="408" w:name="_Toc451457564"/>
      <w:r>
        <w:rPr>
          <w:rFonts w:ascii="Times New Roman" w:hAnsi="Times New Roman"/>
        </w:rPr>
        <w:br w:type="page"/>
      </w:r>
      <w:bookmarkStart w:id="409" w:name="_Toc451702776"/>
      <w:r w:rsidR="00363693" w:rsidRPr="00CB1DBB">
        <w:rPr>
          <w:rFonts w:ascii="Times New Roman" w:hAnsi="Times New Roman" w:hint="eastAsia"/>
        </w:rPr>
        <w:lastRenderedPageBreak/>
        <w:t>致谢</w:t>
      </w:r>
      <w:bookmarkEnd w:id="403"/>
      <w:bookmarkEnd w:id="404"/>
      <w:bookmarkEnd w:id="405"/>
      <w:bookmarkEnd w:id="406"/>
      <w:bookmarkEnd w:id="407"/>
      <w:bookmarkEnd w:id="408"/>
      <w:bookmarkEnd w:id="409"/>
    </w:p>
    <w:p w14:paraId="2F433B1A" w14:textId="77777777" w:rsidR="00363693" w:rsidRPr="00CB1DBB" w:rsidRDefault="00363693" w:rsidP="00363693">
      <w:pPr>
        <w:ind w:firstLine="480"/>
        <w:rPr>
          <w:rFonts w:ascii="Times New Roman" w:hAnsi="Times New Roman"/>
          <w:lang w:eastAsia="zh-CN"/>
        </w:rPr>
      </w:pPr>
      <w:r w:rsidRPr="00CB1DBB">
        <w:rPr>
          <w:rFonts w:ascii="Times New Roman" w:hAnsi="Times New Roman" w:hint="eastAsia"/>
          <w:lang w:eastAsia="zh-CN"/>
        </w:rPr>
        <w:t>经过</w:t>
      </w:r>
      <w:r w:rsidRPr="00CB1DBB">
        <w:rPr>
          <w:rFonts w:ascii="Times New Roman" w:hAnsi="Times New Roman"/>
          <w:lang w:eastAsia="zh-CN"/>
        </w:rPr>
        <w:t xml:space="preserve">3 </w:t>
      </w:r>
      <w:r w:rsidRPr="00CB1DBB">
        <w:rPr>
          <w:rFonts w:ascii="Times New Roman" w:hAnsi="Times New Roman" w:hint="eastAsia"/>
          <w:lang w:eastAsia="zh-CN"/>
        </w:rPr>
        <w:t>个</w:t>
      </w:r>
      <w:r w:rsidRPr="00CB1DBB">
        <w:rPr>
          <w:rFonts w:ascii="Times New Roman" w:hAnsi="Times New Roman"/>
          <w:lang w:eastAsia="zh-CN"/>
        </w:rPr>
        <w:t>多月的毕业设计</w:t>
      </w:r>
      <w:r w:rsidRPr="00CB1DBB">
        <w:rPr>
          <w:rFonts w:ascii="Times New Roman" w:hAnsi="Times New Roman" w:hint="eastAsia"/>
          <w:lang w:eastAsia="zh-CN"/>
        </w:rPr>
        <w:t>终于就要结束</w:t>
      </w:r>
      <w:r w:rsidRPr="00CB1DBB">
        <w:rPr>
          <w:rFonts w:ascii="Times New Roman" w:hAnsi="Times New Roman"/>
          <w:lang w:eastAsia="zh-CN"/>
        </w:rPr>
        <w:t>了，</w:t>
      </w:r>
      <w:r w:rsidRPr="00CB1DBB">
        <w:rPr>
          <w:rFonts w:ascii="Times New Roman" w:hAnsi="Times New Roman" w:hint="eastAsia"/>
          <w:lang w:eastAsia="zh-CN"/>
        </w:rPr>
        <w:t>经过</w:t>
      </w:r>
      <w:r w:rsidR="007D1C4F" w:rsidRPr="00CB1DBB">
        <w:rPr>
          <w:rFonts w:ascii="Times New Roman" w:hAnsi="Times New Roman" w:hint="eastAsia"/>
          <w:lang w:eastAsia="zh-CN"/>
        </w:rPr>
        <w:t>这段时间</w:t>
      </w:r>
      <w:r w:rsidR="007D1C4F" w:rsidRPr="00CB1DBB">
        <w:rPr>
          <w:rFonts w:ascii="Times New Roman" w:hAnsi="Times New Roman"/>
          <w:lang w:eastAsia="zh-CN"/>
        </w:rPr>
        <w:t>学习，</w:t>
      </w:r>
      <w:r w:rsidR="007D1C4F" w:rsidRPr="00CB1DBB">
        <w:rPr>
          <w:rFonts w:ascii="Times New Roman" w:hAnsi="Times New Roman" w:hint="eastAsia"/>
          <w:lang w:eastAsia="zh-CN"/>
        </w:rPr>
        <w:t>分析</w:t>
      </w:r>
      <w:r w:rsidR="007D1C4F" w:rsidRPr="00CB1DBB">
        <w:rPr>
          <w:rFonts w:ascii="Times New Roman" w:hAnsi="Times New Roman"/>
          <w:lang w:eastAsia="zh-CN"/>
        </w:rPr>
        <w:t>，</w:t>
      </w:r>
      <w:r w:rsidR="007D1C4F" w:rsidRPr="00CB1DBB">
        <w:rPr>
          <w:rFonts w:ascii="Times New Roman" w:hAnsi="Times New Roman" w:hint="eastAsia"/>
          <w:lang w:eastAsia="zh-CN"/>
        </w:rPr>
        <w:t>设计</w:t>
      </w:r>
      <w:r w:rsidR="007D1C4F" w:rsidRPr="00CB1DBB">
        <w:rPr>
          <w:rFonts w:ascii="Times New Roman" w:hAnsi="Times New Roman"/>
          <w:lang w:eastAsia="zh-CN"/>
        </w:rPr>
        <w:t>，</w:t>
      </w:r>
      <w:r w:rsidR="007D1C4F" w:rsidRPr="00CB1DBB">
        <w:rPr>
          <w:rFonts w:ascii="Times New Roman" w:hAnsi="Times New Roman" w:hint="eastAsia"/>
          <w:lang w:eastAsia="zh-CN"/>
        </w:rPr>
        <w:t>实现</w:t>
      </w:r>
      <w:r w:rsidR="007D1C4F" w:rsidRPr="00CB1DBB">
        <w:rPr>
          <w:rFonts w:ascii="Times New Roman" w:hAnsi="Times New Roman"/>
          <w:lang w:eastAsia="zh-CN"/>
        </w:rPr>
        <w:t>，</w:t>
      </w:r>
      <w:r w:rsidR="007D1C4F" w:rsidRPr="00CB1DBB">
        <w:rPr>
          <w:rFonts w:ascii="Times New Roman" w:hAnsi="Times New Roman" w:hint="eastAsia"/>
          <w:lang w:eastAsia="zh-CN"/>
        </w:rPr>
        <w:t>最终基本</w:t>
      </w:r>
      <w:r w:rsidR="007D1C4F" w:rsidRPr="00CB1DBB">
        <w:rPr>
          <w:rFonts w:ascii="Times New Roman" w:hAnsi="Times New Roman"/>
          <w:lang w:eastAsia="zh-CN"/>
        </w:rPr>
        <w:t>实现了</w:t>
      </w:r>
      <w:r w:rsidR="007D1C4F" w:rsidRPr="00CB1DBB">
        <w:rPr>
          <w:rFonts w:ascii="Times New Roman" w:hAnsi="Times New Roman" w:hint="eastAsia"/>
          <w:lang w:eastAsia="zh-CN"/>
        </w:rPr>
        <w:t>预期</w:t>
      </w:r>
      <w:r w:rsidR="007D1C4F" w:rsidRPr="00CB1DBB">
        <w:rPr>
          <w:rFonts w:ascii="Times New Roman" w:hAnsi="Times New Roman"/>
          <w:lang w:eastAsia="zh-CN"/>
        </w:rPr>
        <w:t>的</w:t>
      </w:r>
      <w:r w:rsidR="007D1C4F" w:rsidRPr="00CB1DBB">
        <w:rPr>
          <w:rFonts w:ascii="Times New Roman" w:hAnsi="Times New Roman" w:hint="eastAsia"/>
          <w:lang w:eastAsia="zh-CN"/>
        </w:rPr>
        <w:t>功能</w:t>
      </w:r>
      <w:r w:rsidR="007D1C4F" w:rsidRPr="00CB1DBB">
        <w:rPr>
          <w:rFonts w:ascii="Times New Roman" w:hAnsi="Times New Roman"/>
          <w:lang w:eastAsia="zh-CN"/>
        </w:rPr>
        <w:t>。</w:t>
      </w:r>
      <w:r w:rsidR="00E0052B" w:rsidRPr="00CB1DBB">
        <w:rPr>
          <w:rFonts w:ascii="Times New Roman" w:hAnsi="Times New Roman" w:hint="eastAsia"/>
          <w:lang w:eastAsia="zh-CN"/>
        </w:rPr>
        <w:t>首先</w:t>
      </w:r>
      <w:r w:rsidR="007D1C4F" w:rsidRPr="00CB1DBB">
        <w:rPr>
          <w:rFonts w:ascii="Times New Roman" w:hAnsi="Times New Roman" w:hint="eastAsia"/>
          <w:lang w:eastAsia="zh-CN"/>
        </w:rPr>
        <w:t>要</w:t>
      </w:r>
      <w:r w:rsidR="00E0052B" w:rsidRPr="00CB1DBB">
        <w:rPr>
          <w:rFonts w:ascii="Times New Roman" w:hAnsi="Times New Roman" w:hint="eastAsia"/>
          <w:lang w:eastAsia="zh-CN"/>
        </w:rPr>
        <w:t>感谢</w:t>
      </w:r>
      <w:r w:rsidR="00E0052B" w:rsidRPr="00CB1DBB">
        <w:rPr>
          <w:rFonts w:ascii="Times New Roman" w:hAnsi="Times New Roman"/>
          <w:lang w:eastAsia="zh-CN"/>
        </w:rPr>
        <w:t>的就是</w:t>
      </w:r>
      <w:r w:rsidR="00997220" w:rsidRPr="00CB1DBB">
        <w:rPr>
          <w:rFonts w:ascii="Times New Roman" w:hAnsi="Times New Roman"/>
          <w:lang w:eastAsia="zh-CN"/>
        </w:rPr>
        <w:t>我的导师，</w:t>
      </w:r>
      <w:r w:rsidR="00997220" w:rsidRPr="00CB1DBB">
        <w:rPr>
          <w:rFonts w:ascii="Times New Roman" w:hAnsi="Times New Roman" w:hint="eastAsia"/>
          <w:lang w:eastAsia="zh-CN"/>
        </w:rPr>
        <w:t>陈</w:t>
      </w:r>
      <w:r w:rsidR="00997220" w:rsidRPr="00CB1DBB">
        <w:rPr>
          <w:rFonts w:ascii="Times New Roman" w:hAnsi="Times New Roman"/>
          <w:lang w:eastAsia="zh-CN"/>
        </w:rPr>
        <w:t>义老</w:t>
      </w:r>
      <w:r w:rsidR="007D1C4F" w:rsidRPr="00CB1DBB">
        <w:rPr>
          <w:rFonts w:ascii="Times New Roman" w:hAnsi="Times New Roman"/>
          <w:lang w:eastAsia="zh-CN"/>
        </w:rPr>
        <w:t>师</w:t>
      </w:r>
      <w:r w:rsidR="00997220" w:rsidRPr="00CB1DBB">
        <w:rPr>
          <w:rFonts w:ascii="Times New Roman" w:hAnsi="Times New Roman"/>
          <w:lang w:eastAsia="zh-CN"/>
        </w:rPr>
        <w:t>，</w:t>
      </w:r>
      <w:r w:rsidR="00AA0C71" w:rsidRPr="00CB1DBB">
        <w:rPr>
          <w:rFonts w:ascii="Times New Roman" w:hAnsi="Times New Roman"/>
          <w:lang w:eastAsia="zh-CN"/>
        </w:rPr>
        <w:t>在我做毕设期间，不断的给我</w:t>
      </w:r>
      <w:r w:rsidR="00625639" w:rsidRPr="00CB1DBB">
        <w:rPr>
          <w:rFonts w:ascii="Times New Roman" w:hAnsi="Times New Roman" w:hint="eastAsia"/>
          <w:lang w:eastAsia="zh-CN"/>
        </w:rPr>
        <w:t>方案上</w:t>
      </w:r>
      <w:r w:rsidR="00AA0C71" w:rsidRPr="00CB1DBB">
        <w:rPr>
          <w:rFonts w:ascii="Times New Roman" w:hAnsi="Times New Roman"/>
          <w:lang w:eastAsia="zh-CN"/>
        </w:rPr>
        <w:t>建议</w:t>
      </w:r>
      <w:r w:rsidR="00625639" w:rsidRPr="00CB1DBB">
        <w:rPr>
          <w:rFonts w:ascii="Times New Roman" w:hAnsi="Times New Roman" w:hint="eastAsia"/>
          <w:lang w:eastAsia="zh-CN"/>
        </w:rPr>
        <w:t>、</w:t>
      </w:r>
      <w:r w:rsidR="00625639" w:rsidRPr="00CB1DBB">
        <w:rPr>
          <w:rFonts w:ascii="Times New Roman" w:hAnsi="Times New Roman"/>
          <w:lang w:eastAsia="zh-CN"/>
        </w:rPr>
        <w:t>思路</w:t>
      </w:r>
      <w:r w:rsidR="00625639" w:rsidRPr="00CB1DBB">
        <w:rPr>
          <w:rFonts w:ascii="Times New Roman" w:hAnsi="Times New Roman" w:hint="eastAsia"/>
          <w:lang w:eastAsia="zh-CN"/>
        </w:rPr>
        <w:t>和</w:t>
      </w:r>
      <w:r w:rsidR="00AA0C71" w:rsidRPr="00CB1DBB">
        <w:rPr>
          <w:rFonts w:ascii="Times New Roman" w:hAnsi="Times New Roman"/>
          <w:lang w:eastAsia="zh-CN"/>
        </w:rPr>
        <w:t>技术上的</w:t>
      </w:r>
      <w:r w:rsidR="00AA0C71" w:rsidRPr="00CB1DBB">
        <w:rPr>
          <w:rFonts w:ascii="Times New Roman" w:hAnsi="Times New Roman" w:hint="eastAsia"/>
          <w:lang w:eastAsia="zh-CN"/>
        </w:rPr>
        <w:t>指导</w:t>
      </w:r>
      <w:r w:rsidR="00AA0C71" w:rsidRPr="00CB1DBB">
        <w:rPr>
          <w:rFonts w:ascii="Times New Roman" w:hAnsi="Times New Roman"/>
          <w:lang w:eastAsia="zh-CN"/>
        </w:rPr>
        <w:t>，</w:t>
      </w:r>
      <w:r w:rsidR="00A73F1C" w:rsidRPr="00CB1DBB">
        <w:rPr>
          <w:rFonts w:ascii="Times New Roman" w:hAnsi="Times New Roman" w:hint="eastAsia"/>
          <w:lang w:eastAsia="zh-CN"/>
        </w:rPr>
        <w:t>正因为他</w:t>
      </w:r>
      <w:r w:rsidR="007D1C4F" w:rsidRPr="00CB1DBB">
        <w:rPr>
          <w:rFonts w:ascii="Times New Roman" w:hAnsi="Times New Roman"/>
          <w:lang w:eastAsia="zh-CN"/>
        </w:rPr>
        <w:t>对我提供的</w:t>
      </w:r>
      <w:r w:rsidR="007D1C4F" w:rsidRPr="00CB1DBB">
        <w:rPr>
          <w:rFonts w:ascii="Times New Roman" w:hAnsi="Times New Roman" w:hint="eastAsia"/>
          <w:lang w:eastAsia="zh-CN"/>
        </w:rPr>
        <w:t>耐心指导</w:t>
      </w:r>
      <w:r w:rsidR="00E87375" w:rsidRPr="00CB1DBB">
        <w:rPr>
          <w:rFonts w:ascii="Times New Roman" w:hAnsi="Times New Roman"/>
          <w:lang w:eastAsia="zh-CN"/>
        </w:rPr>
        <w:t>和</w:t>
      </w:r>
      <w:r w:rsidR="007D1C4F" w:rsidRPr="00CB1DBB">
        <w:rPr>
          <w:rFonts w:ascii="Times New Roman" w:hAnsi="Times New Roman"/>
          <w:lang w:eastAsia="zh-CN"/>
        </w:rPr>
        <w:t>及时的帮助，</w:t>
      </w:r>
      <w:r w:rsidR="007D1C4F" w:rsidRPr="00CB1DBB">
        <w:rPr>
          <w:rFonts w:ascii="Times New Roman" w:hAnsi="Times New Roman" w:hint="eastAsia"/>
          <w:lang w:eastAsia="zh-CN"/>
        </w:rPr>
        <w:t>我</w:t>
      </w:r>
      <w:r w:rsidR="00DD6D06" w:rsidRPr="00CB1DBB">
        <w:rPr>
          <w:rFonts w:ascii="Times New Roman" w:hAnsi="Times New Roman" w:hint="eastAsia"/>
          <w:lang w:eastAsia="zh-CN"/>
        </w:rPr>
        <w:t>才</w:t>
      </w:r>
      <w:r w:rsidR="007D1C4F" w:rsidRPr="00CB1DBB">
        <w:rPr>
          <w:rFonts w:ascii="Times New Roman" w:hAnsi="Times New Roman"/>
          <w:lang w:eastAsia="zh-CN"/>
        </w:rPr>
        <w:t>能够顺利</w:t>
      </w:r>
      <w:r w:rsidR="00371DF1" w:rsidRPr="00CB1DBB">
        <w:rPr>
          <w:rFonts w:ascii="Times New Roman" w:hAnsi="Times New Roman"/>
          <w:lang w:eastAsia="zh-CN"/>
        </w:rPr>
        <w:t>的</w:t>
      </w:r>
      <w:r w:rsidR="007D1C4F" w:rsidRPr="00CB1DBB">
        <w:rPr>
          <w:rFonts w:ascii="Times New Roman" w:hAnsi="Times New Roman"/>
          <w:lang w:eastAsia="zh-CN"/>
        </w:rPr>
        <w:t>完成毕业设计</w:t>
      </w:r>
      <w:r w:rsidR="00443E67">
        <w:rPr>
          <w:rFonts w:ascii="Times New Roman" w:hAnsi="Times New Roman"/>
          <w:lang w:eastAsia="zh-CN"/>
        </w:rPr>
        <w:t>，</w:t>
      </w:r>
      <w:r w:rsidR="00443E67">
        <w:rPr>
          <w:rFonts w:ascii="Times New Roman" w:hAnsi="Times New Roman" w:hint="eastAsia"/>
          <w:lang w:eastAsia="zh-CN"/>
        </w:rPr>
        <w:t>然后</w:t>
      </w:r>
      <w:r w:rsidR="00443E67">
        <w:rPr>
          <w:rFonts w:ascii="Times New Roman" w:hAnsi="Times New Roman"/>
          <w:lang w:eastAsia="zh-CN"/>
        </w:rPr>
        <w:t>要感谢互联网</w:t>
      </w:r>
      <w:r w:rsidR="00443E67">
        <w:rPr>
          <w:rFonts w:ascii="Times New Roman" w:hAnsi="Times New Roman" w:hint="eastAsia"/>
          <w:lang w:eastAsia="zh-CN"/>
        </w:rPr>
        <w:t>以及开源</w:t>
      </w:r>
      <w:r w:rsidR="00443E67">
        <w:rPr>
          <w:rFonts w:ascii="Times New Roman" w:hAnsi="Times New Roman"/>
          <w:lang w:eastAsia="zh-CN"/>
        </w:rPr>
        <w:t>社区，</w:t>
      </w:r>
      <w:r w:rsidR="00443E67">
        <w:rPr>
          <w:rFonts w:ascii="Times New Roman" w:hAnsi="Times New Roman" w:hint="eastAsia"/>
          <w:lang w:eastAsia="zh-CN"/>
        </w:rPr>
        <w:t>通过</w:t>
      </w:r>
      <w:r w:rsidR="00443E67">
        <w:rPr>
          <w:rFonts w:ascii="Times New Roman" w:hAnsi="Times New Roman"/>
          <w:lang w:eastAsia="zh-CN"/>
        </w:rPr>
        <w:t>互联网可以很方便的查阅到相关技术文档，</w:t>
      </w:r>
      <w:r w:rsidR="00443E67">
        <w:rPr>
          <w:rFonts w:ascii="Times New Roman" w:hAnsi="Times New Roman" w:hint="eastAsia"/>
          <w:lang w:eastAsia="zh-CN"/>
        </w:rPr>
        <w:t>和</w:t>
      </w:r>
      <w:r w:rsidR="00443E67">
        <w:rPr>
          <w:rFonts w:ascii="Times New Roman" w:hAnsi="Times New Roman"/>
          <w:lang w:eastAsia="zh-CN"/>
        </w:rPr>
        <w:t>解决问题的思路，</w:t>
      </w:r>
      <w:r w:rsidR="00443E67">
        <w:rPr>
          <w:rFonts w:ascii="Times New Roman" w:hAnsi="Times New Roman" w:hint="eastAsia"/>
          <w:lang w:eastAsia="zh-CN"/>
        </w:rPr>
        <w:t>而</w:t>
      </w:r>
      <w:r w:rsidR="00443E67">
        <w:rPr>
          <w:rFonts w:ascii="Times New Roman" w:hAnsi="Times New Roman"/>
          <w:lang w:eastAsia="zh-CN"/>
        </w:rPr>
        <w:t>开源社区</w:t>
      </w:r>
      <w:r w:rsidR="000D4009">
        <w:rPr>
          <w:rFonts w:ascii="Times New Roman" w:hAnsi="Times New Roman"/>
          <w:lang w:eastAsia="zh-CN"/>
        </w:rPr>
        <w:t>提供的</w:t>
      </w:r>
      <w:r w:rsidR="00443E67">
        <w:rPr>
          <w:rFonts w:ascii="Times New Roman" w:hAnsi="Times New Roman"/>
          <w:lang w:eastAsia="zh-CN"/>
        </w:rPr>
        <w:t>各种开源框架和开源项目</w:t>
      </w:r>
      <w:r w:rsidR="00877B28">
        <w:rPr>
          <w:rFonts w:ascii="Times New Roman" w:hAnsi="Times New Roman"/>
          <w:lang w:eastAsia="zh-CN"/>
        </w:rPr>
        <w:t>也加快了</w:t>
      </w:r>
      <w:r w:rsidR="00877B28">
        <w:rPr>
          <w:rFonts w:ascii="Times New Roman" w:hAnsi="Times New Roman" w:hint="eastAsia"/>
          <w:lang w:eastAsia="zh-CN"/>
        </w:rPr>
        <w:t>让本次</w:t>
      </w:r>
      <w:r w:rsidR="00877B28">
        <w:rPr>
          <w:rFonts w:ascii="Times New Roman" w:hAnsi="Times New Roman"/>
          <w:lang w:eastAsia="zh-CN"/>
        </w:rPr>
        <w:t>毕业设计</w:t>
      </w:r>
      <w:r w:rsidR="00274124">
        <w:rPr>
          <w:rFonts w:ascii="Times New Roman" w:hAnsi="Times New Roman" w:hint="eastAsia"/>
          <w:lang w:eastAsia="zh-CN"/>
        </w:rPr>
        <w:t>实现</w:t>
      </w:r>
      <w:r w:rsidR="00274124">
        <w:rPr>
          <w:rFonts w:ascii="Times New Roman" w:hAnsi="Times New Roman"/>
          <w:lang w:eastAsia="zh-CN"/>
        </w:rPr>
        <w:t>的进度。</w:t>
      </w:r>
    </w:p>
    <w:p w14:paraId="413F32B5" w14:textId="77777777" w:rsidR="00F02EE6" w:rsidRDefault="009B4DB1" w:rsidP="00363693">
      <w:pPr>
        <w:ind w:firstLine="480"/>
        <w:rPr>
          <w:rFonts w:ascii="Times New Roman" w:hAnsi="Times New Roman"/>
          <w:lang w:eastAsia="zh-CN"/>
        </w:rPr>
      </w:pPr>
      <w:r>
        <w:rPr>
          <w:rFonts w:ascii="Times New Roman" w:hAnsi="Times New Roman"/>
          <w:lang w:eastAsia="zh-CN"/>
        </w:rPr>
        <w:t>而我</w:t>
      </w:r>
      <w:r>
        <w:rPr>
          <w:rFonts w:ascii="Times New Roman" w:hAnsi="Times New Roman" w:hint="eastAsia"/>
          <w:lang w:eastAsia="zh-CN"/>
        </w:rPr>
        <w:t>的</w:t>
      </w:r>
      <w:r w:rsidR="00F02EE6" w:rsidRPr="00CB1DBB">
        <w:rPr>
          <w:rFonts w:ascii="Times New Roman" w:hAnsi="Times New Roman"/>
          <w:lang w:eastAsia="zh-CN"/>
        </w:rPr>
        <w:t>大</w:t>
      </w:r>
      <w:r w:rsidR="00F02EE6" w:rsidRPr="00CB1DBB">
        <w:rPr>
          <w:rFonts w:ascii="Times New Roman" w:hAnsi="Times New Roman" w:hint="eastAsia"/>
          <w:lang w:eastAsia="zh-CN"/>
        </w:rPr>
        <w:t>学四年</w:t>
      </w:r>
      <w:r w:rsidR="00F02EE6" w:rsidRPr="00CB1DBB">
        <w:rPr>
          <w:rFonts w:ascii="Times New Roman" w:hAnsi="Times New Roman"/>
          <w:lang w:eastAsia="zh-CN"/>
        </w:rPr>
        <w:t>的生活</w:t>
      </w:r>
      <w:r w:rsidR="00052BA7">
        <w:rPr>
          <w:rFonts w:ascii="Times New Roman" w:hAnsi="Times New Roman"/>
          <w:lang w:eastAsia="zh-CN"/>
        </w:rPr>
        <w:t>也要接近</w:t>
      </w:r>
      <w:r w:rsidR="00052BA7">
        <w:rPr>
          <w:rFonts w:ascii="Times New Roman" w:hAnsi="Times New Roman" w:hint="eastAsia"/>
          <w:lang w:eastAsia="zh-CN"/>
        </w:rPr>
        <w:t>尾声了</w:t>
      </w:r>
      <w:r w:rsidR="00F02EE6" w:rsidRPr="00CB1DBB">
        <w:rPr>
          <w:rFonts w:ascii="Times New Roman" w:hAnsi="Times New Roman"/>
          <w:lang w:eastAsia="zh-CN"/>
        </w:rPr>
        <w:t>，</w:t>
      </w:r>
      <w:r w:rsidR="00F02EE6" w:rsidRPr="00CB1DBB">
        <w:rPr>
          <w:rFonts w:ascii="Times New Roman" w:hAnsi="Times New Roman" w:hint="eastAsia"/>
          <w:lang w:eastAsia="zh-CN"/>
        </w:rPr>
        <w:t>在这个</w:t>
      </w:r>
      <w:r w:rsidR="00F02EE6" w:rsidRPr="00CB1DBB">
        <w:rPr>
          <w:rFonts w:ascii="Times New Roman" w:hAnsi="Times New Roman"/>
          <w:lang w:eastAsia="zh-CN"/>
        </w:rPr>
        <w:t>自由的地方，</w:t>
      </w:r>
      <w:r w:rsidR="002163EF">
        <w:rPr>
          <w:rFonts w:ascii="Times New Roman" w:hAnsi="Times New Roman"/>
          <w:lang w:eastAsia="zh-CN"/>
        </w:rPr>
        <w:t>我</w:t>
      </w:r>
      <w:r w:rsidR="00F02EE6" w:rsidRPr="00CB1DBB">
        <w:rPr>
          <w:rFonts w:ascii="Times New Roman" w:hAnsi="Times New Roman" w:hint="eastAsia"/>
          <w:lang w:eastAsia="zh-CN"/>
        </w:rPr>
        <w:t>不仅学到</w:t>
      </w:r>
      <w:r w:rsidR="00F02EE6" w:rsidRPr="00CB1DBB">
        <w:rPr>
          <w:rFonts w:ascii="Times New Roman" w:hAnsi="Times New Roman"/>
          <w:lang w:eastAsia="zh-CN"/>
        </w:rPr>
        <w:t>了</w:t>
      </w:r>
      <w:r w:rsidR="00F02EE6" w:rsidRPr="00CB1DBB">
        <w:rPr>
          <w:rFonts w:ascii="Times New Roman" w:hAnsi="Times New Roman" w:hint="eastAsia"/>
          <w:lang w:eastAsia="zh-CN"/>
        </w:rPr>
        <w:t>很多</w:t>
      </w:r>
      <w:r w:rsidR="00F02EE6" w:rsidRPr="00CB1DBB">
        <w:rPr>
          <w:rFonts w:ascii="Times New Roman" w:hAnsi="Times New Roman"/>
          <w:lang w:eastAsia="zh-CN"/>
        </w:rPr>
        <w:t>专业</w:t>
      </w:r>
      <w:r w:rsidR="00F02EE6" w:rsidRPr="00CB1DBB">
        <w:rPr>
          <w:rFonts w:ascii="Times New Roman" w:hAnsi="Times New Roman" w:hint="eastAsia"/>
          <w:lang w:eastAsia="zh-CN"/>
        </w:rPr>
        <w:t>知识</w:t>
      </w:r>
      <w:r w:rsidR="00F02EE6" w:rsidRPr="00CB1DBB">
        <w:rPr>
          <w:rFonts w:ascii="Times New Roman" w:hAnsi="Times New Roman"/>
          <w:lang w:eastAsia="zh-CN"/>
        </w:rPr>
        <w:t>，</w:t>
      </w:r>
      <w:r w:rsidR="00D246B5">
        <w:rPr>
          <w:rFonts w:ascii="Times New Roman" w:hAnsi="Times New Roman"/>
          <w:lang w:eastAsia="zh-CN"/>
        </w:rPr>
        <w:t>提高了</w:t>
      </w:r>
      <w:r w:rsidR="00363B4D">
        <w:rPr>
          <w:rFonts w:ascii="Times New Roman" w:hAnsi="Times New Roman"/>
          <w:lang w:eastAsia="zh-CN"/>
        </w:rPr>
        <w:t>分析和</w:t>
      </w:r>
      <w:r w:rsidR="00F02EE6" w:rsidRPr="00CB1DBB">
        <w:rPr>
          <w:rFonts w:ascii="Times New Roman" w:hAnsi="Times New Roman" w:hint="eastAsia"/>
          <w:lang w:eastAsia="zh-CN"/>
        </w:rPr>
        <w:t>解决</w:t>
      </w:r>
      <w:r w:rsidR="00F02EE6" w:rsidRPr="00CB1DBB">
        <w:rPr>
          <w:rFonts w:ascii="Times New Roman" w:hAnsi="Times New Roman"/>
          <w:lang w:eastAsia="zh-CN"/>
        </w:rPr>
        <w:t>问题</w:t>
      </w:r>
      <w:r w:rsidR="00D246B5">
        <w:rPr>
          <w:rFonts w:ascii="Times New Roman" w:hAnsi="Times New Roman"/>
          <w:lang w:eastAsia="zh-CN"/>
        </w:rPr>
        <w:t>，</w:t>
      </w:r>
      <w:r w:rsidR="00D246B5">
        <w:rPr>
          <w:rFonts w:ascii="Times New Roman" w:hAnsi="Times New Roman" w:hint="eastAsia"/>
          <w:lang w:eastAsia="zh-CN"/>
        </w:rPr>
        <w:t>独立</w:t>
      </w:r>
      <w:r w:rsidR="00D246B5">
        <w:rPr>
          <w:rFonts w:ascii="Times New Roman" w:hAnsi="Times New Roman"/>
          <w:lang w:eastAsia="zh-CN"/>
        </w:rPr>
        <w:t>思考</w:t>
      </w:r>
      <w:r w:rsidR="00F02EE6" w:rsidRPr="00CB1DBB">
        <w:rPr>
          <w:rFonts w:ascii="Times New Roman" w:hAnsi="Times New Roman"/>
          <w:lang w:eastAsia="zh-CN"/>
        </w:rPr>
        <w:t>的能力，</w:t>
      </w:r>
      <w:r w:rsidR="00D17B3A" w:rsidRPr="00CB1DBB">
        <w:rPr>
          <w:rFonts w:ascii="Times New Roman" w:hAnsi="Times New Roman" w:hint="eastAsia"/>
          <w:lang w:eastAsia="zh-CN"/>
        </w:rPr>
        <w:t>也</w:t>
      </w:r>
      <w:r w:rsidR="00621263" w:rsidRPr="00CB1DBB">
        <w:rPr>
          <w:rFonts w:ascii="Times New Roman" w:hAnsi="Times New Roman"/>
          <w:lang w:eastAsia="zh-CN"/>
        </w:rPr>
        <w:t>懂得</w:t>
      </w:r>
      <w:r w:rsidR="00D17B3A" w:rsidRPr="00CB1DBB">
        <w:rPr>
          <w:rFonts w:ascii="Times New Roman" w:hAnsi="Times New Roman"/>
          <w:lang w:eastAsia="zh-CN"/>
        </w:rPr>
        <w:t>了团队</w:t>
      </w:r>
      <w:r w:rsidR="00D17B3A" w:rsidRPr="00CB1DBB">
        <w:rPr>
          <w:rFonts w:ascii="Times New Roman" w:hAnsi="Times New Roman" w:hint="eastAsia"/>
          <w:lang w:eastAsia="zh-CN"/>
        </w:rPr>
        <w:t>合作</w:t>
      </w:r>
      <w:r w:rsidR="00D17B3A" w:rsidRPr="00CB1DBB">
        <w:rPr>
          <w:rFonts w:ascii="Times New Roman" w:hAnsi="Times New Roman"/>
          <w:lang w:eastAsia="zh-CN"/>
        </w:rPr>
        <w:t>的重要性，</w:t>
      </w:r>
      <w:r w:rsidR="009E449F">
        <w:rPr>
          <w:rFonts w:ascii="Times New Roman" w:hAnsi="Times New Roman"/>
          <w:lang w:eastAsia="zh-CN"/>
        </w:rPr>
        <w:t>而最为</w:t>
      </w:r>
      <w:r w:rsidR="00D17B3A" w:rsidRPr="00CB1DBB">
        <w:rPr>
          <w:rFonts w:ascii="Times New Roman" w:hAnsi="Times New Roman" w:hint="eastAsia"/>
          <w:lang w:eastAsia="zh-CN"/>
        </w:rPr>
        <w:t>重要的</w:t>
      </w:r>
      <w:r w:rsidR="00D17B3A" w:rsidRPr="00CB1DBB">
        <w:rPr>
          <w:rFonts w:ascii="Times New Roman" w:hAnsi="Times New Roman"/>
          <w:lang w:eastAsia="zh-CN"/>
        </w:rPr>
        <w:t>是，</w:t>
      </w:r>
      <w:r w:rsidR="00D17B3A" w:rsidRPr="00CB1DBB">
        <w:rPr>
          <w:rFonts w:ascii="Times New Roman" w:hAnsi="Times New Roman" w:hint="eastAsia"/>
          <w:lang w:eastAsia="zh-CN"/>
        </w:rPr>
        <w:t>我在</w:t>
      </w:r>
      <w:r w:rsidR="00D17B3A" w:rsidRPr="00CB1DBB">
        <w:rPr>
          <w:rFonts w:ascii="Times New Roman" w:hAnsi="Times New Roman"/>
          <w:lang w:eastAsia="zh-CN"/>
        </w:rPr>
        <w:t>大学里面找到了自己</w:t>
      </w:r>
      <w:r w:rsidR="00D17B3A" w:rsidRPr="00CB1DBB">
        <w:rPr>
          <w:rFonts w:ascii="Times New Roman" w:hAnsi="Times New Roman" w:hint="eastAsia"/>
          <w:lang w:eastAsia="zh-CN"/>
        </w:rPr>
        <w:t>喜欢</w:t>
      </w:r>
      <w:r w:rsidR="00D17B3A" w:rsidRPr="00CB1DBB">
        <w:rPr>
          <w:rFonts w:ascii="Times New Roman" w:hAnsi="Times New Roman"/>
          <w:lang w:eastAsia="zh-CN"/>
        </w:rPr>
        <w:t>做的事情。</w:t>
      </w:r>
      <w:r w:rsidR="00D17B3A" w:rsidRPr="00CB1DBB">
        <w:rPr>
          <w:rFonts w:ascii="Times New Roman" w:hAnsi="Times New Roman" w:hint="eastAsia"/>
          <w:lang w:eastAsia="zh-CN"/>
        </w:rPr>
        <w:t>感谢</w:t>
      </w:r>
      <w:r w:rsidR="00D17B3A" w:rsidRPr="00CB1DBB">
        <w:rPr>
          <w:rFonts w:ascii="Times New Roman" w:hAnsi="Times New Roman"/>
          <w:lang w:eastAsia="zh-CN"/>
        </w:rPr>
        <w:t>大学</w:t>
      </w:r>
      <w:r w:rsidR="00D17B3A" w:rsidRPr="00CB1DBB">
        <w:rPr>
          <w:rFonts w:ascii="Times New Roman" w:hAnsi="Times New Roman" w:hint="eastAsia"/>
          <w:lang w:eastAsia="zh-CN"/>
        </w:rPr>
        <w:t>的</w:t>
      </w:r>
      <w:r w:rsidR="00D17B3A" w:rsidRPr="00CB1DBB">
        <w:rPr>
          <w:rFonts w:ascii="Times New Roman" w:hAnsi="Times New Roman"/>
          <w:lang w:eastAsia="zh-CN"/>
        </w:rPr>
        <w:t>这段</w:t>
      </w:r>
      <w:r w:rsidR="00D17B3A" w:rsidRPr="00CB1DBB">
        <w:rPr>
          <w:rFonts w:ascii="Times New Roman" w:hAnsi="Times New Roman" w:hint="eastAsia"/>
          <w:lang w:eastAsia="zh-CN"/>
        </w:rPr>
        <w:t>时光</w:t>
      </w:r>
      <w:r w:rsidR="00D17B3A" w:rsidRPr="00CB1DBB">
        <w:rPr>
          <w:rFonts w:ascii="Times New Roman" w:hAnsi="Times New Roman"/>
          <w:lang w:eastAsia="zh-CN"/>
        </w:rPr>
        <w:t>，感谢学校为</w:t>
      </w:r>
      <w:r w:rsidR="00D17B3A" w:rsidRPr="00CB1DBB">
        <w:rPr>
          <w:rFonts w:ascii="Times New Roman" w:hAnsi="Times New Roman" w:hint="eastAsia"/>
          <w:lang w:eastAsia="zh-CN"/>
        </w:rPr>
        <w:t>我们</w:t>
      </w:r>
      <w:r w:rsidR="00D17B3A" w:rsidRPr="00CB1DBB">
        <w:rPr>
          <w:rFonts w:ascii="Times New Roman" w:hAnsi="Times New Roman"/>
          <w:lang w:eastAsia="zh-CN"/>
        </w:rPr>
        <w:t>提供的学习环境和学习</w:t>
      </w:r>
      <w:r w:rsidR="00D17B3A" w:rsidRPr="00CB1DBB">
        <w:rPr>
          <w:rFonts w:ascii="Times New Roman" w:hAnsi="Times New Roman" w:hint="eastAsia"/>
          <w:lang w:eastAsia="zh-CN"/>
        </w:rPr>
        <w:t>资源</w:t>
      </w:r>
      <w:r w:rsidR="00D17B3A" w:rsidRPr="00CB1DBB">
        <w:rPr>
          <w:rFonts w:ascii="Times New Roman" w:hAnsi="Times New Roman"/>
          <w:lang w:eastAsia="zh-CN"/>
        </w:rPr>
        <w:t>，</w:t>
      </w:r>
      <w:r w:rsidR="00D17B3A" w:rsidRPr="00CB1DBB">
        <w:rPr>
          <w:rFonts w:ascii="Times New Roman" w:hAnsi="Times New Roman" w:hint="eastAsia"/>
          <w:lang w:eastAsia="zh-CN"/>
        </w:rPr>
        <w:t>感谢</w:t>
      </w:r>
      <w:r w:rsidR="00D17B3A" w:rsidRPr="00CB1DBB">
        <w:rPr>
          <w:rFonts w:ascii="Times New Roman" w:hAnsi="Times New Roman"/>
          <w:lang w:eastAsia="zh-CN"/>
        </w:rPr>
        <w:t>每一位</w:t>
      </w:r>
      <w:r w:rsidR="00D17B3A" w:rsidRPr="00CB1DBB">
        <w:rPr>
          <w:rFonts w:ascii="Times New Roman" w:hAnsi="Times New Roman" w:hint="eastAsia"/>
          <w:lang w:eastAsia="zh-CN"/>
        </w:rPr>
        <w:t>老师</w:t>
      </w:r>
      <w:r w:rsidR="00D17B3A" w:rsidRPr="00CB1DBB">
        <w:rPr>
          <w:rFonts w:ascii="Times New Roman" w:hAnsi="Times New Roman"/>
          <w:lang w:eastAsia="zh-CN"/>
        </w:rPr>
        <w:t>的耐心</w:t>
      </w:r>
      <w:r w:rsidR="00D17B3A" w:rsidRPr="00CB1DBB">
        <w:rPr>
          <w:rFonts w:ascii="Times New Roman" w:hAnsi="Times New Roman" w:hint="eastAsia"/>
          <w:lang w:eastAsia="zh-CN"/>
        </w:rPr>
        <w:t>教导</w:t>
      </w:r>
      <w:r w:rsidR="00D17B3A" w:rsidRPr="00CB1DBB">
        <w:rPr>
          <w:rFonts w:ascii="Times New Roman" w:hAnsi="Times New Roman"/>
          <w:lang w:eastAsia="zh-CN"/>
        </w:rPr>
        <w:t>，</w:t>
      </w:r>
      <w:r w:rsidR="004C3E47">
        <w:rPr>
          <w:rFonts w:ascii="Times New Roman" w:hAnsi="Times New Roman"/>
          <w:lang w:eastAsia="zh-CN"/>
        </w:rPr>
        <w:t>感谢身边</w:t>
      </w:r>
      <w:r w:rsidR="002935E9">
        <w:rPr>
          <w:rFonts w:ascii="Times New Roman" w:hAnsi="Times New Roman"/>
          <w:lang w:eastAsia="zh-CN"/>
        </w:rPr>
        <w:t>每一位同学</w:t>
      </w:r>
      <w:r w:rsidR="002935E9">
        <w:rPr>
          <w:rFonts w:ascii="Times New Roman" w:hAnsi="Times New Roman" w:hint="eastAsia"/>
          <w:lang w:eastAsia="zh-CN"/>
        </w:rPr>
        <w:t>对我</w:t>
      </w:r>
      <w:r w:rsidR="002935E9">
        <w:rPr>
          <w:rFonts w:ascii="Times New Roman" w:hAnsi="Times New Roman"/>
          <w:lang w:eastAsia="zh-CN"/>
        </w:rPr>
        <w:t>生活上和学习</w:t>
      </w:r>
      <w:r w:rsidR="002935E9">
        <w:rPr>
          <w:rFonts w:ascii="Times New Roman" w:hAnsi="Times New Roman" w:hint="eastAsia"/>
          <w:lang w:eastAsia="zh-CN"/>
        </w:rPr>
        <w:t>上</w:t>
      </w:r>
      <w:r w:rsidR="002935E9">
        <w:rPr>
          <w:rFonts w:ascii="Times New Roman" w:hAnsi="Times New Roman"/>
          <w:lang w:eastAsia="zh-CN"/>
        </w:rPr>
        <w:t>的帮助，</w:t>
      </w:r>
      <w:r w:rsidR="002935E9">
        <w:rPr>
          <w:rFonts w:ascii="Times New Roman" w:hAnsi="Times New Roman" w:hint="eastAsia"/>
          <w:lang w:eastAsia="zh-CN"/>
        </w:rPr>
        <w:t>让我</w:t>
      </w:r>
      <w:r w:rsidR="002935E9">
        <w:rPr>
          <w:rFonts w:ascii="Times New Roman" w:hAnsi="Times New Roman"/>
          <w:lang w:eastAsia="zh-CN"/>
        </w:rPr>
        <w:t>快乐度过大学生活，</w:t>
      </w:r>
      <w:r w:rsidR="00870CEB">
        <w:rPr>
          <w:rFonts w:ascii="Times New Roman" w:hAnsi="Times New Roman" w:hint="eastAsia"/>
          <w:lang w:eastAsia="zh-CN"/>
        </w:rPr>
        <w:t>也</w:t>
      </w:r>
      <w:r w:rsidR="00D17B3A" w:rsidRPr="00CB1DBB">
        <w:rPr>
          <w:rFonts w:ascii="Times New Roman" w:hAnsi="Times New Roman"/>
          <w:lang w:eastAsia="zh-CN"/>
        </w:rPr>
        <w:t>让我</w:t>
      </w:r>
      <w:r w:rsidR="00D17B3A" w:rsidRPr="00CB1DBB">
        <w:rPr>
          <w:rFonts w:ascii="Times New Roman" w:hAnsi="Times New Roman" w:hint="eastAsia"/>
          <w:lang w:eastAsia="zh-CN"/>
        </w:rPr>
        <w:t>成</w:t>
      </w:r>
      <w:r w:rsidR="00D17B3A" w:rsidRPr="00CB1DBB">
        <w:rPr>
          <w:rFonts w:ascii="Times New Roman" w:hAnsi="Times New Roman"/>
          <w:lang w:eastAsia="zh-CN"/>
        </w:rPr>
        <w:t>为一</w:t>
      </w:r>
      <w:r w:rsidR="00D17B3A" w:rsidRPr="00CB1DBB">
        <w:rPr>
          <w:rFonts w:ascii="Times New Roman" w:hAnsi="Times New Roman" w:hint="eastAsia"/>
          <w:lang w:eastAsia="zh-CN"/>
        </w:rPr>
        <w:t>名合格</w:t>
      </w:r>
      <w:r w:rsidR="00D17B3A" w:rsidRPr="00CB1DBB">
        <w:rPr>
          <w:rFonts w:ascii="Times New Roman" w:hAnsi="Times New Roman"/>
          <w:lang w:eastAsia="zh-CN"/>
        </w:rPr>
        <w:t>的</w:t>
      </w:r>
      <w:r w:rsidR="006223DF" w:rsidRPr="00CB1DBB">
        <w:rPr>
          <w:rFonts w:ascii="Times New Roman" w:hAnsi="Times New Roman"/>
          <w:lang w:eastAsia="zh-CN"/>
        </w:rPr>
        <w:t>大</w:t>
      </w:r>
      <w:r w:rsidR="00D17B3A" w:rsidRPr="00CB1DBB">
        <w:rPr>
          <w:rFonts w:ascii="Times New Roman" w:hAnsi="Times New Roman"/>
          <w:lang w:eastAsia="zh-CN"/>
        </w:rPr>
        <w:t>学生。</w:t>
      </w:r>
    </w:p>
    <w:p w14:paraId="30891090" w14:textId="77777777" w:rsidR="00880773" w:rsidRPr="00CB1DBB" w:rsidRDefault="00880773" w:rsidP="00363693">
      <w:pPr>
        <w:ind w:firstLine="480"/>
        <w:rPr>
          <w:rFonts w:ascii="Times New Roman" w:hAnsi="Times New Roman"/>
          <w:lang w:eastAsia="zh-CN"/>
        </w:rPr>
      </w:pPr>
    </w:p>
    <w:p w14:paraId="154D30BE" w14:textId="77777777" w:rsidR="006C02D4" w:rsidRPr="00CB1DBB" w:rsidRDefault="00880773" w:rsidP="00CB1DBB">
      <w:pPr>
        <w:pStyle w:val="10"/>
        <w:ind w:firstLineChars="0" w:firstLine="0"/>
        <w:rPr>
          <w:rFonts w:ascii="Times New Roman" w:hAnsi="Times New Roman"/>
        </w:rPr>
      </w:pPr>
      <w:bookmarkStart w:id="410" w:name="_Toc451435008"/>
      <w:bookmarkStart w:id="411" w:name="_Toc451435842"/>
      <w:bookmarkStart w:id="412" w:name="_Toc451455891"/>
      <w:bookmarkStart w:id="413" w:name="_Toc451456863"/>
      <w:bookmarkStart w:id="414" w:name="_Toc451457099"/>
      <w:bookmarkStart w:id="415" w:name="_Toc451457565"/>
      <w:r>
        <w:rPr>
          <w:rFonts w:ascii="Times New Roman" w:hAnsi="Times New Roman"/>
        </w:rPr>
        <w:br w:type="page"/>
      </w:r>
      <w:bookmarkStart w:id="416" w:name="_Toc451702777"/>
      <w:r w:rsidR="006C02D4" w:rsidRPr="00CB1DBB">
        <w:rPr>
          <w:rFonts w:ascii="Times New Roman" w:hAnsi="Times New Roman" w:hint="eastAsia"/>
        </w:rPr>
        <w:lastRenderedPageBreak/>
        <w:t>参考文献</w:t>
      </w:r>
      <w:bookmarkEnd w:id="410"/>
      <w:bookmarkEnd w:id="411"/>
      <w:bookmarkEnd w:id="412"/>
      <w:bookmarkEnd w:id="413"/>
      <w:bookmarkEnd w:id="414"/>
      <w:bookmarkEnd w:id="415"/>
      <w:bookmarkEnd w:id="416"/>
    </w:p>
    <w:p w14:paraId="4D53A6FD" w14:textId="77777777" w:rsidR="00F1391D" w:rsidRPr="00CB1DBB" w:rsidRDefault="00F1391D" w:rsidP="00CB1DBB">
      <w:pPr>
        <w:pStyle w:val="a6"/>
        <w:numPr>
          <w:ilvl w:val="0"/>
          <w:numId w:val="43"/>
        </w:numPr>
        <w:ind w:firstLineChars="0"/>
        <w:rPr>
          <w:rFonts w:ascii="Times New Roman" w:hAnsi="Times New Roman"/>
        </w:rPr>
      </w:pPr>
      <w:r w:rsidRPr="00CB1DBB">
        <w:rPr>
          <w:rStyle w:val="oeformtextcontent"/>
          <w:rFonts w:ascii="Times New Roman" w:hAnsi="Times New Roman" w:hint="eastAsia"/>
        </w:rPr>
        <w:t>张海藩</w:t>
      </w:r>
      <w:r w:rsidRPr="00CB1DBB">
        <w:rPr>
          <w:rFonts w:ascii="Times New Roman" w:hAnsi="Times New Roman"/>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软件工程</w:t>
      </w:r>
      <w:r w:rsidRPr="00CB1DBB">
        <w:rPr>
          <w:rStyle w:val="oeformtextcontent"/>
          <w:rFonts w:ascii="Times New Roman" w:hAnsi="Times New Roman"/>
        </w:rPr>
        <w:t>[M]</w:t>
      </w:r>
      <w:r w:rsidRPr="00CB1DBB">
        <w:rPr>
          <w:rFonts w:ascii="Times New Roman" w:hAnsi="Times New Roman"/>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北京</w:t>
      </w:r>
      <w:r w:rsidRPr="00CB1DBB">
        <w:rPr>
          <w:rFonts w:ascii="Times New Roman" w:hAnsi="Times New Roman" w:hint="eastAsia"/>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清华大学出版社</w:t>
      </w:r>
      <w:r w:rsidR="005E16A7">
        <w:rPr>
          <w:rFonts w:ascii="Times New Roman" w:hAnsi="Times New Roman"/>
          <w:color w:val="000000"/>
          <w:szCs w:val="21"/>
        </w:rPr>
        <w:t>，</w:t>
      </w:r>
      <w:r w:rsidRPr="00CB1DBB">
        <w:rPr>
          <w:rFonts w:ascii="Times New Roman" w:hAnsi="Times New Roman" w:hint="eastAsia"/>
          <w:color w:val="000000"/>
          <w:szCs w:val="21"/>
        </w:rPr>
        <w:t>2009.49-112</w:t>
      </w:r>
      <w:r w:rsidR="001A4273">
        <w:rPr>
          <w:rFonts w:ascii="Times New Roman" w:hAnsi="Times New Roman"/>
          <w:color w:val="000000"/>
          <w:szCs w:val="21"/>
        </w:rPr>
        <w:t>.</w:t>
      </w:r>
    </w:p>
    <w:p w14:paraId="1D3A1A12" w14:textId="77777777" w:rsidR="00944CDE" w:rsidRDefault="00944CDE" w:rsidP="00CB1DBB">
      <w:pPr>
        <w:pStyle w:val="a6"/>
        <w:numPr>
          <w:ilvl w:val="0"/>
          <w:numId w:val="43"/>
        </w:numPr>
        <w:ind w:firstLineChars="0"/>
        <w:rPr>
          <w:rFonts w:ascii="Times New Roman" w:hAnsi="Times New Roman"/>
        </w:rPr>
      </w:pPr>
      <w:r w:rsidRPr="002B2FFF">
        <w:rPr>
          <w:rFonts w:ascii="Times New Roman" w:hAnsi="Times New Roman" w:hint="eastAsia"/>
        </w:rPr>
        <w:t>佟伟光</w:t>
      </w:r>
      <w:r w:rsidRPr="002B2FFF">
        <w:rPr>
          <w:rFonts w:ascii="Times New Roman" w:hAnsi="Times New Roman" w:hint="eastAsia"/>
        </w:rPr>
        <w:t>.</w:t>
      </w:r>
      <w:r>
        <w:rPr>
          <w:rFonts w:ascii="Times New Roman" w:hAnsi="Times New Roman"/>
        </w:rPr>
        <w:t xml:space="preserve"> </w:t>
      </w:r>
      <w:r w:rsidRPr="002B2FFF">
        <w:rPr>
          <w:rFonts w:ascii="Times New Roman" w:hAnsi="Times New Roman" w:hint="eastAsia"/>
        </w:rPr>
        <w:t>软件测试</w:t>
      </w:r>
      <w:r w:rsidRPr="002B2FFF">
        <w:rPr>
          <w:rFonts w:ascii="Times New Roman" w:hAnsi="Times New Roman" w:hint="eastAsia"/>
        </w:rPr>
        <w:t>[M].</w:t>
      </w:r>
      <w:r>
        <w:rPr>
          <w:rFonts w:ascii="Times New Roman" w:hAnsi="Times New Roman"/>
        </w:rPr>
        <w:t xml:space="preserve"> </w:t>
      </w:r>
      <w:r w:rsidRPr="002B2FFF">
        <w:rPr>
          <w:rFonts w:ascii="Times New Roman" w:hAnsi="Times New Roman" w:hint="eastAsia"/>
        </w:rPr>
        <w:t>北京</w:t>
      </w:r>
      <w:r w:rsidRPr="002B2FFF">
        <w:rPr>
          <w:rFonts w:ascii="Times New Roman" w:hAnsi="Times New Roman" w:hint="eastAsia"/>
        </w:rPr>
        <w:t>:</w:t>
      </w:r>
      <w:r>
        <w:rPr>
          <w:rFonts w:ascii="Times New Roman" w:hAnsi="Times New Roman"/>
        </w:rPr>
        <w:t xml:space="preserve"> </w:t>
      </w:r>
      <w:r w:rsidRPr="002B2FFF">
        <w:rPr>
          <w:rFonts w:ascii="Times New Roman" w:hAnsi="Times New Roman" w:hint="eastAsia"/>
        </w:rPr>
        <w:t>人民邮电出版社，</w:t>
      </w:r>
      <w:r w:rsidRPr="002B2FFF">
        <w:rPr>
          <w:rFonts w:ascii="Times New Roman" w:hAnsi="Times New Roman" w:hint="eastAsia"/>
        </w:rPr>
        <w:t>2015.20-30</w:t>
      </w:r>
      <w:r w:rsidR="001A4273">
        <w:rPr>
          <w:rFonts w:ascii="Times New Roman" w:hAnsi="Times New Roman"/>
        </w:rPr>
        <w:t>.</w:t>
      </w:r>
    </w:p>
    <w:p w14:paraId="5906D611" w14:textId="77777777" w:rsidR="001A4273" w:rsidRPr="00CB1DBB" w:rsidRDefault="003F0AB5" w:rsidP="00CB1DBB">
      <w:pPr>
        <w:widowControl w:val="0"/>
        <w:numPr>
          <w:ilvl w:val="0"/>
          <w:numId w:val="43"/>
        </w:numPr>
        <w:spacing w:afterLines="50" w:after="120"/>
        <w:ind w:firstLineChars="0"/>
        <w:rPr>
          <w:rFonts w:ascii="Times New Roman" w:hAnsi="Times New Roman"/>
          <w:sz w:val="21"/>
        </w:rPr>
      </w:pPr>
      <w:r w:rsidRPr="00CB1DBB">
        <w:rPr>
          <w:rFonts w:ascii="Times New Roman" w:hAnsi="Times New Roman" w:hint="eastAsia"/>
          <w:sz w:val="21"/>
        </w:rPr>
        <w:t>朱少民</w:t>
      </w:r>
      <w:r w:rsidRPr="00CB1DBB">
        <w:rPr>
          <w:rFonts w:ascii="Times New Roman" w:hAnsi="Times New Roman"/>
          <w:sz w:val="21"/>
        </w:rPr>
        <w:t>.</w:t>
      </w:r>
      <w:r w:rsidRPr="00CB1DBB">
        <w:rPr>
          <w:rFonts w:ascii="Times New Roman" w:hAnsi="Times New Roman" w:hint="eastAsia"/>
          <w:sz w:val="21"/>
        </w:rPr>
        <w:t>软件测试方法和技术</w:t>
      </w:r>
      <w:r w:rsidRPr="00CB1DBB">
        <w:rPr>
          <w:rFonts w:ascii="Times New Roman" w:hAnsi="Times New Roman"/>
          <w:sz w:val="21"/>
        </w:rPr>
        <w:t>[M] .</w:t>
      </w:r>
      <w:r w:rsidRPr="00CB1DBB">
        <w:rPr>
          <w:rFonts w:ascii="Times New Roman" w:hAnsi="Times New Roman" w:hint="eastAsia"/>
          <w:sz w:val="21"/>
        </w:rPr>
        <w:t>北京</w:t>
      </w:r>
      <w:r w:rsidRPr="00CB1DBB">
        <w:rPr>
          <w:rFonts w:ascii="Times New Roman" w:hAnsi="Times New Roman" w:hint="eastAsia"/>
          <w:sz w:val="21"/>
        </w:rPr>
        <w:t>:</w:t>
      </w:r>
      <w:r w:rsidRPr="00CB1DBB">
        <w:rPr>
          <w:rFonts w:ascii="Times New Roman" w:hAnsi="Times New Roman" w:hint="eastAsia"/>
          <w:sz w:val="21"/>
        </w:rPr>
        <w:t>清华大学出版社</w:t>
      </w:r>
      <w:r w:rsidRPr="00CB1DBB">
        <w:rPr>
          <w:rFonts w:ascii="Times New Roman" w:hAnsi="Times New Roman"/>
          <w:sz w:val="21"/>
        </w:rPr>
        <w:t>,</w:t>
      </w:r>
      <w:r w:rsidRPr="00CB1DBB">
        <w:rPr>
          <w:rFonts w:ascii="Times New Roman" w:hAnsi="Times New Roman" w:hint="eastAsia"/>
          <w:sz w:val="21"/>
        </w:rPr>
        <w:t xml:space="preserve"> 2010.07</w:t>
      </w:r>
      <w:r w:rsidR="00051199" w:rsidRPr="00CB1DBB">
        <w:rPr>
          <w:rFonts w:ascii="Times New Roman" w:hAnsi="Times New Roman" w:hint="eastAsia"/>
          <w:sz w:val="21"/>
        </w:rPr>
        <w:t>.</w:t>
      </w:r>
      <w:r w:rsidRPr="00CB1DBB">
        <w:rPr>
          <w:rFonts w:ascii="Times New Roman" w:hAnsi="Times New Roman" w:hint="eastAsia"/>
          <w:sz w:val="21"/>
        </w:rPr>
        <w:t>33-60.</w:t>
      </w:r>
    </w:p>
    <w:p w14:paraId="764F267C" w14:textId="77777777" w:rsidR="00C937E1" w:rsidRDefault="00C937E1" w:rsidP="00CB1DBB">
      <w:pPr>
        <w:pStyle w:val="a6"/>
        <w:numPr>
          <w:ilvl w:val="0"/>
          <w:numId w:val="43"/>
        </w:numPr>
        <w:ind w:firstLineChars="0"/>
        <w:rPr>
          <w:rFonts w:ascii="Times New Roman" w:hAnsi="Times New Roman"/>
        </w:rPr>
      </w:pPr>
      <w:r w:rsidRPr="00C937E1">
        <w:rPr>
          <w:rFonts w:ascii="Times New Roman" w:hAnsi="Times New Roman" w:hint="eastAsia"/>
        </w:rPr>
        <w:t>Cay S.</w:t>
      </w:r>
      <w:r w:rsidR="00051199">
        <w:rPr>
          <w:rFonts w:ascii="Times New Roman" w:hAnsi="Times New Roman" w:hint="eastAsia"/>
        </w:rPr>
        <w:t xml:space="preserve"> Horstmann,</w:t>
      </w:r>
      <w:r w:rsidR="00051199">
        <w:rPr>
          <w:rFonts w:ascii="Times New Roman" w:hAnsi="Times New Roman"/>
        </w:rPr>
        <w:t xml:space="preserve"> </w:t>
      </w:r>
      <w:r>
        <w:rPr>
          <w:rFonts w:ascii="Times New Roman" w:hAnsi="Times New Roman" w:hint="eastAsia"/>
        </w:rPr>
        <w:t xml:space="preserve">Gary Cornell. </w:t>
      </w:r>
      <w:r w:rsidRPr="00C937E1">
        <w:rPr>
          <w:rFonts w:ascii="Times New Roman" w:hAnsi="Times New Roman" w:hint="eastAsia"/>
        </w:rPr>
        <w:t>Core Java[M]</w:t>
      </w:r>
      <w:r w:rsidR="002D4DA5">
        <w:rPr>
          <w:rFonts w:ascii="Times New Roman" w:hAnsi="Times New Roman" w:hint="eastAsia"/>
        </w:rPr>
        <w:t>.</w:t>
      </w:r>
      <w:r w:rsidR="002D4DA5" w:rsidRPr="00CB1DBB">
        <w:rPr>
          <w:rFonts w:ascii="Times New Roman" w:hAnsi="Times New Roman"/>
        </w:rPr>
        <w:t>9th ed</w:t>
      </w:r>
      <w:r w:rsidR="002D4DA5">
        <w:rPr>
          <w:rFonts w:ascii="Trebuchet MS" w:hAnsi="Trebuchet MS" w:cs="Trebuchet MS"/>
          <w:color w:val="262626"/>
          <w:kern w:val="0"/>
          <w:lang w:eastAsia="zh-CN"/>
        </w:rPr>
        <w:t>.</w:t>
      </w:r>
      <w:r w:rsidRPr="00C937E1">
        <w:rPr>
          <w:rFonts w:ascii="Times New Roman" w:hAnsi="Times New Roman" w:hint="eastAsia"/>
        </w:rPr>
        <w:t>北京</w:t>
      </w:r>
      <w:r w:rsidR="002D4DA5">
        <w:rPr>
          <w:rFonts w:ascii="Times New Roman" w:hAnsi="Times New Roman" w:hint="eastAsia"/>
        </w:rPr>
        <w:t>:</w:t>
      </w:r>
      <w:r w:rsidR="002D4DA5">
        <w:rPr>
          <w:rFonts w:ascii="Times New Roman" w:hAnsi="Times New Roman"/>
        </w:rPr>
        <w:t xml:space="preserve"> </w:t>
      </w:r>
      <w:r w:rsidRPr="00C937E1">
        <w:rPr>
          <w:rFonts w:ascii="Times New Roman" w:hAnsi="Times New Roman" w:hint="eastAsia"/>
        </w:rPr>
        <w:t>人民邮电出版社</w:t>
      </w:r>
      <w:r w:rsidR="002D4DA5">
        <w:rPr>
          <w:rFonts w:ascii="Times New Roman" w:hAnsi="Times New Roman" w:hint="eastAsia"/>
        </w:rPr>
        <w:t>,</w:t>
      </w:r>
      <w:r w:rsidRPr="00C937E1">
        <w:rPr>
          <w:rFonts w:ascii="Times New Roman" w:hAnsi="Times New Roman" w:hint="eastAsia"/>
        </w:rPr>
        <w:t>2015.20-300</w:t>
      </w:r>
      <w:r w:rsidR="001A4273">
        <w:rPr>
          <w:rFonts w:ascii="Times New Roman" w:hAnsi="Times New Roman"/>
        </w:rPr>
        <w:t>.</w:t>
      </w:r>
    </w:p>
    <w:p w14:paraId="55845ADB" w14:textId="77777777" w:rsidR="00243330" w:rsidRDefault="00243330" w:rsidP="00CB1DBB">
      <w:pPr>
        <w:pStyle w:val="a6"/>
        <w:numPr>
          <w:ilvl w:val="0"/>
          <w:numId w:val="43"/>
        </w:numPr>
        <w:ind w:firstLineChars="0"/>
        <w:rPr>
          <w:rFonts w:ascii="Times New Roman" w:hAnsi="Times New Roman"/>
        </w:rPr>
      </w:pPr>
      <w:r w:rsidRPr="00243330">
        <w:rPr>
          <w:rFonts w:ascii="Times New Roman" w:hAnsi="Times New Roman" w:hint="eastAsia"/>
        </w:rPr>
        <w:t>Steven John</w:t>
      </w:r>
      <w:r w:rsidR="00051199">
        <w:rPr>
          <w:rFonts w:ascii="Times New Roman" w:hAnsi="Times New Roman" w:hint="eastAsia"/>
        </w:rPr>
        <w:t xml:space="preserve"> Metsker, William C.</w:t>
      </w:r>
      <w:r w:rsidRPr="00243330">
        <w:rPr>
          <w:rFonts w:ascii="Times New Roman" w:hAnsi="Times New Roman" w:hint="eastAsia"/>
        </w:rPr>
        <w:t>Wake.</w:t>
      </w:r>
      <w:r w:rsidR="00051199">
        <w:rPr>
          <w:rFonts w:ascii="Times New Roman" w:hAnsi="Times New Roman"/>
        </w:rPr>
        <w:t xml:space="preserve"> </w:t>
      </w:r>
      <w:r w:rsidRPr="00243330">
        <w:rPr>
          <w:rFonts w:ascii="Times New Roman" w:hAnsi="Times New Roman" w:hint="eastAsia"/>
        </w:rPr>
        <w:t>Design patterns in Java[M].2nd ed.</w:t>
      </w:r>
      <w:r w:rsidR="00051199">
        <w:rPr>
          <w:rFonts w:ascii="Times New Roman" w:hAnsi="Times New Roman"/>
        </w:rPr>
        <w:t xml:space="preserve"> </w:t>
      </w:r>
      <w:r w:rsidRPr="00243330">
        <w:rPr>
          <w:rFonts w:ascii="Times New Roman" w:hAnsi="Times New Roman" w:hint="eastAsia"/>
        </w:rPr>
        <w:t>北京</w:t>
      </w:r>
      <w:r w:rsidR="00051199">
        <w:rPr>
          <w:rFonts w:ascii="Times New Roman" w:hAnsi="Times New Roman" w:hint="eastAsia"/>
        </w:rPr>
        <w:t xml:space="preserve">: </w:t>
      </w:r>
      <w:r w:rsidRPr="00243330">
        <w:rPr>
          <w:rFonts w:ascii="Times New Roman" w:hAnsi="Times New Roman" w:hint="eastAsia"/>
        </w:rPr>
        <w:t>人民邮电出版社</w:t>
      </w:r>
      <w:r w:rsidRPr="00243330">
        <w:rPr>
          <w:rFonts w:ascii="Times New Roman" w:hAnsi="Times New Roman" w:hint="eastAsia"/>
        </w:rPr>
        <w:t>, 2007.</w:t>
      </w:r>
      <w:r w:rsidR="00051199">
        <w:rPr>
          <w:rFonts w:ascii="Times New Roman" w:hAnsi="Times New Roman"/>
        </w:rPr>
        <w:t>69-239.</w:t>
      </w:r>
    </w:p>
    <w:p w14:paraId="519E6E7B"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Bryan Bashman,</w:t>
      </w:r>
      <w:r w:rsidR="00051199">
        <w:rPr>
          <w:rFonts w:ascii="Times New Roman" w:hAnsi="Times New Roman"/>
        </w:rPr>
        <w:t xml:space="preserve"> </w:t>
      </w:r>
      <w:r w:rsidRPr="001A4273">
        <w:rPr>
          <w:rFonts w:ascii="Times New Roman" w:hAnsi="Times New Roman" w:hint="eastAsia"/>
        </w:rPr>
        <w:t>Kathy Sierra,</w:t>
      </w:r>
      <w:r w:rsidR="00051199">
        <w:rPr>
          <w:rFonts w:ascii="Times New Roman" w:hAnsi="Times New Roman"/>
        </w:rPr>
        <w:t xml:space="preserve"> </w:t>
      </w:r>
      <w:r w:rsidR="00051199">
        <w:rPr>
          <w:rFonts w:ascii="Times New Roman" w:hAnsi="Times New Roman" w:hint="eastAsia"/>
        </w:rPr>
        <w:t>Bert Bate</w:t>
      </w:r>
      <w:r w:rsidRPr="001A4273">
        <w:rPr>
          <w:rFonts w:ascii="Times New Roman" w:hAnsi="Times New Roman" w:hint="eastAsia"/>
        </w:rPr>
        <w:t>著</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荆涛</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林剑等译</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Head first Servlets &amp; JSP[M].</w:t>
      </w:r>
      <w:r w:rsidRPr="001A4273">
        <w:rPr>
          <w:rFonts w:ascii="Times New Roman" w:hAnsi="Times New Roman" w:hint="eastAsia"/>
        </w:rPr>
        <w:t>北京</w:t>
      </w:r>
      <w:r w:rsidRPr="001A4273">
        <w:rPr>
          <w:rFonts w:ascii="Times New Roman" w:hAnsi="Times New Roman" w:hint="eastAsia"/>
        </w:rPr>
        <w:t>:</w:t>
      </w:r>
      <w:r w:rsidRPr="001A4273">
        <w:rPr>
          <w:rFonts w:ascii="Times New Roman" w:hAnsi="Times New Roman" w:hint="eastAsia"/>
        </w:rPr>
        <w:t>中国电力出版社</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2010.40-360</w:t>
      </w:r>
      <w:r>
        <w:rPr>
          <w:rFonts w:ascii="Times New Roman" w:hAnsi="Times New Roman"/>
        </w:rPr>
        <w:t>.</w:t>
      </w:r>
    </w:p>
    <w:p w14:paraId="4601463D" w14:textId="77777777" w:rsidR="00F1391D" w:rsidRPr="00CB1DBB" w:rsidRDefault="00F1391D" w:rsidP="00CB1DBB">
      <w:pPr>
        <w:pStyle w:val="a6"/>
        <w:numPr>
          <w:ilvl w:val="0"/>
          <w:numId w:val="43"/>
        </w:numPr>
        <w:ind w:firstLineChars="0"/>
        <w:rPr>
          <w:rFonts w:ascii="Times New Roman" w:hAnsi="Times New Roman"/>
        </w:rPr>
      </w:pPr>
      <w:r w:rsidRPr="00CB1DBB">
        <w:rPr>
          <w:rFonts w:ascii="Times New Roman" w:hAnsi="Times New Roman" w:hint="eastAsia"/>
        </w:rPr>
        <w:t>范玉顺</w:t>
      </w:r>
      <w:r w:rsidRPr="00CB1DBB">
        <w:rPr>
          <w:rFonts w:ascii="Times New Roman" w:hAnsi="Times New Roman" w:hint="eastAsia"/>
        </w:rPr>
        <w:t>.</w:t>
      </w:r>
      <w:r w:rsidR="00526BA3">
        <w:rPr>
          <w:rFonts w:ascii="Times New Roman" w:hAnsi="Times New Roman"/>
        </w:rPr>
        <w:t xml:space="preserve"> </w:t>
      </w:r>
      <w:r w:rsidRPr="00CB1DBB">
        <w:rPr>
          <w:rFonts w:ascii="Times New Roman" w:hAnsi="Times New Roman" w:hint="eastAsia"/>
        </w:rPr>
        <w:t>工作流管理技术</w:t>
      </w:r>
      <w:r w:rsidRPr="00CB1DBB">
        <w:rPr>
          <w:rFonts w:ascii="Times New Roman" w:hAnsi="Times New Roman" w:hint="eastAsia"/>
        </w:rPr>
        <w:t>[M].</w:t>
      </w:r>
      <w:r w:rsidR="00526BA3">
        <w:rPr>
          <w:rFonts w:ascii="Times New Roman" w:hAnsi="Times New Roman"/>
        </w:rPr>
        <w:t xml:space="preserve"> </w:t>
      </w:r>
      <w:r w:rsidRPr="00CB1DBB">
        <w:rPr>
          <w:rFonts w:ascii="Times New Roman" w:hAnsi="Times New Roman" w:hint="eastAsia"/>
        </w:rPr>
        <w:t>北京</w:t>
      </w:r>
      <w:r w:rsidRPr="00CB1DBB">
        <w:rPr>
          <w:rFonts w:ascii="Times New Roman" w:hAnsi="Times New Roman" w:hint="eastAsia"/>
        </w:rPr>
        <w:t>:</w:t>
      </w:r>
      <w:r w:rsidR="00526BA3">
        <w:rPr>
          <w:rFonts w:ascii="Times New Roman" w:hAnsi="Times New Roman"/>
        </w:rPr>
        <w:t xml:space="preserve"> </w:t>
      </w:r>
      <w:r w:rsidRPr="00CB1DBB">
        <w:rPr>
          <w:rFonts w:ascii="Times New Roman" w:hAnsi="Times New Roman" w:hint="eastAsia"/>
        </w:rPr>
        <w:t>清华大学出版社</w:t>
      </w:r>
      <w:r w:rsidR="00C937E1">
        <w:rPr>
          <w:rFonts w:ascii="Times New Roman" w:hAnsi="Times New Roman"/>
        </w:rPr>
        <w:t>,</w:t>
      </w:r>
      <w:r w:rsidRPr="00CB1DBB">
        <w:rPr>
          <w:rFonts w:ascii="Times New Roman" w:hAnsi="Times New Roman" w:hint="eastAsia"/>
        </w:rPr>
        <w:t>2001.</w:t>
      </w:r>
      <w:r w:rsidR="00870C81">
        <w:rPr>
          <w:rFonts w:ascii="Times New Roman" w:hAnsi="Times New Roman"/>
        </w:rPr>
        <w:t>37</w:t>
      </w:r>
      <w:r w:rsidRPr="00CB1DBB">
        <w:rPr>
          <w:rFonts w:ascii="Times New Roman" w:hAnsi="Times New Roman" w:hint="eastAsia"/>
        </w:rPr>
        <w:t>-</w:t>
      </w:r>
      <w:r w:rsidR="00870C81">
        <w:rPr>
          <w:rFonts w:ascii="Times New Roman" w:hAnsi="Times New Roman"/>
        </w:rPr>
        <w:t>66</w:t>
      </w:r>
      <w:r w:rsidR="001A4273">
        <w:rPr>
          <w:rFonts w:ascii="Times New Roman" w:hAnsi="Times New Roman"/>
        </w:rPr>
        <w:t>.</w:t>
      </w:r>
    </w:p>
    <w:p w14:paraId="39F07F08" w14:textId="77777777" w:rsidR="009B0795" w:rsidRDefault="001D4953" w:rsidP="00CB1DBB">
      <w:pPr>
        <w:pStyle w:val="a6"/>
        <w:numPr>
          <w:ilvl w:val="0"/>
          <w:numId w:val="43"/>
        </w:numPr>
        <w:ind w:firstLineChars="0"/>
        <w:rPr>
          <w:rFonts w:ascii="Times New Roman" w:hAnsi="Times New Roman"/>
        </w:rPr>
      </w:pPr>
      <w:r w:rsidRPr="00CB1DBB">
        <w:rPr>
          <w:rFonts w:ascii="Times New Roman" w:hAnsi="Times New Roman" w:hint="eastAsia"/>
        </w:rPr>
        <w:t>闫洪磊</w:t>
      </w:r>
      <w:r w:rsidRPr="00CB1DBB">
        <w:rPr>
          <w:rFonts w:ascii="Times New Roman" w:hAnsi="Times New Roman"/>
        </w:rPr>
        <w:t>.</w:t>
      </w:r>
      <w:r w:rsidR="00B0321A">
        <w:rPr>
          <w:rFonts w:ascii="Times New Roman" w:hAnsi="Times New Roman"/>
        </w:rPr>
        <w:t xml:space="preserve"> </w:t>
      </w:r>
      <w:r w:rsidRPr="00CB1DBB">
        <w:rPr>
          <w:rFonts w:ascii="Times New Roman" w:hAnsi="Times New Roman"/>
        </w:rPr>
        <w:t>Activiti</w:t>
      </w:r>
      <w:r w:rsidR="000054F5">
        <w:rPr>
          <w:rFonts w:ascii="Times New Roman" w:hAnsi="Times New Roman"/>
        </w:rPr>
        <w:t xml:space="preserve"> </w:t>
      </w:r>
      <w:r w:rsidRPr="00CB1DBB">
        <w:rPr>
          <w:rFonts w:ascii="Times New Roman" w:hAnsi="Times New Roman" w:hint="eastAsia"/>
        </w:rPr>
        <w:t>实战</w:t>
      </w:r>
      <w:r w:rsidRPr="00CB1DBB">
        <w:rPr>
          <w:rFonts w:ascii="Times New Roman" w:hAnsi="Times New Roman"/>
        </w:rPr>
        <w:t>[M].</w:t>
      </w:r>
      <w:r w:rsidR="000054F5">
        <w:rPr>
          <w:rFonts w:ascii="Times New Roman" w:hAnsi="Times New Roman"/>
        </w:rPr>
        <w:t xml:space="preserve"> </w:t>
      </w:r>
      <w:r w:rsidRPr="00CB1DBB">
        <w:rPr>
          <w:rFonts w:ascii="Times New Roman" w:hAnsi="Times New Roman" w:hint="eastAsia"/>
        </w:rPr>
        <w:t>北京</w:t>
      </w:r>
      <w:r w:rsidRPr="00CB1DBB">
        <w:rPr>
          <w:rFonts w:ascii="Times New Roman" w:hAnsi="Times New Roman"/>
        </w:rPr>
        <w:t>:</w:t>
      </w:r>
      <w:r w:rsidR="000054F5">
        <w:rPr>
          <w:rFonts w:ascii="Times New Roman" w:hAnsi="Times New Roman"/>
        </w:rPr>
        <w:t xml:space="preserve"> </w:t>
      </w:r>
      <w:r w:rsidRPr="00CB1DBB">
        <w:rPr>
          <w:rFonts w:ascii="Times New Roman" w:hAnsi="Times New Roman" w:hint="eastAsia"/>
        </w:rPr>
        <w:t>机械工业出版社</w:t>
      </w:r>
      <w:r w:rsidR="00C937E1">
        <w:rPr>
          <w:rFonts w:ascii="Times New Roman" w:hAnsi="Times New Roman"/>
        </w:rPr>
        <w:t>,</w:t>
      </w:r>
      <w:r w:rsidRPr="00CB1DBB">
        <w:rPr>
          <w:rFonts w:ascii="Times New Roman" w:hAnsi="Times New Roman"/>
        </w:rPr>
        <w:t>2015.20-300</w:t>
      </w:r>
      <w:r w:rsidR="001A4273">
        <w:rPr>
          <w:rFonts w:ascii="Times New Roman" w:hAnsi="Times New Roman"/>
        </w:rPr>
        <w:t>.</w:t>
      </w:r>
    </w:p>
    <w:p w14:paraId="44C2A433" w14:textId="6B1D38FC" w:rsidR="009C1FAF" w:rsidRDefault="009C1FAF" w:rsidP="00CB1DBB">
      <w:pPr>
        <w:pStyle w:val="a6"/>
        <w:numPr>
          <w:ilvl w:val="0"/>
          <w:numId w:val="43"/>
        </w:numPr>
        <w:ind w:firstLineChars="0"/>
        <w:rPr>
          <w:rFonts w:ascii="Times New Roman" w:hAnsi="Times New Roman"/>
        </w:rPr>
      </w:pPr>
      <w:r w:rsidRPr="009C1FAF">
        <w:rPr>
          <w:rFonts w:ascii="Times New Roman" w:hAnsi="Times New Roman"/>
        </w:rPr>
        <w:t>Activiti User Guide[EB/OL].http://activiti.org/userguide/index.html</w:t>
      </w:r>
    </w:p>
    <w:p w14:paraId="7F9C3F04" w14:textId="71D3AD42" w:rsidR="009C1FAF" w:rsidRPr="00CB1DBB" w:rsidRDefault="009C1FAF" w:rsidP="00CB1DBB">
      <w:pPr>
        <w:pStyle w:val="a6"/>
        <w:numPr>
          <w:ilvl w:val="0"/>
          <w:numId w:val="43"/>
        </w:numPr>
        <w:ind w:firstLineChars="0"/>
        <w:rPr>
          <w:rFonts w:ascii="Times New Roman" w:hAnsi="Times New Roman"/>
        </w:rPr>
      </w:pPr>
      <w:r w:rsidRPr="009C1FAF">
        <w:rPr>
          <w:rFonts w:ascii="Times New Roman" w:hAnsi="Times New Roman"/>
        </w:rPr>
        <w:t>Spring Guides</w:t>
      </w:r>
      <w:r>
        <w:rPr>
          <w:rFonts w:ascii="Times New Roman" w:hAnsi="Times New Roman"/>
        </w:rPr>
        <w:t>[EB/OL].</w:t>
      </w:r>
      <w:r w:rsidRPr="009C1FAF">
        <w:rPr>
          <w:rFonts w:ascii="Times New Roman" w:hAnsi="Times New Roman"/>
        </w:rPr>
        <w:t xml:space="preserve"> https://spring.io/guides</w:t>
      </w:r>
    </w:p>
    <w:p w14:paraId="5A462CD2" w14:textId="77777777" w:rsidR="001D4953" w:rsidRDefault="00F1391D" w:rsidP="00CB1DBB">
      <w:pPr>
        <w:pStyle w:val="a6"/>
        <w:numPr>
          <w:ilvl w:val="0"/>
          <w:numId w:val="43"/>
        </w:numPr>
        <w:ind w:firstLineChars="0"/>
        <w:rPr>
          <w:rFonts w:ascii="Times New Roman" w:hAnsi="Times New Roman"/>
        </w:rPr>
      </w:pPr>
      <w:r w:rsidRPr="00CB1DBB">
        <w:rPr>
          <w:rFonts w:ascii="Times New Roman" w:hAnsi="Times New Roman"/>
        </w:rPr>
        <w:t>Paul Deck</w:t>
      </w:r>
      <w:r w:rsidRPr="00CB1DBB">
        <w:rPr>
          <w:rFonts w:ascii="Times New Roman" w:hAnsi="Times New Roman"/>
          <w:lang w:eastAsia="zh-CN"/>
        </w:rPr>
        <w:t>.</w:t>
      </w:r>
      <w:r w:rsidRPr="00CB1DBB">
        <w:rPr>
          <w:rFonts w:ascii="Times New Roman" w:hAnsi="Times New Roman" w:hint="eastAsia"/>
        </w:rPr>
        <w:t xml:space="preserve"> </w:t>
      </w:r>
      <w:r w:rsidRPr="00CB1DBB">
        <w:rPr>
          <w:rFonts w:ascii="Times New Roman" w:hAnsi="Times New Roman" w:hint="eastAsia"/>
          <w:lang w:eastAsia="zh-CN"/>
        </w:rPr>
        <w:t xml:space="preserve">Spring MVC </w:t>
      </w:r>
      <w:r w:rsidRPr="00CB1DBB">
        <w:rPr>
          <w:rFonts w:ascii="Times New Roman" w:hAnsi="Times New Roman" w:hint="eastAsia"/>
          <w:lang w:eastAsia="zh-CN"/>
        </w:rPr>
        <w:t>学习指南</w:t>
      </w:r>
      <w:r w:rsidRPr="00CB1DBB">
        <w:rPr>
          <w:rFonts w:ascii="Times New Roman" w:hAnsi="Times New Roman"/>
          <w:lang w:eastAsia="zh-CN"/>
        </w:rPr>
        <w:t>[M].</w:t>
      </w:r>
      <w:r w:rsidRPr="00CB1DBB">
        <w:rPr>
          <w:rFonts w:ascii="Times New Roman" w:hAnsi="Times New Roman" w:hint="eastAsia"/>
        </w:rPr>
        <w:t xml:space="preserve"> </w:t>
      </w:r>
      <w:r w:rsidRPr="00CB1DBB">
        <w:rPr>
          <w:rFonts w:ascii="Times New Roman" w:hAnsi="Times New Roman" w:hint="eastAsia"/>
          <w:lang w:eastAsia="zh-CN"/>
        </w:rPr>
        <w:t>北京</w:t>
      </w:r>
      <w:r w:rsidRPr="00CB1DBB">
        <w:rPr>
          <w:rFonts w:ascii="Times New Roman" w:hAnsi="Times New Roman" w:hint="eastAsia"/>
          <w:lang w:eastAsia="zh-CN"/>
        </w:rPr>
        <w:t>:</w:t>
      </w:r>
      <w:r w:rsidRPr="00CB1DBB">
        <w:rPr>
          <w:rFonts w:ascii="Times New Roman" w:hAnsi="Times New Roman" w:hint="eastAsia"/>
          <w:lang w:eastAsia="zh-CN"/>
        </w:rPr>
        <w:t>人民邮电出版社</w:t>
      </w:r>
      <w:r w:rsidRPr="00CB1DBB">
        <w:rPr>
          <w:rFonts w:ascii="Times New Roman" w:hAnsi="Times New Roman" w:hint="eastAsia"/>
          <w:lang w:eastAsia="zh-CN"/>
        </w:rPr>
        <w:t>,2015.30-58</w:t>
      </w:r>
      <w:r w:rsidR="001A4273">
        <w:rPr>
          <w:rFonts w:ascii="Times New Roman" w:hAnsi="Times New Roman"/>
          <w:lang w:eastAsia="zh-CN"/>
        </w:rPr>
        <w:t>.</w:t>
      </w:r>
    </w:p>
    <w:p w14:paraId="5132691A" w14:textId="77777777" w:rsidR="00C44315" w:rsidRPr="00CB1DBB" w:rsidRDefault="00C44315" w:rsidP="00CB1DBB">
      <w:pPr>
        <w:pStyle w:val="a6"/>
        <w:numPr>
          <w:ilvl w:val="0"/>
          <w:numId w:val="43"/>
        </w:numPr>
        <w:ind w:firstLineChars="0"/>
        <w:rPr>
          <w:rFonts w:ascii="Times New Roman" w:hAnsi="Times New Roman"/>
        </w:rPr>
      </w:pPr>
      <w:r w:rsidRPr="00C44315">
        <w:rPr>
          <w:rFonts w:ascii="Times New Roman" w:hAnsi="Times New Roman" w:hint="eastAsia"/>
        </w:rPr>
        <w:t>Ted Husted</w:t>
      </w:r>
      <w:r w:rsidRPr="00C44315">
        <w:rPr>
          <w:rFonts w:ascii="Times New Roman" w:hAnsi="Times New Roman" w:hint="eastAsia"/>
        </w:rPr>
        <w:t>著</w:t>
      </w:r>
      <w:r>
        <w:rPr>
          <w:rFonts w:ascii="Times New Roman" w:hAnsi="Times New Roman" w:hint="eastAsia"/>
        </w:rPr>
        <w:t>,</w:t>
      </w:r>
      <w:r w:rsidR="00E75077">
        <w:rPr>
          <w:rFonts w:ascii="Times New Roman" w:hAnsi="Times New Roman"/>
        </w:rPr>
        <w:t xml:space="preserve"> </w:t>
      </w:r>
      <w:r>
        <w:rPr>
          <w:rFonts w:ascii="Times New Roman" w:hAnsi="Times New Roman" w:hint="eastAsia"/>
        </w:rPr>
        <w:t>黄若波</w:t>
      </w:r>
      <w:r>
        <w:rPr>
          <w:rFonts w:ascii="Times New Roman" w:hAnsi="Times New Roman" w:hint="eastAsia"/>
        </w:rPr>
        <w:t>,</w:t>
      </w:r>
      <w:r>
        <w:rPr>
          <w:rFonts w:ascii="Times New Roman" w:hAnsi="Times New Roman" w:hint="eastAsia"/>
        </w:rPr>
        <w:t>程峰</w:t>
      </w:r>
      <w:r>
        <w:rPr>
          <w:rFonts w:ascii="Times New Roman" w:hAnsi="Times New Roman" w:hint="eastAsia"/>
        </w:rPr>
        <w:t>,</w:t>
      </w:r>
      <w:r w:rsidRPr="00C44315">
        <w:rPr>
          <w:rFonts w:ascii="Times New Roman" w:hAnsi="Times New Roman" w:hint="eastAsia"/>
        </w:rPr>
        <w:t>程繁科译</w:t>
      </w:r>
      <w:r>
        <w:rPr>
          <w:rFonts w:ascii="Times New Roman" w:hAnsi="Times New Roman" w:hint="eastAsia"/>
        </w:rPr>
        <w:t xml:space="preserve">. </w:t>
      </w:r>
      <w:r w:rsidRPr="00C44315">
        <w:rPr>
          <w:rFonts w:ascii="Times New Roman" w:hAnsi="Times New Roman" w:hint="eastAsia"/>
        </w:rPr>
        <w:t>实战</w:t>
      </w:r>
      <w:r w:rsidRPr="00C44315">
        <w:rPr>
          <w:rFonts w:ascii="Times New Roman" w:hAnsi="Times New Roman" w:hint="eastAsia"/>
        </w:rPr>
        <w:t>STRUTS[M].</w:t>
      </w:r>
      <w:r w:rsidR="00E75077">
        <w:rPr>
          <w:rFonts w:ascii="Times New Roman" w:hAnsi="Times New Roman"/>
        </w:rPr>
        <w:t xml:space="preserve"> </w:t>
      </w:r>
      <w:r w:rsidRPr="00C44315">
        <w:rPr>
          <w:rFonts w:ascii="Times New Roman" w:hAnsi="Times New Roman" w:hint="eastAsia"/>
        </w:rPr>
        <w:t>北京</w:t>
      </w:r>
      <w:r w:rsidRPr="00C44315">
        <w:rPr>
          <w:rFonts w:ascii="Times New Roman" w:hAnsi="Times New Roman" w:hint="eastAsia"/>
        </w:rPr>
        <w:t>:</w:t>
      </w:r>
      <w:r w:rsidRPr="00C44315">
        <w:rPr>
          <w:rFonts w:ascii="Times New Roman" w:hAnsi="Times New Roman" w:hint="eastAsia"/>
        </w:rPr>
        <w:t>机械工业出版社</w:t>
      </w:r>
      <w:r w:rsidRPr="00C44315">
        <w:rPr>
          <w:rFonts w:ascii="Times New Roman" w:hAnsi="Times New Roman" w:hint="eastAsia"/>
        </w:rPr>
        <w:t>,</w:t>
      </w:r>
      <w:r w:rsidR="00DA35EC">
        <w:rPr>
          <w:rFonts w:ascii="Times New Roman" w:hAnsi="Times New Roman"/>
        </w:rPr>
        <w:t xml:space="preserve"> </w:t>
      </w:r>
      <w:r w:rsidRPr="00C44315">
        <w:rPr>
          <w:rFonts w:ascii="Times New Roman" w:hAnsi="Times New Roman" w:hint="eastAsia"/>
        </w:rPr>
        <w:t>2005,</w:t>
      </w:r>
      <w:r w:rsidR="00DA35EC">
        <w:rPr>
          <w:rFonts w:ascii="Times New Roman" w:hAnsi="Times New Roman"/>
        </w:rPr>
        <w:t xml:space="preserve"> </w:t>
      </w:r>
      <w:r w:rsidRPr="00C44315">
        <w:rPr>
          <w:rFonts w:ascii="Times New Roman" w:hAnsi="Times New Roman" w:hint="eastAsia"/>
        </w:rPr>
        <w:t>40-68</w:t>
      </w:r>
      <w:r w:rsidR="001A4273">
        <w:rPr>
          <w:rFonts w:ascii="Times New Roman" w:hAnsi="Times New Roman"/>
        </w:rPr>
        <w:t>.</w:t>
      </w:r>
    </w:p>
    <w:p w14:paraId="15F6EB1B" w14:textId="77777777" w:rsidR="00F1391D" w:rsidRPr="00CB1DBB" w:rsidRDefault="00F1391D" w:rsidP="00F1391D">
      <w:pPr>
        <w:pStyle w:val="a6"/>
        <w:numPr>
          <w:ilvl w:val="0"/>
          <w:numId w:val="43"/>
        </w:numPr>
        <w:ind w:firstLineChars="0"/>
        <w:rPr>
          <w:rFonts w:ascii="Times New Roman" w:hAnsi="Times New Roman"/>
        </w:rPr>
      </w:pPr>
      <w:r w:rsidRPr="00CB1DBB">
        <w:rPr>
          <w:rFonts w:ascii="Times New Roman" w:hAnsi="Times New Roman" w:hint="eastAsia"/>
        </w:rPr>
        <w:t>Craig Walls</w:t>
      </w:r>
      <w:r w:rsidR="007A1DEC">
        <w:rPr>
          <w:rFonts w:ascii="Times New Roman" w:hAnsi="Times New Roman"/>
        </w:rPr>
        <w:t xml:space="preserve">, </w:t>
      </w:r>
      <w:r w:rsidRPr="00CB1DBB">
        <w:rPr>
          <w:rFonts w:ascii="Times New Roman" w:hAnsi="Times New Roman" w:hint="eastAsia"/>
        </w:rPr>
        <w:t>Spring</w:t>
      </w:r>
      <w:r w:rsidR="00973725">
        <w:rPr>
          <w:rFonts w:ascii="Times New Roman" w:hAnsi="Times New Roman"/>
        </w:rPr>
        <w:t xml:space="preserve"> in Action</w:t>
      </w:r>
      <w:r w:rsidRPr="00CB1DBB">
        <w:rPr>
          <w:rFonts w:ascii="Times New Roman" w:hAnsi="Times New Roman" w:hint="eastAsia"/>
        </w:rPr>
        <w:t>[M]</w:t>
      </w:r>
      <w:r w:rsidR="00C44315">
        <w:rPr>
          <w:rFonts w:ascii="Times New Roman" w:hAnsi="Times New Roman" w:hint="eastAsia"/>
        </w:rPr>
        <w:t>.</w:t>
      </w:r>
      <w:r w:rsidR="00C44315">
        <w:rPr>
          <w:rFonts w:ascii="Times New Roman" w:hAnsi="Times New Roman"/>
        </w:rPr>
        <w:t>4</w:t>
      </w:r>
      <w:r w:rsidR="00C44315" w:rsidRPr="002B2FFF">
        <w:rPr>
          <w:rFonts w:ascii="Times New Roman" w:hAnsi="Times New Roman"/>
        </w:rPr>
        <w:t>th ed</w:t>
      </w:r>
      <w:r w:rsidR="00C44315">
        <w:rPr>
          <w:rFonts w:ascii="Trebuchet MS" w:hAnsi="Trebuchet MS" w:cs="Trebuchet MS"/>
          <w:color w:val="262626"/>
          <w:kern w:val="0"/>
          <w:lang w:eastAsia="zh-CN"/>
        </w:rPr>
        <w:t>.</w:t>
      </w:r>
      <w:r w:rsidRPr="00CB1DBB">
        <w:rPr>
          <w:rFonts w:ascii="Times New Roman" w:hAnsi="Times New Roman" w:hint="eastAsia"/>
        </w:rPr>
        <w:t>北京</w:t>
      </w:r>
      <w:r w:rsidRPr="00CB1DBB">
        <w:rPr>
          <w:rFonts w:ascii="Times New Roman" w:hAnsi="Times New Roman" w:hint="eastAsia"/>
        </w:rPr>
        <w:t>:</w:t>
      </w:r>
      <w:r w:rsidRPr="00CB1DBB">
        <w:rPr>
          <w:rFonts w:ascii="Times New Roman" w:hAnsi="Times New Roman" w:hint="eastAsia"/>
        </w:rPr>
        <w:t>人民邮电出版社</w:t>
      </w:r>
      <w:r w:rsidRPr="00CB1DBB">
        <w:rPr>
          <w:rFonts w:ascii="Times New Roman" w:hAnsi="Times New Roman" w:hint="eastAsia"/>
        </w:rPr>
        <w:t>,</w:t>
      </w:r>
      <w:r w:rsidR="007A1DEC">
        <w:rPr>
          <w:rFonts w:ascii="Times New Roman" w:hAnsi="Times New Roman"/>
        </w:rPr>
        <w:t xml:space="preserve"> </w:t>
      </w:r>
      <w:r w:rsidRPr="00CB1DBB">
        <w:rPr>
          <w:rFonts w:ascii="Times New Roman" w:hAnsi="Times New Roman" w:hint="eastAsia"/>
        </w:rPr>
        <w:t>2013.60-98</w:t>
      </w:r>
      <w:r w:rsidR="001A4273">
        <w:rPr>
          <w:rFonts w:ascii="Times New Roman" w:hAnsi="Times New Roman"/>
        </w:rPr>
        <w:t>.</w:t>
      </w:r>
    </w:p>
    <w:p w14:paraId="3CA62A6C" w14:textId="77777777" w:rsidR="005563FB" w:rsidRDefault="008F4B7C" w:rsidP="00CB1DBB">
      <w:pPr>
        <w:pStyle w:val="a6"/>
        <w:numPr>
          <w:ilvl w:val="0"/>
          <w:numId w:val="43"/>
        </w:numPr>
        <w:ind w:firstLineChars="0"/>
        <w:rPr>
          <w:rFonts w:ascii="Times New Roman" w:hAnsi="Times New Roman"/>
        </w:rPr>
      </w:pPr>
      <w:r>
        <w:rPr>
          <w:rFonts w:ascii="Times New Roman" w:hAnsi="Times New Roman" w:hint="eastAsia"/>
        </w:rPr>
        <w:t>Christian Bauer, Gavin King</w:t>
      </w:r>
      <w:r w:rsidR="005563FB" w:rsidRPr="005563FB">
        <w:rPr>
          <w:rFonts w:ascii="Times New Roman" w:hAnsi="Times New Roman" w:hint="eastAsia"/>
        </w:rPr>
        <w:t>著</w:t>
      </w:r>
      <w:r w:rsidR="005563FB" w:rsidRPr="005563FB">
        <w:rPr>
          <w:rFonts w:ascii="Times New Roman" w:hAnsi="Times New Roman" w:hint="eastAsia"/>
        </w:rPr>
        <w:t>,</w:t>
      </w:r>
      <w:r>
        <w:rPr>
          <w:rFonts w:ascii="Times New Roman" w:hAnsi="Times New Roman"/>
        </w:rPr>
        <w:t xml:space="preserve"> </w:t>
      </w:r>
      <w:r w:rsidR="005563FB" w:rsidRPr="005563FB">
        <w:rPr>
          <w:rFonts w:ascii="Times New Roman" w:hAnsi="Times New Roman" w:hint="eastAsia"/>
        </w:rPr>
        <w:t>杨春花，彭永康，俞黎敏译</w:t>
      </w:r>
      <w:r w:rsidR="005563FB" w:rsidRPr="005563FB">
        <w:rPr>
          <w:rFonts w:ascii="Times New Roman" w:hAnsi="Times New Roman" w:hint="eastAsia"/>
        </w:rPr>
        <w:t>.</w:t>
      </w:r>
      <w:r w:rsidR="00A05D14">
        <w:rPr>
          <w:rFonts w:ascii="Times New Roman" w:hAnsi="Times New Roman"/>
        </w:rPr>
        <w:t xml:space="preserve"> </w:t>
      </w:r>
      <w:r w:rsidR="005563FB" w:rsidRPr="005563FB">
        <w:rPr>
          <w:rFonts w:ascii="Times New Roman" w:hAnsi="Times New Roman" w:hint="eastAsia"/>
        </w:rPr>
        <w:t>Hibernate</w:t>
      </w:r>
      <w:r w:rsidR="005563FB" w:rsidRPr="005563FB">
        <w:rPr>
          <w:rFonts w:ascii="Times New Roman" w:hAnsi="Times New Roman" w:hint="eastAsia"/>
        </w:rPr>
        <w:t>实战</w:t>
      </w:r>
      <w:r w:rsidR="005563FB" w:rsidRPr="005563FB">
        <w:rPr>
          <w:rFonts w:ascii="Times New Roman" w:hAnsi="Times New Roman" w:hint="eastAsia"/>
        </w:rPr>
        <w:t>[M].</w:t>
      </w:r>
      <w:r w:rsidR="005563FB" w:rsidRPr="005563FB">
        <w:rPr>
          <w:rFonts w:ascii="Times New Roman" w:hAnsi="Times New Roman" w:hint="eastAsia"/>
        </w:rPr>
        <w:t>北京</w:t>
      </w:r>
      <w:r w:rsidR="005563FB" w:rsidRPr="005563FB">
        <w:rPr>
          <w:rFonts w:ascii="Times New Roman" w:hAnsi="Times New Roman" w:hint="eastAsia"/>
        </w:rPr>
        <w:t>:</w:t>
      </w:r>
      <w:r w:rsidR="005563FB" w:rsidRPr="005563FB">
        <w:rPr>
          <w:rFonts w:ascii="Times New Roman" w:hAnsi="Times New Roman" w:hint="eastAsia"/>
        </w:rPr>
        <w:t>人民邮电出版社</w:t>
      </w:r>
      <w:r w:rsidR="005563FB" w:rsidRPr="005563FB">
        <w:rPr>
          <w:rFonts w:ascii="Times New Roman" w:hAnsi="Times New Roman" w:hint="eastAsia"/>
        </w:rPr>
        <w:t>,2008,20-134</w:t>
      </w:r>
      <w:r w:rsidR="00051199">
        <w:rPr>
          <w:rFonts w:ascii="Times New Roman" w:hAnsi="Times New Roman"/>
        </w:rPr>
        <w:t>.</w:t>
      </w:r>
    </w:p>
    <w:p w14:paraId="4DB6533D" w14:textId="77777777" w:rsidR="003F0AB5" w:rsidRDefault="003F0AB5" w:rsidP="00CB1DBB">
      <w:pPr>
        <w:pStyle w:val="a6"/>
        <w:numPr>
          <w:ilvl w:val="0"/>
          <w:numId w:val="43"/>
        </w:numPr>
        <w:ind w:firstLineChars="0"/>
        <w:rPr>
          <w:rFonts w:ascii="Times New Roman" w:hAnsi="Times New Roman"/>
        </w:rPr>
      </w:pPr>
      <w:r w:rsidRPr="00CB1DBB">
        <w:rPr>
          <w:rFonts w:ascii="Times New Roman" w:hAnsi="Times New Roman" w:hint="eastAsia"/>
        </w:rPr>
        <w:t>夏昕</w:t>
      </w:r>
      <w:r w:rsidRPr="00CB1DBB">
        <w:rPr>
          <w:rFonts w:ascii="Times New Roman" w:hAnsi="Times New Roman" w:hint="eastAsia"/>
        </w:rPr>
        <w:t>,</w:t>
      </w:r>
      <w:r w:rsidRPr="00CB1DBB">
        <w:rPr>
          <w:rFonts w:ascii="Times New Roman" w:hAnsi="Times New Roman" w:hint="eastAsia"/>
        </w:rPr>
        <w:t>曹晓钢</w:t>
      </w:r>
      <w:r w:rsidRPr="00CB1DBB">
        <w:rPr>
          <w:rFonts w:ascii="Times New Roman" w:hAnsi="Times New Roman" w:hint="eastAsia"/>
        </w:rPr>
        <w:t>,</w:t>
      </w:r>
      <w:r w:rsidRPr="00CB1DBB">
        <w:rPr>
          <w:rFonts w:ascii="Times New Roman" w:hAnsi="Times New Roman" w:hint="eastAsia"/>
        </w:rPr>
        <w:t>唐勇</w:t>
      </w:r>
      <w:r w:rsidRPr="00CB1DBB">
        <w:rPr>
          <w:rFonts w:ascii="Times New Roman" w:hAnsi="Times New Roman" w:hint="eastAsia"/>
        </w:rPr>
        <w:t>.</w:t>
      </w:r>
      <w:r w:rsidR="00547FA0">
        <w:rPr>
          <w:rFonts w:ascii="Times New Roman" w:hAnsi="Times New Roman"/>
        </w:rPr>
        <w:t xml:space="preserve"> </w:t>
      </w:r>
      <w:r w:rsidRPr="00CB1DBB">
        <w:rPr>
          <w:rFonts w:ascii="Times New Roman" w:hAnsi="Times New Roman" w:hint="eastAsia"/>
        </w:rPr>
        <w:t>深入浅出</w:t>
      </w:r>
      <w:r w:rsidRPr="00CB1DBB">
        <w:rPr>
          <w:rFonts w:ascii="Times New Roman" w:hAnsi="Times New Roman" w:hint="eastAsia"/>
        </w:rPr>
        <w:t>Hibernate[M].</w:t>
      </w:r>
      <w:r w:rsidRPr="00CB1DBB">
        <w:rPr>
          <w:rFonts w:ascii="Times New Roman" w:hAnsi="Times New Roman" w:hint="eastAsia"/>
        </w:rPr>
        <w:t>北京</w:t>
      </w:r>
      <w:r w:rsidRPr="00CB1DBB">
        <w:rPr>
          <w:rFonts w:ascii="Times New Roman" w:hAnsi="Times New Roman" w:hint="eastAsia"/>
        </w:rPr>
        <w:t>:</w:t>
      </w:r>
      <w:r w:rsidRPr="00CB1DBB">
        <w:rPr>
          <w:rFonts w:ascii="Times New Roman" w:hAnsi="Times New Roman" w:hint="eastAsia"/>
        </w:rPr>
        <w:t>电子工业出版社</w:t>
      </w:r>
      <w:r w:rsidR="00A05D14" w:rsidRPr="00CB1DBB">
        <w:rPr>
          <w:rFonts w:ascii="Times New Roman" w:hAnsi="Times New Roman" w:hint="eastAsia"/>
        </w:rPr>
        <w:t>, 2005:66-12</w:t>
      </w:r>
      <w:r w:rsidRPr="00CB1DBB">
        <w:rPr>
          <w:rFonts w:ascii="Times New Roman" w:hAnsi="Times New Roman" w:hint="eastAsia"/>
        </w:rPr>
        <w:t>7</w:t>
      </w:r>
      <w:r w:rsidR="00051199">
        <w:rPr>
          <w:rFonts w:ascii="Times New Roman" w:hAnsi="Times New Roman"/>
        </w:rPr>
        <w:t>.</w:t>
      </w:r>
    </w:p>
    <w:p w14:paraId="66A43B7A"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Elisabeth Robson, Eric Freeman.</w:t>
      </w:r>
      <w:r w:rsidR="00B77A6D">
        <w:rPr>
          <w:rFonts w:ascii="Times New Roman" w:hAnsi="Times New Roman"/>
        </w:rPr>
        <w:t xml:space="preserve"> </w:t>
      </w:r>
      <w:r w:rsidRPr="001A4273">
        <w:rPr>
          <w:rFonts w:ascii="Times New Roman" w:hAnsi="Times New Roman" w:hint="eastAsia"/>
        </w:rPr>
        <w:t>Head first HTML &amp; CSS[M].</w:t>
      </w:r>
      <w:r w:rsidR="00174915">
        <w:rPr>
          <w:rFonts w:ascii="Times New Roman" w:hAnsi="Times New Roman" w:hint="eastAsia"/>
        </w:rPr>
        <w:t>第</w:t>
      </w:r>
      <w:r w:rsidR="00174915">
        <w:rPr>
          <w:rFonts w:ascii="Times New Roman" w:hAnsi="Times New Roman"/>
        </w:rPr>
        <w:t>二版</w:t>
      </w:r>
      <w:r w:rsidR="00174915">
        <w:rPr>
          <w:rFonts w:ascii="Times New Roman" w:hAnsi="Times New Roman"/>
        </w:rPr>
        <w:t>.</w:t>
      </w:r>
      <w:r w:rsidRPr="001A4273">
        <w:rPr>
          <w:rFonts w:ascii="Times New Roman" w:hAnsi="Times New Roman" w:hint="eastAsia"/>
        </w:rPr>
        <w:t>南京</w:t>
      </w:r>
      <w:r w:rsidR="00174915">
        <w:rPr>
          <w:rFonts w:ascii="Times New Roman" w:hAnsi="Times New Roman" w:hint="eastAsia"/>
        </w:rPr>
        <w:t>:</w:t>
      </w:r>
      <w:r w:rsidRPr="001A4273">
        <w:rPr>
          <w:rFonts w:ascii="Times New Roman" w:hAnsi="Times New Roman" w:hint="eastAsia"/>
        </w:rPr>
        <w:t>东南大学出版社</w:t>
      </w:r>
      <w:r w:rsidRPr="001A4273">
        <w:rPr>
          <w:rFonts w:ascii="Times New Roman" w:hAnsi="Times New Roman" w:hint="eastAsia"/>
        </w:rPr>
        <w:t>, 2013.50-112</w:t>
      </w:r>
    </w:p>
    <w:bookmarkEnd w:id="0"/>
    <w:bookmarkEnd w:id="1"/>
    <w:p w14:paraId="458A9BE0" w14:textId="77777777" w:rsidR="00944CDE" w:rsidRDefault="003F3A2A" w:rsidP="00CB1DBB">
      <w:pPr>
        <w:pStyle w:val="a6"/>
        <w:numPr>
          <w:ilvl w:val="0"/>
          <w:numId w:val="43"/>
        </w:numPr>
        <w:ind w:firstLineChars="0"/>
        <w:rPr>
          <w:rFonts w:ascii="Times New Roman" w:hAnsi="Times New Roman"/>
        </w:rPr>
      </w:pPr>
      <w:r w:rsidRPr="003F3A2A">
        <w:rPr>
          <w:rFonts w:ascii="Times New Roman" w:hAnsi="Times New Roman" w:hint="eastAsia"/>
        </w:rPr>
        <w:t>Marijn Haverbeke</w:t>
      </w:r>
      <w:r w:rsidRPr="003F3A2A">
        <w:rPr>
          <w:rFonts w:ascii="Times New Roman" w:hAnsi="Times New Roman" w:hint="eastAsia"/>
        </w:rPr>
        <w:t>著</w:t>
      </w:r>
      <w:r w:rsidR="0042030E">
        <w:rPr>
          <w:rFonts w:ascii="Times New Roman" w:hAnsi="Times New Roman" w:hint="eastAsia"/>
        </w:rPr>
        <w:t xml:space="preserve">, </w:t>
      </w:r>
      <w:r w:rsidRPr="003F3A2A">
        <w:rPr>
          <w:rFonts w:ascii="Times New Roman" w:hAnsi="Times New Roman" w:hint="eastAsia"/>
        </w:rPr>
        <w:t>卢誉声译</w:t>
      </w:r>
      <w:r w:rsidRPr="003F3A2A">
        <w:rPr>
          <w:rFonts w:ascii="Times New Roman" w:hAnsi="Times New Roman" w:hint="eastAsia"/>
        </w:rPr>
        <w:t>.</w:t>
      </w:r>
      <w:r w:rsidR="00A810F0">
        <w:rPr>
          <w:rFonts w:ascii="Times New Roman" w:hAnsi="Times New Roman"/>
        </w:rPr>
        <w:t xml:space="preserve"> </w:t>
      </w:r>
      <w:r w:rsidRPr="003F3A2A">
        <w:rPr>
          <w:rFonts w:ascii="Times New Roman" w:hAnsi="Times New Roman" w:hint="eastAsia"/>
        </w:rPr>
        <w:t>JavaScript</w:t>
      </w:r>
      <w:r w:rsidR="008A729A">
        <w:rPr>
          <w:rFonts w:ascii="Times New Roman" w:hAnsi="Times New Roman"/>
        </w:rPr>
        <w:t xml:space="preserve"> </w:t>
      </w:r>
      <w:r w:rsidRPr="003F3A2A">
        <w:rPr>
          <w:rFonts w:ascii="Times New Roman" w:hAnsi="Times New Roman" w:hint="eastAsia"/>
        </w:rPr>
        <w:t>编程精解</w:t>
      </w:r>
      <w:r w:rsidR="008A729A">
        <w:rPr>
          <w:rFonts w:ascii="Times New Roman" w:hAnsi="Times New Roman"/>
        </w:rPr>
        <w:t xml:space="preserve"> </w:t>
      </w:r>
      <w:r w:rsidRPr="003F3A2A">
        <w:rPr>
          <w:rFonts w:ascii="Times New Roman" w:hAnsi="Times New Roman" w:hint="eastAsia"/>
        </w:rPr>
        <w:t>[M].</w:t>
      </w:r>
      <w:r w:rsidR="0049152D">
        <w:rPr>
          <w:rFonts w:ascii="Times New Roman" w:hAnsi="Times New Roman"/>
        </w:rPr>
        <w:t xml:space="preserve"> </w:t>
      </w:r>
      <w:r w:rsidRPr="003F3A2A">
        <w:rPr>
          <w:rFonts w:ascii="Times New Roman" w:hAnsi="Times New Roman" w:hint="eastAsia"/>
        </w:rPr>
        <w:t>北京</w:t>
      </w:r>
      <w:r w:rsidRPr="003F3A2A">
        <w:rPr>
          <w:rFonts w:ascii="Times New Roman" w:hAnsi="Times New Roman" w:hint="eastAsia"/>
        </w:rPr>
        <w:t>:</w:t>
      </w:r>
      <w:r w:rsidRPr="003F3A2A">
        <w:rPr>
          <w:rFonts w:ascii="Times New Roman" w:hAnsi="Times New Roman" w:hint="eastAsia"/>
        </w:rPr>
        <w:t>机械工业出版社</w:t>
      </w:r>
      <w:r w:rsidRPr="003F3A2A">
        <w:rPr>
          <w:rFonts w:ascii="Times New Roman" w:hAnsi="Times New Roman" w:hint="eastAsia"/>
        </w:rPr>
        <w:t>,2016.50-78</w:t>
      </w:r>
      <w:r w:rsidR="00051199">
        <w:rPr>
          <w:rFonts w:ascii="Times New Roman" w:hAnsi="Times New Roman"/>
        </w:rPr>
        <w:t>.</w:t>
      </w:r>
    </w:p>
    <w:p w14:paraId="718AB112" w14:textId="77777777" w:rsidR="00051199" w:rsidRDefault="00051199" w:rsidP="00CB1DBB">
      <w:pPr>
        <w:pStyle w:val="a6"/>
        <w:numPr>
          <w:ilvl w:val="0"/>
          <w:numId w:val="43"/>
        </w:numPr>
        <w:ind w:firstLineChars="0"/>
        <w:rPr>
          <w:rFonts w:ascii="Times New Roman" w:hAnsi="Times New Roman"/>
        </w:rPr>
      </w:pPr>
      <w:r w:rsidRPr="00051199">
        <w:rPr>
          <w:rFonts w:ascii="Times New Roman" w:hAnsi="Times New Roman" w:hint="eastAsia"/>
        </w:rPr>
        <w:t>Ryan Benedetti, Ronan Cranley</w:t>
      </w:r>
      <w:r w:rsidRPr="00051199">
        <w:rPr>
          <w:rFonts w:ascii="Times New Roman" w:hAnsi="Times New Roman" w:hint="eastAsia"/>
        </w:rPr>
        <w:t>著</w:t>
      </w:r>
      <w:r w:rsidRPr="00051199">
        <w:rPr>
          <w:rFonts w:ascii="Times New Roman" w:hAnsi="Times New Roman" w:hint="eastAsia"/>
        </w:rPr>
        <w:t>,</w:t>
      </w:r>
      <w:r w:rsidR="00EF38CC">
        <w:rPr>
          <w:rFonts w:ascii="Times New Roman" w:hAnsi="Times New Roman"/>
        </w:rPr>
        <w:t xml:space="preserve"> </w:t>
      </w:r>
      <w:r w:rsidRPr="00051199">
        <w:rPr>
          <w:rFonts w:ascii="Times New Roman" w:hAnsi="Times New Roman" w:hint="eastAsia"/>
        </w:rPr>
        <w:t>林琪等译</w:t>
      </w:r>
      <w:r w:rsidRPr="00051199">
        <w:rPr>
          <w:rFonts w:ascii="Times New Roman" w:hAnsi="Times New Roman" w:hint="eastAsia"/>
        </w:rPr>
        <w:t>.</w:t>
      </w:r>
      <w:r w:rsidR="00EF38CC">
        <w:rPr>
          <w:rFonts w:ascii="Times New Roman" w:hAnsi="Times New Roman"/>
        </w:rPr>
        <w:t xml:space="preserve"> </w:t>
      </w:r>
      <w:r w:rsidRPr="00051199">
        <w:rPr>
          <w:rFonts w:ascii="Times New Roman" w:hAnsi="Times New Roman" w:hint="eastAsia"/>
        </w:rPr>
        <w:t>Head First jQuery[M].</w:t>
      </w:r>
      <w:r w:rsidRPr="00051199">
        <w:rPr>
          <w:rFonts w:ascii="Times New Roman" w:hAnsi="Times New Roman" w:hint="eastAsia"/>
        </w:rPr>
        <w:t>北京</w:t>
      </w:r>
      <w:r w:rsidRPr="00051199">
        <w:rPr>
          <w:rFonts w:ascii="Times New Roman" w:hAnsi="Times New Roman" w:hint="eastAsia"/>
        </w:rPr>
        <w:t>:</w:t>
      </w:r>
      <w:r w:rsidRPr="00051199">
        <w:rPr>
          <w:rFonts w:ascii="Times New Roman" w:hAnsi="Times New Roman" w:hint="eastAsia"/>
        </w:rPr>
        <w:t>中国电力出版社</w:t>
      </w:r>
      <w:r w:rsidRPr="00051199">
        <w:rPr>
          <w:rFonts w:ascii="Times New Roman" w:hAnsi="Times New Roman" w:hint="eastAsia"/>
        </w:rPr>
        <w:t>,2013,30-69</w:t>
      </w:r>
      <w:r>
        <w:rPr>
          <w:rFonts w:ascii="Times New Roman" w:hAnsi="Times New Roman"/>
        </w:rPr>
        <w:t>.</w:t>
      </w:r>
    </w:p>
    <w:p w14:paraId="70B7F16D" w14:textId="77777777" w:rsidR="00944CDE" w:rsidRDefault="003F3A2A" w:rsidP="00CB1DBB">
      <w:pPr>
        <w:pStyle w:val="a6"/>
        <w:numPr>
          <w:ilvl w:val="0"/>
          <w:numId w:val="43"/>
        </w:numPr>
        <w:ind w:firstLineChars="0"/>
        <w:rPr>
          <w:rFonts w:ascii="Times New Roman" w:hAnsi="Times New Roman"/>
        </w:rPr>
      </w:pPr>
      <w:r w:rsidRPr="003F3A2A">
        <w:rPr>
          <w:rFonts w:ascii="Times New Roman" w:hAnsi="Times New Roman" w:hint="eastAsia"/>
        </w:rPr>
        <w:t>Budi Kurniawan</w:t>
      </w:r>
      <w:r w:rsidRPr="003F3A2A">
        <w:rPr>
          <w:rFonts w:ascii="Times New Roman" w:hAnsi="Times New Roman" w:hint="eastAsia"/>
        </w:rPr>
        <w:t>著</w:t>
      </w:r>
      <w:r w:rsidR="003B273A">
        <w:rPr>
          <w:rFonts w:ascii="Times New Roman" w:hAnsi="Times New Roman" w:hint="eastAsia"/>
        </w:rPr>
        <w:t>,</w:t>
      </w:r>
      <w:r w:rsidR="00EF38CC">
        <w:rPr>
          <w:rFonts w:ascii="Times New Roman" w:hAnsi="Times New Roman"/>
        </w:rPr>
        <w:t xml:space="preserve"> </w:t>
      </w:r>
      <w:r w:rsidRPr="003F3A2A">
        <w:rPr>
          <w:rFonts w:ascii="Times New Roman" w:hAnsi="Times New Roman" w:hint="eastAsia"/>
        </w:rPr>
        <w:t>崔毅</w:t>
      </w:r>
      <w:r w:rsidR="003A743A">
        <w:rPr>
          <w:rFonts w:ascii="Times New Roman" w:hAnsi="Times New Roman" w:hint="eastAsia"/>
        </w:rPr>
        <w:t>,</w:t>
      </w:r>
      <w:r w:rsidRPr="003F3A2A">
        <w:rPr>
          <w:rFonts w:ascii="Times New Roman" w:hAnsi="Times New Roman" w:hint="eastAsia"/>
        </w:rPr>
        <w:t>俞哲皆</w:t>
      </w:r>
      <w:r w:rsidR="003A743A">
        <w:rPr>
          <w:rFonts w:ascii="Times New Roman" w:hAnsi="Times New Roman" w:hint="eastAsia"/>
        </w:rPr>
        <w:t>,</w:t>
      </w:r>
      <w:r w:rsidRPr="003F3A2A">
        <w:rPr>
          <w:rFonts w:ascii="Times New Roman" w:hAnsi="Times New Roman" w:hint="eastAsia"/>
        </w:rPr>
        <w:t>俞黎敏</w:t>
      </w:r>
      <w:r w:rsidRPr="003F3A2A">
        <w:rPr>
          <w:rFonts w:ascii="Times New Roman" w:hAnsi="Times New Roman" w:hint="eastAsia"/>
        </w:rPr>
        <w:t>.</w:t>
      </w:r>
      <w:r w:rsidR="00EF38CC">
        <w:rPr>
          <w:rFonts w:ascii="Times New Roman" w:hAnsi="Times New Roman"/>
        </w:rPr>
        <w:t xml:space="preserve"> Servlet </w:t>
      </w:r>
      <w:r w:rsidR="00EF38CC">
        <w:rPr>
          <w:rFonts w:ascii="Times New Roman" w:hAnsi="Times New Roman" w:hint="eastAsia"/>
        </w:rPr>
        <w:t>和</w:t>
      </w:r>
      <w:r w:rsidR="00EF38CC">
        <w:rPr>
          <w:rFonts w:ascii="Times New Roman" w:hAnsi="Times New Roman"/>
        </w:rPr>
        <w:t xml:space="preserve"> </w:t>
      </w:r>
      <w:r w:rsidR="00EF38CC">
        <w:rPr>
          <w:rFonts w:ascii="Times New Roman" w:hAnsi="Times New Roman" w:hint="eastAsia"/>
        </w:rPr>
        <w:t xml:space="preserve">JSP </w:t>
      </w:r>
      <w:r w:rsidR="00EF38CC">
        <w:rPr>
          <w:rFonts w:ascii="Times New Roman" w:hAnsi="Times New Roman" w:hint="eastAsia"/>
        </w:rPr>
        <w:t>学习</w:t>
      </w:r>
      <w:r w:rsidR="00EF38CC">
        <w:rPr>
          <w:rFonts w:ascii="Times New Roman" w:hAnsi="Times New Roman"/>
        </w:rPr>
        <w:t>指南</w:t>
      </w:r>
      <w:r w:rsidRPr="003F3A2A">
        <w:rPr>
          <w:rFonts w:ascii="Times New Roman" w:hAnsi="Times New Roman" w:hint="eastAsia"/>
        </w:rPr>
        <w:t>[M].</w:t>
      </w:r>
      <w:r w:rsidR="003A2F83">
        <w:rPr>
          <w:rFonts w:ascii="Times New Roman" w:hAnsi="Times New Roman"/>
        </w:rPr>
        <w:t xml:space="preserve"> </w:t>
      </w:r>
      <w:r w:rsidRPr="003F3A2A">
        <w:rPr>
          <w:rFonts w:ascii="Times New Roman" w:hAnsi="Times New Roman" w:hint="eastAsia"/>
        </w:rPr>
        <w:t>北京</w:t>
      </w:r>
      <w:r w:rsidRPr="003F3A2A">
        <w:rPr>
          <w:rFonts w:ascii="Times New Roman" w:hAnsi="Times New Roman" w:hint="eastAsia"/>
        </w:rPr>
        <w:t>:</w:t>
      </w:r>
      <w:r w:rsidRPr="003F3A2A">
        <w:rPr>
          <w:rFonts w:ascii="Times New Roman" w:hAnsi="Times New Roman" w:hint="eastAsia"/>
        </w:rPr>
        <w:t>机械工业出版社</w:t>
      </w:r>
      <w:r w:rsidRPr="003F3A2A">
        <w:rPr>
          <w:rFonts w:ascii="Times New Roman" w:hAnsi="Times New Roman" w:hint="eastAsia"/>
        </w:rPr>
        <w:t>,2013.20-45</w:t>
      </w:r>
      <w:r w:rsidR="00051199">
        <w:rPr>
          <w:rFonts w:ascii="Times New Roman" w:hAnsi="Times New Roman"/>
        </w:rPr>
        <w:t>.</w:t>
      </w:r>
    </w:p>
    <w:p w14:paraId="5BB5E665" w14:textId="77777777" w:rsidR="00944CDE" w:rsidRDefault="003B273A" w:rsidP="00CB1DBB">
      <w:pPr>
        <w:pStyle w:val="a6"/>
        <w:numPr>
          <w:ilvl w:val="0"/>
          <w:numId w:val="43"/>
        </w:numPr>
        <w:ind w:firstLineChars="0"/>
        <w:rPr>
          <w:rFonts w:ascii="Times New Roman" w:hAnsi="Times New Roman"/>
        </w:rPr>
      </w:pPr>
      <w:r w:rsidRPr="003B273A">
        <w:rPr>
          <w:rFonts w:ascii="Times New Roman" w:hAnsi="Times New Roman" w:hint="eastAsia"/>
        </w:rPr>
        <w:t>David Cochran,</w:t>
      </w:r>
      <w:r w:rsidR="005A0E3E">
        <w:rPr>
          <w:rFonts w:ascii="Times New Roman" w:hAnsi="Times New Roman"/>
        </w:rPr>
        <w:t xml:space="preserve"> </w:t>
      </w:r>
      <w:r w:rsidRPr="003B273A">
        <w:rPr>
          <w:rFonts w:ascii="Times New Roman" w:hAnsi="Times New Roman" w:hint="eastAsia"/>
        </w:rPr>
        <w:t>Ian Whitley</w:t>
      </w:r>
      <w:r w:rsidRPr="003B273A">
        <w:rPr>
          <w:rFonts w:ascii="Times New Roman" w:hAnsi="Times New Roman" w:hint="eastAsia"/>
        </w:rPr>
        <w:t>著</w:t>
      </w:r>
      <w:r w:rsidRPr="003B273A">
        <w:rPr>
          <w:rFonts w:ascii="Times New Roman" w:hAnsi="Times New Roman" w:hint="eastAsia"/>
        </w:rPr>
        <w:t>,</w:t>
      </w:r>
      <w:r w:rsidR="005A0E3E">
        <w:rPr>
          <w:rFonts w:ascii="Times New Roman" w:hAnsi="Times New Roman"/>
        </w:rPr>
        <w:t xml:space="preserve"> </w:t>
      </w:r>
      <w:r w:rsidRPr="003B273A">
        <w:rPr>
          <w:rFonts w:ascii="Times New Roman" w:hAnsi="Times New Roman" w:hint="eastAsia"/>
        </w:rPr>
        <w:t>李松峰译</w:t>
      </w:r>
      <w:r w:rsidRPr="003B273A">
        <w:rPr>
          <w:rFonts w:ascii="Times New Roman" w:hAnsi="Times New Roman" w:hint="eastAsia"/>
        </w:rPr>
        <w:t>.</w:t>
      </w:r>
      <w:r w:rsidR="005A0E3E">
        <w:rPr>
          <w:rFonts w:ascii="Times New Roman" w:hAnsi="Times New Roman"/>
        </w:rPr>
        <w:t xml:space="preserve"> </w:t>
      </w:r>
      <w:r w:rsidR="005A0E3E">
        <w:rPr>
          <w:rFonts w:ascii="Times New Roman" w:hAnsi="Times New Roman" w:hint="eastAsia"/>
        </w:rPr>
        <w:t>Bootstrap</w:t>
      </w:r>
      <w:r w:rsidRPr="003B273A">
        <w:rPr>
          <w:rFonts w:ascii="Times New Roman" w:hAnsi="Times New Roman" w:hint="eastAsia"/>
        </w:rPr>
        <w:t>实战</w:t>
      </w:r>
      <w:r w:rsidR="005A0E3E">
        <w:rPr>
          <w:rFonts w:ascii="Times New Roman" w:hAnsi="Times New Roman"/>
        </w:rPr>
        <w:t xml:space="preserve"> </w:t>
      </w:r>
      <w:r w:rsidRPr="003B273A">
        <w:rPr>
          <w:rFonts w:ascii="Times New Roman" w:hAnsi="Times New Roman" w:hint="eastAsia"/>
        </w:rPr>
        <w:t>[M].</w:t>
      </w:r>
      <w:r w:rsidR="005A0E3E">
        <w:rPr>
          <w:rFonts w:ascii="Times New Roman" w:hAnsi="Times New Roman"/>
        </w:rPr>
        <w:t xml:space="preserve"> </w:t>
      </w:r>
      <w:r w:rsidRPr="003B273A">
        <w:rPr>
          <w:rFonts w:ascii="Times New Roman" w:hAnsi="Times New Roman" w:hint="eastAsia"/>
        </w:rPr>
        <w:t>北京</w:t>
      </w:r>
      <w:r w:rsidRPr="003B273A">
        <w:rPr>
          <w:rFonts w:ascii="Times New Roman" w:hAnsi="Times New Roman" w:hint="eastAsia"/>
        </w:rPr>
        <w:t>:</w:t>
      </w:r>
      <w:r w:rsidRPr="003B273A">
        <w:rPr>
          <w:rFonts w:ascii="Times New Roman" w:hAnsi="Times New Roman" w:hint="eastAsia"/>
        </w:rPr>
        <w:t>人民邮电出版社</w:t>
      </w:r>
      <w:r w:rsidRPr="003B273A">
        <w:rPr>
          <w:rFonts w:ascii="Times New Roman" w:hAnsi="Times New Roman" w:hint="eastAsia"/>
        </w:rPr>
        <w:t>,2015.10-56</w:t>
      </w:r>
      <w:r w:rsidR="00051199">
        <w:rPr>
          <w:rFonts w:ascii="Times New Roman" w:hAnsi="Times New Roman"/>
        </w:rPr>
        <w:t>.</w:t>
      </w:r>
    </w:p>
    <w:p w14:paraId="6C549E02" w14:textId="77777777" w:rsidR="00944CDE"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侯爱民</w:t>
      </w:r>
      <w:r w:rsidRPr="001A4273">
        <w:rPr>
          <w:rFonts w:ascii="Times New Roman" w:hAnsi="Times New Roman" w:hint="eastAsia"/>
        </w:rPr>
        <w:t xml:space="preserve">, </w:t>
      </w:r>
      <w:r w:rsidRPr="001A4273">
        <w:rPr>
          <w:rFonts w:ascii="Times New Roman" w:hAnsi="Times New Roman" w:hint="eastAsia"/>
        </w:rPr>
        <w:t>欧阳骥</w:t>
      </w:r>
      <w:r w:rsidRPr="001A4273">
        <w:rPr>
          <w:rFonts w:ascii="Times New Roman" w:hAnsi="Times New Roman" w:hint="eastAsia"/>
        </w:rPr>
        <w:t xml:space="preserve">, </w:t>
      </w:r>
      <w:r w:rsidRPr="001A4273">
        <w:rPr>
          <w:rFonts w:ascii="Times New Roman" w:hAnsi="Times New Roman" w:hint="eastAsia"/>
        </w:rPr>
        <w:t>胡传福编著</w:t>
      </w:r>
      <w:r w:rsidRPr="001A4273">
        <w:rPr>
          <w:rFonts w:ascii="Times New Roman" w:hAnsi="Times New Roman" w:hint="eastAsia"/>
        </w:rPr>
        <w:t>.</w:t>
      </w:r>
      <w:r w:rsidRPr="001A4273">
        <w:rPr>
          <w:rFonts w:ascii="Times New Roman" w:hAnsi="Times New Roman" w:hint="eastAsia"/>
        </w:rPr>
        <w:t>面向对象分析与设计</w:t>
      </w:r>
      <w:r w:rsidRPr="001A4273">
        <w:rPr>
          <w:rFonts w:ascii="Times New Roman" w:hAnsi="Times New Roman" w:hint="eastAsia"/>
        </w:rPr>
        <w:t>:UML[M].</w:t>
      </w:r>
      <w:r w:rsidRPr="001A4273">
        <w:rPr>
          <w:rFonts w:ascii="Times New Roman" w:hAnsi="Times New Roman" w:hint="eastAsia"/>
        </w:rPr>
        <w:t>北京</w:t>
      </w:r>
      <w:r w:rsidRPr="001A4273">
        <w:rPr>
          <w:rFonts w:ascii="Times New Roman" w:hAnsi="Times New Roman" w:hint="eastAsia"/>
        </w:rPr>
        <w:t>:</w:t>
      </w:r>
      <w:r w:rsidRPr="001A4273">
        <w:rPr>
          <w:rFonts w:ascii="Times New Roman" w:hAnsi="Times New Roman" w:hint="eastAsia"/>
        </w:rPr>
        <w:t>清华大学出版社</w:t>
      </w:r>
      <w:r w:rsidRPr="001A4273">
        <w:rPr>
          <w:rFonts w:ascii="Times New Roman" w:hAnsi="Times New Roman" w:hint="eastAsia"/>
        </w:rPr>
        <w:t>,2015,30-120</w:t>
      </w:r>
      <w:r w:rsidR="00051199">
        <w:rPr>
          <w:rFonts w:ascii="Times New Roman" w:hAnsi="Times New Roman"/>
        </w:rPr>
        <w:t>.</w:t>
      </w:r>
    </w:p>
    <w:p w14:paraId="053EB375"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lastRenderedPageBreak/>
        <w:t>Lynn Beighley</w:t>
      </w:r>
      <w:r w:rsidRPr="001A4273">
        <w:rPr>
          <w:rFonts w:ascii="Times New Roman" w:hAnsi="Times New Roman" w:hint="eastAsia"/>
        </w:rPr>
        <w:t>著</w:t>
      </w:r>
      <w:r w:rsidRPr="001A4273">
        <w:rPr>
          <w:rFonts w:ascii="Times New Roman" w:hAnsi="Times New Roman" w:hint="eastAsia"/>
        </w:rPr>
        <w:t>,</w:t>
      </w:r>
      <w:r w:rsidR="00CD770D">
        <w:rPr>
          <w:rFonts w:ascii="Times New Roman" w:hAnsi="Times New Roman"/>
        </w:rPr>
        <w:t xml:space="preserve"> </w:t>
      </w:r>
      <w:r w:rsidRPr="001A4273">
        <w:rPr>
          <w:rFonts w:ascii="Times New Roman" w:hAnsi="Times New Roman" w:hint="eastAsia"/>
        </w:rPr>
        <w:t>O'Reilly Taiwan</w:t>
      </w:r>
      <w:r w:rsidR="00D63DF9">
        <w:rPr>
          <w:rFonts w:ascii="Times New Roman" w:hAnsi="Times New Roman"/>
        </w:rPr>
        <w:t>公司编译</w:t>
      </w:r>
      <w:r w:rsidRPr="001A4273">
        <w:rPr>
          <w:rFonts w:ascii="Times New Roman" w:hAnsi="Times New Roman" w:hint="eastAsia"/>
        </w:rPr>
        <w:t>.</w:t>
      </w:r>
      <w:r w:rsidR="00CD770D">
        <w:rPr>
          <w:rFonts w:ascii="Times New Roman" w:hAnsi="Times New Roman"/>
        </w:rPr>
        <w:t xml:space="preserve"> </w:t>
      </w:r>
      <w:r w:rsidR="00CD770D">
        <w:rPr>
          <w:rFonts w:ascii="Times New Roman" w:hAnsi="Times New Roman"/>
        </w:rPr>
        <w:t>深入浅出</w:t>
      </w:r>
      <w:r w:rsidR="00CD770D">
        <w:rPr>
          <w:rFonts w:ascii="Times New Roman" w:hAnsi="Times New Roman"/>
        </w:rPr>
        <w:t>SQL</w:t>
      </w:r>
      <w:r w:rsidRPr="001A4273">
        <w:rPr>
          <w:rFonts w:ascii="Times New Roman" w:hAnsi="Times New Roman" w:hint="eastAsia"/>
        </w:rPr>
        <w:t>[M].</w:t>
      </w:r>
      <w:r w:rsidRPr="001A4273">
        <w:rPr>
          <w:rFonts w:ascii="Times New Roman" w:hAnsi="Times New Roman" w:hint="eastAsia"/>
        </w:rPr>
        <w:t>南京</w:t>
      </w:r>
      <w:r w:rsidRPr="001A4273">
        <w:rPr>
          <w:rFonts w:ascii="Times New Roman" w:hAnsi="Times New Roman" w:hint="eastAsia"/>
        </w:rPr>
        <w:t>:</w:t>
      </w:r>
      <w:r w:rsidRPr="001A4273">
        <w:rPr>
          <w:rFonts w:ascii="Times New Roman" w:hAnsi="Times New Roman" w:hint="eastAsia"/>
        </w:rPr>
        <w:t>东南大学出版社</w:t>
      </w:r>
      <w:r w:rsidRPr="001A4273">
        <w:rPr>
          <w:rFonts w:ascii="Times New Roman" w:hAnsi="Times New Roman" w:hint="eastAsia"/>
        </w:rPr>
        <w:t>,2009.34-84</w:t>
      </w:r>
      <w:r w:rsidR="00051199">
        <w:rPr>
          <w:rFonts w:ascii="Times New Roman" w:hAnsi="Times New Roman"/>
        </w:rPr>
        <w:t>.</w:t>
      </w:r>
    </w:p>
    <w:p w14:paraId="51774560" w14:textId="77777777" w:rsidR="00944CDE" w:rsidRPr="00CB1DBB" w:rsidRDefault="00051199" w:rsidP="00CB1DBB">
      <w:pPr>
        <w:pStyle w:val="a6"/>
        <w:numPr>
          <w:ilvl w:val="0"/>
          <w:numId w:val="43"/>
        </w:numPr>
        <w:ind w:firstLineChars="0"/>
        <w:rPr>
          <w:rFonts w:ascii="Times New Roman" w:hAnsi="Times New Roman"/>
        </w:rPr>
      </w:pPr>
      <w:r w:rsidRPr="00051199">
        <w:rPr>
          <w:rFonts w:ascii="Times New Roman" w:hAnsi="Times New Roman" w:hint="eastAsia"/>
        </w:rPr>
        <w:t>Eric Freeman</w:t>
      </w:r>
      <w:r w:rsidR="00B67B04">
        <w:rPr>
          <w:rFonts w:ascii="Times New Roman" w:hAnsi="Times New Roman" w:hint="eastAsia"/>
        </w:rPr>
        <w:t xml:space="preserve">, </w:t>
      </w:r>
      <w:r w:rsidRPr="00051199">
        <w:rPr>
          <w:rFonts w:ascii="Times New Roman" w:hAnsi="Times New Roman" w:hint="eastAsia"/>
        </w:rPr>
        <w:t>Freeman Elisabeth</w:t>
      </w:r>
      <w:r w:rsidR="00B67B04">
        <w:rPr>
          <w:rFonts w:ascii="Times New Roman" w:hAnsi="Times New Roman" w:hint="eastAsia"/>
        </w:rPr>
        <w:t xml:space="preserve">, </w:t>
      </w:r>
      <w:r w:rsidRPr="00051199">
        <w:rPr>
          <w:rFonts w:ascii="Times New Roman" w:hAnsi="Times New Roman" w:hint="eastAsia"/>
        </w:rPr>
        <w:t>Freeman Elisabeth</w:t>
      </w:r>
      <w:r w:rsidRPr="00051199">
        <w:rPr>
          <w:rFonts w:ascii="Times New Roman" w:hAnsi="Times New Roman" w:hint="eastAsia"/>
        </w:rPr>
        <w:t>著</w:t>
      </w:r>
      <w:r w:rsidRPr="00051199">
        <w:rPr>
          <w:rFonts w:ascii="Times New Roman" w:hAnsi="Times New Roman" w:hint="eastAsia"/>
        </w:rPr>
        <w:t xml:space="preserve"> </w:t>
      </w:r>
      <w:r w:rsidR="00B67B04">
        <w:rPr>
          <w:rFonts w:ascii="Times New Roman" w:hAnsi="Times New Roman"/>
        </w:rPr>
        <w:t xml:space="preserve">, </w:t>
      </w:r>
      <w:r w:rsidRPr="00051199">
        <w:rPr>
          <w:rFonts w:ascii="Times New Roman" w:hAnsi="Times New Roman" w:hint="eastAsia"/>
        </w:rPr>
        <w:t>O</w:t>
      </w:r>
      <w:r w:rsidRPr="00051199">
        <w:rPr>
          <w:rFonts w:ascii="Times New Roman" w:hAnsi="Times New Roman" w:hint="eastAsia"/>
        </w:rPr>
        <w:t>’</w:t>
      </w:r>
      <w:r w:rsidRPr="00051199">
        <w:rPr>
          <w:rFonts w:ascii="Times New Roman" w:hAnsi="Times New Roman" w:hint="eastAsia"/>
        </w:rPr>
        <w:t>Reilly Taiwan</w:t>
      </w:r>
      <w:r w:rsidRPr="00051199">
        <w:rPr>
          <w:rFonts w:ascii="Times New Roman" w:hAnsi="Times New Roman" w:hint="eastAsia"/>
        </w:rPr>
        <w:t>公司译</w:t>
      </w:r>
      <w:r w:rsidRPr="00051199">
        <w:rPr>
          <w:rFonts w:ascii="Times New Roman" w:hAnsi="Times New Roman" w:hint="eastAsia"/>
        </w:rPr>
        <w:t>.</w:t>
      </w:r>
      <w:r w:rsidR="00B67B04">
        <w:rPr>
          <w:rFonts w:ascii="Times New Roman" w:hAnsi="Times New Roman"/>
        </w:rPr>
        <w:t xml:space="preserve"> </w:t>
      </w:r>
      <w:r w:rsidRPr="00051199">
        <w:rPr>
          <w:rFonts w:ascii="Times New Roman" w:hAnsi="Times New Roman" w:hint="eastAsia"/>
        </w:rPr>
        <w:t>Head First</w:t>
      </w:r>
      <w:r w:rsidRPr="00051199">
        <w:rPr>
          <w:rFonts w:ascii="Times New Roman" w:hAnsi="Times New Roman" w:hint="eastAsia"/>
        </w:rPr>
        <w:t>设计模式</w:t>
      </w:r>
      <w:r w:rsidRPr="00051199">
        <w:rPr>
          <w:rFonts w:ascii="Times New Roman" w:hAnsi="Times New Roman" w:hint="eastAsia"/>
        </w:rPr>
        <w:t>[M].</w:t>
      </w:r>
      <w:r w:rsidR="00B67B04">
        <w:rPr>
          <w:rFonts w:ascii="Times New Roman" w:hAnsi="Times New Roman"/>
        </w:rPr>
        <w:t xml:space="preserve"> </w:t>
      </w:r>
      <w:r w:rsidRPr="00051199">
        <w:rPr>
          <w:rFonts w:ascii="Times New Roman" w:hAnsi="Times New Roman" w:hint="eastAsia"/>
        </w:rPr>
        <w:t>北京</w:t>
      </w:r>
      <w:r w:rsidRPr="00051199">
        <w:rPr>
          <w:rFonts w:ascii="Times New Roman" w:hAnsi="Times New Roman" w:hint="eastAsia"/>
        </w:rPr>
        <w:t>:</w:t>
      </w:r>
      <w:r w:rsidRPr="00051199">
        <w:rPr>
          <w:rFonts w:ascii="Times New Roman" w:hAnsi="Times New Roman" w:hint="eastAsia"/>
        </w:rPr>
        <w:t>中国电力出版社</w:t>
      </w:r>
      <w:r w:rsidRPr="00051199">
        <w:rPr>
          <w:rFonts w:ascii="Times New Roman" w:hAnsi="Times New Roman" w:hint="eastAsia"/>
        </w:rPr>
        <w:t>,2007.80-153</w:t>
      </w:r>
      <w:r>
        <w:rPr>
          <w:rFonts w:ascii="Times New Roman" w:hAnsi="Times New Roman" w:hint="eastAsia"/>
        </w:rPr>
        <w:t>.</w:t>
      </w:r>
    </w:p>
    <w:sectPr w:rsidR="00944CDE" w:rsidRPr="00CB1DBB" w:rsidSect="00CB1DBB">
      <w:headerReference w:type="default" r:id="rId68"/>
      <w:type w:val="continuous"/>
      <w:pgSz w:w="11900" w:h="16840"/>
      <w:pgMar w:top="1418" w:right="1134" w:bottom="1418" w:left="1588" w:header="1134"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4DE095" w14:textId="77777777" w:rsidR="00B364D8" w:rsidRDefault="00B364D8">
      <w:pPr>
        <w:spacing w:line="240" w:lineRule="auto"/>
        <w:ind w:firstLine="480"/>
      </w:pPr>
      <w:r>
        <w:separator/>
      </w:r>
    </w:p>
  </w:endnote>
  <w:endnote w:type="continuationSeparator" w:id="0">
    <w:p w14:paraId="02D754BB" w14:textId="77777777" w:rsidR="00B364D8" w:rsidRDefault="00B364D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SimHei">
    <w:panose1 w:val="02010609060101010101"/>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黑体">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FE5" w14:textId="77777777" w:rsidR="005B5148" w:rsidRDefault="005B5148">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9B55E" w14:textId="77777777" w:rsidR="005B5148" w:rsidRDefault="005B5148"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E87418">
      <w:rPr>
        <w:rStyle w:val="af8"/>
        <w:noProof/>
      </w:rPr>
      <w:t>II</w:t>
    </w:r>
    <w:r>
      <w:rPr>
        <w:rStyle w:val="af8"/>
      </w:rPr>
      <w:fldChar w:fldCharType="end"/>
    </w:r>
  </w:p>
  <w:p w14:paraId="6DDFB0FC" w14:textId="77777777" w:rsidR="005B5148" w:rsidRDefault="005B5148">
    <w:pPr>
      <w:pStyle w:val="af6"/>
      <w:ind w:firstLine="360"/>
    </w:pPr>
  </w:p>
  <w:p w14:paraId="3995AB95" w14:textId="77777777" w:rsidR="005B5148" w:rsidRDefault="005B5148">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B3BB5" w14:textId="77777777" w:rsidR="005B5148" w:rsidRDefault="005B5148">
    <w:pPr>
      <w:pStyle w:val="af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AB4DC" w14:textId="77777777" w:rsidR="005B5148" w:rsidRDefault="005B5148"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E87418">
      <w:rPr>
        <w:rStyle w:val="af8"/>
        <w:noProof/>
      </w:rPr>
      <w:t>II</w:t>
    </w:r>
    <w:r>
      <w:rPr>
        <w:rStyle w:val="af8"/>
      </w:rPr>
      <w:fldChar w:fldCharType="end"/>
    </w:r>
  </w:p>
  <w:p w14:paraId="69795C0C" w14:textId="77777777" w:rsidR="005B5148" w:rsidRDefault="005B5148">
    <w:pPr>
      <w:pStyle w:val="af6"/>
      <w:ind w:firstLine="360"/>
    </w:pPr>
  </w:p>
  <w:p w14:paraId="6FCD296C" w14:textId="77777777" w:rsidR="005B5148" w:rsidRDefault="005B5148">
    <w:pPr>
      <w:pStyle w:val="af6"/>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8B806" w14:textId="77777777" w:rsidR="005B5148" w:rsidRDefault="005B5148"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E87418">
      <w:rPr>
        <w:rStyle w:val="af8"/>
        <w:noProof/>
      </w:rPr>
      <w:t>48</w:t>
    </w:r>
    <w:r>
      <w:rPr>
        <w:rStyle w:val="af8"/>
      </w:rPr>
      <w:fldChar w:fldCharType="end"/>
    </w:r>
  </w:p>
  <w:p w14:paraId="1DD88D75" w14:textId="77777777" w:rsidR="005B5148" w:rsidRDefault="005B5148">
    <w:pPr>
      <w:pStyle w:val="af6"/>
      <w:ind w:firstLine="360"/>
    </w:pPr>
  </w:p>
  <w:p w14:paraId="17B77BBA" w14:textId="77777777" w:rsidR="005B5148" w:rsidRDefault="005B5148">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3202E" w14:textId="77777777" w:rsidR="00B364D8" w:rsidRDefault="00B364D8">
      <w:pPr>
        <w:spacing w:line="240" w:lineRule="auto"/>
        <w:ind w:firstLine="480"/>
      </w:pPr>
      <w:r>
        <w:separator/>
      </w:r>
    </w:p>
  </w:footnote>
  <w:footnote w:type="continuationSeparator" w:id="0">
    <w:p w14:paraId="33A00E70" w14:textId="77777777" w:rsidR="00B364D8" w:rsidRDefault="00B364D8">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2A315" w14:textId="77777777" w:rsidR="005B5148" w:rsidRDefault="005B5148">
    <w:pPr>
      <w:pStyle w:val="afa"/>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2B49D" w14:textId="77777777" w:rsidR="005B5148" w:rsidRPr="0039711A" w:rsidRDefault="005B5148" w:rsidP="00CB1DBB">
    <w:pPr>
      <w:pStyle w:val="afa"/>
      <w:pBdr>
        <w:bottom w:val="none" w:sz="0" w:space="0" w:color="auto"/>
      </w:pBdr>
      <w:tabs>
        <w:tab w:val="center" w:pos="4769"/>
        <w:tab w:val="right" w:pos="9178"/>
      </w:tabs>
      <w:ind w:firstLine="360"/>
      <w:jc w:val="righ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12C87" w14:textId="7DF9122C" w:rsidR="005B5148" w:rsidRPr="0039711A" w:rsidRDefault="005B5148" w:rsidP="00FE1BBD">
    <w:pPr>
      <w:pStyle w:val="afa"/>
      <w:pBdr>
        <w:bottom w:val="none" w:sz="0" w:space="0" w:color="auto"/>
      </w:pBdr>
      <w:tabs>
        <w:tab w:val="center" w:pos="4769"/>
        <w:tab w:val="right" w:pos="9178"/>
      </w:tabs>
      <w:wordWrap w:val="0"/>
      <w:ind w:firstLine="360"/>
      <w:jc w:val="right"/>
    </w:pPr>
    <w:r>
      <w:rPr>
        <w:rFonts w:hint="eastAsia"/>
      </w:rPr>
      <w:t>续表</w:t>
    </w:r>
    <w:r>
      <w:t xml:space="preserve"> </w:t>
    </w:r>
    <w:r>
      <w:rPr>
        <w:rFonts w:hint="eastAsia"/>
      </w:rPr>
      <w:t xml:space="preserve">4-18 </w:t>
    </w:r>
    <w:r>
      <w:rPr>
        <w:rFonts w:hint="eastAsia"/>
      </w:rPr>
      <w:t>历史</w:t>
    </w:r>
    <w:r>
      <w:t>活动实例表</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BC389" w14:textId="77777777" w:rsidR="005B5148" w:rsidRPr="0039711A" w:rsidRDefault="005B5148" w:rsidP="00CB1DBB">
    <w:pPr>
      <w:pStyle w:val="afa"/>
      <w:pBdr>
        <w:bottom w:val="none" w:sz="0" w:space="0" w:color="auto"/>
      </w:pBdr>
      <w:tabs>
        <w:tab w:val="center" w:pos="4769"/>
        <w:tab w:val="right" w:pos="9178"/>
      </w:tabs>
      <w:ind w:firstLine="360"/>
      <w:jc w:val="right"/>
    </w:pPr>
    <w:r>
      <w:t>续表</w:t>
    </w:r>
    <w:r>
      <w:t xml:space="preserve"> 4-20 </w:t>
    </w:r>
    <w:r>
      <w:rPr>
        <w:rFonts w:hint="eastAsia"/>
      </w:rPr>
      <w:t>历史</w:t>
    </w:r>
    <w:r>
      <w:t>意见表</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74E39"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4-20 </w:t>
    </w:r>
    <w:r>
      <w:rPr>
        <w:rFonts w:hint="eastAsia"/>
      </w:rPr>
      <w:t>历史详情</w:t>
    </w:r>
    <w:r>
      <w:t>表</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7D091" w14:textId="77777777" w:rsidR="005B5148" w:rsidRPr="0039711A" w:rsidRDefault="005B5148" w:rsidP="00CB1DBB">
    <w:pPr>
      <w:pStyle w:val="afa"/>
      <w:pBdr>
        <w:bottom w:val="none" w:sz="0" w:space="0" w:color="auto"/>
      </w:pBdr>
      <w:tabs>
        <w:tab w:val="center" w:pos="4769"/>
        <w:tab w:val="right" w:pos="9178"/>
      </w:tabs>
      <w:ind w:firstLine="360"/>
      <w:jc w:val="right"/>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9D5F9" w14:textId="707ABCCF" w:rsidR="005B5148" w:rsidRPr="0039711A" w:rsidRDefault="005B5148" w:rsidP="00CB1DBB">
    <w:pPr>
      <w:pStyle w:val="afa"/>
      <w:pBdr>
        <w:bottom w:val="none" w:sz="0" w:space="0" w:color="auto"/>
      </w:pBdr>
      <w:tabs>
        <w:tab w:val="center" w:pos="4769"/>
        <w:tab w:val="right" w:pos="9178"/>
      </w:tabs>
      <w:ind w:firstLine="360"/>
      <w:jc w:val="right"/>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775B0" w14:textId="69CD90D0" w:rsidR="005B5148" w:rsidRPr="0039711A" w:rsidRDefault="005B5148" w:rsidP="00FE1BBD">
    <w:pPr>
      <w:pStyle w:val="afa"/>
      <w:pBdr>
        <w:bottom w:val="none" w:sz="0" w:space="0" w:color="auto"/>
      </w:pBdr>
      <w:tabs>
        <w:tab w:val="center" w:pos="4769"/>
        <w:tab w:val="right" w:pos="9178"/>
      </w:tabs>
      <w:wordWrap w:val="0"/>
      <w:ind w:firstLine="360"/>
      <w:jc w:val="right"/>
    </w:pPr>
    <w:r>
      <w:t>续表</w:t>
    </w:r>
    <w:r>
      <w:t xml:space="preserve"> 4-24 </w:t>
    </w:r>
    <w:r>
      <w:rPr>
        <w:rFonts w:hint="eastAsia"/>
      </w:rPr>
      <w:t>历史任务</w:t>
    </w:r>
    <w:r>
      <w:t>实例表</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EB"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4-24 </w:t>
    </w:r>
    <w:r>
      <w:rPr>
        <w:rFonts w:hint="eastAsia"/>
      </w:rPr>
      <w:t>历史</w:t>
    </w:r>
    <w:r>
      <w:t>任务实例表</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C6C7C" w14:textId="52EB13E9" w:rsidR="005B5148" w:rsidRPr="0039711A" w:rsidRDefault="005B5148" w:rsidP="00FE1BBD">
    <w:pPr>
      <w:pStyle w:val="afa"/>
      <w:pBdr>
        <w:bottom w:val="none" w:sz="0" w:space="0" w:color="auto"/>
      </w:pBdr>
      <w:tabs>
        <w:tab w:val="center" w:pos="4769"/>
        <w:tab w:val="right" w:pos="9178"/>
      </w:tabs>
      <w:wordWrap w:val="0"/>
      <w:ind w:firstLine="360"/>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A2839"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4-31  </w:t>
    </w:r>
    <w:r>
      <w:t>流程设计模型</w:t>
    </w:r>
    <w:r>
      <w:rPr>
        <w:rFonts w:hint="eastAsia"/>
      </w:rPr>
      <w:t>部署</w:t>
    </w:r>
    <w:r>
      <w:t>表</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775B9" w14:textId="77777777" w:rsidR="005B5148" w:rsidRPr="00814F62" w:rsidRDefault="005B5148" w:rsidP="00CB1DBB">
    <w:pPr>
      <w:ind w:firstLine="48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54DF"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 4-32</w:t>
    </w:r>
    <w:r>
      <w:t>资源流程定义表</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9ECEE" w14:textId="25C7C9CC" w:rsidR="005B5148" w:rsidRPr="0039711A" w:rsidRDefault="005B5148" w:rsidP="00CB1DBB">
    <w:pPr>
      <w:pStyle w:val="afa"/>
      <w:pBdr>
        <w:bottom w:val="none" w:sz="0" w:space="0" w:color="auto"/>
      </w:pBdr>
      <w:tabs>
        <w:tab w:val="center" w:pos="4769"/>
        <w:tab w:val="right" w:pos="9178"/>
      </w:tabs>
      <w:wordWrap w:val="0"/>
      <w:ind w:firstLine="360"/>
      <w:jc w:val="right"/>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2B22F"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 4-36 </w:t>
    </w:r>
    <w:r>
      <w:t>运行定时任务表</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7CF5A"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 4-37</w:t>
    </w:r>
    <w:r>
      <w:rPr>
        <w:rFonts w:hint="eastAsia"/>
      </w:rPr>
      <w:t>运行</w:t>
    </w:r>
    <w:r>
      <w:t>任务表</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2F6F5" w14:textId="77777777" w:rsidR="005B5148" w:rsidRPr="0039711A" w:rsidRDefault="005B5148" w:rsidP="00CB1DBB">
    <w:pPr>
      <w:pStyle w:val="afa"/>
      <w:pBdr>
        <w:bottom w:val="none" w:sz="0" w:space="0" w:color="auto"/>
      </w:pBdr>
      <w:tabs>
        <w:tab w:val="center" w:pos="4769"/>
        <w:tab w:val="right" w:pos="9178"/>
      </w:tabs>
      <w:wordWrap w:val="0"/>
      <w:ind w:firstLine="360"/>
      <w:jc w:val="right"/>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B0AAB"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 5-6 </w:t>
    </w:r>
    <w:r>
      <w:rPr>
        <w:rFonts w:hint="eastAsia"/>
      </w:rPr>
      <w:t>项目</w:t>
    </w:r>
    <w:r>
      <w:t>添加成员</w:t>
    </w:r>
    <w:r>
      <w:rPr>
        <w:rFonts w:hint="eastAsia"/>
      </w:rPr>
      <w:t>事件</w:t>
    </w:r>
    <w:r>
      <w:t>流</w: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AEB9" w14:textId="77777777" w:rsidR="005B5148" w:rsidRPr="0039711A" w:rsidRDefault="005B5148" w:rsidP="00CB1DBB">
    <w:pPr>
      <w:pStyle w:val="afa"/>
      <w:pBdr>
        <w:bottom w:val="none" w:sz="0" w:space="0" w:color="auto"/>
      </w:pBdr>
      <w:tabs>
        <w:tab w:val="center" w:pos="4769"/>
        <w:tab w:val="right" w:pos="9178"/>
      </w:tabs>
      <w:wordWrap w:val="0"/>
      <w:ind w:firstLine="360"/>
      <w:jc w:val="right"/>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8D3F" w14:textId="77777777" w:rsidR="005B5148" w:rsidRPr="0039711A" w:rsidRDefault="005B5148" w:rsidP="00CB1DBB">
    <w:pPr>
      <w:pStyle w:val="afa"/>
      <w:pBdr>
        <w:bottom w:val="none" w:sz="0" w:space="0" w:color="auto"/>
      </w:pBdr>
      <w:tabs>
        <w:tab w:val="center" w:pos="4769"/>
        <w:tab w:val="right" w:pos="9178"/>
      </w:tabs>
      <w:wordWrap w:val="0"/>
      <w:ind w:firstLine="360"/>
      <w:jc w:val="right"/>
    </w:pPr>
    <w:r>
      <w:t>续表</w:t>
    </w:r>
    <w:r>
      <w:t xml:space="preserve"> 5-9 </w:t>
    </w:r>
    <w:r>
      <w:rPr>
        <w:rFonts w:hint="eastAsia"/>
      </w:rPr>
      <w:t>发送</w:t>
    </w:r>
    <w:r>
      <w:t>通知</w:t>
    </w:r>
    <w:r>
      <w:rPr>
        <w:rFonts w:hint="eastAsia"/>
      </w:rPr>
      <w:t>事件</w:t>
    </w:r>
    <w:r>
      <w:t>流</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EA8B0" w14:textId="77777777" w:rsidR="005B5148" w:rsidRPr="0039711A" w:rsidRDefault="005B5148" w:rsidP="00CB1DBB">
    <w:pPr>
      <w:pStyle w:val="afa"/>
      <w:pBdr>
        <w:bottom w:val="none" w:sz="0" w:space="0" w:color="auto"/>
      </w:pBdr>
      <w:tabs>
        <w:tab w:val="center" w:pos="4769"/>
        <w:tab w:val="right" w:pos="9178"/>
      </w:tabs>
      <w:wordWrap w:val="0"/>
      <w:ind w:firstLine="360"/>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E1848" w14:textId="77777777" w:rsidR="005B5148" w:rsidRDefault="005B5148">
    <w:pPr>
      <w:pStyle w:val="afa"/>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2EF1B" w14:textId="77777777" w:rsidR="005B5148" w:rsidRPr="0039711A" w:rsidRDefault="005B5148" w:rsidP="00CB1DBB">
    <w:pPr>
      <w:pStyle w:val="afa"/>
      <w:wordWrap w:val="0"/>
      <w:ind w:firstLine="360"/>
      <w:jc w:val="right"/>
    </w:pPr>
    <w:r>
      <w:t>续表</w:t>
    </w:r>
    <w:r>
      <w:t xml:space="preserve"> </w:t>
    </w:r>
    <w:r>
      <w:rPr>
        <w:rFonts w:hint="eastAsia"/>
      </w:rPr>
      <w:t>4-</w:t>
    </w:r>
    <w:r>
      <w:t>3</w:t>
    </w:r>
    <w:r>
      <w:rPr>
        <w:rFonts w:hint="eastAsia"/>
      </w:rPr>
      <w:t xml:space="preserve"> </w:t>
    </w:r>
    <w:r>
      <w:rPr>
        <w:rFonts w:hint="eastAsia"/>
      </w:rPr>
      <w:t>角色</w:t>
    </w:r>
    <w:r>
      <w:t>表</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A63B2" w14:textId="77777777" w:rsidR="005B5148" w:rsidRPr="0039711A" w:rsidRDefault="005B5148" w:rsidP="00CB1DBB">
    <w:pPr>
      <w:pStyle w:val="afa"/>
      <w:pBdr>
        <w:bottom w:val="none" w:sz="0" w:space="0" w:color="auto"/>
      </w:pBdr>
      <w:wordWrap w:val="0"/>
      <w:ind w:firstLine="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E029B" w14:textId="77777777" w:rsidR="005B5148" w:rsidRPr="0039711A" w:rsidRDefault="005B5148" w:rsidP="00CB1DBB">
    <w:pPr>
      <w:pStyle w:val="afa"/>
      <w:pBdr>
        <w:bottom w:val="none" w:sz="0" w:space="0" w:color="auto"/>
      </w:pBdr>
      <w:tabs>
        <w:tab w:val="center" w:pos="4769"/>
        <w:tab w:val="right" w:pos="9178"/>
      </w:tabs>
      <w:ind w:firstLine="360"/>
      <w:jc w:val="right"/>
    </w:pPr>
    <w:r>
      <w:tab/>
      <w:t xml:space="preserve">         </w:t>
    </w:r>
    <w:r>
      <w:t>续表</w:t>
    </w:r>
    <w:r>
      <w:t xml:space="preserve">4-11 </w:t>
    </w:r>
    <w:r>
      <w:rPr>
        <w:rFonts w:hint="eastAsia"/>
      </w:rPr>
      <w:t>通知表</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9CB66" w14:textId="77777777" w:rsidR="005B5148" w:rsidRPr="00CB1DBB" w:rsidRDefault="005B5148" w:rsidP="00CB1DBB">
    <w:pPr>
      <w:pStyle w:val="afa"/>
      <w:pBdr>
        <w:bottom w:val="none" w:sz="0" w:space="0" w:color="auto"/>
      </w:pBdr>
      <w:tabs>
        <w:tab w:val="center" w:pos="4769"/>
        <w:tab w:val="right" w:pos="9178"/>
      </w:tabs>
      <w:ind w:firstLine="360"/>
      <w:jc w:val="right"/>
    </w:pPr>
    <w:r>
      <w:tab/>
      <w:t xml:space="preserve">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E0413" w14:textId="2A35048C" w:rsidR="005B5148" w:rsidRPr="0039711A" w:rsidRDefault="005B5148" w:rsidP="00CB1DBB">
    <w:pPr>
      <w:pStyle w:val="afa"/>
      <w:pBdr>
        <w:bottom w:val="none" w:sz="0" w:space="0" w:color="auto"/>
      </w:pBdr>
      <w:tabs>
        <w:tab w:val="center" w:pos="4769"/>
        <w:tab w:val="right" w:pos="9178"/>
      </w:tabs>
      <w:ind w:firstLine="360"/>
      <w:jc w:val="right"/>
    </w:pPr>
    <w:r>
      <w:t>续表</w:t>
    </w:r>
    <w:r>
      <w:t xml:space="preserve"> 4-13 Bug</w:t>
    </w:r>
    <w:r>
      <w:rPr>
        <w:rFonts w:hint="eastAsia"/>
      </w:rPr>
      <w:t>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5940B" w14:textId="77777777" w:rsidR="005B5148" w:rsidRPr="0039711A" w:rsidRDefault="005B5148" w:rsidP="00CB1DBB">
    <w:pPr>
      <w:pStyle w:val="afa"/>
      <w:pBdr>
        <w:bottom w:val="none" w:sz="0" w:space="0" w:color="auto"/>
      </w:pBdr>
      <w:tabs>
        <w:tab w:val="center" w:pos="4769"/>
        <w:tab w:val="right" w:pos="9178"/>
      </w:tabs>
      <w:ind w:firstLine="360"/>
      <w:jc w:val="right"/>
    </w:pPr>
    <w:r>
      <w:t>续表</w:t>
    </w:r>
    <w:r>
      <w:t xml:space="preserve"> 4-16 </w:t>
    </w:r>
    <w:r>
      <w:rPr>
        <w:rFonts w:hint="eastAsia"/>
      </w:rPr>
      <w:t>资源表</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65F5"/>
    <w:multiLevelType w:val="multilevel"/>
    <w:tmpl w:val="81CAC372"/>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F11B5B"/>
    <w:multiLevelType w:val="hybridMultilevel"/>
    <w:tmpl w:val="A79ECCD8"/>
    <w:lvl w:ilvl="0" w:tplc="8FB476F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3D66587"/>
    <w:multiLevelType w:val="hybridMultilevel"/>
    <w:tmpl w:val="6E6461E0"/>
    <w:lvl w:ilvl="0" w:tplc="8E62DFC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4864914"/>
    <w:multiLevelType w:val="multilevel"/>
    <w:tmpl w:val="82A0C6DC"/>
    <w:lvl w:ilvl="0">
      <w:start w:val="1"/>
      <w:numFmt w:val="decimal"/>
      <w:lvlText w:val="%1."/>
      <w:lvlJc w:val="left"/>
      <w:pPr>
        <w:ind w:left="960" w:hanging="480"/>
      </w:pPr>
      <w:rPr>
        <w:rFonts w:hint="eastAsia"/>
      </w:rPr>
    </w:lvl>
    <w:lvl w:ilvl="1">
      <w:start w:val="2"/>
      <w:numFmt w:val="decimal"/>
      <w:isLgl/>
      <w:lvlText w:val="%1.%2."/>
      <w:lvlJc w:val="left"/>
      <w:pPr>
        <w:ind w:left="1020" w:hanging="54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07AF71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A685CF4"/>
    <w:multiLevelType w:val="hybridMultilevel"/>
    <w:tmpl w:val="792C11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C665925"/>
    <w:multiLevelType w:val="hybridMultilevel"/>
    <w:tmpl w:val="704C6DC0"/>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0CE26280"/>
    <w:multiLevelType w:val="hybridMultilevel"/>
    <w:tmpl w:val="D00AB0F6"/>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0CFA07BB"/>
    <w:multiLevelType w:val="hybridMultilevel"/>
    <w:tmpl w:val="506E13A8"/>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E7D05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0F65111"/>
    <w:multiLevelType w:val="hybridMultilevel"/>
    <w:tmpl w:val="B6B6EB1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1290CAA"/>
    <w:multiLevelType w:val="hybridMultilevel"/>
    <w:tmpl w:val="56E87756"/>
    <w:lvl w:ilvl="0" w:tplc="2218347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2BA2544"/>
    <w:multiLevelType w:val="multilevel"/>
    <w:tmpl w:val="945E829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5326256"/>
    <w:multiLevelType w:val="hybridMultilevel"/>
    <w:tmpl w:val="F2345DD4"/>
    <w:lvl w:ilvl="0" w:tplc="BDF27CF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813E7"/>
    <w:multiLevelType w:val="hybridMultilevel"/>
    <w:tmpl w:val="A40CE1CE"/>
    <w:lvl w:ilvl="0" w:tplc="10E0CDF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18064CD7"/>
    <w:multiLevelType w:val="hybridMultilevel"/>
    <w:tmpl w:val="69E0320E"/>
    <w:lvl w:ilvl="0" w:tplc="5290ED7C">
      <w:start w:val="4"/>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1A916BFD"/>
    <w:multiLevelType w:val="multilevel"/>
    <w:tmpl w:val="0716197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nsid w:val="1B8C7DCD"/>
    <w:multiLevelType w:val="multilevel"/>
    <w:tmpl w:val="0E181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1FCC0D2A"/>
    <w:multiLevelType w:val="multilevel"/>
    <w:tmpl w:val="B8C4E4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20686FCC"/>
    <w:multiLevelType w:val="multilevel"/>
    <w:tmpl w:val="53E4D60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1DD502A"/>
    <w:multiLevelType w:val="hybridMultilevel"/>
    <w:tmpl w:val="3926D54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6A410D8"/>
    <w:multiLevelType w:val="hybridMultilevel"/>
    <w:tmpl w:val="9EE2DF8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82C5606"/>
    <w:multiLevelType w:val="multilevel"/>
    <w:tmpl w:val="FC3AF05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86906AC"/>
    <w:multiLevelType w:val="hybridMultilevel"/>
    <w:tmpl w:val="B15A49C4"/>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2AF24F61"/>
    <w:multiLevelType w:val="multilevel"/>
    <w:tmpl w:val="048CCD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F54688A"/>
    <w:multiLevelType w:val="hybridMultilevel"/>
    <w:tmpl w:val="95FEAFF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2F702819"/>
    <w:multiLevelType w:val="hybridMultilevel"/>
    <w:tmpl w:val="EF9CED06"/>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2F7F49F8"/>
    <w:multiLevelType w:val="hybridMultilevel"/>
    <w:tmpl w:val="0016CE9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012566A"/>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30AE495D"/>
    <w:multiLevelType w:val="multilevel"/>
    <w:tmpl w:val="8724EC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322B4BE7"/>
    <w:multiLevelType w:val="multilevel"/>
    <w:tmpl w:val="46A8014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33E81138"/>
    <w:multiLevelType w:val="hybridMultilevel"/>
    <w:tmpl w:val="9C141898"/>
    <w:lvl w:ilvl="0" w:tplc="24FAEFD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2">
    <w:nsid w:val="35693226"/>
    <w:multiLevelType w:val="hybridMultilevel"/>
    <w:tmpl w:val="2138DF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36AD53D8"/>
    <w:multiLevelType w:val="hybridMultilevel"/>
    <w:tmpl w:val="C70E0AA8"/>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386956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396642BF"/>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39BB77E7"/>
    <w:multiLevelType w:val="multilevel"/>
    <w:tmpl w:val="4786773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9BE670A"/>
    <w:multiLevelType w:val="hybridMultilevel"/>
    <w:tmpl w:val="8128531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3D99575F"/>
    <w:multiLevelType w:val="hybridMultilevel"/>
    <w:tmpl w:val="A6EC3FF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3EA3455F"/>
    <w:multiLevelType w:val="hybridMultilevel"/>
    <w:tmpl w:val="CF0ED94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3ECC6294"/>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40D61577"/>
    <w:multiLevelType w:val="hybridMultilevel"/>
    <w:tmpl w:val="337A286E"/>
    <w:lvl w:ilvl="0" w:tplc="4E5EECBC">
      <w:start w:val="1"/>
      <w:numFmt w:val="decimal"/>
      <w:pStyle w:val="1"/>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45371C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468B1769"/>
    <w:multiLevelType w:val="multilevel"/>
    <w:tmpl w:val="8724EC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46F32A55"/>
    <w:multiLevelType w:val="hybridMultilevel"/>
    <w:tmpl w:val="7402DDA2"/>
    <w:lvl w:ilvl="0" w:tplc="8AA66E9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47136F69"/>
    <w:multiLevelType w:val="multilevel"/>
    <w:tmpl w:val="A9C0AB5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486468B5"/>
    <w:multiLevelType w:val="multilevel"/>
    <w:tmpl w:val="58285AB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49CA1754"/>
    <w:multiLevelType w:val="hybridMultilevel"/>
    <w:tmpl w:val="A52AC8FC"/>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4C44009C"/>
    <w:multiLevelType w:val="hybridMultilevel"/>
    <w:tmpl w:val="4DCE2584"/>
    <w:lvl w:ilvl="0" w:tplc="A63E0B3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9">
    <w:nsid w:val="4D3C2C15"/>
    <w:multiLevelType w:val="multilevel"/>
    <w:tmpl w:val="C568B2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4F460167"/>
    <w:multiLevelType w:val="hybridMultilevel"/>
    <w:tmpl w:val="E0F83878"/>
    <w:lvl w:ilvl="0" w:tplc="0409000B">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1">
    <w:nsid w:val="537628C2"/>
    <w:multiLevelType w:val="hybridMultilevel"/>
    <w:tmpl w:val="B49A0504"/>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2">
    <w:nsid w:val="540210F0"/>
    <w:multiLevelType w:val="hybridMultilevel"/>
    <w:tmpl w:val="05AE2DB0"/>
    <w:lvl w:ilvl="0" w:tplc="3E6ACD4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569A2576"/>
    <w:multiLevelType w:val="hybridMultilevel"/>
    <w:tmpl w:val="96A8214A"/>
    <w:lvl w:ilvl="0" w:tplc="FC3AD324">
      <w:start w:val="1"/>
      <w:numFmt w:val="japaneseCounting"/>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4">
    <w:nsid w:val="58324D96"/>
    <w:multiLevelType w:val="multilevel"/>
    <w:tmpl w:val="830A9E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58383331"/>
    <w:multiLevelType w:val="hybridMultilevel"/>
    <w:tmpl w:val="882A52F4"/>
    <w:lvl w:ilvl="0" w:tplc="886AE1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6">
    <w:nsid w:val="59683BF1"/>
    <w:multiLevelType w:val="hybridMultilevel"/>
    <w:tmpl w:val="BE1EFB50"/>
    <w:lvl w:ilvl="0" w:tplc="71B6C750">
      <w:start w:val="1"/>
      <w:numFmt w:val="decimal"/>
      <w:lvlText w:val="%1"/>
      <w:lvlJc w:val="left"/>
      <w:pPr>
        <w:ind w:left="360" w:hanging="360"/>
      </w:pPr>
      <w:rPr>
        <w:rFonts w:eastAsia="宋体" w:hint="default"/>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7">
    <w:nsid w:val="59833C8E"/>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59CA6D98"/>
    <w:multiLevelType w:val="multilevel"/>
    <w:tmpl w:val="426207C0"/>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nsid w:val="5AB928A4"/>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0">
    <w:nsid w:val="5C434E6A"/>
    <w:multiLevelType w:val="hybridMultilevel"/>
    <w:tmpl w:val="EACA0AC4"/>
    <w:lvl w:ilvl="0" w:tplc="0409000B">
      <w:start w:val="1"/>
      <w:numFmt w:val="bullet"/>
      <w:lvlText w:val=""/>
      <w:lvlJc w:val="left"/>
      <w:pPr>
        <w:ind w:left="951" w:hanging="480"/>
      </w:pPr>
      <w:rPr>
        <w:rFonts w:ascii="Wingdings" w:hAnsi="Wingdings" w:hint="default"/>
      </w:rPr>
    </w:lvl>
    <w:lvl w:ilvl="1" w:tplc="04090003" w:tentative="1">
      <w:start w:val="1"/>
      <w:numFmt w:val="bullet"/>
      <w:lvlText w:val=""/>
      <w:lvlJc w:val="left"/>
      <w:pPr>
        <w:ind w:left="1431" w:hanging="480"/>
      </w:pPr>
      <w:rPr>
        <w:rFonts w:ascii="Wingdings" w:hAnsi="Wingdings" w:hint="default"/>
      </w:rPr>
    </w:lvl>
    <w:lvl w:ilvl="2" w:tplc="04090005" w:tentative="1">
      <w:start w:val="1"/>
      <w:numFmt w:val="bullet"/>
      <w:lvlText w:val=""/>
      <w:lvlJc w:val="left"/>
      <w:pPr>
        <w:ind w:left="1911" w:hanging="480"/>
      </w:pPr>
      <w:rPr>
        <w:rFonts w:ascii="Wingdings" w:hAnsi="Wingdings" w:hint="default"/>
      </w:rPr>
    </w:lvl>
    <w:lvl w:ilvl="3" w:tplc="04090001" w:tentative="1">
      <w:start w:val="1"/>
      <w:numFmt w:val="bullet"/>
      <w:lvlText w:val=""/>
      <w:lvlJc w:val="left"/>
      <w:pPr>
        <w:ind w:left="2391" w:hanging="480"/>
      </w:pPr>
      <w:rPr>
        <w:rFonts w:ascii="Wingdings" w:hAnsi="Wingdings" w:hint="default"/>
      </w:rPr>
    </w:lvl>
    <w:lvl w:ilvl="4" w:tplc="04090003" w:tentative="1">
      <w:start w:val="1"/>
      <w:numFmt w:val="bullet"/>
      <w:lvlText w:val=""/>
      <w:lvlJc w:val="left"/>
      <w:pPr>
        <w:ind w:left="2871" w:hanging="480"/>
      </w:pPr>
      <w:rPr>
        <w:rFonts w:ascii="Wingdings" w:hAnsi="Wingdings" w:hint="default"/>
      </w:rPr>
    </w:lvl>
    <w:lvl w:ilvl="5" w:tplc="04090005" w:tentative="1">
      <w:start w:val="1"/>
      <w:numFmt w:val="bullet"/>
      <w:lvlText w:val=""/>
      <w:lvlJc w:val="left"/>
      <w:pPr>
        <w:ind w:left="3351" w:hanging="480"/>
      </w:pPr>
      <w:rPr>
        <w:rFonts w:ascii="Wingdings" w:hAnsi="Wingdings" w:hint="default"/>
      </w:rPr>
    </w:lvl>
    <w:lvl w:ilvl="6" w:tplc="04090001" w:tentative="1">
      <w:start w:val="1"/>
      <w:numFmt w:val="bullet"/>
      <w:lvlText w:val=""/>
      <w:lvlJc w:val="left"/>
      <w:pPr>
        <w:ind w:left="3831" w:hanging="480"/>
      </w:pPr>
      <w:rPr>
        <w:rFonts w:ascii="Wingdings" w:hAnsi="Wingdings" w:hint="default"/>
      </w:rPr>
    </w:lvl>
    <w:lvl w:ilvl="7" w:tplc="04090003" w:tentative="1">
      <w:start w:val="1"/>
      <w:numFmt w:val="bullet"/>
      <w:lvlText w:val=""/>
      <w:lvlJc w:val="left"/>
      <w:pPr>
        <w:ind w:left="4311" w:hanging="480"/>
      </w:pPr>
      <w:rPr>
        <w:rFonts w:ascii="Wingdings" w:hAnsi="Wingdings" w:hint="default"/>
      </w:rPr>
    </w:lvl>
    <w:lvl w:ilvl="8" w:tplc="04090005" w:tentative="1">
      <w:start w:val="1"/>
      <w:numFmt w:val="bullet"/>
      <w:lvlText w:val=""/>
      <w:lvlJc w:val="left"/>
      <w:pPr>
        <w:ind w:left="4791" w:hanging="480"/>
      </w:pPr>
      <w:rPr>
        <w:rFonts w:ascii="Wingdings" w:hAnsi="Wingdings" w:hint="default"/>
      </w:rPr>
    </w:lvl>
  </w:abstractNum>
  <w:abstractNum w:abstractNumId="61">
    <w:nsid w:val="5EEE1E5E"/>
    <w:multiLevelType w:val="multilevel"/>
    <w:tmpl w:val="8B32A99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nsid w:val="61956D20"/>
    <w:multiLevelType w:val="hybridMultilevel"/>
    <w:tmpl w:val="85B288F2"/>
    <w:lvl w:ilvl="0" w:tplc="4A8C4A7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3">
    <w:nsid w:val="61A964CD"/>
    <w:multiLevelType w:val="multilevel"/>
    <w:tmpl w:val="A00EE25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62594957"/>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nsid w:val="65A83119"/>
    <w:multiLevelType w:val="hybridMultilevel"/>
    <w:tmpl w:val="82AA42F2"/>
    <w:lvl w:ilvl="0" w:tplc="3E6ACD4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6">
    <w:nsid w:val="66563D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67A3339E"/>
    <w:multiLevelType w:val="hybridMultilevel"/>
    <w:tmpl w:val="3496BD5C"/>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8">
    <w:nsid w:val="68C35E04"/>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nsid w:val="6A191179"/>
    <w:multiLevelType w:val="hybridMultilevel"/>
    <w:tmpl w:val="2706665E"/>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0">
    <w:nsid w:val="6F19726B"/>
    <w:multiLevelType w:val="multilevel"/>
    <w:tmpl w:val="A57CEF0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nsid w:val="72F73D8F"/>
    <w:multiLevelType w:val="multilevel"/>
    <w:tmpl w:val="9D787F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740A651E"/>
    <w:multiLevelType w:val="multilevel"/>
    <w:tmpl w:val="9D8C774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3">
    <w:nsid w:val="74E41F86"/>
    <w:multiLevelType w:val="multilevel"/>
    <w:tmpl w:val="38E896D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755E6599"/>
    <w:multiLevelType w:val="multilevel"/>
    <w:tmpl w:val="BC06C4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nsid w:val="75D410A0"/>
    <w:multiLevelType w:val="multilevel"/>
    <w:tmpl w:val="ED927CF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nsid w:val="79405A4A"/>
    <w:multiLevelType w:val="hybridMultilevel"/>
    <w:tmpl w:val="263074CA"/>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7">
    <w:nsid w:val="794D3F9B"/>
    <w:multiLevelType w:val="multilevel"/>
    <w:tmpl w:val="BF1ACF0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7C9709C7"/>
    <w:multiLevelType w:val="hybridMultilevel"/>
    <w:tmpl w:val="506E13A8"/>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9">
    <w:nsid w:val="7CAF23C9"/>
    <w:multiLevelType w:val="hybridMultilevel"/>
    <w:tmpl w:val="10142BCE"/>
    <w:lvl w:ilvl="0" w:tplc="BBD6AA1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0">
    <w:nsid w:val="7E473EC3"/>
    <w:multiLevelType w:val="multilevel"/>
    <w:tmpl w:val="02D27532"/>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1">
    <w:nsid w:val="7E526F81"/>
    <w:multiLevelType w:val="hybridMultilevel"/>
    <w:tmpl w:val="9C141898"/>
    <w:lvl w:ilvl="0" w:tplc="24FAEFD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2">
    <w:nsid w:val="7F397A00"/>
    <w:multiLevelType w:val="hybridMultilevel"/>
    <w:tmpl w:val="3E441CFA"/>
    <w:lvl w:ilvl="0" w:tplc="EDFEF142">
      <w:start w:val="1"/>
      <w:numFmt w:val="decimal"/>
      <w:lvlText w:val="[%1]"/>
      <w:lvlJc w:val="left"/>
      <w:pPr>
        <w:tabs>
          <w:tab w:val="num" w:pos="454"/>
        </w:tabs>
        <w:ind w:left="510" w:hanging="510"/>
      </w:pPr>
      <w:rPr>
        <w:rFonts w:ascii="Times New Roman" w:hAnsi="Times New Roman" w:cs="Times New Roman" w:hint="default"/>
        <w:b w:val="0"/>
        <w:sz w:val="22"/>
        <w:szCs w:val="22"/>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41"/>
  </w:num>
  <w:num w:numId="2">
    <w:abstractNumId w:val="42"/>
  </w:num>
  <w:num w:numId="3">
    <w:abstractNumId w:val="3"/>
  </w:num>
  <w:num w:numId="4">
    <w:abstractNumId w:val="32"/>
  </w:num>
  <w:num w:numId="5">
    <w:abstractNumId w:val="7"/>
  </w:num>
  <w:num w:numId="6">
    <w:abstractNumId w:val="5"/>
  </w:num>
  <w:num w:numId="7">
    <w:abstractNumId w:val="21"/>
  </w:num>
  <w:num w:numId="8">
    <w:abstractNumId w:val="60"/>
  </w:num>
  <w:num w:numId="9">
    <w:abstractNumId w:val="76"/>
  </w:num>
  <w:num w:numId="10">
    <w:abstractNumId w:val="33"/>
  </w:num>
  <w:num w:numId="11">
    <w:abstractNumId w:val="20"/>
  </w:num>
  <w:num w:numId="12">
    <w:abstractNumId w:val="50"/>
  </w:num>
  <w:num w:numId="13">
    <w:abstractNumId w:val="23"/>
  </w:num>
  <w:num w:numId="14">
    <w:abstractNumId w:val="6"/>
  </w:num>
  <w:num w:numId="15">
    <w:abstractNumId w:val="37"/>
  </w:num>
  <w:num w:numId="16">
    <w:abstractNumId w:val="27"/>
  </w:num>
  <w:num w:numId="17">
    <w:abstractNumId w:val="10"/>
  </w:num>
  <w:num w:numId="18">
    <w:abstractNumId w:val="25"/>
  </w:num>
  <w:num w:numId="19">
    <w:abstractNumId w:val="26"/>
  </w:num>
  <w:num w:numId="20">
    <w:abstractNumId w:val="38"/>
  </w:num>
  <w:num w:numId="21">
    <w:abstractNumId w:val="79"/>
  </w:num>
  <w:num w:numId="22">
    <w:abstractNumId w:val="62"/>
  </w:num>
  <w:num w:numId="23">
    <w:abstractNumId w:val="2"/>
  </w:num>
  <w:num w:numId="24">
    <w:abstractNumId w:val="11"/>
  </w:num>
  <w:num w:numId="25">
    <w:abstractNumId w:val="13"/>
  </w:num>
  <w:num w:numId="26">
    <w:abstractNumId w:val="81"/>
  </w:num>
  <w:num w:numId="27">
    <w:abstractNumId w:val="44"/>
  </w:num>
  <w:num w:numId="28">
    <w:abstractNumId w:val="8"/>
  </w:num>
  <w:num w:numId="29">
    <w:abstractNumId w:val="1"/>
  </w:num>
  <w:num w:numId="30">
    <w:abstractNumId w:val="78"/>
  </w:num>
  <w:num w:numId="31">
    <w:abstractNumId w:val="67"/>
  </w:num>
  <w:num w:numId="32">
    <w:abstractNumId w:val="31"/>
  </w:num>
  <w:num w:numId="33">
    <w:abstractNumId w:val="48"/>
  </w:num>
  <w:num w:numId="34">
    <w:abstractNumId w:val="28"/>
  </w:num>
  <w:num w:numId="35">
    <w:abstractNumId w:val="55"/>
  </w:num>
  <w:num w:numId="36">
    <w:abstractNumId w:val="40"/>
  </w:num>
  <w:num w:numId="37">
    <w:abstractNumId w:val="47"/>
  </w:num>
  <w:num w:numId="38">
    <w:abstractNumId w:val="59"/>
  </w:num>
  <w:num w:numId="39">
    <w:abstractNumId w:val="69"/>
  </w:num>
  <w:num w:numId="40">
    <w:abstractNumId w:val="51"/>
  </w:num>
  <w:num w:numId="41">
    <w:abstractNumId w:val="39"/>
  </w:num>
  <w:num w:numId="42">
    <w:abstractNumId w:val="65"/>
  </w:num>
  <w:num w:numId="43">
    <w:abstractNumId w:val="52"/>
  </w:num>
  <w:num w:numId="44">
    <w:abstractNumId w:val="34"/>
  </w:num>
  <w:num w:numId="45">
    <w:abstractNumId w:val="4"/>
  </w:num>
  <w:num w:numId="46">
    <w:abstractNumId w:val="72"/>
  </w:num>
  <w:num w:numId="47">
    <w:abstractNumId w:val="66"/>
  </w:num>
  <w:num w:numId="48">
    <w:abstractNumId w:val="9"/>
  </w:num>
  <w:num w:numId="49">
    <w:abstractNumId w:val="80"/>
  </w:num>
  <w:num w:numId="50">
    <w:abstractNumId w:val="53"/>
  </w:num>
  <w:num w:numId="51">
    <w:abstractNumId w:val="58"/>
  </w:num>
  <w:num w:numId="52">
    <w:abstractNumId w:val="74"/>
  </w:num>
  <w:num w:numId="53">
    <w:abstractNumId w:val="0"/>
  </w:num>
  <w:num w:numId="54">
    <w:abstractNumId w:val="77"/>
  </w:num>
  <w:num w:numId="55">
    <w:abstractNumId w:val="12"/>
  </w:num>
  <w:num w:numId="56">
    <w:abstractNumId w:val="70"/>
  </w:num>
  <w:num w:numId="57">
    <w:abstractNumId w:val="16"/>
  </w:num>
  <w:num w:numId="58">
    <w:abstractNumId w:val="49"/>
  </w:num>
  <w:num w:numId="59">
    <w:abstractNumId w:val="63"/>
  </w:num>
  <w:num w:numId="60">
    <w:abstractNumId w:val="73"/>
  </w:num>
  <w:num w:numId="61">
    <w:abstractNumId w:val="36"/>
  </w:num>
  <w:num w:numId="62">
    <w:abstractNumId w:val="24"/>
  </w:num>
  <w:num w:numId="63">
    <w:abstractNumId w:val="22"/>
  </w:num>
  <w:num w:numId="64">
    <w:abstractNumId w:val="45"/>
  </w:num>
  <w:num w:numId="65">
    <w:abstractNumId w:val="71"/>
  </w:num>
  <w:num w:numId="66">
    <w:abstractNumId w:val="14"/>
  </w:num>
  <w:num w:numId="67">
    <w:abstractNumId w:val="56"/>
  </w:num>
  <w:num w:numId="68">
    <w:abstractNumId w:val="17"/>
  </w:num>
  <w:num w:numId="69">
    <w:abstractNumId w:val="30"/>
  </w:num>
  <w:num w:numId="70">
    <w:abstractNumId w:val="46"/>
  </w:num>
  <w:num w:numId="71">
    <w:abstractNumId w:val="19"/>
  </w:num>
  <w:num w:numId="72">
    <w:abstractNumId w:val="54"/>
  </w:num>
  <w:num w:numId="73">
    <w:abstractNumId w:val="75"/>
  </w:num>
  <w:num w:numId="74">
    <w:abstractNumId w:val="61"/>
  </w:num>
  <w:num w:numId="75">
    <w:abstractNumId w:val="82"/>
  </w:num>
  <w:num w:numId="76">
    <w:abstractNumId w:val="43"/>
  </w:num>
  <w:num w:numId="77">
    <w:abstractNumId w:val="29"/>
  </w:num>
  <w:num w:numId="78">
    <w:abstractNumId w:val="18"/>
  </w:num>
  <w:num w:numId="79">
    <w:abstractNumId w:val="68"/>
  </w:num>
  <w:num w:numId="80">
    <w:abstractNumId w:val="64"/>
  </w:num>
  <w:num w:numId="81">
    <w:abstractNumId w:val="35"/>
  </w:num>
  <w:num w:numId="82">
    <w:abstractNumId w:val="57"/>
  </w:num>
  <w:num w:numId="83">
    <w:abstractNumId w:val="15"/>
  </w:num>
  <w:numIdMacAtCleanup w:val="7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16"/>
    <w:rsid w:val="00000287"/>
    <w:rsid w:val="00001A14"/>
    <w:rsid w:val="000035DF"/>
    <w:rsid w:val="000054F5"/>
    <w:rsid w:val="00007127"/>
    <w:rsid w:val="000108E7"/>
    <w:rsid w:val="00011809"/>
    <w:rsid w:val="00013423"/>
    <w:rsid w:val="00013D72"/>
    <w:rsid w:val="0001447D"/>
    <w:rsid w:val="000162F8"/>
    <w:rsid w:val="000176A2"/>
    <w:rsid w:val="00020834"/>
    <w:rsid w:val="000221EB"/>
    <w:rsid w:val="000224AD"/>
    <w:rsid w:val="00024964"/>
    <w:rsid w:val="000251E8"/>
    <w:rsid w:val="000256CB"/>
    <w:rsid w:val="00027F47"/>
    <w:rsid w:val="00027FB0"/>
    <w:rsid w:val="00031F7F"/>
    <w:rsid w:val="0003326F"/>
    <w:rsid w:val="00033C11"/>
    <w:rsid w:val="00034BA2"/>
    <w:rsid w:val="000359EB"/>
    <w:rsid w:val="00036E71"/>
    <w:rsid w:val="00040BD5"/>
    <w:rsid w:val="00041241"/>
    <w:rsid w:val="00045245"/>
    <w:rsid w:val="00045CF8"/>
    <w:rsid w:val="00047115"/>
    <w:rsid w:val="00051061"/>
    <w:rsid w:val="00051199"/>
    <w:rsid w:val="00051AAD"/>
    <w:rsid w:val="00052BA7"/>
    <w:rsid w:val="00053677"/>
    <w:rsid w:val="000546BB"/>
    <w:rsid w:val="0005640E"/>
    <w:rsid w:val="00056C18"/>
    <w:rsid w:val="00056ED1"/>
    <w:rsid w:val="00060608"/>
    <w:rsid w:val="00060F80"/>
    <w:rsid w:val="00061E8E"/>
    <w:rsid w:val="000645D9"/>
    <w:rsid w:val="00066B12"/>
    <w:rsid w:val="000674C2"/>
    <w:rsid w:val="00070101"/>
    <w:rsid w:val="00070230"/>
    <w:rsid w:val="000711C0"/>
    <w:rsid w:val="000730D1"/>
    <w:rsid w:val="000746A8"/>
    <w:rsid w:val="00074D0E"/>
    <w:rsid w:val="00075255"/>
    <w:rsid w:val="000824C7"/>
    <w:rsid w:val="00083659"/>
    <w:rsid w:val="000846B2"/>
    <w:rsid w:val="000847D1"/>
    <w:rsid w:val="00084D7F"/>
    <w:rsid w:val="00090579"/>
    <w:rsid w:val="000911C3"/>
    <w:rsid w:val="0009233C"/>
    <w:rsid w:val="00093D00"/>
    <w:rsid w:val="000A0696"/>
    <w:rsid w:val="000A371A"/>
    <w:rsid w:val="000A48FD"/>
    <w:rsid w:val="000A5571"/>
    <w:rsid w:val="000A60E0"/>
    <w:rsid w:val="000A6EB6"/>
    <w:rsid w:val="000A76FC"/>
    <w:rsid w:val="000B03D2"/>
    <w:rsid w:val="000B0B4F"/>
    <w:rsid w:val="000B27C6"/>
    <w:rsid w:val="000B2B4C"/>
    <w:rsid w:val="000B2E08"/>
    <w:rsid w:val="000B33E0"/>
    <w:rsid w:val="000B4FD9"/>
    <w:rsid w:val="000B5E94"/>
    <w:rsid w:val="000B65DF"/>
    <w:rsid w:val="000C1438"/>
    <w:rsid w:val="000C19F7"/>
    <w:rsid w:val="000C631C"/>
    <w:rsid w:val="000C7037"/>
    <w:rsid w:val="000D1AE9"/>
    <w:rsid w:val="000D1CD9"/>
    <w:rsid w:val="000D225F"/>
    <w:rsid w:val="000D25FD"/>
    <w:rsid w:val="000D36A6"/>
    <w:rsid w:val="000D4009"/>
    <w:rsid w:val="000D42A6"/>
    <w:rsid w:val="000D4666"/>
    <w:rsid w:val="000D6846"/>
    <w:rsid w:val="000D68A9"/>
    <w:rsid w:val="000E02D5"/>
    <w:rsid w:val="000E08B1"/>
    <w:rsid w:val="000E0E81"/>
    <w:rsid w:val="000E2F83"/>
    <w:rsid w:val="000E3BD1"/>
    <w:rsid w:val="000E3D07"/>
    <w:rsid w:val="000E42D4"/>
    <w:rsid w:val="000E4A36"/>
    <w:rsid w:val="000E51C9"/>
    <w:rsid w:val="000E57E5"/>
    <w:rsid w:val="000E5B8C"/>
    <w:rsid w:val="000F2459"/>
    <w:rsid w:val="000F27B9"/>
    <w:rsid w:val="000F2FEF"/>
    <w:rsid w:val="000F5AEB"/>
    <w:rsid w:val="000F68D0"/>
    <w:rsid w:val="000F740F"/>
    <w:rsid w:val="00100539"/>
    <w:rsid w:val="0010113B"/>
    <w:rsid w:val="00101495"/>
    <w:rsid w:val="00101CAD"/>
    <w:rsid w:val="00102736"/>
    <w:rsid w:val="00105528"/>
    <w:rsid w:val="001055CD"/>
    <w:rsid w:val="0010620F"/>
    <w:rsid w:val="001072A3"/>
    <w:rsid w:val="001074E9"/>
    <w:rsid w:val="001107B5"/>
    <w:rsid w:val="00111182"/>
    <w:rsid w:val="001116B2"/>
    <w:rsid w:val="001126CB"/>
    <w:rsid w:val="001131C7"/>
    <w:rsid w:val="00114028"/>
    <w:rsid w:val="00114403"/>
    <w:rsid w:val="00115CB2"/>
    <w:rsid w:val="00120C36"/>
    <w:rsid w:val="001243E7"/>
    <w:rsid w:val="00130734"/>
    <w:rsid w:val="00130DDE"/>
    <w:rsid w:val="001316E2"/>
    <w:rsid w:val="0013237D"/>
    <w:rsid w:val="00132DA9"/>
    <w:rsid w:val="001332EA"/>
    <w:rsid w:val="00133519"/>
    <w:rsid w:val="00133B5D"/>
    <w:rsid w:val="00135A0F"/>
    <w:rsid w:val="00136B7C"/>
    <w:rsid w:val="001400E0"/>
    <w:rsid w:val="00140D8C"/>
    <w:rsid w:val="001421E9"/>
    <w:rsid w:val="00142780"/>
    <w:rsid w:val="001427CE"/>
    <w:rsid w:val="00143F77"/>
    <w:rsid w:val="00145B3D"/>
    <w:rsid w:val="00146605"/>
    <w:rsid w:val="00151406"/>
    <w:rsid w:val="00151A18"/>
    <w:rsid w:val="00151A45"/>
    <w:rsid w:val="00151FE4"/>
    <w:rsid w:val="0015316D"/>
    <w:rsid w:val="00153C95"/>
    <w:rsid w:val="00154151"/>
    <w:rsid w:val="00155399"/>
    <w:rsid w:val="001564D1"/>
    <w:rsid w:val="001573DF"/>
    <w:rsid w:val="0016000C"/>
    <w:rsid w:val="00160F58"/>
    <w:rsid w:val="00161C09"/>
    <w:rsid w:val="001622DB"/>
    <w:rsid w:val="00163291"/>
    <w:rsid w:val="00163B4A"/>
    <w:rsid w:val="00163BE1"/>
    <w:rsid w:val="00164458"/>
    <w:rsid w:val="00164915"/>
    <w:rsid w:val="00164944"/>
    <w:rsid w:val="00164BD7"/>
    <w:rsid w:val="00165299"/>
    <w:rsid w:val="001657BD"/>
    <w:rsid w:val="00171245"/>
    <w:rsid w:val="00174900"/>
    <w:rsid w:val="00174915"/>
    <w:rsid w:val="00174A8D"/>
    <w:rsid w:val="00176D8D"/>
    <w:rsid w:val="00180299"/>
    <w:rsid w:val="001811B9"/>
    <w:rsid w:val="00181EFF"/>
    <w:rsid w:val="001820B7"/>
    <w:rsid w:val="00186162"/>
    <w:rsid w:val="001914C9"/>
    <w:rsid w:val="00191CB0"/>
    <w:rsid w:val="00194C8D"/>
    <w:rsid w:val="0019516C"/>
    <w:rsid w:val="001958B6"/>
    <w:rsid w:val="001A0392"/>
    <w:rsid w:val="001A2083"/>
    <w:rsid w:val="001A3B6E"/>
    <w:rsid w:val="001A4273"/>
    <w:rsid w:val="001A60CD"/>
    <w:rsid w:val="001A62FA"/>
    <w:rsid w:val="001B016B"/>
    <w:rsid w:val="001B02BA"/>
    <w:rsid w:val="001B1898"/>
    <w:rsid w:val="001B3470"/>
    <w:rsid w:val="001B37FB"/>
    <w:rsid w:val="001B3D80"/>
    <w:rsid w:val="001B5328"/>
    <w:rsid w:val="001B5E4B"/>
    <w:rsid w:val="001B60BF"/>
    <w:rsid w:val="001B78C4"/>
    <w:rsid w:val="001C13E3"/>
    <w:rsid w:val="001C1DA6"/>
    <w:rsid w:val="001C3FA2"/>
    <w:rsid w:val="001C44D6"/>
    <w:rsid w:val="001C471D"/>
    <w:rsid w:val="001C5F18"/>
    <w:rsid w:val="001C72D2"/>
    <w:rsid w:val="001C7FDD"/>
    <w:rsid w:val="001D0B77"/>
    <w:rsid w:val="001D1584"/>
    <w:rsid w:val="001D170C"/>
    <w:rsid w:val="001D1E4F"/>
    <w:rsid w:val="001D2041"/>
    <w:rsid w:val="001D2908"/>
    <w:rsid w:val="001D30E3"/>
    <w:rsid w:val="001D3443"/>
    <w:rsid w:val="001D4059"/>
    <w:rsid w:val="001D4953"/>
    <w:rsid w:val="001D5670"/>
    <w:rsid w:val="001D56FD"/>
    <w:rsid w:val="001D74D9"/>
    <w:rsid w:val="001E08A1"/>
    <w:rsid w:val="001E0C78"/>
    <w:rsid w:val="001E1EC1"/>
    <w:rsid w:val="001E52AE"/>
    <w:rsid w:val="001E5772"/>
    <w:rsid w:val="001E6F4B"/>
    <w:rsid w:val="001E6FE7"/>
    <w:rsid w:val="001E70EE"/>
    <w:rsid w:val="001E78D4"/>
    <w:rsid w:val="001F1CFC"/>
    <w:rsid w:val="001F1EFE"/>
    <w:rsid w:val="001F3DDC"/>
    <w:rsid w:val="001F42E1"/>
    <w:rsid w:val="001F4DE7"/>
    <w:rsid w:val="001F5497"/>
    <w:rsid w:val="001F5614"/>
    <w:rsid w:val="002018C9"/>
    <w:rsid w:val="002021CD"/>
    <w:rsid w:val="00202721"/>
    <w:rsid w:val="00203A28"/>
    <w:rsid w:val="00203E46"/>
    <w:rsid w:val="00203EB8"/>
    <w:rsid w:val="00206224"/>
    <w:rsid w:val="00207654"/>
    <w:rsid w:val="00211D38"/>
    <w:rsid w:val="00212EAA"/>
    <w:rsid w:val="002138D9"/>
    <w:rsid w:val="00214D96"/>
    <w:rsid w:val="0021536E"/>
    <w:rsid w:val="00216285"/>
    <w:rsid w:val="002163EF"/>
    <w:rsid w:val="00217964"/>
    <w:rsid w:val="002226E3"/>
    <w:rsid w:val="00222F9F"/>
    <w:rsid w:val="0022345A"/>
    <w:rsid w:val="0022353E"/>
    <w:rsid w:val="002258D3"/>
    <w:rsid w:val="002266C2"/>
    <w:rsid w:val="00227819"/>
    <w:rsid w:val="002279B0"/>
    <w:rsid w:val="00232027"/>
    <w:rsid w:val="0023250B"/>
    <w:rsid w:val="00234163"/>
    <w:rsid w:val="00235197"/>
    <w:rsid w:val="002356C1"/>
    <w:rsid w:val="00235EDF"/>
    <w:rsid w:val="00235F98"/>
    <w:rsid w:val="00236EAA"/>
    <w:rsid w:val="00237DEA"/>
    <w:rsid w:val="00241AB0"/>
    <w:rsid w:val="0024233A"/>
    <w:rsid w:val="00243330"/>
    <w:rsid w:val="00243ACF"/>
    <w:rsid w:val="00246BB9"/>
    <w:rsid w:val="00246C5F"/>
    <w:rsid w:val="002478F5"/>
    <w:rsid w:val="00250370"/>
    <w:rsid w:val="002508AC"/>
    <w:rsid w:val="002512F5"/>
    <w:rsid w:val="00251C0F"/>
    <w:rsid w:val="002520F0"/>
    <w:rsid w:val="0025242C"/>
    <w:rsid w:val="002524D7"/>
    <w:rsid w:val="00252CA5"/>
    <w:rsid w:val="002539F3"/>
    <w:rsid w:val="00254264"/>
    <w:rsid w:val="00255F7A"/>
    <w:rsid w:val="00257F4B"/>
    <w:rsid w:val="002647F9"/>
    <w:rsid w:val="00264D2B"/>
    <w:rsid w:val="002654E9"/>
    <w:rsid w:val="0026754A"/>
    <w:rsid w:val="002676EC"/>
    <w:rsid w:val="00267744"/>
    <w:rsid w:val="00271943"/>
    <w:rsid w:val="002720AE"/>
    <w:rsid w:val="002721DA"/>
    <w:rsid w:val="0027297D"/>
    <w:rsid w:val="00272F2A"/>
    <w:rsid w:val="00273A20"/>
    <w:rsid w:val="00274124"/>
    <w:rsid w:val="00274936"/>
    <w:rsid w:val="002749A4"/>
    <w:rsid w:val="002752EA"/>
    <w:rsid w:val="002759BC"/>
    <w:rsid w:val="00282AA0"/>
    <w:rsid w:val="002838EB"/>
    <w:rsid w:val="00284273"/>
    <w:rsid w:val="00284F71"/>
    <w:rsid w:val="00286A52"/>
    <w:rsid w:val="002876DD"/>
    <w:rsid w:val="00291BFB"/>
    <w:rsid w:val="00291DA8"/>
    <w:rsid w:val="00292B4D"/>
    <w:rsid w:val="002935E9"/>
    <w:rsid w:val="00295918"/>
    <w:rsid w:val="002A08BD"/>
    <w:rsid w:val="002A0B5E"/>
    <w:rsid w:val="002A20A8"/>
    <w:rsid w:val="002A26E5"/>
    <w:rsid w:val="002A29F4"/>
    <w:rsid w:val="002A35BE"/>
    <w:rsid w:val="002A36CF"/>
    <w:rsid w:val="002A4670"/>
    <w:rsid w:val="002A4D45"/>
    <w:rsid w:val="002B0858"/>
    <w:rsid w:val="002B0C79"/>
    <w:rsid w:val="002B49FC"/>
    <w:rsid w:val="002B55FA"/>
    <w:rsid w:val="002B7EB0"/>
    <w:rsid w:val="002C181D"/>
    <w:rsid w:val="002C1A3D"/>
    <w:rsid w:val="002C34B7"/>
    <w:rsid w:val="002C4876"/>
    <w:rsid w:val="002C71C0"/>
    <w:rsid w:val="002D4DA5"/>
    <w:rsid w:val="002D5CB8"/>
    <w:rsid w:val="002E05FC"/>
    <w:rsid w:val="002E37E7"/>
    <w:rsid w:val="002E4857"/>
    <w:rsid w:val="002E4A0F"/>
    <w:rsid w:val="002E5061"/>
    <w:rsid w:val="002E769D"/>
    <w:rsid w:val="002F019F"/>
    <w:rsid w:val="002F2ADF"/>
    <w:rsid w:val="002F5A60"/>
    <w:rsid w:val="002F6693"/>
    <w:rsid w:val="002F7DDB"/>
    <w:rsid w:val="0030127F"/>
    <w:rsid w:val="00303656"/>
    <w:rsid w:val="00303745"/>
    <w:rsid w:val="00303879"/>
    <w:rsid w:val="00303C80"/>
    <w:rsid w:val="00304824"/>
    <w:rsid w:val="003050B8"/>
    <w:rsid w:val="00305227"/>
    <w:rsid w:val="0030526B"/>
    <w:rsid w:val="00305F52"/>
    <w:rsid w:val="00311A33"/>
    <w:rsid w:val="003131A0"/>
    <w:rsid w:val="0031480B"/>
    <w:rsid w:val="00314E59"/>
    <w:rsid w:val="00315197"/>
    <w:rsid w:val="00315A2B"/>
    <w:rsid w:val="003177D5"/>
    <w:rsid w:val="00320BBD"/>
    <w:rsid w:val="00320BD0"/>
    <w:rsid w:val="00321057"/>
    <w:rsid w:val="00322456"/>
    <w:rsid w:val="003225B6"/>
    <w:rsid w:val="003229C4"/>
    <w:rsid w:val="00324E1C"/>
    <w:rsid w:val="00326FA5"/>
    <w:rsid w:val="003273BB"/>
    <w:rsid w:val="003275EB"/>
    <w:rsid w:val="00330034"/>
    <w:rsid w:val="0033059F"/>
    <w:rsid w:val="0033787D"/>
    <w:rsid w:val="00340B58"/>
    <w:rsid w:val="00340F18"/>
    <w:rsid w:val="00341518"/>
    <w:rsid w:val="003417DB"/>
    <w:rsid w:val="00346015"/>
    <w:rsid w:val="00347518"/>
    <w:rsid w:val="00351688"/>
    <w:rsid w:val="00351C6A"/>
    <w:rsid w:val="00355229"/>
    <w:rsid w:val="003552EE"/>
    <w:rsid w:val="003553EE"/>
    <w:rsid w:val="00356DE7"/>
    <w:rsid w:val="003609D1"/>
    <w:rsid w:val="003611D3"/>
    <w:rsid w:val="00363693"/>
    <w:rsid w:val="00363B4D"/>
    <w:rsid w:val="00365EA3"/>
    <w:rsid w:val="00366A48"/>
    <w:rsid w:val="00367B5B"/>
    <w:rsid w:val="00367B7F"/>
    <w:rsid w:val="00371005"/>
    <w:rsid w:val="0037174B"/>
    <w:rsid w:val="00371DF1"/>
    <w:rsid w:val="00372FE5"/>
    <w:rsid w:val="00373F87"/>
    <w:rsid w:val="00374474"/>
    <w:rsid w:val="00375CF1"/>
    <w:rsid w:val="00380416"/>
    <w:rsid w:val="00380DDE"/>
    <w:rsid w:val="00383B21"/>
    <w:rsid w:val="00384642"/>
    <w:rsid w:val="00385FFB"/>
    <w:rsid w:val="00386D20"/>
    <w:rsid w:val="00391554"/>
    <w:rsid w:val="003931F1"/>
    <w:rsid w:val="00396B2B"/>
    <w:rsid w:val="0039711A"/>
    <w:rsid w:val="003A17FB"/>
    <w:rsid w:val="003A21BB"/>
    <w:rsid w:val="003A2604"/>
    <w:rsid w:val="003A2F83"/>
    <w:rsid w:val="003A3616"/>
    <w:rsid w:val="003A3CE8"/>
    <w:rsid w:val="003A6842"/>
    <w:rsid w:val="003A743A"/>
    <w:rsid w:val="003A78B2"/>
    <w:rsid w:val="003A79D9"/>
    <w:rsid w:val="003A7C24"/>
    <w:rsid w:val="003B1155"/>
    <w:rsid w:val="003B1222"/>
    <w:rsid w:val="003B273A"/>
    <w:rsid w:val="003C03CA"/>
    <w:rsid w:val="003C11AE"/>
    <w:rsid w:val="003C34B9"/>
    <w:rsid w:val="003C38C9"/>
    <w:rsid w:val="003C4846"/>
    <w:rsid w:val="003C4E20"/>
    <w:rsid w:val="003C6F17"/>
    <w:rsid w:val="003D01FF"/>
    <w:rsid w:val="003D03C0"/>
    <w:rsid w:val="003D0C1C"/>
    <w:rsid w:val="003D2EB4"/>
    <w:rsid w:val="003D39C8"/>
    <w:rsid w:val="003D4567"/>
    <w:rsid w:val="003D5F0F"/>
    <w:rsid w:val="003D6BE1"/>
    <w:rsid w:val="003D6E01"/>
    <w:rsid w:val="003D7B19"/>
    <w:rsid w:val="003E06BF"/>
    <w:rsid w:val="003E1242"/>
    <w:rsid w:val="003E1E89"/>
    <w:rsid w:val="003E2CF3"/>
    <w:rsid w:val="003E2F0C"/>
    <w:rsid w:val="003E3198"/>
    <w:rsid w:val="003E3F6A"/>
    <w:rsid w:val="003E6A78"/>
    <w:rsid w:val="003F0AB5"/>
    <w:rsid w:val="003F2861"/>
    <w:rsid w:val="003F3138"/>
    <w:rsid w:val="003F33A8"/>
    <w:rsid w:val="003F3A2A"/>
    <w:rsid w:val="003F60A4"/>
    <w:rsid w:val="003F7E8D"/>
    <w:rsid w:val="00400630"/>
    <w:rsid w:val="00400C57"/>
    <w:rsid w:val="004033CA"/>
    <w:rsid w:val="00403AC4"/>
    <w:rsid w:val="004045BE"/>
    <w:rsid w:val="00405BEC"/>
    <w:rsid w:val="004073AB"/>
    <w:rsid w:val="0041073D"/>
    <w:rsid w:val="0041081C"/>
    <w:rsid w:val="00412A79"/>
    <w:rsid w:val="0041349F"/>
    <w:rsid w:val="0041424B"/>
    <w:rsid w:val="004177BE"/>
    <w:rsid w:val="00417BC5"/>
    <w:rsid w:val="0042030E"/>
    <w:rsid w:val="00422D30"/>
    <w:rsid w:val="004249D9"/>
    <w:rsid w:val="0042695A"/>
    <w:rsid w:val="00430915"/>
    <w:rsid w:val="00431F55"/>
    <w:rsid w:val="004322B8"/>
    <w:rsid w:val="004324CC"/>
    <w:rsid w:val="00435581"/>
    <w:rsid w:val="00435989"/>
    <w:rsid w:val="004369FD"/>
    <w:rsid w:val="0044060F"/>
    <w:rsid w:val="00440CAC"/>
    <w:rsid w:val="00441115"/>
    <w:rsid w:val="00441FEF"/>
    <w:rsid w:val="004430E9"/>
    <w:rsid w:val="00443A5E"/>
    <w:rsid w:val="00443E67"/>
    <w:rsid w:val="00446675"/>
    <w:rsid w:val="004468DE"/>
    <w:rsid w:val="00446D04"/>
    <w:rsid w:val="0044796F"/>
    <w:rsid w:val="00447B1C"/>
    <w:rsid w:val="00450152"/>
    <w:rsid w:val="00450C61"/>
    <w:rsid w:val="004515E6"/>
    <w:rsid w:val="00451660"/>
    <w:rsid w:val="00452085"/>
    <w:rsid w:val="00455A35"/>
    <w:rsid w:val="0046221E"/>
    <w:rsid w:val="004656CF"/>
    <w:rsid w:val="00465A1D"/>
    <w:rsid w:val="0047005E"/>
    <w:rsid w:val="0047007F"/>
    <w:rsid w:val="0047039D"/>
    <w:rsid w:val="0047248B"/>
    <w:rsid w:val="00472DF4"/>
    <w:rsid w:val="00475400"/>
    <w:rsid w:val="00477001"/>
    <w:rsid w:val="00477338"/>
    <w:rsid w:val="004774E7"/>
    <w:rsid w:val="00477D62"/>
    <w:rsid w:val="004801AD"/>
    <w:rsid w:val="00481FD3"/>
    <w:rsid w:val="00482F72"/>
    <w:rsid w:val="0048385E"/>
    <w:rsid w:val="00484209"/>
    <w:rsid w:val="00484284"/>
    <w:rsid w:val="004876C1"/>
    <w:rsid w:val="00487CB9"/>
    <w:rsid w:val="0049152D"/>
    <w:rsid w:val="00493C7D"/>
    <w:rsid w:val="004966A7"/>
    <w:rsid w:val="004978EA"/>
    <w:rsid w:val="004A0ACD"/>
    <w:rsid w:val="004A335E"/>
    <w:rsid w:val="004A39E2"/>
    <w:rsid w:val="004A7F87"/>
    <w:rsid w:val="004B0562"/>
    <w:rsid w:val="004B0582"/>
    <w:rsid w:val="004B2DDA"/>
    <w:rsid w:val="004B4E07"/>
    <w:rsid w:val="004B4E59"/>
    <w:rsid w:val="004B5990"/>
    <w:rsid w:val="004B7AB1"/>
    <w:rsid w:val="004C034B"/>
    <w:rsid w:val="004C03F4"/>
    <w:rsid w:val="004C2881"/>
    <w:rsid w:val="004C3E47"/>
    <w:rsid w:val="004C6F8C"/>
    <w:rsid w:val="004C78EE"/>
    <w:rsid w:val="004C7ED6"/>
    <w:rsid w:val="004C7FE9"/>
    <w:rsid w:val="004D0330"/>
    <w:rsid w:val="004D0767"/>
    <w:rsid w:val="004D1CA6"/>
    <w:rsid w:val="004D3089"/>
    <w:rsid w:val="004D3ABB"/>
    <w:rsid w:val="004D3EC3"/>
    <w:rsid w:val="004D3F1D"/>
    <w:rsid w:val="004D57A9"/>
    <w:rsid w:val="004E02C6"/>
    <w:rsid w:val="004E3CE8"/>
    <w:rsid w:val="004E44CB"/>
    <w:rsid w:val="004E5AE2"/>
    <w:rsid w:val="004E604E"/>
    <w:rsid w:val="004E7038"/>
    <w:rsid w:val="004E79C7"/>
    <w:rsid w:val="004F328D"/>
    <w:rsid w:val="004F4C4B"/>
    <w:rsid w:val="004F4DD7"/>
    <w:rsid w:val="004F4EF2"/>
    <w:rsid w:val="005016EA"/>
    <w:rsid w:val="00501B1A"/>
    <w:rsid w:val="00502185"/>
    <w:rsid w:val="005032BA"/>
    <w:rsid w:val="00504E2D"/>
    <w:rsid w:val="005058B0"/>
    <w:rsid w:val="00506C58"/>
    <w:rsid w:val="00513884"/>
    <w:rsid w:val="00520852"/>
    <w:rsid w:val="00520E7B"/>
    <w:rsid w:val="005218EB"/>
    <w:rsid w:val="00526BA3"/>
    <w:rsid w:val="00527309"/>
    <w:rsid w:val="00527D8A"/>
    <w:rsid w:val="00533449"/>
    <w:rsid w:val="00533733"/>
    <w:rsid w:val="00536C8F"/>
    <w:rsid w:val="0054309B"/>
    <w:rsid w:val="00543B0B"/>
    <w:rsid w:val="00543D3B"/>
    <w:rsid w:val="005449D1"/>
    <w:rsid w:val="00545090"/>
    <w:rsid w:val="00546F57"/>
    <w:rsid w:val="00547FA0"/>
    <w:rsid w:val="00550F3F"/>
    <w:rsid w:val="00552E0E"/>
    <w:rsid w:val="005563FB"/>
    <w:rsid w:val="00556F45"/>
    <w:rsid w:val="00560D7F"/>
    <w:rsid w:val="00560FA3"/>
    <w:rsid w:val="005617F5"/>
    <w:rsid w:val="00563211"/>
    <w:rsid w:val="0056415C"/>
    <w:rsid w:val="00564890"/>
    <w:rsid w:val="00566806"/>
    <w:rsid w:val="005700C7"/>
    <w:rsid w:val="00570E02"/>
    <w:rsid w:val="00571997"/>
    <w:rsid w:val="00571DDF"/>
    <w:rsid w:val="00573A92"/>
    <w:rsid w:val="00576A6A"/>
    <w:rsid w:val="0057705C"/>
    <w:rsid w:val="00580E3F"/>
    <w:rsid w:val="005820A2"/>
    <w:rsid w:val="00583BA3"/>
    <w:rsid w:val="00583D34"/>
    <w:rsid w:val="00583F8D"/>
    <w:rsid w:val="00584327"/>
    <w:rsid w:val="00585076"/>
    <w:rsid w:val="005868A8"/>
    <w:rsid w:val="00587250"/>
    <w:rsid w:val="0059189B"/>
    <w:rsid w:val="005922D6"/>
    <w:rsid w:val="00592746"/>
    <w:rsid w:val="00592FB8"/>
    <w:rsid w:val="00595AF0"/>
    <w:rsid w:val="00596C56"/>
    <w:rsid w:val="0059773C"/>
    <w:rsid w:val="005A0736"/>
    <w:rsid w:val="005A0A66"/>
    <w:rsid w:val="005A0C1B"/>
    <w:rsid w:val="005A0E3E"/>
    <w:rsid w:val="005A448B"/>
    <w:rsid w:val="005A6DA9"/>
    <w:rsid w:val="005A735C"/>
    <w:rsid w:val="005B07B4"/>
    <w:rsid w:val="005B0C31"/>
    <w:rsid w:val="005B0C6A"/>
    <w:rsid w:val="005B12C8"/>
    <w:rsid w:val="005B2732"/>
    <w:rsid w:val="005B2C53"/>
    <w:rsid w:val="005B3F42"/>
    <w:rsid w:val="005B5148"/>
    <w:rsid w:val="005B5CD7"/>
    <w:rsid w:val="005B6321"/>
    <w:rsid w:val="005C0858"/>
    <w:rsid w:val="005C1D1F"/>
    <w:rsid w:val="005C2CF7"/>
    <w:rsid w:val="005C43D7"/>
    <w:rsid w:val="005C4B08"/>
    <w:rsid w:val="005C5398"/>
    <w:rsid w:val="005D1950"/>
    <w:rsid w:val="005D259B"/>
    <w:rsid w:val="005D33E8"/>
    <w:rsid w:val="005D35F3"/>
    <w:rsid w:val="005D49E4"/>
    <w:rsid w:val="005D5A5F"/>
    <w:rsid w:val="005D659E"/>
    <w:rsid w:val="005D733F"/>
    <w:rsid w:val="005E16A7"/>
    <w:rsid w:val="005E1E93"/>
    <w:rsid w:val="005E600B"/>
    <w:rsid w:val="005E7730"/>
    <w:rsid w:val="005F0035"/>
    <w:rsid w:val="005F03D7"/>
    <w:rsid w:val="005F043F"/>
    <w:rsid w:val="005F1BB0"/>
    <w:rsid w:val="005F1E64"/>
    <w:rsid w:val="005F3EF3"/>
    <w:rsid w:val="005F4498"/>
    <w:rsid w:val="005F4C62"/>
    <w:rsid w:val="005F7C4B"/>
    <w:rsid w:val="0060118A"/>
    <w:rsid w:val="00602940"/>
    <w:rsid w:val="006036BF"/>
    <w:rsid w:val="00603B5A"/>
    <w:rsid w:val="006043BA"/>
    <w:rsid w:val="006047D4"/>
    <w:rsid w:val="00604A1A"/>
    <w:rsid w:val="00605A17"/>
    <w:rsid w:val="006075C5"/>
    <w:rsid w:val="00611E8D"/>
    <w:rsid w:val="00614D22"/>
    <w:rsid w:val="0061530C"/>
    <w:rsid w:val="00615AC6"/>
    <w:rsid w:val="00615ED5"/>
    <w:rsid w:val="006160D4"/>
    <w:rsid w:val="00616FC0"/>
    <w:rsid w:val="006171D5"/>
    <w:rsid w:val="006172F0"/>
    <w:rsid w:val="00617A70"/>
    <w:rsid w:val="00617CE5"/>
    <w:rsid w:val="006207F5"/>
    <w:rsid w:val="00621263"/>
    <w:rsid w:val="00621AC3"/>
    <w:rsid w:val="006223DF"/>
    <w:rsid w:val="00622DBB"/>
    <w:rsid w:val="006240B8"/>
    <w:rsid w:val="00625639"/>
    <w:rsid w:val="00625CA4"/>
    <w:rsid w:val="006260CC"/>
    <w:rsid w:val="006319DB"/>
    <w:rsid w:val="00632C43"/>
    <w:rsid w:val="00632DB5"/>
    <w:rsid w:val="006331D1"/>
    <w:rsid w:val="006378B4"/>
    <w:rsid w:val="00640577"/>
    <w:rsid w:val="006461DE"/>
    <w:rsid w:val="0064676E"/>
    <w:rsid w:val="006472FE"/>
    <w:rsid w:val="0064759A"/>
    <w:rsid w:val="006525B2"/>
    <w:rsid w:val="00652759"/>
    <w:rsid w:val="006539DF"/>
    <w:rsid w:val="00653CD6"/>
    <w:rsid w:val="00656C48"/>
    <w:rsid w:val="00656F4F"/>
    <w:rsid w:val="0066016B"/>
    <w:rsid w:val="00662F2E"/>
    <w:rsid w:val="00665930"/>
    <w:rsid w:val="006669CA"/>
    <w:rsid w:val="00666A6B"/>
    <w:rsid w:val="00666F46"/>
    <w:rsid w:val="006702F5"/>
    <w:rsid w:val="00671FA7"/>
    <w:rsid w:val="00672FB1"/>
    <w:rsid w:val="0067324E"/>
    <w:rsid w:val="00680FCB"/>
    <w:rsid w:val="00681D08"/>
    <w:rsid w:val="006825EF"/>
    <w:rsid w:val="00682971"/>
    <w:rsid w:val="00683511"/>
    <w:rsid w:val="00684071"/>
    <w:rsid w:val="00684DE0"/>
    <w:rsid w:val="00684F98"/>
    <w:rsid w:val="0068523A"/>
    <w:rsid w:val="0068523F"/>
    <w:rsid w:val="0068580D"/>
    <w:rsid w:val="00685E08"/>
    <w:rsid w:val="0068665A"/>
    <w:rsid w:val="00687903"/>
    <w:rsid w:val="00691206"/>
    <w:rsid w:val="0069171F"/>
    <w:rsid w:val="006928DD"/>
    <w:rsid w:val="00695627"/>
    <w:rsid w:val="0069714C"/>
    <w:rsid w:val="00697632"/>
    <w:rsid w:val="006979D3"/>
    <w:rsid w:val="006A3FA9"/>
    <w:rsid w:val="006A4D65"/>
    <w:rsid w:val="006A6F77"/>
    <w:rsid w:val="006A7185"/>
    <w:rsid w:val="006A77DB"/>
    <w:rsid w:val="006B0740"/>
    <w:rsid w:val="006B375C"/>
    <w:rsid w:val="006B3966"/>
    <w:rsid w:val="006B6213"/>
    <w:rsid w:val="006C02D4"/>
    <w:rsid w:val="006C1F05"/>
    <w:rsid w:val="006C3A2C"/>
    <w:rsid w:val="006C457D"/>
    <w:rsid w:val="006C5FEB"/>
    <w:rsid w:val="006C6248"/>
    <w:rsid w:val="006C72C1"/>
    <w:rsid w:val="006D13E8"/>
    <w:rsid w:val="006D250F"/>
    <w:rsid w:val="006D2854"/>
    <w:rsid w:val="006D29E5"/>
    <w:rsid w:val="006D3737"/>
    <w:rsid w:val="006D3B56"/>
    <w:rsid w:val="006E065F"/>
    <w:rsid w:val="006E06AA"/>
    <w:rsid w:val="006E09FD"/>
    <w:rsid w:val="006E1C86"/>
    <w:rsid w:val="006E21C1"/>
    <w:rsid w:val="006E275E"/>
    <w:rsid w:val="006E33E5"/>
    <w:rsid w:val="006F0C77"/>
    <w:rsid w:val="006F29ED"/>
    <w:rsid w:val="006F5ED9"/>
    <w:rsid w:val="006F5FA5"/>
    <w:rsid w:val="006F61AC"/>
    <w:rsid w:val="006F7A7A"/>
    <w:rsid w:val="00702AD0"/>
    <w:rsid w:val="00706DD4"/>
    <w:rsid w:val="00712718"/>
    <w:rsid w:val="00713D70"/>
    <w:rsid w:val="007153D2"/>
    <w:rsid w:val="00716CAA"/>
    <w:rsid w:val="007178E1"/>
    <w:rsid w:val="007219AE"/>
    <w:rsid w:val="00725034"/>
    <w:rsid w:val="007250EA"/>
    <w:rsid w:val="007258B5"/>
    <w:rsid w:val="00725936"/>
    <w:rsid w:val="00725B78"/>
    <w:rsid w:val="007268AA"/>
    <w:rsid w:val="00726C4B"/>
    <w:rsid w:val="00727CFF"/>
    <w:rsid w:val="007315F5"/>
    <w:rsid w:val="00731824"/>
    <w:rsid w:val="00733E0B"/>
    <w:rsid w:val="00736716"/>
    <w:rsid w:val="00737312"/>
    <w:rsid w:val="00737F0A"/>
    <w:rsid w:val="00743962"/>
    <w:rsid w:val="0074551F"/>
    <w:rsid w:val="007457C0"/>
    <w:rsid w:val="007469E2"/>
    <w:rsid w:val="00746FF8"/>
    <w:rsid w:val="00747147"/>
    <w:rsid w:val="00750280"/>
    <w:rsid w:val="00750D5B"/>
    <w:rsid w:val="007510C4"/>
    <w:rsid w:val="0075133B"/>
    <w:rsid w:val="00751ABE"/>
    <w:rsid w:val="00752AE9"/>
    <w:rsid w:val="0075315D"/>
    <w:rsid w:val="007532A4"/>
    <w:rsid w:val="007546DE"/>
    <w:rsid w:val="007552AD"/>
    <w:rsid w:val="007557FD"/>
    <w:rsid w:val="0075591B"/>
    <w:rsid w:val="00756E9C"/>
    <w:rsid w:val="0075758B"/>
    <w:rsid w:val="00760165"/>
    <w:rsid w:val="00762404"/>
    <w:rsid w:val="007636E4"/>
    <w:rsid w:val="0076406D"/>
    <w:rsid w:val="0076455D"/>
    <w:rsid w:val="00764611"/>
    <w:rsid w:val="007648A4"/>
    <w:rsid w:val="00764C43"/>
    <w:rsid w:val="00766154"/>
    <w:rsid w:val="00771327"/>
    <w:rsid w:val="007717D5"/>
    <w:rsid w:val="00772E5B"/>
    <w:rsid w:val="00777300"/>
    <w:rsid w:val="007814EB"/>
    <w:rsid w:val="0078166D"/>
    <w:rsid w:val="00782C02"/>
    <w:rsid w:val="007834E1"/>
    <w:rsid w:val="00783AFF"/>
    <w:rsid w:val="0078401B"/>
    <w:rsid w:val="00785482"/>
    <w:rsid w:val="00785C73"/>
    <w:rsid w:val="007911C9"/>
    <w:rsid w:val="007912DA"/>
    <w:rsid w:val="00791B49"/>
    <w:rsid w:val="00792CD2"/>
    <w:rsid w:val="00793156"/>
    <w:rsid w:val="0079529C"/>
    <w:rsid w:val="007A16EE"/>
    <w:rsid w:val="007A1A85"/>
    <w:rsid w:val="007A1DEC"/>
    <w:rsid w:val="007A28F1"/>
    <w:rsid w:val="007A319D"/>
    <w:rsid w:val="007A38E1"/>
    <w:rsid w:val="007A6C40"/>
    <w:rsid w:val="007A7347"/>
    <w:rsid w:val="007B052D"/>
    <w:rsid w:val="007B305A"/>
    <w:rsid w:val="007B549C"/>
    <w:rsid w:val="007B661C"/>
    <w:rsid w:val="007C0C9A"/>
    <w:rsid w:val="007C1333"/>
    <w:rsid w:val="007C2038"/>
    <w:rsid w:val="007C45E0"/>
    <w:rsid w:val="007C494D"/>
    <w:rsid w:val="007C572C"/>
    <w:rsid w:val="007C6B90"/>
    <w:rsid w:val="007C6D86"/>
    <w:rsid w:val="007C7F39"/>
    <w:rsid w:val="007D105C"/>
    <w:rsid w:val="007D105D"/>
    <w:rsid w:val="007D1492"/>
    <w:rsid w:val="007D1C4F"/>
    <w:rsid w:val="007D1D5C"/>
    <w:rsid w:val="007D2B78"/>
    <w:rsid w:val="007D354A"/>
    <w:rsid w:val="007D4099"/>
    <w:rsid w:val="007D4FE6"/>
    <w:rsid w:val="007D5B12"/>
    <w:rsid w:val="007D7434"/>
    <w:rsid w:val="007D763D"/>
    <w:rsid w:val="007E13FD"/>
    <w:rsid w:val="007E22B6"/>
    <w:rsid w:val="007E253F"/>
    <w:rsid w:val="007E5584"/>
    <w:rsid w:val="007E6250"/>
    <w:rsid w:val="007E6434"/>
    <w:rsid w:val="007E7C1B"/>
    <w:rsid w:val="007E7EA9"/>
    <w:rsid w:val="007F2E87"/>
    <w:rsid w:val="007F42F4"/>
    <w:rsid w:val="007F6D01"/>
    <w:rsid w:val="007F7B32"/>
    <w:rsid w:val="007F7F3E"/>
    <w:rsid w:val="0080035A"/>
    <w:rsid w:val="00802AB2"/>
    <w:rsid w:val="00803ED0"/>
    <w:rsid w:val="00804BCA"/>
    <w:rsid w:val="00805187"/>
    <w:rsid w:val="00806B2A"/>
    <w:rsid w:val="00806DD5"/>
    <w:rsid w:val="00811F7C"/>
    <w:rsid w:val="008125BA"/>
    <w:rsid w:val="00812621"/>
    <w:rsid w:val="00814F62"/>
    <w:rsid w:val="008154FB"/>
    <w:rsid w:val="008158ED"/>
    <w:rsid w:val="00820127"/>
    <w:rsid w:val="008206F3"/>
    <w:rsid w:val="00821C9A"/>
    <w:rsid w:val="008230DC"/>
    <w:rsid w:val="008238BB"/>
    <w:rsid w:val="008258ED"/>
    <w:rsid w:val="00827E97"/>
    <w:rsid w:val="0083022F"/>
    <w:rsid w:val="008304F1"/>
    <w:rsid w:val="00831D86"/>
    <w:rsid w:val="00832BE9"/>
    <w:rsid w:val="00832EBB"/>
    <w:rsid w:val="00834A69"/>
    <w:rsid w:val="00835D0E"/>
    <w:rsid w:val="008364F1"/>
    <w:rsid w:val="00837580"/>
    <w:rsid w:val="00837A06"/>
    <w:rsid w:val="00837FEC"/>
    <w:rsid w:val="00846757"/>
    <w:rsid w:val="00847A31"/>
    <w:rsid w:val="00850521"/>
    <w:rsid w:val="0085089D"/>
    <w:rsid w:val="00852F10"/>
    <w:rsid w:val="00854E1D"/>
    <w:rsid w:val="008557C9"/>
    <w:rsid w:val="00855CF3"/>
    <w:rsid w:val="0085619E"/>
    <w:rsid w:val="008568E0"/>
    <w:rsid w:val="00856A15"/>
    <w:rsid w:val="00857AD0"/>
    <w:rsid w:val="008614E8"/>
    <w:rsid w:val="0086192F"/>
    <w:rsid w:val="008621B7"/>
    <w:rsid w:val="00862A4D"/>
    <w:rsid w:val="008634FC"/>
    <w:rsid w:val="008647E5"/>
    <w:rsid w:val="008666A7"/>
    <w:rsid w:val="0087056D"/>
    <w:rsid w:val="00870C81"/>
    <w:rsid w:val="00870CEB"/>
    <w:rsid w:val="008711FF"/>
    <w:rsid w:val="00872D4C"/>
    <w:rsid w:val="00873731"/>
    <w:rsid w:val="008759A4"/>
    <w:rsid w:val="00875AA6"/>
    <w:rsid w:val="00875B44"/>
    <w:rsid w:val="00877B28"/>
    <w:rsid w:val="00880773"/>
    <w:rsid w:val="00881571"/>
    <w:rsid w:val="00882334"/>
    <w:rsid w:val="00884CFF"/>
    <w:rsid w:val="0088529F"/>
    <w:rsid w:val="00885B03"/>
    <w:rsid w:val="00885CB0"/>
    <w:rsid w:val="00886725"/>
    <w:rsid w:val="00886AF7"/>
    <w:rsid w:val="00886C68"/>
    <w:rsid w:val="0088752B"/>
    <w:rsid w:val="00892250"/>
    <w:rsid w:val="00892A56"/>
    <w:rsid w:val="00894FC0"/>
    <w:rsid w:val="00896AA4"/>
    <w:rsid w:val="0089702C"/>
    <w:rsid w:val="008A17B5"/>
    <w:rsid w:val="008A1891"/>
    <w:rsid w:val="008A2087"/>
    <w:rsid w:val="008A4A8C"/>
    <w:rsid w:val="008A729A"/>
    <w:rsid w:val="008B07D6"/>
    <w:rsid w:val="008B43E1"/>
    <w:rsid w:val="008B6771"/>
    <w:rsid w:val="008B6CAF"/>
    <w:rsid w:val="008C1FEC"/>
    <w:rsid w:val="008C4386"/>
    <w:rsid w:val="008C453E"/>
    <w:rsid w:val="008C4F50"/>
    <w:rsid w:val="008C5073"/>
    <w:rsid w:val="008C584C"/>
    <w:rsid w:val="008C5CD8"/>
    <w:rsid w:val="008C689E"/>
    <w:rsid w:val="008C6BFE"/>
    <w:rsid w:val="008D12A3"/>
    <w:rsid w:val="008D3DB5"/>
    <w:rsid w:val="008D5221"/>
    <w:rsid w:val="008D57FC"/>
    <w:rsid w:val="008E10FD"/>
    <w:rsid w:val="008E3B48"/>
    <w:rsid w:val="008E5258"/>
    <w:rsid w:val="008E5B44"/>
    <w:rsid w:val="008E6053"/>
    <w:rsid w:val="008E7B64"/>
    <w:rsid w:val="008E7FC3"/>
    <w:rsid w:val="008F16BA"/>
    <w:rsid w:val="008F4873"/>
    <w:rsid w:val="008F4B12"/>
    <w:rsid w:val="008F4B7C"/>
    <w:rsid w:val="008F4C82"/>
    <w:rsid w:val="008F6580"/>
    <w:rsid w:val="008F79C8"/>
    <w:rsid w:val="009011F8"/>
    <w:rsid w:val="00901679"/>
    <w:rsid w:val="00901995"/>
    <w:rsid w:val="00903D90"/>
    <w:rsid w:val="00904B83"/>
    <w:rsid w:val="00905222"/>
    <w:rsid w:val="00905640"/>
    <w:rsid w:val="00906AE1"/>
    <w:rsid w:val="009071D2"/>
    <w:rsid w:val="0090745B"/>
    <w:rsid w:val="009110F7"/>
    <w:rsid w:val="00911450"/>
    <w:rsid w:val="00913B2C"/>
    <w:rsid w:val="00915B14"/>
    <w:rsid w:val="00917979"/>
    <w:rsid w:val="009221C0"/>
    <w:rsid w:val="009262BD"/>
    <w:rsid w:val="00926529"/>
    <w:rsid w:val="0092669D"/>
    <w:rsid w:val="009307B6"/>
    <w:rsid w:val="00931B32"/>
    <w:rsid w:val="00931D0F"/>
    <w:rsid w:val="009368C6"/>
    <w:rsid w:val="00936F63"/>
    <w:rsid w:val="00937438"/>
    <w:rsid w:val="00940252"/>
    <w:rsid w:val="00941271"/>
    <w:rsid w:val="00941BA2"/>
    <w:rsid w:val="00941DC6"/>
    <w:rsid w:val="00942C68"/>
    <w:rsid w:val="00943BED"/>
    <w:rsid w:val="009448AC"/>
    <w:rsid w:val="00944CDE"/>
    <w:rsid w:val="00945C83"/>
    <w:rsid w:val="00946520"/>
    <w:rsid w:val="0094693F"/>
    <w:rsid w:val="00950514"/>
    <w:rsid w:val="00951003"/>
    <w:rsid w:val="0095276E"/>
    <w:rsid w:val="00952C6E"/>
    <w:rsid w:val="0095357F"/>
    <w:rsid w:val="00953E70"/>
    <w:rsid w:val="00954837"/>
    <w:rsid w:val="0095564A"/>
    <w:rsid w:val="00957045"/>
    <w:rsid w:val="00960023"/>
    <w:rsid w:val="00960F93"/>
    <w:rsid w:val="0096266C"/>
    <w:rsid w:val="00963151"/>
    <w:rsid w:val="009636F1"/>
    <w:rsid w:val="0096448A"/>
    <w:rsid w:val="00964EFA"/>
    <w:rsid w:val="00967F90"/>
    <w:rsid w:val="00970D80"/>
    <w:rsid w:val="00970E08"/>
    <w:rsid w:val="00971590"/>
    <w:rsid w:val="00971D0C"/>
    <w:rsid w:val="009734DD"/>
    <w:rsid w:val="00973725"/>
    <w:rsid w:val="009737C6"/>
    <w:rsid w:val="009764AA"/>
    <w:rsid w:val="00976BCC"/>
    <w:rsid w:val="00976F9B"/>
    <w:rsid w:val="00977567"/>
    <w:rsid w:val="00977A86"/>
    <w:rsid w:val="00980DC4"/>
    <w:rsid w:val="0098222C"/>
    <w:rsid w:val="00982DA5"/>
    <w:rsid w:val="00987E22"/>
    <w:rsid w:val="00987E3F"/>
    <w:rsid w:val="00990844"/>
    <w:rsid w:val="00992477"/>
    <w:rsid w:val="00992E4D"/>
    <w:rsid w:val="009943A2"/>
    <w:rsid w:val="00994BD1"/>
    <w:rsid w:val="009956C5"/>
    <w:rsid w:val="00996D56"/>
    <w:rsid w:val="00997220"/>
    <w:rsid w:val="009A08C4"/>
    <w:rsid w:val="009A1386"/>
    <w:rsid w:val="009A204C"/>
    <w:rsid w:val="009A24D1"/>
    <w:rsid w:val="009A2BE6"/>
    <w:rsid w:val="009A48DD"/>
    <w:rsid w:val="009A4D17"/>
    <w:rsid w:val="009A683B"/>
    <w:rsid w:val="009B0795"/>
    <w:rsid w:val="009B0D2E"/>
    <w:rsid w:val="009B2375"/>
    <w:rsid w:val="009B3284"/>
    <w:rsid w:val="009B404A"/>
    <w:rsid w:val="009B4502"/>
    <w:rsid w:val="009B4A0C"/>
    <w:rsid w:val="009B4BCA"/>
    <w:rsid w:val="009B4DB1"/>
    <w:rsid w:val="009B7535"/>
    <w:rsid w:val="009C06AD"/>
    <w:rsid w:val="009C18DB"/>
    <w:rsid w:val="009C1FAF"/>
    <w:rsid w:val="009C25E4"/>
    <w:rsid w:val="009C4542"/>
    <w:rsid w:val="009C4A4D"/>
    <w:rsid w:val="009C5A06"/>
    <w:rsid w:val="009C615A"/>
    <w:rsid w:val="009C7FC0"/>
    <w:rsid w:val="009D00B9"/>
    <w:rsid w:val="009D0DA5"/>
    <w:rsid w:val="009D1376"/>
    <w:rsid w:val="009D19C0"/>
    <w:rsid w:val="009D325E"/>
    <w:rsid w:val="009D377A"/>
    <w:rsid w:val="009D4085"/>
    <w:rsid w:val="009D6583"/>
    <w:rsid w:val="009E0353"/>
    <w:rsid w:val="009E03F7"/>
    <w:rsid w:val="009E0706"/>
    <w:rsid w:val="009E0A0A"/>
    <w:rsid w:val="009E3200"/>
    <w:rsid w:val="009E449F"/>
    <w:rsid w:val="009E5139"/>
    <w:rsid w:val="009E60C1"/>
    <w:rsid w:val="009F0592"/>
    <w:rsid w:val="009F0DED"/>
    <w:rsid w:val="009F11B1"/>
    <w:rsid w:val="009F1502"/>
    <w:rsid w:val="009F159E"/>
    <w:rsid w:val="009F43DF"/>
    <w:rsid w:val="009F62AB"/>
    <w:rsid w:val="00A0042E"/>
    <w:rsid w:val="00A00786"/>
    <w:rsid w:val="00A01439"/>
    <w:rsid w:val="00A033A8"/>
    <w:rsid w:val="00A05D14"/>
    <w:rsid w:val="00A06B1D"/>
    <w:rsid w:val="00A105B9"/>
    <w:rsid w:val="00A11E0A"/>
    <w:rsid w:val="00A13327"/>
    <w:rsid w:val="00A13D79"/>
    <w:rsid w:val="00A13E9D"/>
    <w:rsid w:val="00A14009"/>
    <w:rsid w:val="00A172F3"/>
    <w:rsid w:val="00A212FB"/>
    <w:rsid w:val="00A214F4"/>
    <w:rsid w:val="00A21772"/>
    <w:rsid w:val="00A21EE7"/>
    <w:rsid w:val="00A244DD"/>
    <w:rsid w:val="00A24993"/>
    <w:rsid w:val="00A24F76"/>
    <w:rsid w:val="00A26833"/>
    <w:rsid w:val="00A31188"/>
    <w:rsid w:val="00A319DA"/>
    <w:rsid w:val="00A3231D"/>
    <w:rsid w:val="00A34A19"/>
    <w:rsid w:val="00A36EA3"/>
    <w:rsid w:val="00A41599"/>
    <w:rsid w:val="00A42219"/>
    <w:rsid w:val="00A43571"/>
    <w:rsid w:val="00A437FB"/>
    <w:rsid w:val="00A4398B"/>
    <w:rsid w:val="00A454FA"/>
    <w:rsid w:val="00A502B3"/>
    <w:rsid w:val="00A523A6"/>
    <w:rsid w:val="00A53E29"/>
    <w:rsid w:val="00A549B5"/>
    <w:rsid w:val="00A550B6"/>
    <w:rsid w:val="00A56F6B"/>
    <w:rsid w:val="00A607EC"/>
    <w:rsid w:val="00A6104D"/>
    <w:rsid w:val="00A63D60"/>
    <w:rsid w:val="00A63F55"/>
    <w:rsid w:val="00A642E6"/>
    <w:rsid w:val="00A64D81"/>
    <w:rsid w:val="00A64F77"/>
    <w:rsid w:val="00A65361"/>
    <w:rsid w:val="00A67DB3"/>
    <w:rsid w:val="00A70426"/>
    <w:rsid w:val="00A70AF5"/>
    <w:rsid w:val="00A71799"/>
    <w:rsid w:val="00A72095"/>
    <w:rsid w:val="00A73209"/>
    <w:rsid w:val="00A73F1C"/>
    <w:rsid w:val="00A74D8E"/>
    <w:rsid w:val="00A7518B"/>
    <w:rsid w:val="00A76C59"/>
    <w:rsid w:val="00A810F0"/>
    <w:rsid w:val="00A81718"/>
    <w:rsid w:val="00A8325C"/>
    <w:rsid w:val="00A85380"/>
    <w:rsid w:val="00A86084"/>
    <w:rsid w:val="00A90347"/>
    <w:rsid w:val="00A90836"/>
    <w:rsid w:val="00A91583"/>
    <w:rsid w:val="00A92068"/>
    <w:rsid w:val="00A931C9"/>
    <w:rsid w:val="00A938A8"/>
    <w:rsid w:val="00A94754"/>
    <w:rsid w:val="00A9584C"/>
    <w:rsid w:val="00A95CCE"/>
    <w:rsid w:val="00A96968"/>
    <w:rsid w:val="00A97872"/>
    <w:rsid w:val="00AA0400"/>
    <w:rsid w:val="00AA04F8"/>
    <w:rsid w:val="00AA06DE"/>
    <w:rsid w:val="00AA0C71"/>
    <w:rsid w:val="00AA1DD9"/>
    <w:rsid w:val="00AA3075"/>
    <w:rsid w:val="00AA31A7"/>
    <w:rsid w:val="00AA3497"/>
    <w:rsid w:val="00AA59E3"/>
    <w:rsid w:val="00AA5DB6"/>
    <w:rsid w:val="00AA735F"/>
    <w:rsid w:val="00AB2336"/>
    <w:rsid w:val="00AB2C50"/>
    <w:rsid w:val="00AB2F39"/>
    <w:rsid w:val="00AB3690"/>
    <w:rsid w:val="00AB4503"/>
    <w:rsid w:val="00AB5275"/>
    <w:rsid w:val="00AB6E9C"/>
    <w:rsid w:val="00AB7D72"/>
    <w:rsid w:val="00AC0759"/>
    <w:rsid w:val="00AC21A5"/>
    <w:rsid w:val="00AC2338"/>
    <w:rsid w:val="00AC2BD0"/>
    <w:rsid w:val="00AC4F08"/>
    <w:rsid w:val="00AC5267"/>
    <w:rsid w:val="00AC5A64"/>
    <w:rsid w:val="00AD0980"/>
    <w:rsid w:val="00AD10E1"/>
    <w:rsid w:val="00AD155F"/>
    <w:rsid w:val="00AD26F0"/>
    <w:rsid w:val="00AD33B7"/>
    <w:rsid w:val="00AD41EE"/>
    <w:rsid w:val="00AD7119"/>
    <w:rsid w:val="00AD79E2"/>
    <w:rsid w:val="00AE0718"/>
    <w:rsid w:val="00AE4A70"/>
    <w:rsid w:val="00AE588A"/>
    <w:rsid w:val="00AE5C9D"/>
    <w:rsid w:val="00AE6169"/>
    <w:rsid w:val="00AF0031"/>
    <w:rsid w:val="00AF4616"/>
    <w:rsid w:val="00AF581F"/>
    <w:rsid w:val="00AF6A87"/>
    <w:rsid w:val="00B00552"/>
    <w:rsid w:val="00B02308"/>
    <w:rsid w:val="00B0321A"/>
    <w:rsid w:val="00B121A9"/>
    <w:rsid w:val="00B12239"/>
    <w:rsid w:val="00B133BF"/>
    <w:rsid w:val="00B166D1"/>
    <w:rsid w:val="00B17D8B"/>
    <w:rsid w:val="00B2015D"/>
    <w:rsid w:val="00B20A9C"/>
    <w:rsid w:val="00B24255"/>
    <w:rsid w:val="00B245FD"/>
    <w:rsid w:val="00B2509D"/>
    <w:rsid w:val="00B25145"/>
    <w:rsid w:val="00B26C3D"/>
    <w:rsid w:val="00B276ED"/>
    <w:rsid w:val="00B32F26"/>
    <w:rsid w:val="00B346E9"/>
    <w:rsid w:val="00B3637F"/>
    <w:rsid w:val="00B364D8"/>
    <w:rsid w:val="00B37D02"/>
    <w:rsid w:val="00B4233D"/>
    <w:rsid w:val="00B4302E"/>
    <w:rsid w:val="00B44FB5"/>
    <w:rsid w:val="00B45AD2"/>
    <w:rsid w:val="00B45CBB"/>
    <w:rsid w:val="00B46AD4"/>
    <w:rsid w:val="00B47077"/>
    <w:rsid w:val="00B50A99"/>
    <w:rsid w:val="00B5165D"/>
    <w:rsid w:val="00B531AF"/>
    <w:rsid w:val="00B535B6"/>
    <w:rsid w:val="00B55154"/>
    <w:rsid w:val="00B561E5"/>
    <w:rsid w:val="00B5668E"/>
    <w:rsid w:val="00B62127"/>
    <w:rsid w:val="00B664DC"/>
    <w:rsid w:val="00B66949"/>
    <w:rsid w:val="00B670B0"/>
    <w:rsid w:val="00B67B04"/>
    <w:rsid w:val="00B70226"/>
    <w:rsid w:val="00B71082"/>
    <w:rsid w:val="00B71099"/>
    <w:rsid w:val="00B72E9C"/>
    <w:rsid w:val="00B77A6D"/>
    <w:rsid w:val="00B80AA0"/>
    <w:rsid w:val="00B83134"/>
    <w:rsid w:val="00B87EB7"/>
    <w:rsid w:val="00B90632"/>
    <w:rsid w:val="00B9394B"/>
    <w:rsid w:val="00B94165"/>
    <w:rsid w:val="00B95396"/>
    <w:rsid w:val="00B95913"/>
    <w:rsid w:val="00B96B46"/>
    <w:rsid w:val="00B975C6"/>
    <w:rsid w:val="00BA2E18"/>
    <w:rsid w:val="00BA2F35"/>
    <w:rsid w:val="00BA3CB9"/>
    <w:rsid w:val="00BA61AE"/>
    <w:rsid w:val="00BB09BF"/>
    <w:rsid w:val="00BB1BDE"/>
    <w:rsid w:val="00BB3E08"/>
    <w:rsid w:val="00BB4A5C"/>
    <w:rsid w:val="00BB63A1"/>
    <w:rsid w:val="00BB643F"/>
    <w:rsid w:val="00BC2A40"/>
    <w:rsid w:val="00BC32A9"/>
    <w:rsid w:val="00BC57DB"/>
    <w:rsid w:val="00BC58C5"/>
    <w:rsid w:val="00BD133F"/>
    <w:rsid w:val="00BD19D7"/>
    <w:rsid w:val="00BD2693"/>
    <w:rsid w:val="00BD3A25"/>
    <w:rsid w:val="00BD3DFD"/>
    <w:rsid w:val="00BD57E6"/>
    <w:rsid w:val="00BD6B68"/>
    <w:rsid w:val="00BE0AD6"/>
    <w:rsid w:val="00BE26A2"/>
    <w:rsid w:val="00BE2FBA"/>
    <w:rsid w:val="00BE39E6"/>
    <w:rsid w:val="00BE4539"/>
    <w:rsid w:val="00BE59A6"/>
    <w:rsid w:val="00BE712D"/>
    <w:rsid w:val="00BF02D3"/>
    <w:rsid w:val="00BF0706"/>
    <w:rsid w:val="00BF0DA2"/>
    <w:rsid w:val="00BF3D6B"/>
    <w:rsid w:val="00BF49D2"/>
    <w:rsid w:val="00C03033"/>
    <w:rsid w:val="00C0519C"/>
    <w:rsid w:val="00C05A01"/>
    <w:rsid w:val="00C0774E"/>
    <w:rsid w:val="00C10820"/>
    <w:rsid w:val="00C114F2"/>
    <w:rsid w:val="00C11600"/>
    <w:rsid w:val="00C14AA7"/>
    <w:rsid w:val="00C15877"/>
    <w:rsid w:val="00C1607E"/>
    <w:rsid w:val="00C16336"/>
    <w:rsid w:val="00C167A4"/>
    <w:rsid w:val="00C168D3"/>
    <w:rsid w:val="00C16B75"/>
    <w:rsid w:val="00C16E0C"/>
    <w:rsid w:val="00C17FE5"/>
    <w:rsid w:val="00C21254"/>
    <w:rsid w:val="00C23B1C"/>
    <w:rsid w:val="00C2620F"/>
    <w:rsid w:val="00C267B5"/>
    <w:rsid w:val="00C27519"/>
    <w:rsid w:val="00C31329"/>
    <w:rsid w:val="00C3456E"/>
    <w:rsid w:val="00C34789"/>
    <w:rsid w:val="00C34B85"/>
    <w:rsid w:val="00C373EA"/>
    <w:rsid w:val="00C37A89"/>
    <w:rsid w:val="00C41246"/>
    <w:rsid w:val="00C41C2E"/>
    <w:rsid w:val="00C42B24"/>
    <w:rsid w:val="00C44315"/>
    <w:rsid w:val="00C44995"/>
    <w:rsid w:val="00C44FD2"/>
    <w:rsid w:val="00C47A63"/>
    <w:rsid w:val="00C50D86"/>
    <w:rsid w:val="00C51465"/>
    <w:rsid w:val="00C51D67"/>
    <w:rsid w:val="00C52E66"/>
    <w:rsid w:val="00C5491B"/>
    <w:rsid w:val="00C5724D"/>
    <w:rsid w:val="00C57528"/>
    <w:rsid w:val="00C60C34"/>
    <w:rsid w:val="00C6272E"/>
    <w:rsid w:val="00C630C0"/>
    <w:rsid w:val="00C63444"/>
    <w:rsid w:val="00C64A3E"/>
    <w:rsid w:val="00C65791"/>
    <w:rsid w:val="00C67053"/>
    <w:rsid w:val="00C709B2"/>
    <w:rsid w:val="00C725E0"/>
    <w:rsid w:val="00C7365D"/>
    <w:rsid w:val="00C77AD5"/>
    <w:rsid w:val="00C820A3"/>
    <w:rsid w:val="00C867CE"/>
    <w:rsid w:val="00C879CC"/>
    <w:rsid w:val="00C91675"/>
    <w:rsid w:val="00C924EE"/>
    <w:rsid w:val="00C92BDA"/>
    <w:rsid w:val="00C937E1"/>
    <w:rsid w:val="00C96B19"/>
    <w:rsid w:val="00C97B8D"/>
    <w:rsid w:val="00C97F07"/>
    <w:rsid w:val="00CA1AFF"/>
    <w:rsid w:val="00CA2E65"/>
    <w:rsid w:val="00CA5879"/>
    <w:rsid w:val="00CA659A"/>
    <w:rsid w:val="00CB085A"/>
    <w:rsid w:val="00CB1D1B"/>
    <w:rsid w:val="00CB1DBB"/>
    <w:rsid w:val="00CC00FD"/>
    <w:rsid w:val="00CC1C7F"/>
    <w:rsid w:val="00CC2479"/>
    <w:rsid w:val="00CC266F"/>
    <w:rsid w:val="00CC39B1"/>
    <w:rsid w:val="00CC44A5"/>
    <w:rsid w:val="00CC53DF"/>
    <w:rsid w:val="00CC5D28"/>
    <w:rsid w:val="00CC6687"/>
    <w:rsid w:val="00CC6AD9"/>
    <w:rsid w:val="00CC7669"/>
    <w:rsid w:val="00CD05D4"/>
    <w:rsid w:val="00CD0AB3"/>
    <w:rsid w:val="00CD1078"/>
    <w:rsid w:val="00CD15F6"/>
    <w:rsid w:val="00CD3443"/>
    <w:rsid w:val="00CD579C"/>
    <w:rsid w:val="00CD770D"/>
    <w:rsid w:val="00CD78FC"/>
    <w:rsid w:val="00CE0328"/>
    <w:rsid w:val="00CE0739"/>
    <w:rsid w:val="00CE11C1"/>
    <w:rsid w:val="00CE1961"/>
    <w:rsid w:val="00CE28AE"/>
    <w:rsid w:val="00CE29DF"/>
    <w:rsid w:val="00CE3FE8"/>
    <w:rsid w:val="00CE40E1"/>
    <w:rsid w:val="00CE4B64"/>
    <w:rsid w:val="00CF2220"/>
    <w:rsid w:val="00CF2E77"/>
    <w:rsid w:val="00CF320E"/>
    <w:rsid w:val="00CF4420"/>
    <w:rsid w:val="00CF4B92"/>
    <w:rsid w:val="00CF508A"/>
    <w:rsid w:val="00CF61B9"/>
    <w:rsid w:val="00CF7BC3"/>
    <w:rsid w:val="00D04FE2"/>
    <w:rsid w:val="00D05A37"/>
    <w:rsid w:val="00D10552"/>
    <w:rsid w:val="00D10FC8"/>
    <w:rsid w:val="00D11263"/>
    <w:rsid w:val="00D12B5E"/>
    <w:rsid w:val="00D12D3F"/>
    <w:rsid w:val="00D12D84"/>
    <w:rsid w:val="00D13731"/>
    <w:rsid w:val="00D13A3A"/>
    <w:rsid w:val="00D14C7B"/>
    <w:rsid w:val="00D14F4F"/>
    <w:rsid w:val="00D14F61"/>
    <w:rsid w:val="00D15F0F"/>
    <w:rsid w:val="00D17B3A"/>
    <w:rsid w:val="00D20BE1"/>
    <w:rsid w:val="00D21161"/>
    <w:rsid w:val="00D21FA1"/>
    <w:rsid w:val="00D22326"/>
    <w:rsid w:val="00D22FB4"/>
    <w:rsid w:val="00D246B5"/>
    <w:rsid w:val="00D24F17"/>
    <w:rsid w:val="00D2525F"/>
    <w:rsid w:val="00D254E2"/>
    <w:rsid w:val="00D266F0"/>
    <w:rsid w:val="00D27153"/>
    <w:rsid w:val="00D27B51"/>
    <w:rsid w:val="00D301B0"/>
    <w:rsid w:val="00D302B9"/>
    <w:rsid w:val="00D356D9"/>
    <w:rsid w:val="00D35966"/>
    <w:rsid w:val="00D40B06"/>
    <w:rsid w:val="00D433A0"/>
    <w:rsid w:val="00D43F49"/>
    <w:rsid w:val="00D444D7"/>
    <w:rsid w:val="00D51668"/>
    <w:rsid w:val="00D5488F"/>
    <w:rsid w:val="00D55B17"/>
    <w:rsid w:val="00D56593"/>
    <w:rsid w:val="00D57DE0"/>
    <w:rsid w:val="00D6328D"/>
    <w:rsid w:val="00D63A2B"/>
    <w:rsid w:val="00D63DF9"/>
    <w:rsid w:val="00D64E93"/>
    <w:rsid w:val="00D66331"/>
    <w:rsid w:val="00D669E8"/>
    <w:rsid w:val="00D66C4B"/>
    <w:rsid w:val="00D67F37"/>
    <w:rsid w:val="00D70085"/>
    <w:rsid w:val="00D7043E"/>
    <w:rsid w:val="00D708AA"/>
    <w:rsid w:val="00D71B04"/>
    <w:rsid w:val="00D71FA2"/>
    <w:rsid w:val="00D737D7"/>
    <w:rsid w:val="00D73A6E"/>
    <w:rsid w:val="00D77237"/>
    <w:rsid w:val="00D77EF8"/>
    <w:rsid w:val="00D84A20"/>
    <w:rsid w:val="00D84B55"/>
    <w:rsid w:val="00D84EBB"/>
    <w:rsid w:val="00D870F2"/>
    <w:rsid w:val="00D87867"/>
    <w:rsid w:val="00D90375"/>
    <w:rsid w:val="00D922C4"/>
    <w:rsid w:val="00D92780"/>
    <w:rsid w:val="00D944A3"/>
    <w:rsid w:val="00D94544"/>
    <w:rsid w:val="00D95543"/>
    <w:rsid w:val="00DA10D2"/>
    <w:rsid w:val="00DA127B"/>
    <w:rsid w:val="00DA1DB9"/>
    <w:rsid w:val="00DA27F1"/>
    <w:rsid w:val="00DA35EC"/>
    <w:rsid w:val="00DA43B7"/>
    <w:rsid w:val="00DA5462"/>
    <w:rsid w:val="00DA6358"/>
    <w:rsid w:val="00DA6B60"/>
    <w:rsid w:val="00DA759F"/>
    <w:rsid w:val="00DA7896"/>
    <w:rsid w:val="00DA7ABD"/>
    <w:rsid w:val="00DB372F"/>
    <w:rsid w:val="00DB5814"/>
    <w:rsid w:val="00DB5F12"/>
    <w:rsid w:val="00DC24B6"/>
    <w:rsid w:val="00DC32F5"/>
    <w:rsid w:val="00DD09FA"/>
    <w:rsid w:val="00DD107E"/>
    <w:rsid w:val="00DD1D31"/>
    <w:rsid w:val="00DD1E2B"/>
    <w:rsid w:val="00DD1EE0"/>
    <w:rsid w:val="00DD2174"/>
    <w:rsid w:val="00DD2C8C"/>
    <w:rsid w:val="00DD3767"/>
    <w:rsid w:val="00DD3BE7"/>
    <w:rsid w:val="00DD5A54"/>
    <w:rsid w:val="00DD69B5"/>
    <w:rsid w:val="00DD6D06"/>
    <w:rsid w:val="00DE0922"/>
    <w:rsid w:val="00DE2486"/>
    <w:rsid w:val="00DE3727"/>
    <w:rsid w:val="00DE3769"/>
    <w:rsid w:val="00DE3A1E"/>
    <w:rsid w:val="00DE5088"/>
    <w:rsid w:val="00DE5361"/>
    <w:rsid w:val="00DE5F27"/>
    <w:rsid w:val="00DE6725"/>
    <w:rsid w:val="00DE7E7B"/>
    <w:rsid w:val="00DF123C"/>
    <w:rsid w:val="00DF1E78"/>
    <w:rsid w:val="00DF3090"/>
    <w:rsid w:val="00DF48A3"/>
    <w:rsid w:val="00DF5577"/>
    <w:rsid w:val="00E0052B"/>
    <w:rsid w:val="00E00998"/>
    <w:rsid w:val="00E00FB5"/>
    <w:rsid w:val="00E016F9"/>
    <w:rsid w:val="00E02069"/>
    <w:rsid w:val="00E034C4"/>
    <w:rsid w:val="00E11958"/>
    <w:rsid w:val="00E11C84"/>
    <w:rsid w:val="00E13663"/>
    <w:rsid w:val="00E13D14"/>
    <w:rsid w:val="00E15B9C"/>
    <w:rsid w:val="00E160ED"/>
    <w:rsid w:val="00E167E2"/>
    <w:rsid w:val="00E175AA"/>
    <w:rsid w:val="00E2015A"/>
    <w:rsid w:val="00E204A4"/>
    <w:rsid w:val="00E22203"/>
    <w:rsid w:val="00E22376"/>
    <w:rsid w:val="00E22938"/>
    <w:rsid w:val="00E22C10"/>
    <w:rsid w:val="00E24D01"/>
    <w:rsid w:val="00E26281"/>
    <w:rsid w:val="00E271B4"/>
    <w:rsid w:val="00E27D1D"/>
    <w:rsid w:val="00E30B51"/>
    <w:rsid w:val="00E32172"/>
    <w:rsid w:val="00E34DC0"/>
    <w:rsid w:val="00E3598D"/>
    <w:rsid w:val="00E37BF6"/>
    <w:rsid w:val="00E40905"/>
    <w:rsid w:val="00E4403D"/>
    <w:rsid w:val="00E44BFD"/>
    <w:rsid w:val="00E457F2"/>
    <w:rsid w:val="00E45B17"/>
    <w:rsid w:val="00E465C9"/>
    <w:rsid w:val="00E5076F"/>
    <w:rsid w:val="00E52057"/>
    <w:rsid w:val="00E52A6F"/>
    <w:rsid w:val="00E563A9"/>
    <w:rsid w:val="00E56AAC"/>
    <w:rsid w:val="00E56DBF"/>
    <w:rsid w:val="00E606B6"/>
    <w:rsid w:val="00E60763"/>
    <w:rsid w:val="00E61E27"/>
    <w:rsid w:val="00E6209F"/>
    <w:rsid w:val="00E63516"/>
    <w:rsid w:val="00E67E18"/>
    <w:rsid w:val="00E706E9"/>
    <w:rsid w:val="00E7130B"/>
    <w:rsid w:val="00E745F9"/>
    <w:rsid w:val="00E75077"/>
    <w:rsid w:val="00E75D8E"/>
    <w:rsid w:val="00E76AD8"/>
    <w:rsid w:val="00E77237"/>
    <w:rsid w:val="00E77751"/>
    <w:rsid w:val="00E80F6F"/>
    <w:rsid w:val="00E82B2C"/>
    <w:rsid w:val="00E84F34"/>
    <w:rsid w:val="00E85719"/>
    <w:rsid w:val="00E85D24"/>
    <w:rsid w:val="00E85D5B"/>
    <w:rsid w:val="00E86F18"/>
    <w:rsid w:val="00E87375"/>
    <w:rsid w:val="00E87418"/>
    <w:rsid w:val="00E91C02"/>
    <w:rsid w:val="00E93625"/>
    <w:rsid w:val="00E940CF"/>
    <w:rsid w:val="00E94582"/>
    <w:rsid w:val="00E955EA"/>
    <w:rsid w:val="00E95FAE"/>
    <w:rsid w:val="00E97594"/>
    <w:rsid w:val="00E97F6D"/>
    <w:rsid w:val="00EA19AF"/>
    <w:rsid w:val="00EA3782"/>
    <w:rsid w:val="00EA4A28"/>
    <w:rsid w:val="00EA4E36"/>
    <w:rsid w:val="00EA4F15"/>
    <w:rsid w:val="00EA70CE"/>
    <w:rsid w:val="00EB1586"/>
    <w:rsid w:val="00EB1F45"/>
    <w:rsid w:val="00EB362D"/>
    <w:rsid w:val="00EB508D"/>
    <w:rsid w:val="00EB590E"/>
    <w:rsid w:val="00EB7A94"/>
    <w:rsid w:val="00EC0692"/>
    <w:rsid w:val="00EC069D"/>
    <w:rsid w:val="00EC104E"/>
    <w:rsid w:val="00EC3101"/>
    <w:rsid w:val="00EC4596"/>
    <w:rsid w:val="00EC69E3"/>
    <w:rsid w:val="00EC707F"/>
    <w:rsid w:val="00EC736A"/>
    <w:rsid w:val="00EC7D86"/>
    <w:rsid w:val="00ED12C3"/>
    <w:rsid w:val="00ED20CE"/>
    <w:rsid w:val="00ED3C6C"/>
    <w:rsid w:val="00ED7195"/>
    <w:rsid w:val="00ED79A0"/>
    <w:rsid w:val="00EE1907"/>
    <w:rsid w:val="00EE1D34"/>
    <w:rsid w:val="00EE2E7E"/>
    <w:rsid w:val="00EE2EC5"/>
    <w:rsid w:val="00EE4470"/>
    <w:rsid w:val="00EE561E"/>
    <w:rsid w:val="00EE5830"/>
    <w:rsid w:val="00EE5DFF"/>
    <w:rsid w:val="00EE67E1"/>
    <w:rsid w:val="00EE6E3E"/>
    <w:rsid w:val="00EF071F"/>
    <w:rsid w:val="00EF1675"/>
    <w:rsid w:val="00EF3281"/>
    <w:rsid w:val="00EF38CC"/>
    <w:rsid w:val="00EF57CE"/>
    <w:rsid w:val="00EF585E"/>
    <w:rsid w:val="00F00597"/>
    <w:rsid w:val="00F00D0B"/>
    <w:rsid w:val="00F01EBE"/>
    <w:rsid w:val="00F026D5"/>
    <w:rsid w:val="00F02EE6"/>
    <w:rsid w:val="00F0523A"/>
    <w:rsid w:val="00F05B73"/>
    <w:rsid w:val="00F066EC"/>
    <w:rsid w:val="00F076F1"/>
    <w:rsid w:val="00F12002"/>
    <w:rsid w:val="00F12E7A"/>
    <w:rsid w:val="00F1307F"/>
    <w:rsid w:val="00F1391D"/>
    <w:rsid w:val="00F1581E"/>
    <w:rsid w:val="00F15B40"/>
    <w:rsid w:val="00F17DA1"/>
    <w:rsid w:val="00F2018C"/>
    <w:rsid w:val="00F2077D"/>
    <w:rsid w:val="00F22564"/>
    <w:rsid w:val="00F30903"/>
    <w:rsid w:val="00F32C27"/>
    <w:rsid w:val="00F35F67"/>
    <w:rsid w:val="00F36C03"/>
    <w:rsid w:val="00F37AEB"/>
    <w:rsid w:val="00F37F8A"/>
    <w:rsid w:val="00F40A0F"/>
    <w:rsid w:val="00F42B87"/>
    <w:rsid w:val="00F431CB"/>
    <w:rsid w:val="00F43766"/>
    <w:rsid w:val="00F43B0F"/>
    <w:rsid w:val="00F442FD"/>
    <w:rsid w:val="00F4741A"/>
    <w:rsid w:val="00F4754E"/>
    <w:rsid w:val="00F475FA"/>
    <w:rsid w:val="00F476C8"/>
    <w:rsid w:val="00F51425"/>
    <w:rsid w:val="00F544F4"/>
    <w:rsid w:val="00F57121"/>
    <w:rsid w:val="00F57B06"/>
    <w:rsid w:val="00F57C51"/>
    <w:rsid w:val="00F6009D"/>
    <w:rsid w:val="00F6122F"/>
    <w:rsid w:val="00F6167D"/>
    <w:rsid w:val="00F61AC2"/>
    <w:rsid w:val="00F62235"/>
    <w:rsid w:val="00F62F50"/>
    <w:rsid w:val="00F6412A"/>
    <w:rsid w:val="00F6586D"/>
    <w:rsid w:val="00F66760"/>
    <w:rsid w:val="00F70C0A"/>
    <w:rsid w:val="00F71352"/>
    <w:rsid w:val="00F737F6"/>
    <w:rsid w:val="00F7385B"/>
    <w:rsid w:val="00F753F9"/>
    <w:rsid w:val="00F76CDC"/>
    <w:rsid w:val="00F84731"/>
    <w:rsid w:val="00F85E6C"/>
    <w:rsid w:val="00F87636"/>
    <w:rsid w:val="00F91179"/>
    <w:rsid w:val="00F91293"/>
    <w:rsid w:val="00F91B4A"/>
    <w:rsid w:val="00F93888"/>
    <w:rsid w:val="00F957BB"/>
    <w:rsid w:val="00F958AC"/>
    <w:rsid w:val="00F96B6C"/>
    <w:rsid w:val="00FA04CB"/>
    <w:rsid w:val="00FA05A8"/>
    <w:rsid w:val="00FA0D80"/>
    <w:rsid w:val="00FA301E"/>
    <w:rsid w:val="00FA4D52"/>
    <w:rsid w:val="00FA5F71"/>
    <w:rsid w:val="00FA6823"/>
    <w:rsid w:val="00FB05CC"/>
    <w:rsid w:val="00FB0768"/>
    <w:rsid w:val="00FB1CE5"/>
    <w:rsid w:val="00FB1CFD"/>
    <w:rsid w:val="00FB3263"/>
    <w:rsid w:val="00FC05A8"/>
    <w:rsid w:val="00FC1CC1"/>
    <w:rsid w:val="00FC25F1"/>
    <w:rsid w:val="00FC2621"/>
    <w:rsid w:val="00FC35E0"/>
    <w:rsid w:val="00FC4478"/>
    <w:rsid w:val="00FC4512"/>
    <w:rsid w:val="00FC4D14"/>
    <w:rsid w:val="00FC672F"/>
    <w:rsid w:val="00FC7DCD"/>
    <w:rsid w:val="00FD0857"/>
    <w:rsid w:val="00FD092C"/>
    <w:rsid w:val="00FD1AEF"/>
    <w:rsid w:val="00FD1C96"/>
    <w:rsid w:val="00FD5B07"/>
    <w:rsid w:val="00FE0169"/>
    <w:rsid w:val="00FE1BBD"/>
    <w:rsid w:val="00FE1D0C"/>
    <w:rsid w:val="00FE3C4D"/>
    <w:rsid w:val="00FE60D0"/>
    <w:rsid w:val="00FE6C5A"/>
    <w:rsid w:val="00FF050C"/>
    <w:rsid w:val="00FF0B43"/>
    <w:rsid w:val="00FF2116"/>
    <w:rsid w:val="00FF3A7A"/>
    <w:rsid w:val="00FF49F3"/>
    <w:rsid w:val="00FF53CE"/>
    <w:rsid w:val="00FF5D3A"/>
    <w:rsid w:val="00FF62BA"/>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E0A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6DE7"/>
    <w:pPr>
      <w:spacing w:line="460" w:lineRule="exact"/>
      <w:ind w:firstLineChars="200" w:firstLine="200"/>
      <w:jc w:val="both"/>
    </w:pPr>
    <w:rPr>
      <w:kern w:val="2"/>
      <w:sz w:val="24"/>
      <w:szCs w:val="24"/>
      <w:lang w:eastAsia="en-US"/>
    </w:rPr>
  </w:style>
  <w:style w:type="paragraph" w:styleId="10">
    <w:name w:val="heading 1"/>
    <w:basedOn w:val="a"/>
    <w:next w:val="2"/>
    <w:link w:val="11"/>
    <w:qFormat/>
    <w:rsid w:val="0089702C"/>
    <w:pPr>
      <w:keepNext/>
      <w:keepLines/>
      <w:spacing w:before="340" w:after="330" w:line="578" w:lineRule="auto"/>
      <w:outlineLvl w:val="0"/>
    </w:pPr>
    <w:rPr>
      <w:rFonts w:eastAsia="SimHei"/>
      <w:bCs/>
      <w:kern w:val="44"/>
      <w:sz w:val="30"/>
      <w:szCs w:val="44"/>
      <w:lang w:eastAsia="zh-CN"/>
    </w:rPr>
  </w:style>
  <w:style w:type="paragraph" w:styleId="2">
    <w:name w:val="heading 2"/>
    <w:basedOn w:val="10"/>
    <w:next w:val="a"/>
    <w:link w:val="20"/>
    <w:unhideWhenUsed/>
    <w:qFormat/>
    <w:rsid w:val="006A3FA9"/>
    <w:pPr>
      <w:spacing w:before="260" w:after="260" w:line="416" w:lineRule="auto"/>
      <w:outlineLvl w:val="1"/>
    </w:pPr>
    <w:rPr>
      <w:rFonts w:ascii="Calibri Light" w:hAnsi="Calibri Light"/>
      <w:bCs w:val="0"/>
      <w:sz w:val="28"/>
      <w:szCs w:val="32"/>
    </w:rPr>
  </w:style>
  <w:style w:type="paragraph" w:styleId="3">
    <w:name w:val="heading 3"/>
    <w:basedOn w:val="2"/>
    <w:next w:val="a"/>
    <w:link w:val="30"/>
    <w:unhideWhenUsed/>
    <w:qFormat/>
    <w:rsid w:val="00E63516"/>
    <w:pPr>
      <w:outlineLvl w:val="2"/>
    </w:pPr>
    <w:rPr>
      <w:bCs/>
      <w:sz w:val="24"/>
    </w:rPr>
  </w:style>
  <w:style w:type="paragraph" w:styleId="4">
    <w:name w:val="heading 4"/>
    <w:basedOn w:val="a"/>
    <w:next w:val="a"/>
    <w:link w:val="40"/>
    <w:uiPriority w:val="9"/>
    <w:unhideWhenUsed/>
    <w:qFormat/>
    <w:rsid w:val="00E63516"/>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字符"/>
    <w:link w:val="10"/>
    <w:rsid w:val="0089702C"/>
    <w:rPr>
      <w:rFonts w:eastAsia="SimHei"/>
      <w:bCs/>
      <w:kern w:val="44"/>
      <w:sz w:val="30"/>
      <w:szCs w:val="44"/>
      <w:lang w:eastAsia="zh-CN"/>
    </w:rPr>
  </w:style>
  <w:style w:type="paragraph" w:styleId="a3">
    <w:name w:val="Document Map"/>
    <w:basedOn w:val="a"/>
    <w:link w:val="a4"/>
    <w:uiPriority w:val="99"/>
    <w:semiHidden/>
    <w:unhideWhenUsed/>
    <w:rsid w:val="00E63516"/>
    <w:rPr>
      <w:rFonts w:ascii="Helvetica" w:hAnsi="Helvetica"/>
    </w:rPr>
  </w:style>
  <w:style w:type="character" w:customStyle="1" w:styleId="a4">
    <w:name w:val="文档结构图字符"/>
    <w:link w:val="a3"/>
    <w:uiPriority w:val="99"/>
    <w:semiHidden/>
    <w:rsid w:val="00E63516"/>
    <w:rPr>
      <w:rFonts w:ascii="Helvetica" w:hAnsi="Helvetica"/>
    </w:rPr>
  </w:style>
  <w:style w:type="paragraph" w:customStyle="1" w:styleId="a5">
    <w:name w:val="摘要字样"/>
    <w:basedOn w:val="a"/>
    <w:qFormat/>
    <w:rsid w:val="00E63516"/>
    <w:rPr>
      <w:rFonts w:eastAsia="SimHei"/>
    </w:rPr>
  </w:style>
  <w:style w:type="paragraph" w:customStyle="1" w:styleId="a6">
    <w:name w:val="摘要，参考文献正文"/>
    <w:basedOn w:val="a"/>
    <w:qFormat/>
    <w:rsid w:val="00E63516"/>
    <w:rPr>
      <w:sz w:val="21"/>
    </w:rPr>
  </w:style>
  <w:style w:type="character" w:customStyle="1" w:styleId="20">
    <w:name w:val="标题 2字符"/>
    <w:link w:val="2"/>
    <w:uiPriority w:val="9"/>
    <w:rsid w:val="006A3FA9"/>
    <w:rPr>
      <w:rFonts w:ascii="Calibri Light" w:eastAsia="SimHei" w:hAnsi="Calibri Light" w:cs="Times New Roman"/>
      <w:kern w:val="44"/>
      <w:sz w:val="28"/>
      <w:szCs w:val="32"/>
      <w:lang w:eastAsia="zh-CN"/>
    </w:rPr>
  </w:style>
  <w:style w:type="character" w:customStyle="1" w:styleId="30">
    <w:name w:val="标题 3字符"/>
    <w:link w:val="3"/>
    <w:rsid w:val="00E63516"/>
    <w:rPr>
      <w:rFonts w:ascii="Calibri Light" w:eastAsia="SimHei" w:hAnsi="Calibri Light" w:cs="Times New Roman"/>
      <w:bCs/>
      <w:kern w:val="44"/>
      <w:szCs w:val="32"/>
    </w:rPr>
  </w:style>
  <w:style w:type="character" w:customStyle="1" w:styleId="40">
    <w:name w:val="标题 4字符"/>
    <w:link w:val="4"/>
    <w:uiPriority w:val="9"/>
    <w:rsid w:val="00E63516"/>
    <w:rPr>
      <w:rFonts w:ascii="Calibri Light" w:eastAsia="宋体" w:hAnsi="Calibri Light" w:cs="Times New Roman"/>
      <w:b/>
      <w:bCs/>
      <w:sz w:val="28"/>
      <w:szCs w:val="28"/>
    </w:rPr>
  </w:style>
  <w:style w:type="paragraph" w:customStyle="1" w:styleId="a7">
    <w:name w:val="英文"/>
    <w:autoRedefine/>
    <w:qFormat/>
    <w:rsid w:val="00CC7669"/>
    <w:pPr>
      <w:ind w:left="964" w:hanging="482"/>
    </w:pPr>
    <w:rPr>
      <w:rFonts w:eastAsia="Times New Roman"/>
      <w:kern w:val="2"/>
      <w:sz w:val="24"/>
      <w:szCs w:val="24"/>
      <w:lang w:eastAsia="en-US"/>
    </w:rPr>
  </w:style>
  <w:style w:type="paragraph" w:styleId="a8">
    <w:name w:val="List Paragraph"/>
    <w:basedOn w:val="a"/>
    <w:uiPriority w:val="34"/>
    <w:qFormat/>
    <w:rsid w:val="0089702C"/>
    <w:pPr>
      <w:ind w:firstLine="420"/>
    </w:pPr>
  </w:style>
  <w:style w:type="paragraph" w:customStyle="1" w:styleId="1">
    <w:name w:val="样式1"/>
    <w:basedOn w:val="10"/>
    <w:qFormat/>
    <w:rsid w:val="0089702C"/>
    <w:pPr>
      <w:numPr>
        <w:numId w:val="1"/>
      </w:numPr>
    </w:pPr>
    <w:rPr>
      <w:sz w:val="32"/>
    </w:rPr>
  </w:style>
  <w:style w:type="paragraph" w:customStyle="1" w:styleId="a9">
    <w:name w:val="题目"/>
    <w:basedOn w:val="a"/>
    <w:next w:val="a"/>
    <w:qFormat/>
    <w:rsid w:val="00592746"/>
    <w:pPr>
      <w:spacing w:line="240" w:lineRule="auto"/>
      <w:jc w:val="center"/>
    </w:pPr>
    <w:rPr>
      <w:sz w:val="36"/>
    </w:rPr>
  </w:style>
  <w:style w:type="paragraph" w:styleId="aa">
    <w:name w:val="Revision"/>
    <w:hidden/>
    <w:uiPriority w:val="99"/>
    <w:semiHidden/>
    <w:rsid w:val="00F958AC"/>
    <w:rPr>
      <w:kern w:val="2"/>
      <w:sz w:val="24"/>
      <w:szCs w:val="24"/>
      <w:lang w:eastAsia="en-US"/>
    </w:rPr>
  </w:style>
  <w:style w:type="paragraph" w:styleId="ab">
    <w:name w:val="caption"/>
    <w:basedOn w:val="a"/>
    <w:next w:val="a"/>
    <w:uiPriority w:val="35"/>
    <w:unhideWhenUsed/>
    <w:qFormat/>
    <w:rsid w:val="001D30E3"/>
    <w:rPr>
      <w:rFonts w:ascii="Calibri Light" w:hAnsi="Calibri Light"/>
      <w:sz w:val="20"/>
      <w:szCs w:val="20"/>
    </w:rPr>
  </w:style>
  <w:style w:type="paragraph" w:customStyle="1" w:styleId="ac">
    <w:name w:val="图片"/>
    <w:basedOn w:val="a7"/>
    <w:qFormat/>
    <w:rsid w:val="006C3A2C"/>
    <w:rPr>
      <w:lang w:eastAsia="zh-CN"/>
    </w:rPr>
  </w:style>
  <w:style w:type="table" w:styleId="ad">
    <w:name w:val="Table Grid"/>
    <w:basedOn w:val="a1"/>
    <w:uiPriority w:val="39"/>
    <w:rsid w:val="007816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uiPriority w:val="99"/>
    <w:semiHidden/>
    <w:unhideWhenUsed/>
    <w:rsid w:val="003609D1"/>
    <w:rPr>
      <w:sz w:val="21"/>
      <w:szCs w:val="21"/>
    </w:rPr>
  </w:style>
  <w:style w:type="paragraph" w:styleId="af">
    <w:name w:val="annotation text"/>
    <w:basedOn w:val="a"/>
    <w:link w:val="af0"/>
    <w:uiPriority w:val="99"/>
    <w:semiHidden/>
    <w:unhideWhenUsed/>
    <w:rsid w:val="003609D1"/>
    <w:pPr>
      <w:jc w:val="left"/>
    </w:pPr>
  </w:style>
  <w:style w:type="character" w:customStyle="1" w:styleId="af0">
    <w:name w:val="批注文字字符"/>
    <w:basedOn w:val="a0"/>
    <w:link w:val="af"/>
    <w:uiPriority w:val="99"/>
    <w:semiHidden/>
    <w:rsid w:val="003609D1"/>
  </w:style>
  <w:style w:type="paragraph" w:styleId="af1">
    <w:name w:val="annotation subject"/>
    <w:basedOn w:val="af"/>
    <w:next w:val="af"/>
    <w:link w:val="af2"/>
    <w:uiPriority w:val="99"/>
    <w:semiHidden/>
    <w:unhideWhenUsed/>
    <w:rsid w:val="003609D1"/>
    <w:rPr>
      <w:b/>
      <w:bCs/>
    </w:rPr>
  </w:style>
  <w:style w:type="character" w:customStyle="1" w:styleId="af2">
    <w:name w:val="批注主题字符"/>
    <w:link w:val="af1"/>
    <w:uiPriority w:val="99"/>
    <w:semiHidden/>
    <w:rsid w:val="003609D1"/>
    <w:rPr>
      <w:b/>
      <w:bCs/>
    </w:rPr>
  </w:style>
  <w:style w:type="paragraph" w:styleId="af3">
    <w:name w:val="Balloon Text"/>
    <w:basedOn w:val="a"/>
    <w:link w:val="af4"/>
    <w:uiPriority w:val="99"/>
    <w:semiHidden/>
    <w:unhideWhenUsed/>
    <w:rsid w:val="003609D1"/>
    <w:pPr>
      <w:spacing w:line="240" w:lineRule="auto"/>
    </w:pPr>
    <w:rPr>
      <w:rFonts w:ascii="Helvetica" w:hAnsi="Helvetica"/>
      <w:sz w:val="18"/>
      <w:szCs w:val="18"/>
    </w:rPr>
  </w:style>
  <w:style w:type="character" w:customStyle="1" w:styleId="af4">
    <w:name w:val="批注框文本字符"/>
    <w:link w:val="af3"/>
    <w:uiPriority w:val="99"/>
    <w:semiHidden/>
    <w:rsid w:val="003609D1"/>
    <w:rPr>
      <w:rFonts w:ascii="Helvetica" w:hAnsi="Helvetica"/>
      <w:sz w:val="18"/>
      <w:szCs w:val="18"/>
    </w:rPr>
  </w:style>
  <w:style w:type="character" w:customStyle="1" w:styleId="oeformtextcontent">
    <w:name w:val="oe_form_text_content"/>
    <w:rsid w:val="00F1391D"/>
  </w:style>
  <w:style w:type="paragraph" w:styleId="af5">
    <w:name w:val="TOC Heading"/>
    <w:basedOn w:val="10"/>
    <w:next w:val="a"/>
    <w:uiPriority w:val="39"/>
    <w:unhideWhenUsed/>
    <w:qFormat/>
    <w:rsid w:val="00DA759F"/>
    <w:pPr>
      <w:spacing w:before="480" w:after="0" w:line="276" w:lineRule="auto"/>
      <w:ind w:firstLineChars="0" w:firstLine="0"/>
      <w:jc w:val="left"/>
      <w:outlineLvl w:val="9"/>
    </w:pPr>
    <w:rPr>
      <w:rFonts w:ascii="Calibri Light" w:eastAsia="宋体" w:hAnsi="Calibri Light"/>
      <w:b/>
      <w:color w:val="2E74B5"/>
      <w:kern w:val="0"/>
      <w:sz w:val="28"/>
      <w:szCs w:val="28"/>
    </w:rPr>
  </w:style>
  <w:style w:type="paragraph" w:styleId="21">
    <w:name w:val="toc 2"/>
    <w:basedOn w:val="a"/>
    <w:next w:val="a"/>
    <w:autoRedefine/>
    <w:uiPriority w:val="39"/>
    <w:unhideWhenUsed/>
    <w:rsid w:val="00831D86"/>
    <w:pPr>
      <w:spacing w:line="240" w:lineRule="auto"/>
      <w:ind w:left="238"/>
      <w:jc w:val="left"/>
    </w:pPr>
    <w:rPr>
      <w:b/>
      <w:sz w:val="22"/>
      <w:szCs w:val="22"/>
    </w:rPr>
  </w:style>
  <w:style w:type="paragraph" w:styleId="12">
    <w:name w:val="toc 1"/>
    <w:basedOn w:val="a"/>
    <w:next w:val="a"/>
    <w:autoRedefine/>
    <w:uiPriority w:val="39"/>
    <w:unhideWhenUsed/>
    <w:rsid w:val="005D259B"/>
    <w:pPr>
      <w:tabs>
        <w:tab w:val="left" w:pos="960"/>
        <w:tab w:val="right" w:leader="dot" w:pos="9168"/>
      </w:tabs>
      <w:spacing w:before="120" w:line="240" w:lineRule="auto"/>
      <w:ind w:firstLine="480"/>
      <w:jc w:val="left"/>
    </w:pPr>
    <w:rPr>
      <w:b/>
    </w:rPr>
  </w:style>
  <w:style w:type="paragraph" w:styleId="31">
    <w:name w:val="toc 3"/>
    <w:basedOn w:val="a"/>
    <w:next w:val="a"/>
    <w:autoRedefine/>
    <w:uiPriority w:val="39"/>
    <w:unhideWhenUsed/>
    <w:rsid w:val="00831D86"/>
    <w:pPr>
      <w:spacing w:line="240" w:lineRule="auto"/>
      <w:ind w:left="482" w:firstLine="440"/>
      <w:jc w:val="left"/>
    </w:pPr>
    <w:rPr>
      <w:sz w:val="22"/>
      <w:szCs w:val="22"/>
    </w:rPr>
  </w:style>
  <w:style w:type="paragraph" w:styleId="41">
    <w:name w:val="toc 4"/>
    <w:basedOn w:val="a"/>
    <w:next w:val="a"/>
    <w:autoRedefine/>
    <w:uiPriority w:val="39"/>
    <w:unhideWhenUsed/>
    <w:rsid w:val="00831D86"/>
    <w:pPr>
      <w:spacing w:line="240" w:lineRule="auto"/>
      <w:ind w:left="720" w:firstLine="400"/>
      <w:jc w:val="left"/>
    </w:pPr>
    <w:rPr>
      <w:sz w:val="20"/>
      <w:szCs w:val="20"/>
    </w:rPr>
  </w:style>
  <w:style w:type="paragraph" w:styleId="5">
    <w:name w:val="toc 5"/>
    <w:basedOn w:val="a"/>
    <w:next w:val="a"/>
    <w:autoRedefine/>
    <w:uiPriority w:val="39"/>
    <w:unhideWhenUsed/>
    <w:rsid w:val="00DA759F"/>
    <w:pPr>
      <w:ind w:left="960"/>
      <w:jc w:val="left"/>
    </w:pPr>
    <w:rPr>
      <w:sz w:val="20"/>
      <w:szCs w:val="20"/>
    </w:rPr>
  </w:style>
  <w:style w:type="paragraph" w:styleId="6">
    <w:name w:val="toc 6"/>
    <w:basedOn w:val="a"/>
    <w:next w:val="a"/>
    <w:autoRedefine/>
    <w:uiPriority w:val="39"/>
    <w:unhideWhenUsed/>
    <w:rsid w:val="00DA759F"/>
    <w:pPr>
      <w:ind w:left="1200"/>
      <w:jc w:val="left"/>
    </w:pPr>
    <w:rPr>
      <w:sz w:val="20"/>
      <w:szCs w:val="20"/>
    </w:rPr>
  </w:style>
  <w:style w:type="paragraph" w:styleId="7">
    <w:name w:val="toc 7"/>
    <w:basedOn w:val="a"/>
    <w:next w:val="a"/>
    <w:autoRedefine/>
    <w:uiPriority w:val="39"/>
    <w:unhideWhenUsed/>
    <w:rsid w:val="00DA759F"/>
    <w:pPr>
      <w:ind w:left="1440"/>
      <w:jc w:val="left"/>
    </w:pPr>
    <w:rPr>
      <w:sz w:val="20"/>
      <w:szCs w:val="20"/>
    </w:rPr>
  </w:style>
  <w:style w:type="paragraph" w:styleId="8">
    <w:name w:val="toc 8"/>
    <w:basedOn w:val="a"/>
    <w:next w:val="a"/>
    <w:autoRedefine/>
    <w:uiPriority w:val="39"/>
    <w:unhideWhenUsed/>
    <w:rsid w:val="00DA759F"/>
    <w:pPr>
      <w:ind w:left="1680"/>
      <w:jc w:val="left"/>
    </w:pPr>
    <w:rPr>
      <w:sz w:val="20"/>
      <w:szCs w:val="20"/>
    </w:rPr>
  </w:style>
  <w:style w:type="paragraph" w:styleId="9">
    <w:name w:val="toc 9"/>
    <w:basedOn w:val="a"/>
    <w:next w:val="a"/>
    <w:autoRedefine/>
    <w:uiPriority w:val="39"/>
    <w:unhideWhenUsed/>
    <w:rsid w:val="00DA759F"/>
    <w:pPr>
      <w:ind w:left="1920"/>
      <w:jc w:val="left"/>
    </w:pPr>
    <w:rPr>
      <w:sz w:val="20"/>
      <w:szCs w:val="20"/>
    </w:rPr>
  </w:style>
  <w:style w:type="paragraph" w:styleId="af6">
    <w:name w:val="footer"/>
    <w:basedOn w:val="a"/>
    <w:link w:val="af7"/>
    <w:uiPriority w:val="99"/>
    <w:unhideWhenUsed/>
    <w:rsid w:val="00B46AD4"/>
    <w:pPr>
      <w:tabs>
        <w:tab w:val="center" w:pos="4153"/>
        <w:tab w:val="right" w:pos="8306"/>
      </w:tabs>
      <w:snapToGrid w:val="0"/>
      <w:spacing w:line="240" w:lineRule="atLeast"/>
      <w:jc w:val="left"/>
    </w:pPr>
    <w:rPr>
      <w:sz w:val="18"/>
      <w:szCs w:val="18"/>
    </w:rPr>
  </w:style>
  <w:style w:type="character" w:customStyle="1" w:styleId="af7">
    <w:name w:val="页脚字符"/>
    <w:link w:val="af6"/>
    <w:uiPriority w:val="99"/>
    <w:rsid w:val="00B46AD4"/>
    <w:rPr>
      <w:sz w:val="18"/>
      <w:szCs w:val="18"/>
    </w:rPr>
  </w:style>
  <w:style w:type="character" w:styleId="af8">
    <w:name w:val="page number"/>
    <w:basedOn w:val="a0"/>
    <w:uiPriority w:val="99"/>
    <w:semiHidden/>
    <w:unhideWhenUsed/>
    <w:rsid w:val="00B46AD4"/>
  </w:style>
  <w:style w:type="character" w:styleId="af9">
    <w:name w:val="Hyperlink"/>
    <w:uiPriority w:val="99"/>
    <w:unhideWhenUsed/>
    <w:rsid w:val="008F4C82"/>
    <w:rPr>
      <w:color w:val="0563C1"/>
      <w:u w:val="single"/>
    </w:rPr>
  </w:style>
  <w:style w:type="paragraph" w:styleId="afa">
    <w:name w:val="header"/>
    <w:basedOn w:val="a"/>
    <w:link w:val="afb"/>
    <w:uiPriority w:val="99"/>
    <w:unhideWhenUsed/>
    <w:rsid w:val="00814F6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字符"/>
    <w:link w:val="afa"/>
    <w:uiPriority w:val="99"/>
    <w:rsid w:val="00814F62"/>
    <w:rPr>
      <w:kern w:val="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612867">
      <w:bodyDiv w:val="1"/>
      <w:marLeft w:val="0"/>
      <w:marRight w:val="0"/>
      <w:marTop w:val="0"/>
      <w:marBottom w:val="0"/>
      <w:divBdr>
        <w:top w:val="none" w:sz="0" w:space="0" w:color="auto"/>
        <w:left w:val="none" w:sz="0" w:space="0" w:color="auto"/>
        <w:bottom w:val="none" w:sz="0" w:space="0" w:color="auto"/>
        <w:right w:val="none" w:sz="0" w:space="0" w:color="auto"/>
      </w:divBdr>
    </w:div>
    <w:div w:id="824130723">
      <w:bodyDiv w:val="1"/>
      <w:marLeft w:val="0"/>
      <w:marRight w:val="0"/>
      <w:marTop w:val="0"/>
      <w:marBottom w:val="0"/>
      <w:divBdr>
        <w:top w:val="none" w:sz="0" w:space="0" w:color="auto"/>
        <w:left w:val="none" w:sz="0" w:space="0" w:color="auto"/>
        <w:bottom w:val="none" w:sz="0" w:space="0" w:color="auto"/>
        <w:right w:val="none" w:sz="0" w:space="0" w:color="auto"/>
      </w:divBdr>
    </w:div>
    <w:div w:id="1200582686">
      <w:bodyDiv w:val="1"/>
      <w:marLeft w:val="0"/>
      <w:marRight w:val="0"/>
      <w:marTop w:val="0"/>
      <w:marBottom w:val="0"/>
      <w:divBdr>
        <w:top w:val="none" w:sz="0" w:space="0" w:color="auto"/>
        <w:left w:val="none" w:sz="0" w:space="0" w:color="auto"/>
        <w:bottom w:val="none" w:sz="0" w:space="0" w:color="auto"/>
        <w:right w:val="none" w:sz="0" w:space="0" w:color="auto"/>
      </w:divBdr>
    </w:div>
    <w:div w:id="191831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image" Target="media/image26.png"/><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header" Target="header28.xml"/><Relationship Id="rId69" Type="http://schemas.openxmlformats.org/officeDocument/2006/relationships/fontTable" Target="fontTable.xml"/><Relationship Id="rId50" Type="http://schemas.openxmlformats.org/officeDocument/2006/relationships/header" Target="header26.xml"/><Relationship Id="rId51" Type="http://schemas.openxmlformats.org/officeDocument/2006/relationships/header" Target="header27.xml"/><Relationship Id="rId52" Type="http://schemas.openxmlformats.org/officeDocument/2006/relationships/image" Target="media/image13.png"/><Relationship Id="rId53" Type="http://schemas.openxmlformats.org/officeDocument/2006/relationships/image" Target="media/image14.png"/><Relationship Id="rId54" Type="http://schemas.openxmlformats.org/officeDocument/2006/relationships/image" Target="media/image15.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40" Type="http://schemas.openxmlformats.org/officeDocument/2006/relationships/header" Target="header16.xml"/><Relationship Id="rId41" Type="http://schemas.openxmlformats.org/officeDocument/2006/relationships/header" Target="header17.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header" Target="header24.xml"/><Relationship Id="rId49" Type="http://schemas.openxmlformats.org/officeDocument/2006/relationships/header" Target="header2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header" Target="header6.xml"/><Relationship Id="rId31" Type="http://schemas.openxmlformats.org/officeDocument/2006/relationships/header" Target="header7.xml"/><Relationship Id="rId32" Type="http://schemas.openxmlformats.org/officeDocument/2006/relationships/header" Target="header8.xml"/><Relationship Id="rId33" Type="http://schemas.openxmlformats.org/officeDocument/2006/relationships/header" Target="header9.xml"/><Relationship Id="rId34" Type="http://schemas.openxmlformats.org/officeDocument/2006/relationships/header" Target="header10.xml"/><Relationship Id="rId35" Type="http://schemas.openxmlformats.org/officeDocument/2006/relationships/header" Target="header11.xml"/><Relationship Id="rId36" Type="http://schemas.openxmlformats.org/officeDocument/2006/relationships/header" Target="header12.xml"/><Relationship Id="rId37" Type="http://schemas.openxmlformats.org/officeDocument/2006/relationships/header" Target="header13.xml"/><Relationship Id="rId38" Type="http://schemas.openxmlformats.org/officeDocument/2006/relationships/header" Target="header14.xml"/><Relationship Id="rId39" Type="http://schemas.openxmlformats.org/officeDocument/2006/relationships/header" Target="header15.xml"/><Relationship Id="rId70" Type="http://schemas.microsoft.com/office/2011/relationships/people" Target="people.xml"/><Relationship Id="rId71"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oter" Target="footer5.xml"/><Relationship Id="rId28" Type="http://schemas.openxmlformats.org/officeDocument/2006/relationships/header" Target="header4.xml"/><Relationship Id="rId29" Type="http://schemas.openxmlformats.org/officeDocument/2006/relationships/header" Target="header5.xm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C394E-9B88-1940-8C9A-E1687434D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63</Pages>
  <Words>4969</Words>
  <Characters>28325</Characters>
  <Application>Microsoft Macintosh Word</Application>
  <DocSecurity>0</DocSecurity>
  <Lines>236</Lines>
  <Paragraphs>66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2016-05-22T09:54:00Z</dcterms:created>
  <dcterms:modified xsi:type="dcterms:W3CDTF">2016-05-24T09:45:00Z</dcterms:modified>
</cp:coreProperties>
</file>