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25D86" w14:textId="77777777" w:rsidR="004430E9" w:rsidRPr="00CB1DBB" w:rsidRDefault="008F4C82" w:rsidP="00CB1DBB">
      <w:pPr>
        <w:ind w:firstLineChars="0" w:firstLine="0"/>
        <w:jc w:val="center"/>
        <w:rPr>
          <w:rFonts w:ascii="Times New Roman" w:hAnsi="Times New Roman"/>
          <w:sz w:val="36"/>
          <w:lang w:eastAsia="zh-CN"/>
        </w:rPr>
      </w:pPr>
      <w:bookmarkStart w:id="0" w:name="OLE_LINK3"/>
      <w:bookmarkStart w:id="1" w:name="OLE_LINK4"/>
      <w:r w:rsidRPr="00CB1DBB">
        <w:rPr>
          <w:rFonts w:ascii="Times New Roman" w:hAnsi="Times New Roman"/>
          <w:sz w:val="36"/>
          <w:lang w:eastAsia="zh-CN"/>
        </w:rPr>
        <w:t>目录</w:t>
      </w:r>
    </w:p>
    <w:p w14:paraId="1EBAD618" w14:textId="77777777" w:rsidR="00CC44A5" w:rsidRPr="00CB1DBB" w:rsidRDefault="00CC44A5" w:rsidP="00831D86">
      <w:pPr>
        <w:pStyle w:val="21"/>
        <w:ind w:left="0" w:firstLineChars="0" w:firstLine="0"/>
        <w:rPr>
          <w:rFonts w:ascii="Times New Roman" w:hAnsi="Times New Roman"/>
          <w:lang w:eastAsia="zh-CN"/>
        </w:rPr>
      </w:pPr>
    </w:p>
    <w:p w14:paraId="59A2467F" w14:textId="2E826E22" w:rsidR="00271943" w:rsidRDefault="00A95CCE">
      <w:pPr>
        <w:pStyle w:val="12"/>
        <w:rPr>
          <w:ins w:id="2" w:author="Microsoft Office User" w:date="2016-05-22T17:26:00Z"/>
          <w:rFonts w:asciiTheme="minorHAnsi" w:eastAsiaTheme="minorEastAsia" w:hAnsiTheme="minorHAnsi" w:cstheme="minorBidi"/>
          <w:b w:val="0"/>
          <w:noProof/>
          <w:lang w:eastAsia="zh-CN"/>
        </w:rPr>
      </w:pPr>
      <w:r w:rsidRPr="00CB1DBB">
        <w:rPr>
          <w:rFonts w:ascii="Times New Roman" w:hAnsi="Times New Roman"/>
          <w:lang w:eastAsia="zh-CN"/>
        </w:rPr>
        <w:fldChar w:fldCharType="begin"/>
      </w:r>
      <w:r w:rsidRPr="00CB1DBB">
        <w:rPr>
          <w:rFonts w:ascii="Times New Roman" w:hAnsi="Times New Roman"/>
          <w:lang w:eastAsia="zh-CN"/>
        </w:rPr>
        <w:instrText xml:space="preserve"> </w:instrText>
      </w:r>
      <w:r w:rsidRPr="00CB1DBB">
        <w:rPr>
          <w:rFonts w:ascii="Times New Roman" w:hAnsi="Times New Roman" w:hint="eastAsia"/>
          <w:lang w:eastAsia="zh-CN"/>
        </w:rPr>
        <w:instrText>TOC \o</w:instrText>
      </w:r>
      <w:r w:rsidRPr="00CB1DBB">
        <w:rPr>
          <w:rFonts w:ascii="Times New Roman" w:hAnsi="Times New Roman"/>
          <w:lang w:eastAsia="zh-CN"/>
        </w:rPr>
        <w:instrText xml:space="preserve"> </w:instrText>
      </w:r>
      <w:r w:rsidRPr="00CB1DBB">
        <w:rPr>
          <w:rFonts w:ascii="Times New Roman" w:hAnsi="Times New Roman"/>
          <w:lang w:eastAsia="zh-CN"/>
        </w:rPr>
        <w:fldChar w:fldCharType="separate"/>
      </w:r>
      <w:ins w:id="3" w:author="Microsoft Office User" w:date="2016-05-22T17:26:00Z">
        <w:r w:rsidR="00271943" w:rsidRPr="00D559E7">
          <w:rPr>
            <w:rFonts w:ascii="Times New Roman" w:hAnsi="Times New Roman"/>
            <w:noProof/>
          </w:rPr>
          <w:t>1</w:t>
        </w:r>
        <w:r w:rsidR="00271943" w:rsidRPr="00D559E7">
          <w:rPr>
            <w:rFonts w:ascii="Times New Roman" w:hAnsi="Times New Roman" w:hint="eastAsia"/>
            <w:noProof/>
          </w:rPr>
          <w:t>绪论</w:t>
        </w:r>
        <w:r w:rsidR="00271943">
          <w:rPr>
            <w:noProof/>
          </w:rPr>
          <w:tab/>
        </w:r>
        <w:r w:rsidR="00271943">
          <w:rPr>
            <w:noProof/>
          </w:rPr>
          <w:fldChar w:fldCharType="begin"/>
        </w:r>
        <w:r w:rsidR="00271943">
          <w:rPr>
            <w:noProof/>
          </w:rPr>
          <w:instrText xml:space="preserve"> PAGEREF _Toc451701346 \h </w:instrText>
        </w:r>
      </w:ins>
      <w:ins w:id="4" w:author="Microsoft Office User" w:date="2016-05-22T17:27:00Z">
        <w:r w:rsidR="00271943">
          <w:rPr>
            <w:noProof/>
          </w:rPr>
        </w:r>
      </w:ins>
      <w:r w:rsidR="00271943">
        <w:rPr>
          <w:noProof/>
        </w:rPr>
        <w:fldChar w:fldCharType="separate"/>
      </w:r>
      <w:ins w:id="5" w:author="Microsoft Office User" w:date="2016-05-22T17:27:00Z">
        <w:r w:rsidR="00271943">
          <w:rPr>
            <w:noProof/>
          </w:rPr>
          <w:t>1</w:t>
        </w:r>
      </w:ins>
      <w:ins w:id="6" w:author="Microsoft Office User" w:date="2016-05-22T17:26:00Z">
        <w:r w:rsidR="00271943">
          <w:rPr>
            <w:noProof/>
          </w:rPr>
          <w:fldChar w:fldCharType="end"/>
        </w:r>
      </w:ins>
    </w:p>
    <w:p w14:paraId="41774E8D" w14:textId="33D1B3E3" w:rsidR="00271943" w:rsidRDefault="00271943">
      <w:pPr>
        <w:pStyle w:val="21"/>
        <w:tabs>
          <w:tab w:val="left" w:pos="1440"/>
          <w:tab w:val="right" w:leader="dot" w:pos="9168"/>
        </w:tabs>
        <w:ind w:firstLine="440"/>
        <w:rPr>
          <w:ins w:id="7" w:author="Microsoft Office User" w:date="2016-05-22T17:26:00Z"/>
          <w:rFonts w:asciiTheme="minorHAnsi" w:eastAsiaTheme="minorEastAsia" w:hAnsiTheme="minorHAnsi" w:cstheme="minorBidi"/>
          <w:b w:val="0"/>
          <w:noProof/>
          <w:sz w:val="24"/>
          <w:szCs w:val="24"/>
          <w:lang w:eastAsia="zh-CN"/>
        </w:rPr>
      </w:pPr>
      <w:ins w:id="8" w:author="Microsoft Office User" w:date="2016-05-22T17:26:00Z">
        <w:r w:rsidRPr="00D559E7">
          <w:rPr>
            <w:rFonts w:ascii="Times New Roman" w:hAnsi="Times New Roman"/>
            <w:noProof/>
          </w:rPr>
          <w:t>1.1</w:t>
        </w:r>
        <w:r w:rsidRPr="00D559E7">
          <w:rPr>
            <w:rFonts w:ascii="Times New Roman" w:hAnsi="Times New Roman" w:hint="eastAsia"/>
            <w:noProof/>
          </w:rPr>
          <w:t>课题研究目的及意义</w:t>
        </w:r>
        <w:r>
          <w:rPr>
            <w:noProof/>
          </w:rPr>
          <w:tab/>
        </w:r>
        <w:r>
          <w:rPr>
            <w:noProof/>
          </w:rPr>
          <w:fldChar w:fldCharType="begin"/>
        </w:r>
        <w:r>
          <w:rPr>
            <w:noProof/>
          </w:rPr>
          <w:instrText xml:space="preserve"> PAGEREF _Toc451701347 \h </w:instrText>
        </w:r>
      </w:ins>
      <w:ins w:id="9" w:author="Microsoft Office User" w:date="2016-05-22T17:27:00Z">
        <w:r>
          <w:rPr>
            <w:noProof/>
          </w:rPr>
        </w:r>
      </w:ins>
      <w:r>
        <w:rPr>
          <w:noProof/>
        </w:rPr>
        <w:fldChar w:fldCharType="separate"/>
      </w:r>
      <w:ins w:id="10" w:author="Microsoft Office User" w:date="2016-05-22T17:27:00Z">
        <w:r>
          <w:rPr>
            <w:noProof/>
          </w:rPr>
          <w:t>1</w:t>
        </w:r>
      </w:ins>
      <w:ins w:id="11" w:author="Microsoft Office User" w:date="2016-05-22T17:26:00Z">
        <w:r>
          <w:rPr>
            <w:noProof/>
          </w:rPr>
          <w:fldChar w:fldCharType="end"/>
        </w:r>
      </w:ins>
    </w:p>
    <w:p w14:paraId="190D5DF4" w14:textId="2E9431DB" w:rsidR="00271943" w:rsidRDefault="00271943">
      <w:pPr>
        <w:pStyle w:val="21"/>
        <w:tabs>
          <w:tab w:val="left" w:pos="1440"/>
          <w:tab w:val="right" w:leader="dot" w:pos="9168"/>
        </w:tabs>
        <w:ind w:firstLine="440"/>
        <w:rPr>
          <w:ins w:id="12" w:author="Microsoft Office User" w:date="2016-05-22T17:26:00Z"/>
          <w:rFonts w:asciiTheme="minorHAnsi" w:eastAsiaTheme="minorEastAsia" w:hAnsiTheme="minorHAnsi" w:cstheme="minorBidi"/>
          <w:b w:val="0"/>
          <w:noProof/>
          <w:sz w:val="24"/>
          <w:szCs w:val="24"/>
          <w:lang w:eastAsia="zh-CN"/>
        </w:rPr>
      </w:pPr>
      <w:ins w:id="13" w:author="Microsoft Office User" w:date="2016-05-22T17:26:00Z">
        <w:r w:rsidRPr="00D559E7">
          <w:rPr>
            <w:rFonts w:ascii="Times New Roman" w:hAnsi="Times New Roman"/>
            <w:noProof/>
          </w:rPr>
          <w:t>1.2</w:t>
        </w:r>
        <w:r w:rsidRPr="00D559E7">
          <w:rPr>
            <w:rFonts w:ascii="Times New Roman" w:hAnsi="Times New Roman" w:hint="eastAsia"/>
            <w:noProof/>
          </w:rPr>
          <w:t>课题研究的现状</w:t>
        </w:r>
        <w:r>
          <w:rPr>
            <w:noProof/>
          </w:rPr>
          <w:tab/>
        </w:r>
        <w:r>
          <w:rPr>
            <w:noProof/>
          </w:rPr>
          <w:fldChar w:fldCharType="begin"/>
        </w:r>
        <w:r>
          <w:rPr>
            <w:noProof/>
          </w:rPr>
          <w:instrText xml:space="preserve"> PAGEREF _Toc451701348 \h </w:instrText>
        </w:r>
      </w:ins>
      <w:ins w:id="14" w:author="Microsoft Office User" w:date="2016-05-22T17:27:00Z">
        <w:r>
          <w:rPr>
            <w:noProof/>
          </w:rPr>
        </w:r>
      </w:ins>
      <w:r>
        <w:rPr>
          <w:noProof/>
        </w:rPr>
        <w:fldChar w:fldCharType="separate"/>
      </w:r>
      <w:ins w:id="15" w:author="Microsoft Office User" w:date="2016-05-22T17:27:00Z">
        <w:r>
          <w:rPr>
            <w:noProof/>
          </w:rPr>
          <w:t>1</w:t>
        </w:r>
      </w:ins>
      <w:ins w:id="16" w:author="Microsoft Office User" w:date="2016-05-22T17:26:00Z">
        <w:r>
          <w:rPr>
            <w:noProof/>
          </w:rPr>
          <w:fldChar w:fldCharType="end"/>
        </w:r>
      </w:ins>
    </w:p>
    <w:p w14:paraId="30DA0E3E" w14:textId="361DC554" w:rsidR="00271943" w:rsidRDefault="00271943">
      <w:pPr>
        <w:pStyle w:val="21"/>
        <w:tabs>
          <w:tab w:val="left" w:pos="1440"/>
          <w:tab w:val="right" w:leader="dot" w:pos="9168"/>
        </w:tabs>
        <w:ind w:firstLine="440"/>
        <w:rPr>
          <w:ins w:id="17" w:author="Microsoft Office User" w:date="2016-05-22T17:26:00Z"/>
          <w:rFonts w:asciiTheme="minorHAnsi" w:eastAsiaTheme="minorEastAsia" w:hAnsiTheme="minorHAnsi" w:cstheme="minorBidi"/>
          <w:b w:val="0"/>
          <w:noProof/>
          <w:sz w:val="24"/>
          <w:szCs w:val="24"/>
          <w:lang w:eastAsia="zh-CN"/>
        </w:rPr>
      </w:pPr>
      <w:ins w:id="18" w:author="Microsoft Office User" w:date="2016-05-22T17:26:00Z">
        <w:r w:rsidRPr="00D559E7">
          <w:rPr>
            <w:rFonts w:ascii="Times New Roman" w:hAnsi="Times New Roman"/>
            <w:noProof/>
          </w:rPr>
          <w:t>1.3</w:t>
        </w:r>
        <w:r w:rsidRPr="00D559E7">
          <w:rPr>
            <w:rFonts w:ascii="Times New Roman" w:hAnsi="Times New Roman" w:hint="eastAsia"/>
            <w:noProof/>
          </w:rPr>
          <w:t>课题研究的主要内容</w:t>
        </w:r>
        <w:r>
          <w:rPr>
            <w:noProof/>
          </w:rPr>
          <w:tab/>
        </w:r>
        <w:r>
          <w:rPr>
            <w:noProof/>
          </w:rPr>
          <w:fldChar w:fldCharType="begin"/>
        </w:r>
        <w:r>
          <w:rPr>
            <w:noProof/>
          </w:rPr>
          <w:instrText xml:space="preserve"> PAGEREF _Toc451701349 \h </w:instrText>
        </w:r>
      </w:ins>
      <w:ins w:id="19" w:author="Microsoft Office User" w:date="2016-05-22T17:27:00Z">
        <w:r>
          <w:rPr>
            <w:noProof/>
          </w:rPr>
        </w:r>
      </w:ins>
      <w:r>
        <w:rPr>
          <w:noProof/>
        </w:rPr>
        <w:fldChar w:fldCharType="separate"/>
      </w:r>
      <w:ins w:id="20" w:author="Microsoft Office User" w:date="2016-05-22T17:27:00Z">
        <w:r>
          <w:rPr>
            <w:noProof/>
          </w:rPr>
          <w:t>2</w:t>
        </w:r>
      </w:ins>
      <w:ins w:id="21" w:author="Microsoft Office User" w:date="2016-05-22T17:26:00Z">
        <w:r>
          <w:rPr>
            <w:noProof/>
          </w:rPr>
          <w:fldChar w:fldCharType="end"/>
        </w:r>
      </w:ins>
    </w:p>
    <w:p w14:paraId="386127A2" w14:textId="0477EE32" w:rsidR="00271943" w:rsidRDefault="00271943">
      <w:pPr>
        <w:pStyle w:val="12"/>
        <w:rPr>
          <w:ins w:id="22" w:author="Microsoft Office User" w:date="2016-05-22T17:26:00Z"/>
          <w:rFonts w:asciiTheme="minorHAnsi" w:eastAsiaTheme="minorEastAsia" w:hAnsiTheme="minorHAnsi" w:cstheme="minorBidi"/>
          <w:b w:val="0"/>
          <w:noProof/>
          <w:lang w:eastAsia="zh-CN"/>
        </w:rPr>
      </w:pPr>
      <w:ins w:id="23" w:author="Microsoft Office User" w:date="2016-05-22T17:26:00Z">
        <w:r w:rsidRPr="00D559E7">
          <w:rPr>
            <w:rFonts w:ascii="Times New Roman" w:hAnsi="Times New Roman"/>
            <w:noProof/>
          </w:rPr>
          <w:t>2</w:t>
        </w:r>
        <w:r w:rsidRPr="00D559E7">
          <w:rPr>
            <w:rFonts w:ascii="Times New Roman" w:hAnsi="Times New Roman" w:hint="eastAsia"/>
            <w:noProof/>
          </w:rPr>
          <w:t>主要技术</w:t>
        </w:r>
        <w:r>
          <w:rPr>
            <w:noProof/>
          </w:rPr>
          <w:tab/>
        </w:r>
        <w:r>
          <w:rPr>
            <w:noProof/>
          </w:rPr>
          <w:fldChar w:fldCharType="begin"/>
        </w:r>
        <w:r>
          <w:rPr>
            <w:noProof/>
          </w:rPr>
          <w:instrText xml:space="preserve"> PAGEREF _Toc451701350 \h </w:instrText>
        </w:r>
      </w:ins>
      <w:ins w:id="24" w:author="Microsoft Office User" w:date="2016-05-22T17:27:00Z">
        <w:r>
          <w:rPr>
            <w:noProof/>
          </w:rPr>
        </w:r>
      </w:ins>
      <w:r>
        <w:rPr>
          <w:noProof/>
        </w:rPr>
        <w:fldChar w:fldCharType="separate"/>
      </w:r>
      <w:ins w:id="25" w:author="Microsoft Office User" w:date="2016-05-22T17:27:00Z">
        <w:r>
          <w:rPr>
            <w:noProof/>
          </w:rPr>
          <w:t>4</w:t>
        </w:r>
      </w:ins>
      <w:ins w:id="26" w:author="Microsoft Office User" w:date="2016-05-22T17:26:00Z">
        <w:r>
          <w:rPr>
            <w:noProof/>
          </w:rPr>
          <w:fldChar w:fldCharType="end"/>
        </w:r>
      </w:ins>
    </w:p>
    <w:p w14:paraId="023A33CB" w14:textId="2A4B206C" w:rsidR="00271943" w:rsidRDefault="00271943">
      <w:pPr>
        <w:pStyle w:val="21"/>
        <w:tabs>
          <w:tab w:val="left" w:pos="1440"/>
          <w:tab w:val="right" w:leader="dot" w:pos="9168"/>
        </w:tabs>
        <w:ind w:firstLine="440"/>
        <w:rPr>
          <w:ins w:id="27" w:author="Microsoft Office User" w:date="2016-05-22T17:26:00Z"/>
          <w:rFonts w:asciiTheme="minorHAnsi" w:eastAsiaTheme="minorEastAsia" w:hAnsiTheme="minorHAnsi" w:cstheme="minorBidi"/>
          <w:b w:val="0"/>
          <w:noProof/>
          <w:sz w:val="24"/>
          <w:szCs w:val="24"/>
          <w:lang w:eastAsia="zh-CN"/>
        </w:rPr>
      </w:pPr>
      <w:ins w:id="28" w:author="Microsoft Office User" w:date="2016-05-22T17:26:00Z">
        <w:r w:rsidRPr="00D559E7">
          <w:rPr>
            <w:rFonts w:ascii="Times New Roman" w:hAnsi="Times New Roman"/>
            <w:noProof/>
          </w:rPr>
          <w:t>2.1</w:t>
        </w:r>
        <w:r w:rsidRPr="00D559E7">
          <w:rPr>
            <w:rFonts w:ascii="Times New Roman" w:hAnsi="Times New Roman" w:hint="eastAsia"/>
            <w:noProof/>
          </w:rPr>
          <w:t>开发环境</w:t>
        </w:r>
        <w:r>
          <w:rPr>
            <w:noProof/>
          </w:rPr>
          <w:tab/>
        </w:r>
        <w:r>
          <w:rPr>
            <w:noProof/>
          </w:rPr>
          <w:fldChar w:fldCharType="begin"/>
        </w:r>
        <w:r>
          <w:rPr>
            <w:noProof/>
          </w:rPr>
          <w:instrText xml:space="preserve"> PAGEREF _Toc451701351 \h </w:instrText>
        </w:r>
      </w:ins>
      <w:ins w:id="29" w:author="Microsoft Office User" w:date="2016-05-22T17:27:00Z">
        <w:r>
          <w:rPr>
            <w:noProof/>
          </w:rPr>
        </w:r>
      </w:ins>
      <w:r>
        <w:rPr>
          <w:noProof/>
        </w:rPr>
        <w:fldChar w:fldCharType="separate"/>
      </w:r>
      <w:ins w:id="30" w:author="Microsoft Office User" w:date="2016-05-22T17:27:00Z">
        <w:r>
          <w:rPr>
            <w:noProof/>
          </w:rPr>
          <w:t>4</w:t>
        </w:r>
      </w:ins>
      <w:ins w:id="31" w:author="Microsoft Office User" w:date="2016-05-22T17:26:00Z">
        <w:r>
          <w:rPr>
            <w:noProof/>
          </w:rPr>
          <w:fldChar w:fldCharType="end"/>
        </w:r>
      </w:ins>
    </w:p>
    <w:p w14:paraId="0DE1A03B" w14:textId="4B92462A" w:rsidR="00271943" w:rsidRDefault="00271943">
      <w:pPr>
        <w:pStyle w:val="21"/>
        <w:tabs>
          <w:tab w:val="left" w:pos="1440"/>
          <w:tab w:val="right" w:leader="dot" w:pos="9168"/>
        </w:tabs>
        <w:ind w:firstLine="440"/>
        <w:rPr>
          <w:ins w:id="32" w:author="Microsoft Office User" w:date="2016-05-22T17:26:00Z"/>
          <w:rFonts w:asciiTheme="minorHAnsi" w:eastAsiaTheme="minorEastAsia" w:hAnsiTheme="minorHAnsi" w:cstheme="minorBidi"/>
          <w:b w:val="0"/>
          <w:noProof/>
          <w:sz w:val="24"/>
          <w:szCs w:val="24"/>
          <w:lang w:eastAsia="zh-CN"/>
        </w:rPr>
      </w:pPr>
      <w:ins w:id="33" w:author="Microsoft Office User" w:date="2016-05-22T17:26:00Z">
        <w:r w:rsidRPr="00D559E7">
          <w:rPr>
            <w:rFonts w:ascii="Times New Roman" w:hAnsi="Times New Roman"/>
            <w:noProof/>
          </w:rPr>
          <w:t>2.2</w:t>
        </w:r>
        <w:r w:rsidRPr="00D559E7">
          <w:rPr>
            <w:rFonts w:ascii="Times New Roman" w:hAnsi="Times New Roman" w:hint="eastAsia"/>
            <w:noProof/>
          </w:rPr>
          <w:t>主要技术简介</w:t>
        </w:r>
        <w:r>
          <w:rPr>
            <w:noProof/>
          </w:rPr>
          <w:tab/>
        </w:r>
        <w:r>
          <w:rPr>
            <w:noProof/>
          </w:rPr>
          <w:fldChar w:fldCharType="begin"/>
        </w:r>
        <w:r>
          <w:rPr>
            <w:noProof/>
          </w:rPr>
          <w:instrText xml:space="preserve"> PAGEREF _Toc451701352 \h </w:instrText>
        </w:r>
      </w:ins>
      <w:ins w:id="34" w:author="Microsoft Office User" w:date="2016-05-22T17:27:00Z">
        <w:r>
          <w:rPr>
            <w:noProof/>
          </w:rPr>
        </w:r>
      </w:ins>
      <w:r>
        <w:rPr>
          <w:noProof/>
        </w:rPr>
        <w:fldChar w:fldCharType="separate"/>
      </w:r>
      <w:ins w:id="35" w:author="Microsoft Office User" w:date="2016-05-22T17:27:00Z">
        <w:r>
          <w:rPr>
            <w:noProof/>
          </w:rPr>
          <w:t>4</w:t>
        </w:r>
      </w:ins>
      <w:ins w:id="36" w:author="Microsoft Office User" w:date="2016-05-22T17:26:00Z">
        <w:r>
          <w:rPr>
            <w:noProof/>
          </w:rPr>
          <w:fldChar w:fldCharType="end"/>
        </w:r>
      </w:ins>
    </w:p>
    <w:p w14:paraId="23CCB4BB" w14:textId="42C8EBC1" w:rsidR="00271943" w:rsidRDefault="00271943">
      <w:pPr>
        <w:pStyle w:val="31"/>
        <w:tabs>
          <w:tab w:val="left" w:pos="1680"/>
          <w:tab w:val="right" w:leader="dot" w:pos="9168"/>
        </w:tabs>
        <w:rPr>
          <w:ins w:id="37" w:author="Microsoft Office User" w:date="2016-05-22T17:26:00Z"/>
          <w:rFonts w:asciiTheme="minorHAnsi" w:eastAsiaTheme="minorEastAsia" w:hAnsiTheme="minorHAnsi" w:cstheme="minorBidi"/>
          <w:noProof/>
          <w:sz w:val="24"/>
          <w:szCs w:val="24"/>
          <w:lang w:eastAsia="zh-CN"/>
        </w:rPr>
      </w:pPr>
      <w:ins w:id="38" w:author="Microsoft Office User" w:date="2016-05-22T17:26:00Z">
        <w:r w:rsidRPr="00D559E7">
          <w:rPr>
            <w:rFonts w:ascii="Times New Roman" w:hAnsi="Times New Roman"/>
            <w:noProof/>
          </w:rPr>
          <w:t>2.2.1</w:t>
        </w:r>
      </w:ins>
      <w:ins w:id="39" w:author="Microsoft Office User" w:date="2016-05-22T17:27:00Z">
        <w:r>
          <w:rPr>
            <w:rFonts w:ascii="Times New Roman" w:hAnsi="Times New Roman"/>
            <w:noProof/>
          </w:rPr>
          <w:t xml:space="preserve"> </w:t>
        </w:r>
      </w:ins>
      <w:ins w:id="40" w:author="Microsoft Office User" w:date="2016-05-22T17:26:00Z">
        <w:r w:rsidRPr="00D559E7">
          <w:rPr>
            <w:rFonts w:ascii="Times New Roman" w:hAnsi="Times New Roman"/>
            <w:noProof/>
          </w:rPr>
          <w:t xml:space="preserve">SSH </w:t>
        </w:r>
        <w:r w:rsidRPr="00D559E7">
          <w:rPr>
            <w:rFonts w:ascii="Times New Roman" w:hAnsi="Times New Roman" w:hint="eastAsia"/>
            <w:noProof/>
          </w:rPr>
          <w:t>框架</w:t>
        </w:r>
        <w:r>
          <w:rPr>
            <w:noProof/>
          </w:rPr>
          <w:tab/>
        </w:r>
        <w:r>
          <w:rPr>
            <w:noProof/>
          </w:rPr>
          <w:fldChar w:fldCharType="begin"/>
        </w:r>
        <w:r>
          <w:rPr>
            <w:noProof/>
          </w:rPr>
          <w:instrText xml:space="preserve"> PAGEREF _Toc451701353 \h </w:instrText>
        </w:r>
      </w:ins>
      <w:ins w:id="41" w:author="Microsoft Office User" w:date="2016-05-22T17:27:00Z">
        <w:r>
          <w:rPr>
            <w:noProof/>
          </w:rPr>
        </w:r>
      </w:ins>
      <w:r>
        <w:rPr>
          <w:noProof/>
        </w:rPr>
        <w:fldChar w:fldCharType="separate"/>
      </w:r>
      <w:ins w:id="42" w:author="Microsoft Office User" w:date="2016-05-22T17:27:00Z">
        <w:r>
          <w:rPr>
            <w:noProof/>
          </w:rPr>
          <w:t>4</w:t>
        </w:r>
      </w:ins>
      <w:ins w:id="43" w:author="Microsoft Office User" w:date="2016-05-22T17:26:00Z">
        <w:r>
          <w:rPr>
            <w:noProof/>
          </w:rPr>
          <w:fldChar w:fldCharType="end"/>
        </w:r>
      </w:ins>
    </w:p>
    <w:p w14:paraId="7F3E2460" w14:textId="7AC7727D" w:rsidR="00271943" w:rsidRDefault="00271943">
      <w:pPr>
        <w:pStyle w:val="31"/>
        <w:tabs>
          <w:tab w:val="left" w:pos="1680"/>
          <w:tab w:val="right" w:leader="dot" w:pos="9168"/>
        </w:tabs>
        <w:rPr>
          <w:ins w:id="44" w:author="Microsoft Office User" w:date="2016-05-22T17:26:00Z"/>
          <w:rFonts w:asciiTheme="minorHAnsi" w:eastAsiaTheme="minorEastAsia" w:hAnsiTheme="minorHAnsi" w:cstheme="minorBidi"/>
          <w:noProof/>
          <w:sz w:val="24"/>
          <w:szCs w:val="24"/>
          <w:lang w:eastAsia="zh-CN"/>
        </w:rPr>
      </w:pPr>
      <w:ins w:id="45" w:author="Microsoft Office User" w:date="2016-05-22T17:26:00Z">
        <w:r w:rsidRPr="00D559E7">
          <w:rPr>
            <w:rFonts w:ascii="Times New Roman" w:hAnsi="Times New Roman"/>
            <w:noProof/>
          </w:rPr>
          <w:t>2.2.2</w:t>
        </w:r>
        <w:r w:rsidRPr="00D559E7">
          <w:rPr>
            <w:rFonts w:ascii="Times New Roman" w:hAnsi="Times New Roman" w:hint="eastAsia"/>
            <w:noProof/>
          </w:rPr>
          <w:t>工作流框架</w:t>
        </w:r>
        <w:r>
          <w:rPr>
            <w:noProof/>
          </w:rPr>
          <w:tab/>
        </w:r>
        <w:r>
          <w:rPr>
            <w:noProof/>
          </w:rPr>
          <w:fldChar w:fldCharType="begin"/>
        </w:r>
        <w:r>
          <w:rPr>
            <w:noProof/>
          </w:rPr>
          <w:instrText xml:space="preserve"> PAGEREF _Toc451701354 \h </w:instrText>
        </w:r>
      </w:ins>
      <w:ins w:id="46" w:author="Microsoft Office User" w:date="2016-05-22T17:27:00Z">
        <w:r>
          <w:rPr>
            <w:noProof/>
          </w:rPr>
        </w:r>
      </w:ins>
      <w:r>
        <w:rPr>
          <w:noProof/>
        </w:rPr>
        <w:fldChar w:fldCharType="separate"/>
      </w:r>
      <w:ins w:id="47" w:author="Microsoft Office User" w:date="2016-05-22T17:27:00Z">
        <w:r>
          <w:rPr>
            <w:noProof/>
          </w:rPr>
          <w:t>5</w:t>
        </w:r>
      </w:ins>
      <w:ins w:id="48" w:author="Microsoft Office User" w:date="2016-05-22T17:26:00Z">
        <w:r>
          <w:rPr>
            <w:noProof/>
          </w:rPr>
          <w:fldChar w:fldCharType="end"/>
        </w:r>
      </w:ins>
    </w:p>
    <w:p w14:paraId="0E066ACB" w14:textId="2E330F3B" w:rsidR="00271943" w:rsidRDefault="00271943">
      <w:pPr>
        <w:pStyle w:val="31"/>
        <w:tabs>
          <w:tab w:val="left" w:pos="1680"/>
          <w:tab w:val="right" w:leader="dot" w:pos="9168"/>
        </w:tabs>
        <w:rPr>
          <w:ins w:id="49" w:author="Microsoft Office User" w:date="2016-05-22T17:26:00Z"/>
          <w:rFonts w:asciiTheme="minorHAnsi" w:eastAsiaTheme="minorEastAsia" w:hAnsiTheme="minorHAnsi" w:cstheme="minorBidi"/>
          <w:noProof/>
          <w:sz w:val="24"/>
          <w:szCs w:val="24"/>
          <w:lang w:eastAsia="zh-CN"/>
        </w:rPr>
      </w:pPr>
      <w:ins w:id="50" w:author="Microsoft Office User" w:date="2016-05-22T17:26:00Z">
        <w:r w:rsidRPr="00D559E7">
          <w:rPr>
            <w:rFonts w:ascii="Times New Roman" w:hAnsi="Times New Roman"/>
            <w:noProof/>
          </w:rPr>
          <w:t>2.2.3</w:t>
        </w:r>
        <w:r w:rsidRPr="00D559E7">
          <w:rPr>
            <w:rFonts w:ascii="Times New Roman" w:hAnsi="Times New Roman" w:hint="eastAsia"/>
            <w:noProof/>
          </w:rPr>
          <w:t>权限框架</w:t>
        </w:r>
        <w:r>
          <w:rPr>
            <w:noProof/>
          </w:rPr>
          <w:tab/>
        </w:r>
        <w:r>
          <w:rPr>
            <w:noProof/>
          </w:rPr>
          <w:fldChar w:fldCharType="begin"/>
        </w:r>
        <w:r>
          <w:rPr>
            <w:noProof/>
          </w:rPr>
          <w:instrText xml:space="preserve"> PAGEREF _Toc451701355 \h </w:instrText>
        </w:r>
      </w:ins>
      <w:ins w:id="51" w:author="Microsoft Office User" w:date="2016-05-22T17:27:00Z">
        <w:r>
          <w:rPr>
            <w:noProof/>
          </w:rPr>
        </w:r>
      </w:ins>
      <w:r>
        <w:rPr>
          <w:noProof/>
        </w:rPr>
        <w:fldChar w:fldCharType="separate"/>
      </w:r>
      <w:ins w:id="52" w:author="Microsoft Office User" w:date="2016-05-22T17:27:00Z">
        <w:r>
          <w:rPr>
            <w:noProof/>
          </w:rPr>
          <w:t>6</w:t>
        </w:r>
      </w:ins>
      <w:ins w:id="53" w:author="Microsoft Office User" w:date="2016-05-22T17:26:00Z">
        <w:r>
          <w:rPr>
            <w:noProof/>
          </w:rPr>
          <w:fldChar w:fldCharType="end"/>
        </w:r>
      </w:ins>
    </w:p>
    <w:p w14:paraId="273BA139" w14:textId="28FEF29E" w:rsidR="00271943" w:rsidRDefault="00271943">
      <w:pPr>
        <w:pStyle w:val="31"/>
        <w:tabs>
          <w:tab w:val="left" w:pos="1680"/>
          <w:tab w:val="right" w:leader="dot" w:pos="9168"/>
        </w:tabs>
        <w:rPr>
          <w:ins w:id="54" w:author="Microsoft Office User" w:date="2016-05-22T17:26:00Z"/>
          <w:rFonts w:asciiTheme="minorHAnsi" w:eastAsiaTheme="minorEastAsia" w:hAnsiTheme="minorHAnsi" w:cstheme="minorBidi"/>
          <w:noProof/>
          <w:sz w:val="24"/>
          <w:szCs w:val="24"/>
          <w:lang w:eastAsia="zh-CN"/>
        </w:rPr>
      </w:pPr>
      <w:ins w:id="55" w:author="Microsoft Office User" w:date="2016-05-22T17:26:00Z">
        <w:r w:rsidRPr="00D559E7">
          <w:rPr>
            <w:rFonts w:ascii="Times New Roman" w:hAnsi="Times New Roman"/>
            <w:noProof/>
          </w:rPr>
          <w:t>2.2.4</w:t>
        </w:r>
        <w:r w:rsidRPr="00D559E7">
          <w:rPr>
            <w:rFonts w:ascii="Times New Roman" w:hAnsi="Times New Roman" w:hint="eastAsia"/>
            <w:noProof/>
          </w:rPr>
          <w:t>日志框架</w:t>
        </w:r>
        <w:r>
          <w:rPr>
            <w:noProof/>
          </w:rPr>
          <w:tab/>
        </w:r>
        <w:r>
          <w:rPr>
            <w:noProof/>
          </w:rPr>
          <w:fldChar w:fldCharType="begin"/>
        </w:r>
        <w:r>
          <w:rPr>
            <w:noProof/>
          </w:rPr>
          <w:instrText xml:space="preserve"> PAGEREF _Toc451701356 \h </w:instrText>
        </w:r>
      </w:ins>
      <w:ins w:id="56" w:author="Microsoft Office User" w:date="2016-05-22T17:27:00Z">
        <w:r>
          <w:rPr>
            <w:noProof/>
          </w:rPr>
        </w:r>
      </w:ins>
      <w:r>
        <w:rPr>
          <w:noProof/>
        </w:rPr>
        <w:fldChar w:fldCharType="separate"/>
      </w:r>
      <w:ins w:id="57" w:author="Microsoft Office User" w:date="2016-05-22T17:27:00Z">
        <w:r>
          <w:rPr>
            <w:noProof/>
          </w:rPr>
          <w:t>6</w:t>
        </w:r>
      </w:ins>
      <w:ins w:id="58" w:author="Microsoft Office User" w:date="2016-05-22T17:26:00Z">
        <w:r>
          <w:rPr>
            <w:noProof/>
          </w:rPr>
          <w:fldChar w:fldCharType="end"/>
        </w:r>
      </w:ins>
    </w:p>
    <w:p w14:paraId="35A4D961" w14:textId="1D9C88B6" w:rsidR="00271943" w:rsidRDefault="00271943">
      <w:pPr>
        <w:pStyle w:val="31"/>
        <w:tabs>
          <w:tab w:val="left" w:pos="1680"/>
          <w:tab w:val="right" w:leader="dot" w:pos="9168"/>
        </w:tabs>
        <w:rPr>
          <w:ins w:id="59" w:author="Microsoft Office User" w:date="2016-05-22T17:26:00Z"/>
          <w:rFonts w:asciiTheme="minorHAnsi" w:eastAsiaTheme="minorEastAsia" w:hAnsiTheme="minorHAnsi" w:cstheme="minorBidi"/>
          <w:noProof/>
          <w:sz w:val="24"/>
          <w:szCs w:val="24"/>
          <w:lang w:eastAsia="zh-CN"/>
        </w:rPr>
      </w:pPr>
      <w:ins w:id="60" w:author="Microsoft Office User" w:date="2016-05-22T17:26:00Z">
        <w:r w:rsidRPr="00D559E7">
          <w:rPr>
            <w:rFonts w:ascii="Times New Roman" w:hAnsi="Times New Roman"/>
            <w:noProof/>
          </w:rPr>
          <w:t>2.2.5</w:t>
        </w:r>
        <w:r w:rsidRPr="00D559E7">
          <w:rPr>
            <w:rFonts w:ascii="Times New Roman" w:hAnsi="Times New Roman" w:hint="eastAsia"/>
            <w:noProof/>
          </w:rPr>
          <w:t>布局框架</w:t>
        </w:r>
        <w:r>
          <w:rPr>
            <w:noProof/>
          </w:rPr>
          <w:tab/>
        </w:r>
        <w:r>
          <w:rPr>
            <w:noProof/>
          </w:rPr>
          <w:fldChar w:fldCharType="begin"/>
        </w:r>
        <w:r>
          <w:rPr>
            <w:noProof/>
          </w:rPr>
          <w:instrText xml:space="preserve"> PAGEREF _Toc451701357 \h </w:instrText>
        </w:r>
      </w:ins>
      <w:ins w:id="61" w:author="Microsoft Office User" w:date="2016-05-22T17:27:00Z">
        <w:r>
          <w:rPr>
            <w:noProof/>
          </w:rPr>
        </w:r>
      </w:ins>
      <w:r>
        <w:rPr>
          <w:noProof/>
        </w:rPr>
        <w:fldChar w:fldCharType="separate"/>
      </w:r>
      <w:ins w:id="62" w:author="Microsoft Office User" w:date="2016-05-22T17:27:00Z">
        <w:r>
          <w:rPr>
            <w:noProof/>
          </w:rPr>
          <w:t>7</w:t>
        </w:r>
      </w:ins>
      <w:ins w:id="63" w:author="Microsoft Office User" w:date="2016-05-22T17:26:00Z">
        <w:r>
          <w:rPr>
            <w:noProof/>
          </w:rPr>
          <w:fldChar w:fldCharType="end"/>
        </w:r>
      </w:ins>
    </w:p>
    <w:p w14:paraId="103437A2" w14:textId="514EF39C" w:rsidR="00271943" w:rsidRDefault="00271943">
      <w:pPr>
        <w:pStyle w:val="31"/>
        <w:tabs>
          <w:tab w:val="left" w:pos="1680"/>
          <w:tab w:val="right" w:leader="dot" w:pos="9168"/>
        </w:tabs>
        <w:rPr>
          <w:ins w:id="64" w:author="Microsoft Office User" w:date="2016-05-22T17:26:00Z"/>
          <w:rFonts w:asciiTheme="minorHAnsi" w:eastAsiaTheme="minorEastAsia" w:hAnsiTheme="minorHAnsi" w:cstheme="minorBidi"/>
          <w:noProof/>
          <w:sz w:val="24"/>
          <w:szCs w:val="24"/>
          <w:lang w:eastAsia="zh-CN"/>
        </w:rPr>
      </w:pPr>
      <w:ins w:id="65" w:author="Microsoft Office User" w:date="2016-05-22T17:26:00Z">
        <w:r w:rsidRPr="00D559E7">
          <w:rPr>
            <w:rFonts w:ascii="Times New Roman" w:hAnsi="Times New Roman"/>
            <w:noProof/>
          </w:rPr>
          <w:t>2.2.6</w:t>
        </w:r>
        <w:r w:rsidRPr="00D559E7">
          <w:rPr>
            <w:rFonts w:ascii="Times New Roman" w:hAnsi="Times New Roman" w:hint="eastAsia"/>
            <w:noProof/>
          </w:rPr>
          <w:t>前端框架列表</w:t>
        </w:r>
        <w:r>
          <w:rPr>
            <w:noProof/>
          </w:rPr>
          <w:tab/>
        </w:r>
        <w:r>
          <w:rPr>
            <w:noProof/>
          </w:rPr>
          <w:fldChar w:fldCharType="begin"/>
        </w:r>
        <w:r>
          <w:rPr>
            <w:noProof/>
          </w:rPr>
          <w:instrText xml:space="preserve"> PAGEREF _Toc451701358 \h </w:instrText>
        </w:r>
      </w:ins>
      <w:ins w:id="66" w:author="Microsoft Office User" w:date="2016-05-22T17:27:00Z">
        <w:r>
          <w:rPr>
            <w:noProof/>
          </w:rPr>
        </w:r>
      </w:ins>
      <w:r>
        <w:rPr>
          <w:noProof/>
        </w:rPr>
        <w:fldChar w:fldCharType="separate"/>
      </w:r>
      <w:ins w:id="67" w:author="Microsoft Office User" w:date="2016-05-22T17:27:00Z">
        <w:r>
          <w:rPr>
            <w:noProof/>
          </w:rPr>
          <w:t>7</w:t>
        </w:r>
      </w:ins>
      <w:ins w:id="68" w:author="Microsoft Office User" w:date="2016-05-22T17:26:00Z">
        <w:r>
          <w:rPr>
            <w:noProof/>
          </w:rPr>
          <w:fldChar w:fldCharType="end"/>
        </w:r>
      </w:ins>
    </w:p>
    <w:p w14:paraId="3E46E9B7" w14:textId="56017E92" w:rsidR="00271943" w:rsidRDefault="00271943">
      <w:pPr>
        <w:pStyle w:val="12"/>
        <w:rPr>
          <w:ins w:id="69" w:author="Microsoft Office User" w:date="2016-05-22T17:26:00Z"/>
          <w:rFonts w:asciiTheme="minorHAnsi" w:eastAsiaTheme="minorEastAsia" w:hAnsiTheme="minorHAnsi" w:cstheme="minorBidi"/>
          <w:b w:val="0"/>
          <w:noProof/>
          <w:lang w:eastAsia="zh-CN"/>
        </w:rPr>
      </w:pPr>
      <w:ins w:id="70" w:author="Microsoft Office User" w:date="2016-05-22T17:26:00Z">
        <w:r w:rsidRPr="00D559E7">
          <w:rPr>
            <w:rFonts w:ascii="Times New Roman" w:hAnsi="Times New Roman"/>
            <w:noProof/>
          </w:rPr>
          <w:t>3</w:t>
        </w:r>
        <w:r w:rsidRPr="00D559E7">
          <w:rPr>
            <w:rFonts w:ascii="Times New Roman" w:hAnsi="Times New Roman" w:hint="eastAsia"/>
            <w:noProof/>
          </w:rPr>
          <w:t>需求设计</w:t>
        </w:r>
        <w:r>
          <w:rPr>
            <w:noProof/>
          </w:rPr>
          <w:tab/>
        </w:r>
        <w:r>
          <w:rPr>
            <w:noProof/>
          </w:rPr>
          <w:fldChar w:fldCharType="begin"/>
        </w:r>
        <w:r>
          <w:rPr>
            <w:noProof/>
          </w:rPr>
          <w:instrText xml:space="preserve"> PAGEREF _Toc451701359 \h </w:instrText>
        </w:r>
      </w:ins>
      <w:ins w:id="71" w:author="Microsoft Office User" w:date="2016-05-22T17:27:00Z">
        <w:r>
          <w:rPr>
            <w:noProof/>
          </w:rPr>
        </w:r>
      </w:ins>
      <w:r>
        <w:rPr>
          <w:noProof/>
        </w:rPr>
        <w:fldChar w:fldCharType="separate"/>
      </w:r>
      <w:ins w:id="72" w:author="Microsoft Office User" w:date="2016-05-22T17:27:00Z">
        <w:r>
          <w:rPr>
            <w:noProof/>
          </w:rPr>
          <w:t>7</w:t>
        </w:r>
      </w:ins>
      <w:ins w:id="73" w:author="Microsoft Office User" w:date="2016-05-22T17:26:00Z">
        <w:r>
          <w:rPr>
            <w:noProof/>
          </w:rPr>
          <w:fldChar w:fldCharType="end"/>
        </w:r>
      </w:ins>
    </w:p>
    <w:p w14:paraId="4180DD3C" w14:textId="668BAB59" w:rsidR="00271943" w:rsidRDefault="00271943">
      <w:pPr>
        <w:pStyle w:val="21"/>
        <w:tabs>
          <w:tab w:val="left" w:pos="1440"/>
          <w:tab w:val="right" w:leader="dot" w:pos="9168"/>
        </w:tabs>
        <w:ind w:firstLine="440"/>
        <w:rPr>
          <w:ins w:id="74" w:author="Microsoft Office User" w:date="2016-05-22T17:26:00Z"/>
          <w:rFonts w:asciiTheme="minorHAnsi" w:eastAsiaTheme="minorEastAsia" w:hAnsiTheme="minorHAnsi" w:cstheme="minorBidi"/>
          <w:b w:val="0"/>
          <w:noProof/>
          <w:sz w:val="24"/>
          <w:szCs w:val="24"/>
          <w:lang w:eastAsia="zh-CN"/>
        </w:rPr>
      </w:pPr>
      <w:ins w:id="75" w:author="Microsoft Office User" w:date="2016-05-22T17:26:00Z">
        <w:r w:rsidRPr="00D559E7">
          <w:rPr>
            <w:rFonts w:ascii="Times New Roman" w:hAnsi="Times New Roman"/>
            <w:noProof/>
          </w:rPr>
          <w:t>3.1</w:t>
        </w:r>
        <w:r w:rsidRPr="00D559E7">
          <w:rPr>
            <w:rFonts w:ascii="Times New Roman" w:hAnsi="Times New Roman" w:hint="eastAsia"/>
            <w:noProof/>
          </w:rPr>
          <w:t>系统功能分析</w:t>
        </w:r>
        <w:r>
          <w:rPr>
            <w:noProof/>
          </w:rPr>
          <w:tab/>
        </w:r>
        <w:r>
          <w:rPr>
            <w:noProof/>
          </w:rPr>
          <w:fldChar w:fldCharType="begin"/>
        </w:r>
        <w:r>
          <w:rPr>
            <w:noProof/>
          </w:rPr>
          <w:instrText xml:space="preserve"> PAGEREF _Toc451701360 \h </w:instrText>
        </w:r>
      </w:ins>
      <w:ins w:id="76" w:author="Microsoft Office User" w:date="2016-05-22T17:27:00Z">
        <w:r>
          <w:rPr>
            <w:noProof/>
          </w:rPr>
        </w:r>
      </w:ins>
      <w:r>
        <w:rPr>
          <w:noProof/>
        </w:rPr>
        <w:fldChar w:fldCharType="separate"/>
      </w:r>
      <w:ins w:id="77" w:author="Microsoft Office User" w:date="2016-05-22T17:27:00Z">
        <w:r>
          <w:rPr>
            <w:noProof/>
          </w:rPr>
          <w:t>7</w:t>
        </w:r>
      </w:ins>
      <w:ins w:id="78" w:author="Microsoft Office User" w:date="2016-05-22T17:26:00Z">
        <w:r>
          <w:rPr>
            <w:noProof/>
          </w:rPr>
          <w:fldChar w:fldCharType="end"/>
        </w:r>
      </w:ins>
    </w:p>
    <w:p w14:paraId="07B412C7" w14:textId="463B360E" w:rsidR="00271943" w:rsidRDefault="00271943">
      <w:pPr>
        <w:pStyle w:val="21"/>
        <w:tabs>
          <w:tab w:val="left" w:pos="1440"/>
          <w:tab w:val="right" w:leader="dot" w:pos="9168"/>
        </w:tabs>
        <w:ind w:firstLine="440"/>
        <w:rPr>
          <w:ins w:id="79" w:author="Microsoft Office User" w:date="2016-05-22T17:26:00Z"/>
          <w:rFonts w:asciiTheme="minorHAnsi" w:eastAsiaTheme="minorEastAsia" w:hAnsiTheme="minorHAnsi" w:cstheme="minorBidi"/>
          <w:b w:val="0"/>
          <w:noProof/>
          <w:sz w:val="24"/>
          <w:szCs w:val="24"/>
          <w:lang w:eastAsia="zh-CN"/>
        </w:rPr>
      </w:pPr>
      <w:ins w:id="80" w:author="Microsoft Office User" w:date="2016-05-22T17:26:00Z">
        <w:r w:rsidRPr="00D559E7">
          <w:rPr>
            <w:rFonts w:ascii="Times New Roman" w:hAnsi="Times New Roman"/>
            <w:noProof/>
          </w:rPr>
          <w:t>3.2</w:t>
        </w:r>
        <w:r w:rsidRPr="00D559E7">
          <w:rPr>
            <w:rFonts w:ascii="Times New Roman" w:hAnsi="Times New Roman" w:hint="eastAsia"/>
            <w:noProof/>
          </w:rPr>
          <w:t>缺陷管理业务分析</w:t>
        </w:r>
        <w:r>
          <w:rPr>
            <w:noProof/>
          </w:rPr>
          <w:tab/>
        </w:r>
        <w:r>
          <w:rPr>
            <w:noProof/>
          </w:rPr>
          <w:fldChar w:fldCharType="begin"/>
        </w:r>
        <w:r>
          <w:rPr>
            <w:noProof/>
          </w:rPr>
          <w:instrText xml:space="preserve"> PAGEREF _Toc451701361 \h </w:instrText>
        </w:r>
      </w:ins>
      <w:ins w:id="81" w:author="Microsoft Office User" w:date="2016-05-22T17:27:00Z">
        <w:r>
          <w:rPr>
            <w:noProof/>
          </w:rPr>
        </w:r>
      </w:ins>
      <w:r>
        <w:rPr>
          <w:noProof/>
        </w:rPr>
        <w:fldChar w:fldCharType="separate"/>
      </w:r>
      <w:ins w:id="82" w:author="Microsoft Office User" w:date="2016-05-22T17:27:00Z">
        <w:r>
          <w:rPr>
            <w:noProof/>
          </w:rPr>
          <w:t>9</w:t>
        </w:r>
      </w:ins>
      <w:ins w:id="83" w:author="Microsoft Office User" w:date="2016-05-22T17:26:00Z">
        <w:r>
          <w:rPr>
            <w:noProof/>
          </w:rPr>
          <w:fldChar w:fldCharType="end"/>
        </w:r>
      </w:ins>
    </w:p>
    <w:p w14:paraId="224116D0" w14:textId="6C41533E" w:rsidR="00271943" w:rsidRDefault="00271943">
      <w:pPr>
        <w:pStyle w:val="31"/>
        <w:tabs>
          <w:tab w:val="left" w:pos="1680"/>
          <w:tab w:val="right" w:leader="dot" w:pos="9168"/>
        </w:tabs>
        <w:rPr>
          <w:ins w:id="84" w:author="Microsoft Office User" w:date="2016-05-22T17:26:00Z"/>
          <w:rFonts w:asciiTheme="minorHAnsi" w:eastAsiaTheme="minorEastAsia" w:hAnsiTheme="minorHAnsi" w:cstheme="minorBidi"/>
          <w:noProof/>
          <w:sz w:val="24"/>
          <w:szCs w:val="24"/>
          <w:lang w:eastAsia="zh-CN"/>
        </w:rPr>
      </w:pPr>
      <w:ins w:id="85" w:author="Microsoft Office User" w:date="2016-05-22T17:26:00Z">
        <w:r w:rsidRPr="00D559E7">
          <w:rPr>
            <w:rFonts w:ascii="Times New Roman" w:hAnsi="Times New Roman"/>
            <w:noProof/>
          </w:rPr>
          <w:t>3.2.1</w:t>
        </w:r>
        <w:r>
          <w:rPr>
            <w:rFonts w:asciiTheme="minorHAnsi" w:eastAsiaTheme="minorEastAsia" w:hAnsiTheme="minorHAnsi" w:cstheme="minorBidi"/>
            <w:noProof/>
            <w:sz w:val="24"/>
            <w:szCs w:val="24"/>
            <w:lang w:eastAsia="zh-CN"/>
          </w:rPr>
          <w:t xml:space="preserve"> </w:t>
        </w:r>
        <w:r w:rsidRPr="00D559E7">
          <w:rPr>
            <w:rFonts w:ascii="Times New Roman" w:hAnsi="Times New Roman"/>
            <w:noProof/>
          </w:rPr>
          <w:t>Bug</w:t>
        </w:r>
        <w:r w:rsidRPr="00D559E7">
          <w:rPr>
            <w:rFonts w:ascii="Times New Roman" w:hAnsi="Times New Roman" w:hint="eastAsia"/>
            <w:noProof/>
          </w:rPr>
          <w:t>生命周期</w:t>
        </w:r>
        <w:r>
          <w:rPr>
            <w:noProof/>
          </w:rPr>
          <w:tab/>
        </w:r>
        <w:r>
          <w:rPr>
            <w:noProof/>
          </w:rPr>
          <w:fldChar w:fldCharType="begin"/>
        </w:r>
        <w:r>
          <w:rPr>
            <w:noProof/>
          </w:rPr>
          <w:instrText xml:space="preserve"> PAGEREF _Toc451701362 \h </w:instrText>
        </w:r>
      </w:ins>
      <w:ins w:id="86" w:author="Microsoft Office User" w:date="2016-05-22T17:27:00Z">
        <w:r>
          <w:rPr>
            <w:noProof/>
          </w:rPr>
        </w:r>
      </w:ins>
      <w:r>
        <w:rPr>
          <w:noProof/>
        </w:rPr>
        <w:fldChar w:fldCharType="separate"/>
      </w:r>
      <w:ins w:id="87" w:author="Microsoft Office User" w:date="2016-05-22T17:27:00Z">
        <w:r>
          <w:rPr>
            <w:noProof/>
          </w:rPr>
          <w:t>9</w:t>
        </w:r>
      </w:ins>
      <w:ins w:id="88" w:author="Microsoft Office User" w:date="2016-05-22T17:26:00Z">
        <w:r>
          <w:rPr>
            <w:noProof/>
          </w:rPr>
          <w:fldChar w:fldCharType="end"/>
        </w:r>
      </w:ins>
    </w:p>
    <w:p w14:paraId="3614FE15" w14:textId="3008A84A" w:rsidR="00271943" w:rsidRDefault="00271943">
      <w:pPr>
        <w:pStyle w:val="31"/>
        <w:tabs>
          <w:tab w:val="left" w:pos="1680"/>
          <w:tab w:val="right" w:leader="dot" w:pos="9168"/>
        </w:tabs>
        <w:rPr>
          <w:ins w:id="89" w:author="Microsoft Office User" w:date="2016-05-22T17:26:00Z"/>
          <w:rFonts w:asciiTheme="minorHAnsi" w:eastAsiaTheme="minorEastAsia" w:hAnsiTheme="minorHAnsi" w:cstheme="minorBidi"/>
          <w:noProof/>
          <w:sz w:val="24"/>
          <w:szCs w:val="24"/>
          <w:lang w:eastAsia="zh-CN"/>
        </w:rPr>
      </w:pPr>
      <w:ins w:id="90" w:author="Microsoft Office User" w:date="2016-05-22T17:26:00Z">
        <w:r w:rsidRPr="00D559E7">
          <w:rPr>
            <w:rFonts w:ascii="Times New Roman" w:hAnsi="Times New Roman"/>
            <w:noProof/>
          </w:rPr>
          <w:t>3.2.2</w:t>
        </w:r>
        <w:r>
          <w:rPr>
            <w:rFonts w:asciiTheme="minorHAnsi" w:eastAsiaTheme="minorEastAsia" w:hAnsiTheme="minorHAnsi" w:cstheme="minorBidi"/>
            <w:noProof/>
            <w:sz w:val="24"/>
            <w:szCs w:val="24"/>
            <w:lang w:eastAsia="zh-CN"/>
          </w:rPr>
          <w:t xml:space="preserve"> </w:t>
        </w:r>
        <w:r w:rsidRPr="00D559E7">
          <w:rPr>
            <w:rFonts w:ascii="Times New Roman" w:hAnsi="Times New Roman"/>
            <w:noProof/>
          </w:rPr>
          <w:t>Bug</w:t>
        </w:r>
        <w:r w:rsidRPr="00D559E7">
          <w:rPr>
            <w:rFonts w:ascii="Times New Roman" w:hAnsi="Times New Roman" w:hint="eastAsia"/>
            <w:noProof/>
          </w:rPr>
          <w:t>类型</w:t>
        </w:r>
        <w:r>
          <w:rPr>
            <w:noProof/>
          </w:rPr>
          <w:tab/>
        </w:r>
        <w:r>
          <w:rPr>
            <w:noProof/>
          </w:rPr>
          <w:fldChar w:fldCharType="begin"/>
        </w:r>
        <w:r>
          <w:rPr>
            <w:noProof/>
          </w:rPr>
          <w:instrText xml:space="preserve"> PAGEREF _Toc451701363 \h </w:instrText>
        </w:r>
      </w:ins>
      <w:ins w:id="91" w:author="Microsoft Office User" w:date="2016-05-22T17:27:00Z">
        <w:r>
          <w:rPr>
            <w:noProof/>
          </w:rPr>
        </w:r>
      </w:ins>
      <w:r>
        <w:rPr>
          <w:noProof/>
        </w:rPr>
        <w:fldChar w:fldCharType="separate"/>
      </w:r>
      <w:ins w:id="92" w:author="Microsoft Office User" w:date="2016-05-22T17:27:00Z">
        <w:r>
          <w:rPr>
            <w:noProof/>
          </w:rPr>
          <w:t>10</w:t>
        </w:r>
      </w:ins>
      <w:ins w:id="93" w:author="Microsoft Office User" w:date="2016-05-22T17:26:00Z">
        <w:r>
          <w:rPr>
            <w:noProof/>
          </w:rPr>
          <w:fldChar w:fldCharType="end"/>
        </w:r>
      </w:ins>
    </w:p>
    <w:p w14:paraId="5E644145" w14:textId="3B4B1621" w:rsidR="00271943" w:rsidRDefault="00271943">
      <w:pPr>
        <w:pStyle w:val="31"/>
        <w:tabs>
          <w:tab w:val="left" w:pos="1680"/>
          <w:tab w:val="right" w:leader="dot" w:pos="9168"/>
        </w:tabs>
        <w:rPr>
          <w:ins w:id="94" w:author="Microsoft Office User" w:date="2016-05-22T17:26:00Z"/>
          <w:rFonts w:asciiTheme="minorHAnsi" w:eastAsiaTheme="minorEastAsia" w:hAnsiTheme="minorHAnsi" w:cstheme="minorBidi"/>
          <w:noProof/>
          <w:sz w:val="24"/>
          <w:szCs w:val="24"/>
          <w:lang w:eastAsia="zh-CN"/>
        </w:rPr>
      </w:pPr>
      <w:ins w:id="95" w:author="Microsoft Office User" w:date="2016-05-22T17:26:00Z">
        <w:r w:rsidRPr="00D559E7">
          <w:rPr>
            <w:rFonts w:ascii="Times New Roman" w:hAnsi="Times New Roman"/>
            <w:noProof/>
          </w:rPr>
          <w:t>3.2.3</w:t>
        </w:r>
        <w:r>
          <w:rPr>
            <w:rFonts w:asciiTheme="minorHAnsi" w:eastAsiaTheme="minorEastAsia" w:hAnsiTheme="minorHAnsi" w:cstheme="minorBidi"/>
            <w:noProof/>
            <w:sz w:val="24"/>
            <w:szCs w:val="24"/>
            <w:lang w:eastAsia="zh-CN"/>
          </w:rPr>
          <w:t xml:space="preserve"> </w:t>
        </w:r>
        <w:r w:rsidRPr="00D559E7">
          <w:rPr>
            <w:rFonts w:ascii="Times New Roman" w:hAnsi="Times New Roman"/>
            <w:noProof/>
          </w:rPr>
          <w:t>Bug</w:t>
        </w:r>
        <w:r w:rsidRPr="00D559E7">
          <w:rPr>
            <w:rFonts w:ascii="Times New Roman" w:hAnsi="Times New Roman" w:hint="eastAsia"/>
            <w:noProof/>
          </w:rPr>
          <w:t>优先级</w:t>
        </w:r>
        <w:r>
          <w:rPr>
            <w:noProof/>
          </w:rPr>
          <w:tab/>
        </w:r>
        <w:r>
          <w:rPr>
            <w:noProof/>
          </w:rPr>
          <w:fldChar w:fldCharType="begin"/>
        </w:r>
        <w:r>
          <w:rPr>
            <w:noProof/>
          </w:rPr>
          <w:instrText xml:space="preserve"> PAGEREF _Toc451701364 \h </w:instrText>
        </w:r>
      </w:ins>
      <w:ins w:id="96" w:author="Microsoft Office User" w:date="2016-05-22T17:27:00Z">
        <w:r>
          <w:rPr>
            <w:noProof/>
          </w:rPr>
        </w:r>
      </w:ins>
      <w:r>
        <w:rPr>
          <w:noProof/>
        </w:rPr>
        <w:fldChar w:fldCharType="separate"/>
      </w:r>
      <w:ins w:id="97" w:author="Microsoft Office User" w:date="2016-05-22T17:27:00Z">
        <w:r>
          <w:rPr>
            <w:noProof/>
          </w:rPr>
          <w:t>10</w:t>
        </w:r>
      </w:ins>
      <w:ins w:id="98" w:author="Microsoft Office User" w:date="2016-05-22T17:26:00Z">
        <w:r>
          <w:rPr>
            <w:noProof/>
          </w:rPr>
          <w:fldChar w:fldCharType="end"/>
        </w:r>
      </w:ins>
    </w:p>
    <w:p w14:paraId="4728E582" w14:textId="6F1E12E5" w:rsidR="00271943" w:rsidRDefault="00271943">
      <w:pPr>
        <w:pStyle w:val="31"/>
        <w:tabs>
          <w:tab w:val="left" w:pos="1680"/>
          <w:tab w:val="right" w:leader="dot" w:pos="9168"/>
        </w:tabs>
        <w:rPr>
          <w:ins w:id="99" w:author="Microsoft Office User" w:date="2016-05-22T17:26:00Z"/>
          <w:rFonts w:asciiTheme="minorHAnsi" w:eastAsiaTheme="minorEastAsia" w:hAnsiTheme="minorHAnsi" w:cstheme="minorBidi"/>
          <w:noProof/>
          <w:sz w:val="24"/>
          <w:szCs w:val="24"/>
          <w:lang w:eastAsia="zh-CN"/>
        </w:rPr>
      </w:pPr>
      <w:ins w:id="100" w:author="Microsoft Office User" w:date="2016-05-22T17:26:00Z">
        <w:r w:rsidRPr="00D559E7">
          <w:rPr>
            <w:rFonts w:ascii="Times New Roman" w:hAnsi="Times New Roman"/>
            <w:noProof/>
          </w:rPr>
          <w:t>3.2.4</w:t>
        </w:r>
        <w:r>
          <w:rPr>
            <w:rFonts w:asciiTheme="minorHAnsi" w:eastAsiaTheme="minorEastAsia" w:hAnsiTheme="minorHAnsi" w:cstheme="minorBidi"/>
            <w:noProof/>
            <w:sz w:val="24"/>
            <w:szCs w:val="24"/>
            <w:lang w:eastAsia="zh-CN"/>
          </w:rPr>
          <w:t xml:space="preserve"> </w:t>
        </w:r>
        <w:r w:rsidRPr="00D559E7">
          <w:rPr>
            <w:rFonts w:ascii="Times New Roman" w:hAnsi="Times New Roman"/>
            <w:noProof/>
          </w:rPr>
          <w:t xml:space="preserve">BPMN </w:t>
        </w:r>
        <w:r w:rsidRPr="00D559E7">
          <w:rPr>
            <w:rFonts w:ascii="Times New Roman" w:hAnsi="Times New Roman" w:hint="eastAsia"/>
            <w:noProof/>
          </w:rPr>
          <w:t>流程定义图</w:t>
        </w:r>
        <w:r>
          <w:rPr>
            <w:noProof/>
          </w:rPr>
          <w:tab/>
        </w:r>
        <w:r>
          <w:rPr>
            <w:noProof/>
          </w:rPr>
          <w:fldChar w:fldCharType="begin"/>
        </w:r>
        <w:r>
          <w:rPr>
            <w:noProof/>
          </w:rPr>
          <w:instrText xml:space="preserve"> PAGEREF _Toc451701365 \h </w:instrText>
        </w:r>
      </w:ins>
      <w:ins w:id="101" w:author="Microsoft Office User" w:date="2016-05-22T17:27:00Z">
        <w:r>
          <w:rPr>
            <w:noProof/>
          </w:rPr>
        </w:r>
      </w:ins>
      <w:r>
        <w:rPr>
          <w:noProof/>
        </w:rPr>
        <w:fldChar w:fldCharType="separate"/>
      </w:r>
      <w:ins w:id="102" w:author="Microsoft Office User" w:date="2016-05-22T17:27:00Z">
        <w:r>
          <w:rPr>
            <w:noProof/>
          </w:rPr>
          <w:t>11</w:t>
        </w:r>
      </w:ins>
      <w:ins w:id="103" w:author="Microsoft Office User" w:date="2016-05-22T17:26:00Z">
        <w:r>
          <w:rPr>
            <w:noProof/>
          </w:rPr>
          <w:fldChar w:fldCharType="end"/>
        </w:r>
      </w:ins>
    </w:p>
    <w:p w14:paraId="06F98638" w14:textId="44880CD1" w:rsidR="00271943" w:rsidRDefault="00271943">
      <w:pPr>
        <w:pStyle w:val="21"/>
        <w:tabs>
          <w:tab w:val="left" w:pos="1440"/>
          <w:tab w:val="right" w:leader="dot" w:pos="9168"/>
        </w:tabs>
        <w:ind w:firstLine="440"/>
        <w:rPr>
          <w:ins w:id="104" w:author="Microsoft Office User" w:date="2016-05-22T17:26:00Z"/>
          <w:rFonts w:asciiTheme="minorHAnsi" w:eastAsiaTheme="minorEastAsia" w:hAnsiTheme="minorHAnsi" w:cstheme="minorBidi"/>
          <w:b w:val="0"/>
          <w:noProof/>
          <w:sz w:val="24"/>
          <w:szCs w:val="24"/>
          <w:lang w:eastAsia="zh-CN"/>
        </w:rPr>
      </w:pPr>
      <w:ins w:id="105" w:author="Microsoft Office User" w:date="2016-05-22T17:26:00Z">
        <w:r w:rsidRPr="00D559E7">
          <w:rPr>
            <w:rFonts w:ascii="Times New Roman" w:hAnsi="Times New Roman"/>
            <w:noProof/>
          </w:rPr>
          <w:t>3.3</w:t>
        </w:r>
        <w:r w:rsidRPr="00D559E7">
          <w:rPr>
            <w:rFonts w:ascii="Times New Roman" w:hAnsi="Times New Roman" w:hint="eastAsia"/>
            <w:noProof/>
          </w:rPr>
          <w:t>系统功能需求</w:t>
        </w:r>
        <w:r>
          <w:rPr>
            <w:noProof/>
          </w:rPr>
          <w:tab/>
        </w:r>
        <w:r>
          <w:rPr>
            <w:noProof/>
          </w:rPr>
          <w:fldChar w:fldCharType="begin"/>
        </w:r>
        <w:r>
          <w:rPr>
            <w:noProof/>
          </w:rPr>
          <w:instrText xml:space="preserve"> PAGEREF _Toc451701366 \h </w:instrText>
        </w:r>
      </w:ins>
      <w:ins w:id="106" w:author="Microsoft Office User" w:date="2016-05-22T17:27:00Z">
        <w:r>
          <w:rPr>
            <w:noProof/>
          </w:rPr>
        </w:r>
      </w:ins>
      <w:r>
        <w:rPr>
          <w:noProof/>
        </w:rPr>
        <w:fldChar w:fldCharType="separate"/>
      </w:r>
      <w:ins w:id="107" w:author="Microsoft Office User" w:date="2016-05-22T17:27:00Z">
        <w:r>
          <w:rPr>
            <w:noProof/>
          </w:rPr>
          <w:t>12</w:t>
        </w:r>
      </w:ins>
      <w:ins w:id="108" w:author="Microsoft Office User" w:date="2016-05-22T17:26:00Z">
        <w:r>
          <w:rPr>
            <w:noProof/>
          </w:rPr>
          <w:fldChar w:fldCharType="end"/>
        </w:r>
      </w:ins>
    </w:p>
    <w:p w14:paraId="2D9ECB97" w14:textId="3C2D278B" w:rsidR="00271943" w:rsidRDefault="00271943">
      <w:pPr>
        <w:pStyle w:val="31"/>
        <w:tabs>
          <w:tab w:val="left" w:pos="1680"/>
          <w:tab w:val="right" w:leader="dot" w:pos="9168"/>
        </w:tabs>
        <w:rPr>
          <w:ins w:id="109" w:author="Microsoft Office User" w:date="2016-05-22T17:26:00Z"/>
          <w:rFonts w:asciiTheme="minorHAnsi" w:eastAsiaTheme="minorEastAsia" w:hAnsiTheme="minorHAnsi" w:cstheme="minorBidi"/>
          <w:noProof/>
          <w:sz w:val="24"/>
          <w:szCs w:val="24"/>
          <w:lang w:eastAsia="zh-CN"/>
        </w:rPr>
      </w:pPr>
      <w:ins w:id="110" w:author="Microsoft Office User" w:date="2016-05-22T17:26:00Z">
        <w:r w:rsidRPr="00D559E7">
          <w:rPr>
            <w:rFonts w:ascii="Times New Roman" w:hAnsi="Times New Roman"/>
            <w:noProof/>
          </w:rPr>
          <w:t>3.3.1</w:t>
        </w:r>
        <w:r w:rsidRPr="00D559E7">
          <w:rPr>
            <w:rFonts w:ascii="Times New Roman" w:hAnsi="Times New Roman" w:hint="eastAsia"/>
            <w:noProof/>
          </w:rPr>
          <w:t>基础信息管理</w:t>
        </w:r>
        <w:r>
          <w:rPr>
            <w:noProof/>
          </w:rPr>
          <w:tab/>
        </w:r>
        <w:r>
          <w:rPr>
            <w:noProof/>
          </w:rPr>
          <w:fldChar w:fldCharType="begin"/>
        </w:r>
        <w:r>
          <w:rPr>
            <w:noProof/>
          </w:rPr>
          <w:instrText xml:space="preserve"> PAGEREF _Toc451701367 \h </w:instrText>
        </w:r>
      </w:ins>
      <w:ins w:id="111" w:author="Microsoft Office User" w:date="2016-05-22T17:27:00Z">
        <w:r>
          <w:rPr>
            <w:noProof/>
          </w:rPr>
        </w:r>
      </w:ins>
      <w:r>
        <w:rPr>
          <w:noProof/>
        </w:rPr>
        <w:fldChar w:fldCharType="separate"/>
      </w:r>
      <w:ins w:id="112" w:author="Microsoft Office User" w:date="2016-05-22T17:27:00Z">
        <w:r>
          <w:rPr>
            <w:noProof/>
          </w:rPr>
          <w:t>12</w:t>
        </w:r>
      </w:ins>
      <w:ins w:id="113" w:author="Microsoft Office User" w:date="2016-05-22T17:26:00Z">
        <w:r>
          <w:rPr>
            <w:noProof/>
          </w:rPr>
          <w:fldChar w:fldCharType="end"/>
        </w:r>
      </w:ins>
    </w:p>
    <w:p w14:paraId="3FF53101" w14:textId="6B8889DD" w:rsidR="00271943" w:rsidRDefault="00271943">
      <w:pPr>
        <w:pStyle w:val="31"/>
        <w:tabs>
          <w:tab w:val="left" w:pos="1680"/>
          <w:tab w:val="right" w:leader="dot" w:pos="9168"/>
        </w:tabs>
        <w:rPr>
          <w:ins w:id="114" w:author="Microsoft Office User" w:date="2016-05-22T17:26:00Z"/>
          <w:rFonts w:asciiTheme="minorHAnsi" w:eastAsiaTheme="minorEastAsia" w:hAnsiTheme="minorHAnsi" w:cstheme="minorBidi"/>
          <w:noProof/>
          <w:sz w:val="24"/>
          <w:szCs w:val="24"/>
          <w:lang w:eastAsia="zh-CN"/>
        </w:rPr>
      </w:pPr>
      <w:ins w:id="115" w:author="Microsoft Office User" w:date="2016-05-22T17:26:00Z">
        <w:r w:rsidRPr="00D559E7">
          <w:rPr>
            <w:rFonts w:ascii="Times New Roman" w:hAnsi="Times New Roman"/>
            <w:noProof/>
          </w:rPr>
          <w:t>3.3.2</w:t>
        </w:r>
        <w:r w:rsidRPr="00D559E7">
          <w:rPr>
            <w:rFonts w:ascii="Times New Roman" w:hAnsi="Times New Roman" w:hint="eastAsia"/>
            <w:noProof/>
          </w:rPr>
          <w:t>工作流配置模块</w:t>
        </w:r>
        <w:r>
          <w:rPr>
            <w:noProof/>
          </w:rPr>
          <w:tab/>
        </w:r>
        <w:r>
          <w:rPr>
            <w:noProof/>
          </w:rPr>
          <w:fldChar w:fldCharType="begin"/>
        </w:r>
        <w:r>
          <w:rPr>
            <w:noProof/>
          </w:rPr>
          <w:instrText xml:space="preserve"> PAGEREF _Toc451701368 \h </w:instrText>
        </w:r>
      </w:ins>
      <w:ins w:id="116" w:author="Microsoft Office User" w:date="2016-05-22T17:27:00Z">
        <w:r>
          <w:rPr>
            <w:noProof/>
          </w:rPr>
        </w:r>
      </w:ins>
      <w:r>
        <w:rPr>
          <w:noProof/>
        </w:rPr>
        <w:fldChar w:fldCharType="separate"/>
      </w:r>
      <w:ins w:id="117" w:author="Microsoft Office User" w:date="2016-05-22T17:27:00Z">
        <w:r>
          <w:rPr>
            <w:noProof/>
          </w:rPr>
          <w:t>14</w:t>
        </w:r>
      </w:ins>
      <w:ins w:id="118" w:author="Microsoft Office User" w:date="2016-05-22T17:26:00Z">
        <w:r>
          <w:rPr>
            <w:noProof/>
          </w:rPr>
          <w:fldChar w:fldCharType="end"/>
        </w:r>
      </w:ins>
    </w:p>
    <w:p w14:paraId="3C65C257" w14:textId="4667BD7A" w:rsidR="00271943" w:rsidRDefault="00271943">
      <w:pPr>
        <w:pStyle w:val="31"/>
        <w:tabs>
          <w:tab w:val="left" w:pos="1680"/>
          <w:tab w:val="right" w:leader="dot" w:pos="9168"/>
        </w:tabs>
        <w:rPr>
          <w:ins w:id="119" w:author="Microsoft Office User" w:date="2016-05-22T17:26:00Z"/>
          <w:rFonts w:asciiTheme="minorHAnsi" w:eastAsiaTheme="minorEastAsia" w:hAnsiTheme="minorHAnsi" w:cstheme="minorBidi"/>
          <w:noProof/>
          <w:sz w:val="24"/>
          <w:szCs w:val="24"/>
          <w:lang w:eastAsia="zh-CN"/>
        </w:rPr>
      </w:pPr>
      <w:ins w:id="120" w:author="Microsoft Office User" w:date="2016-05-22T17:26:00Z">
        <w:r w:rsidRPr="00D559E7">
          <w:rPr>
            <w:rFonts w:ascii="Times New Roman" w:hAnsi="Times New Roman"/>
            <w:noProof/>
          </w:rPr>
          <w:t>3.3.3</w:t>
        </w:r>
        <w:r w:rsidRPr="00D559E7">
          <w:rPr>
            <w:rFonts w:ascii="Times New Roman" w:hAnsi="Times New Roman" w:hint="eastAsia"/>
            <w:noProof/>
          </w:rPr>
          <w:t>即时通讯模块</w:t>
        </w:r>
        <w:r>
          <w:rPr>
            <w:noProof/>
          </w:rPr>
          <w:tab/>
        </w:r>
        <w:r>
          <w:rPr>
            <w:noProof/>
          </w:rPr>
          <w:fldChar w:fldCharType="begin"/>
        </w:r>
        <w:r>
          <w:rPr>
            <w:noProof/>
          </w:rPr>
          <w:instrText xml:space="preserve"> PAGEREF _Toc451701369 \h </w:instrText>
        </w:r>
      </w:ins>
      <w:ins w:id="121" w:author="Microsoft Office User" w:date="2016-05-22T17:27:00Z">
        <w:r>
          <w:rPr>
            <w:noProof/>
          </w:rPr>
        </w:r>
      </w:ins>
      <w:r>
        <w:rPr>
          <w:noProof/>
        </w:rPr>
        <w:fldChar w:fldCharType="separate"/>
      </w:r>
      <w:ins w:id="122" w:author="Microsoft Office User" w:date="2016-05-22T17:27:00Z">
        <w:r>
          <w:rPr>
            <w:noProof/>
          </w:rPr>
          <w:t>16</w:t>
        </w:r>
      </w:ins>
      <w:ins w:id="123" w:author="Microsoft Office User" w:date="2016-05-22T17:26:00Z">
        <w:r>
          <w:rPr>
            <w:noProof/>
          </w:rPr>
          <w:fldChar w:fldCharType="end"/>
        </w:r>
      </w:ins>
    </w:p>
    <w:p w14:paraId="26DD4851" w14:textId="77777777" w:rsidR="00271943" w:rsidRDefault="00271943">
      <w:pPr>
        <w:pStyle w:val="12"/>
        <w:rPr>
          <w:ins w:id="124" w:author="Microsoft Office User" w:date="2016-05-22T17:26:00Z"/>
          <w:rFonts w:asciiTheme="minorHAnsi" w:eastAsiaTheme="minorEastAsia" w:hAnsiTheme="minorHAnsi" w:cstheme="minorBidi"/>
          <w:b w:val="0"/>
          <w:noProof/>
          <w:lang w:eastAsia="zh-CN"/>
        </w:rPr>
      </w:pPr>
      <w:ins w:id="125" w:author="Microsoft Office User" w:date="2016-05-22T17:26:00Z">
        <w:r>
          <w:rPr>
            <w:noProof/>
          </w:rPr>
          <w:t xml:space="preserve">4  </w:t>
        </w:r>
        <w:r>
          <w:rPr>
            <w:rFonts w:hint="eastAsia"/>
            <w:noProof/>
          </w:rPr>
          <w:t>数据库设计</w:t>
        </w:r>
        <w:r>
          <w:rPr>
            <w:noProof/>
          </w:rPr>
          <w:tab/>
        </w:r>
        <w:r>
          <w:rPr>
            <w:noProof/>
          </w:rPr>
          <w:fldChar w:fldCharType="begin"/>
        </w:r>
        <w:r>
          <w:rPr>
            <w:noProof/>
          </w:rPr>
          <w:instrText xml:space="preserve"> PAGEREF _Toc451701370 \h </w:instrText>
        </w:r>
      </w:ins>
      <w:ins w:id="126" w:author="Microsoft Office User" w:date="2016-05-22T17:27:00Z">
        <w:r>
          <w:rPr>
            <w:noProof/>
          </w:rPr>
        </w:r>
      </w:ins>
      <w:r>
        <w:rPr>
          <w:noProof/>
        </w:rPr>
        <w:fldChar w:fldCharType="separate"/>
      </w:r>
      <w:ins w:id="127" w:author="Microsoft Office User" w:date="2016-05-22T17:27:00Z">
        <w:r>
          <w:rPr>
            <w:noProof/>
          </w:rPr>
          <w:t>17</w:t>
        </w:r>
      </w:ins>
      <w:ins w:id="128" w:author="Microsoft Office User" w:date="2016-05-22T17:26:00Z">
        <w:r>
          <w:rPr>
            <w:noProof/>
          </w:rPr>
          <w:fldChar w:fldCharType="end"/>
        </w:r>
      </w:ins>
    </w:p>
    <w:p w14:paraId="122C148F" w14:textId="1FF1FE69" w:rsidR="00271943" w:rsidRDefault="00271943">
      <w:pPr>
        <w:pStyle w:val="21"/>
        <w:tabs>
          <w:tab w:val="left" w:pos="1440"/>
          <w:tab w:val="right" w:leader="dot" w:pos="9168"/>
        </w:tabs>
        <w:ind w:firstLine="440"/>
        <w:rPr>
          <w:ins w:id="129" w:author="Microsoft Office User" w:date="2016-05-22T17:26:00Z"/>
          <w:rFonts w:asciiTheme="minorHAnsi" w:eastAsiaTheme="minorEastAsia" w:hAnsiTheme="minorHAnsi" w:cstheme="minorBidi"/>
          <w:b w:val="0"/>
          <w:noProof/>
          <w:sz w:val="24"/>
          <w:szCs w:val="24"/>
          <w:lang w:eastAsia="zh-CN"/>
        </w:rPr>
      </w:pPr>
      <w:ins w:id="130" w:author="Microsoft Office User" w:date="2016-05-22T17:26:00Z">
        <w:r w:rsidRPr="00D559E7">
          <w:rPr>
            <w:rFonts w:ascii="Times New Roman" w:hAnsi="Times New Roman"/>
            <w:noProof/>
          </w:rPr>
          <w:t>4.1</w:t>
        </w:r>
        <w:r w:rsidRPr="00D559E7">
          <w:rPr>
            <w:rFonts w:ascii="Times New Roman" w:hAnsi="Times New Roman" w:hint="eastAsia"/>
            <w:noProof/>
          </w:rPr>
          <w:t>数据库模型设计</w:t>
        </w:r>
        <w:r>
          <w:rPr>
            <w:noProof/>
          </w:rPr>
          <w:tab/>
        </w:r>
        <w:r>
          <w:rPr>
            <w:noProof/>
          </w:rPr>
          <w:fldChar w:fldCharType="begin"/>
        </w:r>
        <w:r>
          <w:rPr>
            <w:noProof/>
          </w:rPr>
          <w:instrText xml:space="preserve"> PAGEREF _Toc451701371 \h </w:instrText>
        </w:r>
      </w:ins>
      <w:ins w:id="131" w:author="Microsoft Office User" w:date="2016-05-22T17:27:00Z">
        <w:r>
          <w:rPr>
            <w:noProof/>
          </w:rPr>
        </w:r>
      </w:ins>
      <w:r>
        <w:rPr>
          <w:noProof/>
        </w:rPr>
        <w:fldChar w:fldCharType="separate"/>
      </w:r>
      <w:ins w:id="132" w:author="Microsoft Office User" w:date="2016-05-22T17:27:00Z">
        <w:r>
          <w:rPr>
            <w:noProof/>
          </w:rPr>
          <w:t>17</w:t>
        </w:r>
      </w:ins>
      <w:ins w:id="133" w:author="Microsoft Office User" w:date="2016-05-22T17:26:00Z">
        <w:r>
          <w:rPr>
            <w:noProof/>
          </w:rPr>
          <w:fldChar w:fldCharType="end"/>
        </w:r>
      </w:ins>
    </w:p>
    <w:p w14:paraId="401D7037" w14:textId="43E69FAF" w:rsidR="00271943" w:rsidRDefault="00271943">
      <w:pPr>
        <w:pStyle w:val="21"/>
        <w:tabs>
          <w:tab w:val="left" w:pos="1440"/>
          <w:tab w:val="right" w:leader="dot" w:pos="9168"/>
        </w:tabs>
        <w:ind w:firstLine="440"/>
        <w:rPr>
          <w:ins w:id="134" w:author="Microsoft Office User" w:date="2016-05-22T17:26:00Z"/>
          <w:rFonts w:asciiTheme="minorHAnsi" w:eastAsiaTheme="minorEastAsia" w:hAnsiTheme="minorHAnsi" w:cstheme="minorBidi"/>
          <w:b w:val="0"/>
          <w:noProof/>
          <w:sz w:val="24"/>
          <w:szCs w:val="24"/>
          <w:lang w:eastAsia="zh-CN"/>
        </w:rPr>
      </w:pPr>
      <w:ins w:id="135" w:author="Microsoft Office User" w:date="2016-05-22T17:26:00Z">
        <w:r w:rsidRPr="00D559E7">
          <w:rPr>
            <w:rFonts w:ascii="Times New Roman" w:hAnsi="Times New Roman"/>
            <w:noProof/>
          </w:rPr>
          <w:t>4.2</w:t>
        </w:r>
        <w:r w:rsidRPr="00D559E7">
          <w:rPr>
            <w:rFonts w:ascii="Times New Roman" w:hAnsi="Times New Roman" w:hint="eastAsia"/>
            <w:noProof/>
          </w:rPr>
          <w:t>数据库表设计</w:t>
        </w:r>
        <w:r>
          <w:rPr>
            <w:noProof/>
          </w:rPr>
          <w:tab/>
        </w:r>
        <w:r>
          <w:rPr>
            <w:noProof/>
          </w:rPr>
          <w:fldChar w:fldCharType="begin"/>
        </w:r>
        <w:r>
          <w:rPr>
            <w:noProof/>
          </w:rPr>
          <w:instrText xml:space="preserve"> PAGEREF _Toc451701372 \h </w:instrText>
        </w:r>
      </w:ins>
      <w:ins w:id="136" w:author="Microsoft Office User" w:date="2016-05-22T17:27:00Z">
        <w:r>
          <w:rPr>
            <w:noProof/>
          </w:rPr>
        </w:r>
      </w:ins>
      <w:r>
        <w:rPr>
          <w:noProof/>
        </w:rPr>
        <w:fldChar w:fldCharType="separate"/>
      </w:r>
      <w:ins w:id="137" w:author="Microsoft Office User" w:date="2016-05-22T17:27:00Z">
        <w:r>
          <w:rPr>
            <w:noProof/>
          </w:rPr>
          <w:t>18</w:t>
        </w:r>
      </w:ins>
      <w:ins w:id="138" w:author="Microsoft Office User" w:date="2016-05-22T17:26:00Z">
        <w:r>
          <w:rPr>
            <w:noProof/>
          </w:rPr>
          <w:fldChar w:fldCharType="end"/>
        </w:r>
      </w:ins>
    </w:p>
    <w:p w14:paraId="4466C5A6" w14:textId="66213809" w:rsidR="00271943" w:rsidRDefault="00271943">
      <w:pPr>
        <w:pStyle w:val="12"/>
        <w:rPr>
          <w:ins w:id="139" w:author="Microsoft Office User" w:date="2016-05-22T17:26:00Z"/>
          <w:rFonts w:asciiTheme="minorHAnsi" w:eastAsiaTheme="minorEastAsia" w:hAnsiTheme="minorHAnsi" w:cstheme="minorBidi"/>
          <w:b w:val="0"/>
          <w:noProof/>
          <w:lang w:eastAsia="zh-CN"/>
        </w:rPr>
      </w:pPr>
      <w:ins w:id="140" w:author="Microsoft Office User" w:date="2016-05-22T17:26:00Z">
        <w:r w:rsidRPr="00D559E7">
          <w:rPr>
            <w:rFonts w:ascii="Times New Roman" w:hAnsi="Times New Roman"/>
            <w:noProof/>
          </w:rPr>
          <w:t>5</w:t>
        </w:r>
        <w:r w:rsidRPr="00D559E7">
          <w:rPr>
            <w:rFonts w:ascii="Times New Roman" w:hAnsi="Times New Roman" w:hint="eastAsia"/>
            <w:noProof/>
          </w:rPr>
          <w:t>详细设计</w:t>
        </w:r>
        <w:r>
          <w:rPr>
            <w:noProof/>
          </w:rPr>
          <w:tab/>
        </w:r>
        <w:r>
          <w:rPr>
            <w:noProof/>
          </w:rPr>
          <w:fldChar w:fldCharType="begin"/>
        </w:r>
        <w:r>
          <w:rPr>
            <w:noProof/>
          </w:rPr>
          <w:instrText xml:space="preserve"> PAGEREF _Toc451701373 \h </w:instrText>
        </w:r>
      </w:ins>
      <w:ins w:id="141" w:author="Microsoft Office User" w:date="2016-05-22T17:27:00Z">
        <w:r>
          <w:rPr>
            <w:noProof/>
          </w:rPr>
        </w:r>
      </w:ins>
      <w:r>
        <w:rPr>
          <w:noProof/>
        </w:rPr>
        <w:fldChar w:fldCharType="separate"/>
      </w:r>
      <w:ins w:id="142" w:author="Microsoft Office User" w:date="2016-05-22T17:27:00Z">
        <w:r>
          <w:rPr>
            <w:noProof/>
          </w:rPr>
          <w:t>39</w:t>
        </w:r>
      </w:ins>
      <w:ins w:id="143" w:author="Microsoft Office User" w:date="2016-05-22T17:26:00Z">
        <w:r>
          <w:rPr>
            <w:noProof/>
          </w:rPr>
          <w:fldChar w:fldCharType="end"/>
        </w:r>
      </w:ins>
    </w:p>
    <w:p w14:paraId="35B938B6" w14:textId="1699E1B9" w:rsidR="00271943" w:rsidRDefault="00271943">
      <w:pPr>
        <w:pStyle w:val="21"/>
        <w:tabs>
          <w:tab w:val="left" w:pos="1440"/>
          <w:tab w:val="right" w:leader="dot" w:pos="9168"/>
        </w:tabs>
        <w:ind w:firstLine="440"/>
        <w:rPr>
          <w:ins w:id="144" w:author="Microsoft Office User" w:date="2016-05-22T17:26:00Z"/>
          <w:rFonts w:asciiTheme="minorHAnsi" w:eastAsiaTheme="minorEastAsia" w:hAnsiTheme="minorHAnsi" w:cstheme="minorBidi"/>
          <w:b w:val="0"/>
          <w:noProof/>
          <w:sz w:val="24"/>
          <w:szCs w:val="24"/>
          <w:lang w:eastAsia="zh-CN"/>
        </w:rPr>
      </w:pPr>
      <w:ins w:id="145" w:author="Microsoft Office User" w:date="2016-05-22T17:26:00Z">
        <w:r w:rsidRPr="00D559E7">
          <w:rPr>
            <w:rFonts w:ascii="Times New Roman" w:hAnsi="Times New Roman"/>
            <w:noProof/>
          </w:rPr>
          <w:t>5.1</w:t>
        </w:r>
        <w:r w:rsidRPr="00D559E7">
          <w:rPr>
            <w:rFonts w:ascii="Times New Roman" w:hAnsi="Times New Roman" w:hint="eastAsia"/>
            <w:noProof/>
          </w:rPr>
          <w:t>基础信息管理</w:t>
        </w:r>
        <w:r>
          <w:rPr>
            <w:noProof/>
          </w:rPr>
          <w:tab/>
        </w:r>
        <w:r>
          <w:rPr>
            <w:noProof/>
          </w:rPr>
          <w:fldChar w:fldCharType="begin"/>
        </w:r>
        <w:r>
          <w:rPr>
            <w:noProof/>
          </w:rPr>
          <w:instrText xml:space="preserve"> PAGEREF _Toc451701374 \h </w:instrText>
        </w:r>
      </w:ins>
      <w:ins w:id="146" w:author="Microsoft Office User" w:date="2016-05-22T17:27:00Z">
        <w:r>
          <w:rPr>
            <w:noProof/>
          </w:rPr>
        </w:r>
      </w:ins>
      <w:r>
        <w:rPr>
          <w:noProof/>
        </w:rPr>
        <w:fldChar w:fldCharType="separate"/>
      </w:r>
      <w:ins w:id="147" w:author="Microsoft Office User" w:date="2016-05-22T17:27:00Z">
        <w:r>
          <w:rPr>
            <w:noProof/>
          </w:rPr>
          <w:t>39</w:t>
        </w:r>
      </w:ins>
      <w:ins w:id="148" w:author="Microsoft Office User" w:date="2016-05-22T17:26:00Z">
        <w:r>
          <w:rPr>
            <w:noProof/>
          </w:rPr>
          <w:fldChar w:fldCharType="end"/>
        </w:r>
      </w:ins>
    </w:p>
    <w:p w14:paraId="1DC17BEE" w14:textId="4E5E6849" w:rsidR="00271943" w:rsidRDefault="00271943">
      <w:pPr>
        <w:pStyle w:val="31"/>
        <w:tabs>
          <w:tab w:val="left" w:pos="1680"/>
          <w:tab w:val="right" w:leader="dot" w:pos="9168"/>
        </w:tabs>
        <w:rPr>
          <w:ins w:id="149" w:author="Microsoft Office User" w:date="2016-05-22T17:26:00Z"/>
          <w:rFonts w:asciiTheme="minorHAnsi" w:eastAsiaTheme="minorEastAsia" w:hAnsiTheme="minorHAnsi" w:cstheme="minorBidi"/>
          <w:noProof/>
          <w:sz w:val="24"/>
          <w:szCs w:val="24"/>
          <w:lang w:eastAsia="zh-CN"/>
        </w:rPr>
      </w:pPr>
      <w:ins w:id="150" w:author="Microsoft Office User" w:date="2016-05-22T17:26:00Z">
        <w:r w:rsidRPr="00D559E7">
          <w:rPr>
            <w:rFonts w:ascii="Times New Roman" w:hAnsi="Times New Roman"/>
            <w:noProof/>
          </w:rPr>
          <w:t>5.1.1</w:t>
        </w:r>
        <w:r w:rsidRPr="00D559E7">
          <w:rPr>
            <w:rFonts w:ascii="Times New Roman" w:hAnsi="Times New Roman" w:hint="eastAsia"/>
            <w:noProof/>
          </w:rPr>
          <w:t>用户管理</w:t>
        </w:r>
        <w:r>
          <w:rPr>
            <w:noProof/>
          </w:rPr>
          <w:tab/>
        </w:r>
        <w:r>
          <w:rPr>
            <w:noProof/>
          </w:rPr>
          <w:fldChar w:fldCharType="begin"/>
        </w:r>
        <w:r>
          <w:rPr>
            <w:noProof/>
          </w:rPr>
          <w:instrText xml:space="preserve"> PAGEREF _Toc451701375 \h </w:instrText>
        </w:r>
      </w:ins>
      <w:ins w:id="151" w:author="Microsoft Office User" w:date="2016-05-22T17:27:00Z">
        <w:r>
          <w:rPr>
            <w:noProof/>
          </w:rPr>
        </w:r>
      </w:ins>
      <w:r>
        <w:rPr>
          <w:noProof/>
        </w:rPr>
        <w:fldChar w:fldCharType="separate"/>
      </w:r>
      <w:ins w:id="152" w:author="Microsoft Office User" w:date="2016-05-22T17:27:00Z">
        <w:r>
          <w:rPr>
            <w:noProof/>
          </w:rPr>
          <w:t>39</w:t>
        </w:r>
      </w:ins>
      <w:ins w:id="153" w:author="Microsoft Office User" w:date="2016-05-22T17:26:00Z">
        <w:r>
          <w:rPr>
            <w:noProof/>
          </w:rPr>
          <w:fldChar w:fldCharType="end"/>
        </w:r>
      </w:ins>
    </w:p>
    <w:p w14:paraId="22BC1CD3" w14:textId="75E0F959" w:rsidR="00271943" w:rsidRDefault="00271943">
      <w:pPr>
        <w:pStyle w:val="31"/>
        <w:tabs>
          <w:tab w:val="left" w:pos="1680"/>
          <w:tab w:val="right" w:leader="dot" w:pos="9168"/>
        </w:tabs>
        <w:rPr>
          <w:ins w:id="154" w:author="Microsoft Office User" w:date="2016-05-22T17:26:00Z"/>
          <w:rFonts w:asciiTheme="minorHAnsi" w:eastAsiaTheme="minorEastAsia" w:hAnsiTheme="minorHAnsi" w:cstheme="minorBidi"/>
          <w:noProof/>
          <w:sz w:val="24"/>
          <w:szCs w:val="24"/>
          <w:lang w:eastAsia="zh-CN"/>
        </w:rPr>
      </w:pPr>
      <w:ins w:id="155" w:author="Microsoft Office User" w:date="2016-05-22T17:26:00Z">
        <w:r w:rsidRPr="00D559E7">
          <w:rPr>
            <w:rFonts w:ascii="Times New Roman" w:hAnsi="Times New Roman"/>
            <w:noProof/>
          </w:rPr>
          <w:t>5.1.2</w:t>
        </w:r>
        <w:r w:rsidRPr="00D559E7">
          <w:rPr>
            <w:rFonts w:ascii="Times New Roman" w:hAnsi="Times New Roman" w:hint="eastAsia"/>
            <w:noProof/>
          </w:rPr>
          <w:t>角色权限管理</w:t>
        </w:r>
        <w:r>
          <w:rPr>
            <w:noProof/>
          </w:rPr>
          <w:tab/>
        </w:r>
        <w:r>
          <w:rPr>
            <w:noProof/>
          </w:rPr>
          <w:fldChar w:fldCharType="begin"/>
        </w:r>
        <w:r>
          <w:rPr>
            <w:noProof/>
          </w:rPr>
          <w:instrText xml:space="preserve"> PAGEREF _Toc451701376 \h </w:instrText>
        </w:r>
      </w:ins>
      <w:ins w:id="156" w:author="Microsoft Office User" w:date="2016-05-22T17:27:00Z">
        <w:r>
          <w:rPr>
            <w:noProof/>
          </w:rPr>
        </w:r>
      </w:ins>
      <w:r>
        <w:rPr>
          <w:noProof/>
        </w:rPr>
        <w:fldChar w:fldCharType="separate"/>
      </w:r>
      <w:ins w:id="157" w:author="Microsoft Office User" w:date="2016-05-22T17:27:00Z">
        <w:r>
          <w:rPr>
            <w:noProof/>
          </w:rPr>
          <w:t>39</w:t>
        </w:r>
      </w:ins>
      <w:ins w:id="158" w:author="Microsoft Office User" w:date="2016-05-22T17:26:00Z">
        <w:r>
          <w:rPr>
            <w:noProof/>
          </w:rPr>
          <w:fldChar w:fldCharType="end"/>
        </w:r>
      </w:ins>
    </w:p>
    <w:p w14:paraId="25AA8972" w14:textId="1C6F74F7" w:rsidR="00271943" w:rsidRDefault="00271943">
      <w:pPr>
        <w:pStyle w:val="31"/>
        <w:tabs>
          <w:tab w:val="left" w:pos="1680"/>
          <w:tab w:val="right" w:leader="dot" w:pos="9168"/>
        </w:tabs>
        <w:rPr>
          <w:ins w:id="159" w:author="Microsoft Office User" w:date="2016-05-22T17:26:00Z"/>
          <w:rFonts w:asciiTheme="minorHAnsi" w:eastAsiaTheme="minorEastAsia" w:hAnsiTheme="minorHAnsi" w:cstheme="minorBidi"/>
          <w:noProof/>
          <w:sz w:val="24"/>
          <w:szCs w:val="24"/>
          <w:lang w:eastAsia="zh-CN"/>
        </w:rPr>
      </w:pPr>
      <w:ins w:id="160" w:author="Microsoft Office User" w:date="2016-05-22T17:26:00Z">
        <w:r w:rsidRPr="00D559E7">
          <w:rPr>
            <w:rFonts w:ascii="Times New Roman" w:hAnsi="Times New Roman"/>
            <w:noProof/>
          </w:rPr>
          <w:t>5.1.3</w:t>
        </w:r>
        <w:r w:rsidRPr="00D559E7">
          <w:rPr>
            <w:rFonts w:ascii="Times New Roman" w:hAnsi="Times New Roman" w:hint="eastAsia"/>
            <w:noProof/>
          </w:rPr>
          <w:t>字典管理</w:t>
        </w:r>
        <w:r>
          <w:rPr>
            <w:noProof/>
          </w:rPr>
          <w:tab/>
        </w:r>
        <w:r>
          <w:rPr>
            <w:noProof/>
          </w:rPr>
          <w:fldChar w:fldCharType="begin"/>
        </w:r>
        <w:r>
          <w:rPr>
            <w:noProof/>
          </w:rPr>
          <w:instrText xml:space="preserve"> PAGEREF _Toc451701377 \h </w:instrText>
        </w:r>
      </w:ins>
      <w:ins w:id="161" w:author="Microsoft Office User" w:date="2016-05-22T17:27:00Z">
        <w:r>
          <w:rPr>
            <w:noProof/>
          </w:rPr>
        </w:r>
      </w:ins>
      <w:r>
        <w:rPr>
          <w:noProof/>
        </w:rPr>
        <w:fldChar w:fldCharType="separate"/>
      </w:r>
      <w:ins w:id="162" w:author="Microsoft Office User" w:date="2016-05-22T17:27:00Z">
        <w:r>
          <w:rPr>
            <w:noProof/>
          </w:rPr>
          <w:t>41</w:t>
        </w:r>
      </w:ins>
      <w:ins w:id="163" w:author="Microsoft Office User" w:date="2016-05-22T17:26:00Z">
        <w:r>
          <w:rPr>
            <w:noProof/>
          </w:rPr>
          <w:fldChar w:fldCharType="end"/>
        </w:r>
      </w:ins>
    </w:p>
    <w:p w14:paraId="1A679622" w14:textId="2740CCF5" w:rsidR="00271943" w:rsidRDefault="00271943">
      <w:pPr>
        <w:pStyle w:val="21"/>
        <w:tabs>
          <w:tab w:val="left" w:pos="1440"/>
          <w:tab w:val="right" w:leader="dot" w:pos="9168"/>
        </w:tabs>
        <w:ind w:firstLine="440"/>
        <w:rPr>
          <w:ins w:id="164" w:author="Microsoft Office User" w:date="2016-05-22T17:26:00Z"/>
          <w:rFonts w:asciiTheme="minorHAnsi" w:eastAsiaTheme="minorEastAsia" w:hAnsiTheme="minorHAnsi" w:cstheme="minorBidi"/>
          <w:b w:val="0"/>
          <w:noProof/>
          <w:sz w:val="24"/>
          <w:szCs w:val="24"/>
          <w:lang w:eastAsia="zh-CN"/>
        </w:rPr>
      </w:pPr>
      <w:ins w:id="165" w:author="Microsoft Office User" w:date="2016-05-22T17:26:00Z">
        <w:r w:rsidRPr="00D559E7">
          <w:rPr>
            <w:rFonts w:ascii="Times New Roman" w:hAnsi="Times New Roman"/>
            <w:noProof/>
          </w:rPr>
          <w:t>5.2</w:t>
        </w:r>
        <w:r w:rsidRPr="00D559E7">
          <w:rPr>
            <w:rFonts w:ascii="Times New Roman" w:hAnsi="Times New Roman" w:hint="eastAsia"/>
            <w:noProof/>
          </w:rPr>
          <w:t>问题单管理模块</w:t>
        </w:r>
        <w:r>
          <w:rPr>
            <w:noProof/>
          </w:rPr>
          <w:tab/>
        </w:r>
        <w:r>
          <w:rPr>
            <w:noProof/>
          </w:rPr>
          <w:fldChar w:fldCharType="begin"/>
        </w:r>
        <w:r>
          <w:rPr>
            <w:noProof/>
          </w:rPr>
          <w:instrText xml:space="preserve"> PAGEREF _Toc451701378 \h </w:instrText>
        </w:r>
      </w:ins>
      <w:ins w:id="166" w:author="Microsoft Office User" w:date="2016-05-22T17:27:00Z">
        <w:r>
          <w:rPr>
            <w:noProof/>
          </w:rPr>
        </w:r>
      </w:ins>
      <w:r>
        <w:rPr>
          <w:noProof/>
        </w:rPr>
        <w:fldChar w:fldCharType="separate"/>
      </w:r>
      <w:ins w:id="167" w:author="Microsoft Office User" w:date="2016-05-22T17:27:00Z">
        <w:r>
          <w:rPr>
            <w:noProof/>
          </w:rPr>
          <w:t>42</w:t>
        </w:r>
      </w:ins>
      <w:ins w:id="168" w:author="Microsoft Office User" w:date="2016-05-22T17:26:00Z">
        <w:r>
          <w:rPr>
            <w:noProof/>
          </w:rPr>
          <w:fldChar w:fldCharType="end"/>
        </w:r>
      </w:ins>
    </w:p>
    <w:p w14:paraId="12F76747" w14:textId="3F225F7D" w:rsidR="00271943" w:rsidRDefault="00271943">
      <w:pPr>
        <w:pStyle w:val="31"/>
        <w:tabs>
          <w:tab w:val="left" w:pos="1680"/>
          <w:tab w:val="right" w:leader="dot" w:pos="9168"/>
        </w:tabs>
        <w:rPr>
          <w:ins w:id="169" w:author="Microsoft Office User" w:date="2016-05-22T17:26:00Z"/>
          <w:rFonts w:asciiTheme="minorHAnsi" w:eastAsiaTheme="minorEastAsia" w:hAnsiTheme="minorHAnsi" w:cstheme="minorBidi"/>
          <w:noProof/>
          <w:sz w:val="24"/>
          <w:szCs w:val="24"/>
          <w:lang w:eastAsia="zh-CN"/>
        </w:rPr>
      </w:pPr>
      <w:ins w:id="170" w:author="Microsoft Office User" w:date="2016-05-22T17:26:00Z">
        <w:r w:rsidRPr="00D559E7">
          <w:rPr>
            <w:rFonts w:ascii="Times New Roman" w:hAnsi="Times New Roman"/>
            <w:noProof/>
          </w:rPr>
          <w:t>5.2.1</w:t>
        </w:r>
      </w:ins>
      <w:ins w:id="171" w:author="Microsoft Office User" w:date="2016-05-22T17:28:00Z">
        <w:r>
          <w:rPr>
            <w:rFonts w:ascii="Times New Roman" w:hAnsi="Times New Roman"/>
            <w:noProof/>
          </w:rPr>
          <w:t xml:space="preserve"> </w:t>
        </w:r>
      </w:ins>
      <w:ins w:id="172" w:author="Microsoft Office User" w:date="2016-05-22T17:26:00Z">
        <w:r w:rsidRPr="00D559E7">
          <w:rPr>
            <w:rFonts w:ascii="Times New Roman" w:hAnsi="Times New Roman"/>
            <w:noProof/>
          </w:rPr>
          <w:t>Bug</w:t>
        </w:r>
        <w:r w:rsidRPr="00D559E7">
          <w:rPr>
            <w:rFonts w:ascii="Times New Roman" w:hAnsi="Times New Roman" w:hint="eastAsia"/>
            <w:noProof/>
          </w:rPr>
          <w:t>管理</w:t>
        </w:r>
        <w:r>
          <w:rPr>
            <w:noProof/>
          </w:rPr>
          <w:tab/>
        </w:r>
        <w:r>
          <w:rPr>
            <w:noProof/>
          </w:rPr>
          <w:fldChar w:fldCharType="begin"/>
        </w:r>
        <w:r>
          <w:rPr>
            <w:noProof/>
          </w:rPr>
          <w:instrText xml:space="preserve"> PAGEREF _Toc451701379 \h </w:instrText>
        </w:r>
      </w:ins>
      <w:ins w:id="173" w:author="Microsoft Office User" w:date="2016-05-22T17:27:00Z">
        <w:r>
          <w:rPr>
            <w:noProof/>
          </w:rPr>
        </w:r>
      </w:ins>
      <w:r>
        <w:rPr>
          <w:noProof/>
        </w:rPr>
        <w:fldChar w:fldCharType="separate"/>
      </w:r>
      <w:ins w:id="174" w:author="Microsoft Office User" w:date="2016-05-22T17:27:00Z">
        <w:r>
          <w:rPr>
            <w:noProof/>
          </w:rPr>
          <w:t>42</w:t>
        </w:r>
      </w:ins>
      <w:ins w:id="175" w:author="Microsoft Office User" w:date="2016-05-22T17:26:00Z">
        <w:r>
          <w:rPr>
            <w:noProof/>
          </w:rPr>
          <w:fldChar w:fldCharType="end"/>
        </w:r>
      </w:ins>
    </w:p>
    <w:p w14:paraId="3841C8DD" w14:textId="5A9AFE09" w:rsidR="00271943" w:rsidRDefault="00271943">
      <w:pPr>
        <w:pStyle w:val="31"/>
        <w:tabs>
          <w:tab w:val="left" w:pos="1680"/>
          <w:tab w:val="right" w:leader="dot" w:pos="9168"/>
        </w:tabs>
        <w:rPr>
          <w:ins w:id="176" w:author="Microsoft Office User" w:date="2016-05-22T17:26:00Z"/>
          <w:rFonts w:asciiTheme="minorHAnsi" w:eastAsiaTheme="minorEastAsia" w:hAnsiTheme="minorHAnsi" w:cstheme="minorBidi"/>
          <w:noProof/>
          <w:sz w:val="24"/>
          <w:szCs w:val="24"/>
          <w:lang w:eastAsia="zh-CN"/>
        </w:rPr>
      </w:pPr>
      <w:ins w:id="177" w:author="Microsoft Office User" w:date="2016-05-22T17:26:00Z">
        <w:r w:rsidRPr="00D559E7">
          <w:rPr>
            <w:rFonts w:ascii="Times New Roman" w:hAnsi="Times New Roman"/>
            <w:noProof/>
          </w:rPr>
          <w:t>5.2.2</w:t>
        </w:r>
        <w:r w:rsidRPr="00D559E7">
          <w:rPr>
            <w:rFonts w:ascii="Times New Roman" w:hAnsi="Times New Roman" w:hint="eastAsia"/>
            <w:noProof/>
          </w:rPr>
          <w:t>项目管理</w:t>
        </w:r>
        <w:r>
          <w:rPr>
            <w:noProof/>
          </w:rPr>
          <w:tab/>
        </w:r>
        <w:r>
          <w:rPr>
            <w:noProof/>
          </w:rPr>
          <w:fldChar w:fldCharType="begin"/>
        </w:r>
        <w:r>
          <w:rPr>
            <w:noProof/>
          </w:rPr>
          <w:instrText xml:space="preserve"> PAGEREF _Toc451701380 \h </w:instrText>
        </w:r>
      </w:ins>
      <w:ins w:id="178" w:author="Microsoft Office User" w:date="2016-05-22T17:27:00Z">
        <w:r>
          <w:rPr>
            <w:noProof/>
          </w:rPr>
        </w:r>
      </w:ins>
      <w:r>
        <w:rPr>
          <w:noProof/>
        </w:rPr>
        <w:fldChar w:fldCharType="separate"/>
      </w:r>
      <w:ins w:id="179" w:author="Microsoft Office User" w:date="2016-05-22T17:27:00Z">
        <w:r>
          <w:rPr>
            <w:noProof/>
          </w:rPr>
          <w:t>43</w:t>
        </w:r>
      </w:ins>
      <w:ins w:id="180" w:author="Microsoft Office User" w:date="2016-05-22T17:26:00Z">
        <w:r>
          <w:rPr>
            <w:noProof/>
          </w:rPr>
          <w:fldChar w:fldCharType="end"/>
        </w:r>
      </w:ins>
    </w:p>
    <w:p w14:paraId="4EC3975B" w14:textId="0C1009E3" w:rsidR="00271943" w:rsidRDefault="00271943">
      <w:pPr>
        <w:pStyle w:val="21"/>
        <w:tabs>
          <w:tab w:val="left" w:pos="1440"/>
          <w:tab w:val="right" w:leader="dot" w:pos="9168"/>
        </w:tabs>
        <w:ind w:firstLine="440"/>
        <w:rPr>
          <w:ins w:id="181" w:author="Microsoft Office User" w:date="2016-05-22T17:26:00Z"/>
          <w:rFonts w:asciiTheme="minorHAnsi" w:eastAsiaTheme="minorEastAsia" w:hAnsiTheme="minorHAnsi" w:cstheme="minorBidi"/>
          <w:b w:val="0"/>
          <w:noProof/>
          <w:sz w:val="24"/>
          <w:szCs w:val="24"/>
          <w:lang w:eastAsia="zh-CN"/>
        </w:rPr>
      </w:pPr>
      <w:ins w:id="182" w:author="Microsoft Office User" w:date="2016-05-22T17:26:00Z">
        <w:r w:rsidRPr="00D559E7">
          <w:rPr>
            <w:rFonts w:ascii="Times New Roman" w:hAnsi="Times New Roman"/>
            <w:noProof/>
          </w:rPr>
          <w:t>5.3</w:t>
        </w:r>
        <w:r w:rsidRPr="00D559E7">
          <w:rPr>
            <w:rFonts w:ascii="Times New Roman" w:hAnsi="Times New Roman" w:hint="eastAsia"/>
            <w:noProof/>
          </w:rPr>
          <w:t>工作流配置模块</w:t>
        </w:r>
        <w:r>
          <w:rPr>
            <w:noProof/>
          </w:rPr>
          <w:tab/>
        </w:r>
        <w:r>
          <w:rPr>
            <w:noProof/>
          </w:rPr>
          <w:fldChar w:fldCharType="begin"/>
        </w:r>
        <w:r>
          <w:rPr>
            <w:noProof/>
          </w:rPr>
          <w:instrText xml:space="preserve"> PAGEREF _Toc451701381 \h </w:instrText>
        </w:r>
      </w:ins>
      <w:ins w:id="183" w:author="Microsoft Office User" w:date="2016-05-22T17:27:00Z">
        <w:r>
          <w:rPr>
            <w:noProof/>
          </w:rPr>
        </w:r>
      </w:ins>
      <w:r>
        <w:rPr>
          <w:noProof/>
        </w:rPr>
        <w:fldChar w:fldCharType="separate"/>
      </w:r>
      <w:ins w:id="184" w:author="Microsoft Office User" w:date="2016-05-22T17:27:00Z">
        <w:r>
          <w:rPr>
            <w:noProof/>
          </w:rPr>
          <w:t>44</w:t>
        </w:r>
      </w:ins>
      <w:ins w:id="185" w:author="Microsoft Office User" w:date="2016-05-22T17:26:00Z">
        <w:r>
          <w:rPr>
            <w:noProof/>
          </w:rPr>
          <w:fldChar w:fldCharType="end"/>
        </w:r>
      </w:ins>
    </w:p>
    <w:p w14:paraId="40926C6E" w14:textId="7D509332" w:rsidR="00271943" w:rsidRDefault="00271943">
      <w:pPr>
        <w:pStyle w:val="31"/>
        <w:tabs>
          <w:tab w:val="left" w:pos="1680"/>
          <w:tab w:val="right" w:leader="dot" w:pos="9168"/>
        </w:tabs>
        <w:rPr>
          <w:ins w:id="186" w:author="Microsoft Office User" w:date="2016-05-22T17:26:00Z"/>
          <w:rFonts w:asciiTheme="minorHAnsi" w:eastAsiaTheme="minorEastAsia" w:hAnsiTheme="minorHAnsi" w:cstheme="minorBidi"/>
          <w:noProof/>
          <w:sz w:val="24"/>
          <w:szCs w:val="24"/>
          <w:lang w:eastAsia="zh-CN"/>
        </w:rPr>
      </w:pPr>
      <w:ins w:id="187" w:author="Microsoft Office User" w:date="2016-05-22T17:26:00Z">
        <w:r w:rsidRPr="00D559E7">
          <w:rPr>
            <w:rFonts w:ascii="Times New Roman" w:hAnsi="Times New Roman"/>
            <w:noProof/>
          </w:rPr>
          <w:t>5.3.1</w:t>
        </w:r>
        <w:r w:rsidRPr="00D559E7">
          <w:rPr>
            <w:rFonts w:ascii="Times New Roman" w:hAnsi="Times New Roman" w:hint="eastAsia"/>
            <w:noProof/>
          </w:rPr>
          <w:t>模型管理</w:t>
        </w:r>
        <w:r>
          <w:rPr>
            <w:noProof/>
          </w:rPr>
          <w:tab/>
        </w:r>
        <w:r>
          <w:rPr>
            <w:noProof/>
          </w:rPr>
          <w:fldChar w:fldCharType="begin"/>
        </w:r>
        <w:r>
          <w:rPr>
            <w:noProof/>
          </w:rPr>
          <w:instrText xml:space="preserve"> PAGEREF _Toc451701382 \h </w:instrText>
        </w:r>
      </w:ins>
      <w:ins w:id="188" w:author="Microsoft Office User" w:date="2016-05-22T17:27:00Z">
        <w:r>
          <w:rPr>
            <w:noProof/>
          </w:rPr>
        </w:r>
      </w:ins>
      <w:r>
        <w:rPr>
          <w:noProof/>
        </w:rPr>
        <w:fldChar w:fldCharType="separate"/>
      </w:r>
      <w:ins w:id="189" w:author="Microsoft Office User" w:date="2016-05-22T17:27:00Z">
        <w:r>
          <w:rPr>
            <w:noProof/>
          </w:rPr>
          <w:t>44</w:t>
        </w:r>
      </w:ins>
      <w:ins w:id="190" w:author="Microsoft Office User" w:date="2016-05-22T17:26:00Z">
        <w:r>
          <w:rPr>
            <w:noProof/>
          </w:rPr>
          <w:fldChar w:fldCharType="end"/>
        </w:r>
      </w:ins>
    </w:p>
    <w:p w14:paraId="4C5680CA" w14:textId="3F5D0974" w:rsidR="00271943" w:rsidRDefault="00271943">
      <w:pPr>
        <w:pStyle w:val="31"/>
        <w:tabs>
          <w:tab w:val="left" w:pos="1680"/>
          <w:tab w:val="right" w:leader="dot" w:pos="9168"/>
        </w:tabs>
        <w:rPr>
          <w:ins w:id="191" w:author="Microsoft Office User" w:date="2016-05-22T17:26:00Z"/>
          <w:rFonts w:asciiTheme="minorHAnsi" w:eastAsiaTheme="minorEastAsia" w:hAnsiTheme="minorHAnsi" w:cstheme="minorBidi"/>
          <w:noProof/>
          <w:sz w:val="24"/>
          <w:szCs w:val="24"/>
          <w:lang w:eastAsia="zh-CN"/>
        </w:rPr>
      </w:pPr>
      <w:ins w:id="192" w:author="Microsoft Office User" w:date="2016-05-22T17:26:00Z">
        <w:r w:rsidRPr="00D559E7">
          <w:rPr>
            <w:rFonts w:ascii="Times New Roman" w:hAnsi="Times New Roman"/>
            <w:noProof/>
          </w:rPr>
          <w:t>5.3.2</w:t>
        </w:r>
        <w:r w:rsidRPr="00D559E7">
          <w:rPr>
            <w:rFonts w:ascii="Times New Roman" w:hAnsi="Times New Roman" w:hint="eastAsia"/>
            <w:noProof/>
          </w:rPr>
          <w:t>流程管理</w:t>
        </w:r>
        <w:r>
          <w:rPr>
            <w:noProof/>
          </w:rPr>
          <w:tab/>
        </w:r>
        <w:r>
          <w:rPr>
            <w:noProof/>
          </w:rPr>
          <w:fldChar w:fldCharType="begin"/>
        </w:r>
        <w:r>
          <w:rPr>
            <w:noProof/>
          </w:rPr>
          <w:instrText xml:space="preserve"> PAGEREF _Toc451701383 \h </w:instrText>
        </w:r>
      </w:ins>
      <w:ins w:id="193" w:author="Microsoft Office User" w:date="2016-05-22T17:27:00Z">
        <w:r>
          <w:rPr>
            <w:noProof/>
          </w:rPr>
        </w:r>
      </w:ins>
      <w:r>
        <w:rPr>
          <w:noProof/>
        </w:rPr>
        <w:fldChar w:fldCharType="separate"/>
      </w:r>
      <w:ins w:id="194" w:author="Microsoft Office User" w:date="2016-05-22T17:27:00Z">
        <w:r>
          <w:rPr>
            <w:noProof/>
          </w:rPr>
          <w:t>45</w:t>
        </w:r>
      </w:ins>
      <w:ins w:id="195" w:author="Microsoft Office User" w:date="2016-05-22T17:26:00Z">
        <w:r>
          <w:rPr>
            <w:noProof/>
          </w:rPr>
          <w:fldChar w:fldCharType="end"/>
        </w:r>
      </w:ins>
    </w:p>
    <w:p w14:paraId="2D97B481" w14:textId="5A925DE2" w:rsidR="00271943" w:rsidRDefault="00271943">
      <w:pPr>
        <w:pStyle w:val="21"/>
        <w:tabs>
          <w:tab w:val="left" w:pos="1440"/>
          <w:tab w:val="right" w:leader="dot" w:pos="9168"/>
        </w:tabs>
        <w:ind w:firstLine="440"/>
        <w:rPr>
          <w:ins w:id="196" w:author="Microsoft Office User" w:date="2016-05-22T17:26:00Z"/>
          <w:rFonts w:asciiTheme="minorHAnsi" w:eastAsiaTheme="minorEastAsia" w:hAnsiTheme="minorHAnsi" w:cstheme="minorBidi"/>
          <w:b w:val="0"/>
          <w:noProof/>
          <w:sz w:val="24"/>
          <w:szCs w:val="24"/>
          <w:lang w:eastAsia="zh-CN"/>
        </w:rPr>
      </w:pPr>
      <w:ins w:id="197" w:author="Microsoft Office User" w:date="2016-05-22T17:26:00Z">
        <w:r w:rsidRPr="00D559E7">
          <w:rPr>
            <w:rFonts w:ascii="Times New Roman" w:hAnsi="Times New Roman"/>
            <w:noProof/>
          </w:rPr>
          <w:t>5.4</w:t>
        </w:r>
        <w:r w:rsidRPr="00D559E7">
          <w:rPr>
            <w:rFonts w:ascii="Times New Roman" w:hAnsi="Times New Roman" w:hint="eastAsia"/>
            <w:noProof/>
          </w:rPr>
          <w:t>即时通讯模块</w:t>
        </w:r>
        <w:r>
          <w:rPr>
            <w:noProof/>
          </w:rPr>
          <w:tab/>
        </w:r>
        <w:r>
          <w:rPr>
            <w:noProof/>
          </w:rPr>
          <w:fldChar w:fldCharType="begin"/>
        </w:r>
        <w:r>
          <w:rPr>
            <w:noProof/>
          </w:rPr>
          <w:instrText xml:space="preserve"> PAGEREF _Toc451701384 \h </w:instrText>
        </w:r>
      </w:ins>
      <w:ins w:id="198" w:author="Microsoft Office User" w:date="2016-05-22T17:27:00Z">
        <w:r>
          <w:rPr>
            <w:noProof/>
          </w:rPr>
        </w:r>
      </w:ins>
      <w:r>
        <w:rPr>
          <w:noProof/>
        </w:rPr>
        <w:fldChar w:fldCharType="separate"/>
      </w:r>
      <w:ins w:id="199" w:author="Microsoft Office User" w:date="2016-05-22T17:27:00Z">
        <w:r>
          <w:rPr>
            <w:noProof/>
          </w:rPr>
          <w:t>45</w:t>
        </w:r>
      </w:ins>
      <w:ins w:id="200" w:author="Microsoft Office User" w:date="2016-05-22T17:26:00Z">
        <w:r>
          <w:rPr>
            <w:noProof/>
          </w:rPr>
          <w:fldChar w:fldCharType="end"/>
        </w:r>
      </w:ins>
    </w:p>
    <w:p w14:paraId="2FF47AA7" w14:textId="49673609" w:rsidR="00271943" w:rsidRDefault="00271943">
      <w:pPr>
        <w:pStyle w:val="31"/>
        <w:tabs>
          <w:tab w:val="left" w:pos="1680"/>
          <w:tab w:val="right" w:leader="dot" w:pos="9168"/>
        </w:tabs>
        <w:rPr>
          <w:ins w:id="201" w:author="Microsoft Office User" w:date="2016-05-22T17:26:00Z"/>
          <w:rFonts w:asciiTheme="minorHAnsi" w:eastAsiaTheme="minorEastAsia" w:hAnsiTheme="minorHAnsi" w:cstheme="minorBidi"/>
          <w:noProof/>
          <w:sz w:val="24"/>
          <w:szCs w:val="24"/>
          <w:lang w:eastAsia="zh-CN"/>
        </w:rPr>
      </w:pPr>
      <w:ins w:id="202" w:author="Microsoft Office User" w:date="2016-05-22T17:26:00Z">
        <w:r w:rsidRPr="00D559E7">
          <w:rPr>
            <w:rFonts w:ascii="Times New Roman" w:hAnsi="Times New Roman"/>
            <w:noProof/>
          </w:rPr>
          <w:t>5.4.1</w:t>
        </w:r>
        <w:r w:rsidRPr="00D559E7">
          <w:rPr>
            <w:rFonts w:ascii="Times New Roman" w:hAnsi="Times New Roman" w:hint="eastAsia"/>
            <w:noProof/>
          </w:rPr>
          <w:t>站内通知</w:t>
        </w:r>
        <w:r>
          <w:rPr>
            <w:noProof/>
          </w:rPr>
          <w:tab/>
        </w:r>
        <w:r>
          <w:rPr>
            <w:noProof/>
          </w:rPr>
          <w:fldChar w:fldCharType="begin"/>
        </w:r>
        <w:r>
          <w:rPr>
            <w:noProof/>
          </w:rPr>
          <w:instrText xml:space="preserve"> PAGEREF _Toc451701385 \h </w:instrText>
        </w:r>
      </w:ins>
      <w:ins w:id="203" w:author="Microsoft Office User" w:date="2016-05-22T17:27:00Z">
        <w:r>
          <w:rPr>
            <w:noProof/>
          </w:rPr>
        </w:r>
      </w:ins>
      <w:r>
        <w:rPr>
          <w:noProof/>
        </w:rPr>
        <w:fldChar w:fldCharType="separate"/>
      </w:r>
      <w:ins w:id="204" w:author="Microsoft Office User" w:date="2016-05-22T17:27:00Z">
        <w:r>
          <w:rPr>
            <w:noProof/>
          </w:rPr>
          <w:t>45</w:t>
        </w:r>
      </w:ins>
      <w:ins w:id="205" w:author="Microsoft Office User" w:date="2016-05-22T17:26:00Z">
        <w:r>
          <w:rPr>
            <w:noProof/>
          </w:rPr>
          <w:fldChar w:fldCharType="end"/>
        </w:r>
      </w:ins>
    </w:p>
    <w:p w14:paraId="51121E93" w14:textId="6765F6CE" w:rsidR="00271943" w:rsidRDefault="00271943">
      <w:pPr>
        <w:pStyle w:val="31"/>
        <w:tabs>
          <w:tab w:val="left" w:pos="1680"/>
          <w:tab w:val="right" w:leader="dot" w:pos="9168"/>
        </w:tabs>
        <w:rPr>
          <w:ins w:id="206" w:author="Microsoft Office User" w:date="2016-05-22T17:26:00Z"/>
          <w:rFonts w:asciiTheme="minorHAnsi" w:eastAsiaTheme="minorEastAsia" w:hAnsiTheme="minorHAnsi" w:cstheme="minorBidi"/>
          <w:noProof/>
          <w:sz w:val="24"/>
          <w:szCs w:val="24"/>
          <w:lang w:eastAsia="zh-CN"/>
        </w:rPr>
      </w:pPr>
      <w:ins w:id="207" w:author="Microsoft Office User" w:date="2016-05-22T17:26:00Z">
        <w:r w:rsidRPr="00D559E7">
          <w:rPr>
            <w:rFonts w:ascii="Times New Roman" w:hAnsi="Times New Roman"/>
            <w:noProof/>
          </w:rPr>
          <w:t>5.4.2</w:t>
        </w:r>
        <w:r w:rsidRPr="00D559E7">
          <w:rPr>
            <w:rFonts w:ascii="Times New Roman" w:hAnsi="Times New Roman" w:hint="eastAsia"/>
            <w:noProof/>
          </w:rPr>
          <w:t>简单实时聊天</w:t>
        </w:r>
        <w:r>
          <w:rPr>
            <w:noProof/>
          </w:rPr>
          <w:tab/>
        </w:r>
        <w:r>
          <w:rPr>
            <w:noProof/>
          </w:rPr>
          <w:fldChar w:fldCharType="begin"/>
        </w:r>
        <w:r>
          <w:rPr>
            <w:noProof/>
          </w:rPr>
          <w:instrText xml:space="preserve"> PAGEREF _Toc451701386 \h </w:instrText>
        </w:r>
      </w:ins>
      <w:ins w:id="208" w:author="Microsoft Office User" w:date="2016-05-22T17:27:00Z">
        <w:r>
          <w:rPr>
            <w:noProof/>
          </w:rPr>
        </w:r>
      </w:ins>
      <w:r>
        <w:rPr>
          <w:noProof/>
        </w:rPr>
        <w:fldChar w:fldCharType="separate"/>
      </w:r>
      <w:ins w:id="209" w:author="Microsoft Office User" w:date="2016-05-22T17:27:00Z">
        <w:r>
          <w:rPr>
            <w:noProof/>
          </w:rPr>
          <w:t>46</w:t>
        </w:r>
      </w:ins>
      <w:ins w:id="210" w:author="Microsoft Office User" w:date="2016-05-22T17:26:00Z">
        <w:r>
          <w:rPr>
            <w:noProof/>
          </w:rPr>
          <w:fldChar w:fldCharType="end"/>
        </w:r>
      </w:ins>
    </w:p>
    <w:p w14:paraId="3F2BD94D" w14:textId="35F0E993" w:rsidR="00271943" w:rsidRDefault="00271943">
      <w:pPr>
        <w:pStyle w:val="12"/>
        <w:rPr>
          <w:ins w:id="211" w:author="Microsoft Office User" w:date="2016-05-22T17:26:00Z"/>
          <w:rFonts w:asciiTheme="minorHAnsi" w:eastAsiaTheme="minorEastAsia" w:hAnsiTheme="minorHAnsi" w:cstheme="minorBidi"/>
          <w:b w:val="0"/>
          <w:noProof/>
          <w:lang w:eastAsia="zh-CN"/>
        </w:rPr>
      </w:pPr>
      <w:ins w:id="212" w:author="Microsoft Office User" w:date="2016-05-22T17:26:00Z">
        <w:r w:rsidRPr="00D559E7">
          <w:rPr>
            <w:rFonts w:ascii="Times New Roman" w:hAnsi="Times New Roman"/>
            <w:noProof/>
          </w:rPr>
          <w:t>6</w:t>
        </w:r>
        <w:r w:rsidRPr="00D559E7">
          <w:rPr>
            <w:rFonts w:ascii="Times New Roman" w:hAnsi="Times New Roman" w:hint="eastAsia"/>
            <w:noProof/>
          </w:rPr>
          <w:t>系统实现</w:t>
        </w:r>
        <w:r>
          <w:rPr>
            <w:noProof/>
          </w:rPr>
          <w:tab/>
        </w:r>
        <w:r>
          <w:rPr>
            <w:noProof/>
          </w:rPr>
          <w:fldChar w:fldCharType="begin"/>
        </w:r>
        <w:r>
          <w:rPr>
            <w:noProof/>
          </w:rPr>
          <w:instrText xml:space="preserve"> PAGEREF _Toc451701387 \h </w:instrText>
        </w:r>
      </w:ins>
      <w:ins w:id="213" w:author="Microsoft Office User" w:date="2016-05-22T17:27:00Z">
        <w:r>
          <w:rPr>
            <w:noProof/>
          </w:rPr>
        </w:r>
      </w:ins>
      <w:r>
        <w:rPr>
          <w:noProof/>
        </w:rPr>
        <w:fldChar w:fldCharType="separate"/>
      </w:r>
      <w:ins w:id="214" w:author="Microsoft Office User" w:date="2016-05-22T17:27:00Z">
        <w:r>
          <w:rPr>
            <w:noProof/>
          </w:rPr>
          <w:t>47</w:t>
        </w:r>
      </w:ins>
      <w:ins w:id="215" w:author="Microsoft Office User" w:date="2016-05-22T17:26:00Z">
        <w:r>
          <w:rPr>
            <w:noProof/>
          </w:rPr>
          <w:fldChar w:fldCharType="end"/>
        </w:r>
      </w:ins>
    </w:p>
    <w:p w14:paraId="103C2808" w14:textId="1E187333" w:rsidR="00271943" w:rsidRDefault="00271943">
      <w:pPr>
        <w:pStyle w:val="21"/>
        <w:tabs>
          <w:tab w:val="left" w:pos="1440"/>
          <w:tab w:val="right" w:leader="dot" w:pos="9168"/>
        </w:tabs>
        <w:ind w:firstLine="440"/>
        <w:rPr>
          <w:ins w:id="216" w:author="Microsoft Office User" w:date="2016-05-22T17:26:00Z"/>
          <w:rFonts w:asciiTheme="minorHAnsi" w:eastAsiaTheme="minorEastAsia" w:hAnsiTheme="minorHAnsi" w:cstheme="minorBidi"/>
          <w:b w:val="0"/>
          <w:noProof/>
          <w:sz w:val="24"/>
          <w:szCs w:val="24"/>
          <w:lang w:eastAsia="zh-CN"/>
        </w:rPr>
      </w:pPr>
      <w:ins w:id="217" w:author="Microsoft Office User" w:date="2016-05-22T17:26:00Z">
        <w:r w:rsidRPr="00D559E7">
          <w:rPr>
            <w:rFonts w:ascii="Times New Roman" w:hAnsi="Times New Roman"/>
            <w:noProof/>
          </w:rPr>
          <w:t>6.1</w:t>
        </w:r>
        <w:r w:rsidRPr="00D559E7">
          <w:rPr>
            <w:rFonts w:ascii="Times New Roman" w:hAnsi="Times New Roman" w:hint="eastAsia"/>
            <w:noProof/>
          </w:rPr>
          <w:t>基础信息管理</w:t>
        </w:r>
        <w:r>
          <w:rPr>
            <w:noProof/>
          </w:rPr>
          <w:tab/>
        </w:r>
        <w:r>
          <w:rPr>
            <w:noProof/>
          </w:rPr>
          <w:fldChar w:fldCharType="begin"/>
        </w:r>
        <w:r>
          <w:rPr>
            <w:noProof/>
          </w:rPr>
          <w:instrText xml:space="preserve"> PAGEREF _Toc451701388 \h </w:instrText>
        </w:r>
      </w:ins>
      <w:ins w:id="218" w:author="Microsoft Office User" w:date="2016-05-22T17:27:00Z">
        <w:r>
          <w:rPr>
            <w:noProof/>
          </w:rPr>
        </w:r>
      </w:ins>
      <w:r>
        <w:rPr>
          <w:noProof/>
        </w:rPr>
        <w:fldChar w:fldCharType="separate"/>
      </w:r>
      <w:ins w:id="219" w:author="Microsoft Office User" w:date="2016-05-22T17:27:00Z">
        <w:r>
          <w:rPr>
            <w:noProof/>
          </w:rPr>
          <w:t>47</w:t>
        </w:r>
      </w:ins>
      <w:ins w:id="220" w:author="Microsoft Office User" w:date="2016-05-22T17:26:00Z">
        <w:r>
          <w:rPr>
            <w:noProof/>
          </w:rPr>
          <w:fldChar w:fldCharType="end"/>
        </w:r>
      </w:ins>
    </w:p>
    <w:p w14:paraId="6ED87233" w14:textId="0B0D4108" w:rsidR="00271943" w:rsidRDefault="00271943">
      <w:pPr>
        <w:pStyle w:val="31"/>
        <w:tabs>
          <w:tab w:val="left" w:pos="1680"/>
          <w:tab w:val="right" w:leader="dot" w:pos="9168"/>
        </w:tabs>
        <w:rPr>
          <w:ins w:id="221" w:author="Microsoft Office User" w:date="2016-05-22T17:26:00Z"/>
          <w:rFonts w:asciiTheme="minorHAnsi" w:eastAsiaTheme="minorEastAsia" w:hAnsiTheme="minorHAnsi" w:cstheme="minorBidi"/>
          <w:noProof/>
          <w:sz w:val="24"/>
          <w:szCs w:val="24"/>
          <w:lang w:eastAsia="zh-CN"/>
        </w:rPr>
      </w:pPr>
      <w:ins w:id="222" w:author="Microsoft Office User" w:date="2016-05-22T17:26:00Z">
        <w:r w:rsidRPr="00D559E7">
          <w:rPr>
            <w:rFonts w:ascii="Times New Roman" w:hAnsi="Times New Roman"/>
            <w:noProof/>
          </w:rPr>
          <w:lastRenderedPageBreak/>
          <w:t>6.1.1</w:t>
        </w:r>
        <w:r w:rsidRPr="00D559E7">
          <w:rPr>
            <w:rFonts w:ascii="Times New Roman" w:hAnsi="Times New Roman" w:hint="eastAsia"/>
            <w:noProof/>
          </w:rPr>
          <w:t>用户管理</w:t>
        </w:r>
        <w:r>
          <w:rPr>
            <w:noProof/>
          </w:rPr>
          <w:tab/>
        </w:r>
        <w:r>
          <w:rPr>
            <w:noProof/>
          </w:rPr>
          <w:fldChar w:fldCharType="begin"/>
        </w:r>
        <w:r>
          <w:rPr>
            <w:noProof/>
          </w:rPr>
          <w:instrText xml:space="preserve"> PAGEREF _Toc451701389 \h </w:instrText>
        </w:r>
      </w:ins>
      <w:ins w:id="223" w:author="Microsoft Office User" w:date="2016-05-22T17:27:00Z">
        <w:r>
          <w:rPr>
            <w:noProof/>
          </w:rPr>
        </w:r>
      </w:ins>
      <w:r>
        <w:rPr>
          <w:noProof/>
        </w:rPr>
        <w:fldChar w:fldCharType="separate"/>
      </w:r>
      <w:ins w:id="224" w:author="Microsoft Office User" w:date="2016-05-22T17:27:00Z">
        <w:r>
          <w:rPr>
            <w:noProof/>
          </w:rPr>
          <w:t>47</w:t>
        </w:r>
      </w:ins>
      <w:ins w:id="225" w:author="Microsoft Office User" w:date="2016-05-22T17:26:00Z">
        <w:r>
          <w:rPr>
            <w:noProof/>
          </w:rPr>
          <w:fldChar w:fldCharType="end"/>
        </w:r>
      </w:ins>
    </w:p>
    <w:p w14:paraId="00A210AF" w14:textId="5D5018D1" w:rsidR="00271943" w:rsidRDefault="00271943">
      <w:pPr>
        <w:pStyle w:val="31"/>
        <w:tabs>
          <w:tab w:val="left" w:pos="1680"/>
          <w:tab w:val="right" w:leader="dot" w:pos="9168"/>
        </w:tabs>
        <w:rPr>
          <w:ins w:id="226" w:author="Microsoft Office User" w:date="2016-05-22T17:26:00Z"/>
          <w:rFonts w:asciiTheme="minorHAnsi" w:eastAsiaTheme="minorEastAsia" w:hAnsiTheme="minorHAnsi" w:cstheme="minorBidi"/>
          <w:noProof/>
          <w:sz w:val="24"/>
          <w:szCs w:val="24"/>
          <w:lang w:eastAsia="zh-CN"/>
        </w:rPr>
      </w:pPr>
      <w:ins w:id="227" w:author="Microsoft Office User" w:date="2016-05-22T17:26:00Z">
        <w:r w:rsidRPr="00D559E7">
          <w:rPr>
            <w:rFonts w:ascii="Times New Roman" w:hAnsi="Times New Roman"/>
            <w:noProof/>
          </w:rPr>
          <w:t>6.1.2</w:t>
        </w:r>
        <w:r w:rsidRPr="00D559E7">
          <w:rPr>
            <w:rFonts w:ascii="Times New Roman" w:hAnsi="Times New Roman" w:hint="eastAsia"/>
            <w:noProof/>
          </w:rPr>
          <w:t>角色权限管理</w:t>
        </w:r>
        <w:r>
          <w:rPr>
            <w:noProof/>
          </w:rPr>
          <w:tab/>
        </w:r>
        <w:r>
          <w:rPr>
            <w:noProof/>
          </w:rPr>
          <w:fldChar w:fldCharType="begin"/>
        </w:r>
        <w:r>
          <w:rPr>
            <w:noProof/>
          </w:rPr>
          <w:instrText xml:space="preserve"> PAGEREF _Toc451701390 \h </w:instrText>
        </w:r>
      </w:ins>
      <w:ins w:id="228" w:author="Microsoft Office User" w:date="2016-05-22T17:27:00Z">
        <w:r>
          <w:rPr>
            <w:noProof/>
          </w:rPr>
        </w:r>
      </w:ins>
      <w:r>
        <w:rPr>
          <w:noProof/>
        </w:rPr>
        <w:fldChar w:fldCharType="separate"/>
      </w:r>
      <w:ins w:id="229" w:author="Microsoft Office User" w:date="2016-05-22T17:27:00Z">
        <w:r>
          <w:rPr>
            <w:noProof/>
          </w:rPr>
          <w:t>47</w:t>
        </w:r>
      </w:ins>
      <w:ins w:id="230" w:author="Microsoft Office User" w:date="2016-05-22T17:26:00Z">
        <w:r>
          <w:rPr>
            <w:noProof/>
          </w:rPr>
          <w:fldChar w:fldCharType="end"/>
        </w:r>
      </w:ins>
    </w:p>
    <w:p w14:paraId="6466AA51" w14:textId="67B2625D" w:rsidR="00271943" w:rsidRDefault="00271943">
      <w:pPr>
        <w:pStyle w:val="31"/>
        <w:tabs>
          <w:tab w:val="left" w:pos="1680"/>
          <w:tab w:val="right" w:leader="dot" w:pos="9168"/>
        </w:tabs>
        <w:rPr>
          <w:ins w:id="231" w:author="Microsoft Office User" w:date="2016-05-22T17:26:00Z"/>
          <w:rFonts w:asciiTheme="minorHAnsi" w:eastAsiaTheme="minorEastAsia" w:hAnsiTheme="minorHAnsi" w:cstheme="minorBidi"/>
          <w:noProof/>
          <w:sz w:val="24"/>
          <w:szCs w:val="24"/>
          <w:lang w:eastAsia="zh-CN"/>
        </w:rPr>
      </w:pPr>
      <w:ins w:id="232" w:author="Microsoft Office User" w:date="2016-05-22T17:26:00Z">
        <w:r w:rsidRPr="00D559E7">
          <w:rPr>
            <w:rFonts w:ascii="Times New Roman" w:hAnsi="Times New Roman"/>
            <w:noProof/>
          </w:rPr>
          <w:t>6.1.3</w:t>
        </w:r>
        <w:r w:rsidRPr="00D559E7">
          <w:rPr>
            <w:rFonts w:ascii="Times New Roman" w:hAnsi="Times New Roman" w:hint="eastAsia"/>
            <w:noProof/>
          </w:rPr>
          <w:t>字典管理</w:t>
        </w:r>
        <w:r>
          <w:rPr>
            <w:noProof/>
          </w:rPr>
          <w:tab/>
        </w:r>
        <w:r>
          <w:rPr>
            <w:noProof/>
          </w:rPr>
          <w:fldChar w:fldCharType="begin"/>
        </w:r>
        <w:r>
          <w:rPr>
            <w:noProof/>
          </w:rPr>
          <w:instrText xml:space="preserve"> PAGEREF _Toc451701391 \h </w:instrText>
        </w:r>
      </w:ins>
      <w:ins w:id="233" w:author="Microsoft Office User" w:date="2016-05-22T17:27:00Z">
        <w:r>
          <w:rPr>
            <w:noProof/>
          </w:rPr>
        </w:r>
      </w:ins>
      <w:r>
        <w:rPr>
          <w:noProof/>
        </w:rPr>
        <w:fldChar w:fldCharType="separate"/>
      </w:r>
      <w:ins w:id="234" w:author="Microsoft Office User" w:date="2016-05-22T17:27:00Z">
        <w:r>
          <w:rPr>
            <w:noProof/>
          </w:rPr>
          <w:t>49</w:t>
        </w:r>
      </w:ins>
      <w:ins w:id="235" w:author="Microsoft Office User" w:date="2016-05-22T17:26:00Z">
        <w:r>
          <w:rPr>
            <w:noProof/>
          </w:rPr>
          <w:fldChar w:fldCharType="end"/>
        </w:r>
      </w:ins>
    </w:p>
    <w:p w14:paraId="51A0CDBA" w14:textId="3061A5EB" w:rsidR="00271943" w:rsidRDefault="00271943">
      <w:pPr>
        <w:pStyle w:val="31"/>
        <w:tabs>
          <w:tab w:val="left" w:pos="1680"/>
          <w:tab w:val="right" w:leader="dot" w:pos="9168"/>
        </w:tabs>
        <w:rPr>
          <w:ins w:id="236" w:author="Microsoft Office User" w:date="2016-05-22T17:26:00Z"/>
          <w:rFonts w:asciiTheme="minorHAnsi" w:eastAsiaTheme="minorEastAsia" w:hAnsiTheme="minorHAnsi" w:cstheme="minorBidi"/>
          <w:noProof/>
          <w:sz w:val="24"/>
          <w:szCs w:val="24"/>
          <w:lang w:eastAsia="zh-CN"/>
        </w:rPr>
      </w:pPr>
      <w:ins w:id="237" w:author="Microsoft Office User" w:date="2016-05-22T17:26:00Z">
        <w:r w:rsidRPr="00D559E7">
          <w:rPr>
            <w:rFonts w:ascii="Times New Roman" w:hAnsi="Times New Roman"/>
            <w:noProof/>
          </w:rPr>
          <w:t>6.1.4</w:t>
        </w:r>
        <w:r w:rsidRPr="00D559E7">
          <w:rPr>
            <w:rFonts w:ascii="Times New Roman" w:hAnsi="Times New Roman" w:hint="eastAsia"/>
            <w:noProof/>
          </w:rPr>
          <w:t>文件管理</w:t>
        </w:r>
        <w:r>
          <w:rPr>
            <w:noProof/>
          </w:rPr>
          <w:tab/>
        </w:r>
        <w:r>
          <w:rPr>
            <w:noProof/>
          </w:rPr>
          <w:fldChar w:fldCharType="begin"/>
        </w:r>
        <w:r>
          <w:rPr>
            <w:noProof/>
          </w:rPr>
          <w:instrText xml:space="preserve"> PAGEREF _Toc451701392 \h </w:instrText>
        </w:r>
      </w:ins>
      <w:ins w:id="238" w:author="Microsoft Office User" w:date="2016-05-22T17:27:00Z">
        <w:r>
          <w:rPr>
            <w:noProof/>
          </w:rPr>
        </w:r>
      </w:ins>
      <w:r>
        <w:rPr>
          <w:noProof/>
        </w:rPr>
        <w:fldChar w:fldCharType="separate"/>
      </w:r>
      <w:ins w:id="239" w:author="Microsoft Office User" w:date="2016-05-22T17:27:00Z">
        <w:r>
          <w:rPr>
            <w:noProof/>
          </w:rPr>
          <w:t>49</w:t>
        </w:r>
      </w:ins>
      <w:ins w:id="240" w:author="Microsoft Office User" w:date="2016-05-22T17:26:00Z">
        <w:r>
          <w:rPr>
            <w:noProof/>
          </w:rPr>
          <w:fldChar w:fldCharType="end"/>
        </w:r>
      </w:ins>
    </w:p>
    <w:p w14:paraId="210137E2" w14:textId="6B677D38" w:rsidR="00271943" w:rsidRDefault="00271943">
      <w:pPr>
        <w:pStyle w:val="21"/>
        <w:tabs>
          <w:tab w:val="left" w:pos="1440"/>
          <w:tab w:val="right" w:leader="dot" w:pos="9168"/>
        </w:tabs>
        <w:ind w:firstLine="440"/>
        <w:rPr>
          <w:ins w:id="241" w:author="Microsoft Office User" w:date="2016-05-22T17:26:00Z"/>
          <w:rFonts w:asciiTheme="minorHAnsi" w:eastAsiaTheme="minorEastAsia" w:hAnsiTheme="minorHAnsi" w:cstheme="minorBidi"/>
          <w:b w:val="0"/>
          <w:noProof/>
          <w:sz w:val="24"/>
          <w:szCs w:val="24"/>
          <w:lang w:eastAsia="zh-CN"/>
        </w:rPr>
      </w:pPr>
      <w:ins w:id="242" w:author="Microsoft Office User" w:date="2016-05-22T17:26:00Z">
        <w:r w:rsidRPr="00D559E7">
          <w:rPr>
            <w:rFonts w:ascii="Times New Roman" w:hAnsi="Times New Roman"/>
            <w:noProof/>
          </w:rPr>
          <w:t>6.2</w:t>
        </w:r>
        <w:r w:rsidRPr="00D559E7">
          <w:rPr>
            <w:rFonts w:ascii="Times New Roman" w:hAnsi="Times New Roman" w:hint="eastAsia"/>
            <w:noProof/>
          </w:rPr>
          <w:t>问题单管理模块</w:t>
        </w:r>
        <w:r>
          <w:rPr>
            <w:noProof/>
          </w:rPr>
          <w:tab/>
        </w:r>
        <w:r>
          <w:rPr>
            <w:noProof/>
          </w:rPr>
          <w:fldChar w:fldCharType="begin"/>
        </w:r>
        <w:r>
          <w:rPr>
            <w:noProof/>
          </w:rPr>
          <w:instrText xml:space="preserve"> PAGEREF _Toc451701393 \h </w:instrText>
        </w:r>
      </w:ins>
      <w:ins w:id="243" w:author="Microsoft Office User" w:date="2016-05-22T17:27:00Z">
        <w:r>
          <w:rPr>
            <w:noProof/>
          </w:rPr>
        </w:r>
      </w:ins>
      <w:r>
        <w:rPr>
          <w:noProof/>
        </w:rPr>
        <w:fldChar w:fldCharType="separate"/>
      </w:r>
      <w:ins w:id="244" w:author="Microsoft Office User" w:date="2016-05-22T17:27:00Z">
        <w:r>
          <w:rPr>
            <w:noProof/>
          </w:rPr>
          <w:t>50</w:t>
        </w:r>
      </w:ins>
      <w:ins w:id="245" w:author="Microsoft Office User" w:date="2016-05-22T17:26:00Z">
        <w:r>
          <w:rPr>
            <w:noProof/>
          </w:rPr>
          <w:fldChar w:fldCharType="end"/>
        </w:r>
      </w:ins>
    </w:p>
    <w:p w14:paraId="46C98E60" w14:textId="76B6970F" w:rsidR="00271943" w:rsidRDefault="00271943">
      <w:pPr>
        <w:pStyle w:val="31"/>
        <w:tabs>
          <w:tab w:val="left" w:pos="1680"/>
          <w:tab w:val="right" w:leader="dot" w:pos="9168"/>
        </w:tabs>
        <w:rPr>
          <w:ins w:id="246" w:author="Microsoft Office User" w:date="2016-05-22T17:26:00Z"/>
          <w:rFonts w:asciiTheme="minorHAnsi" w:eastAsiaTheme="minorEastAsia" w:hAnsiTheme="minorHAnsi" w:cstheme="minorBidi"/>
          <w:noProof/>
          <w:sz w:val="24"/>
          <w:szCs w:val="24"/>
          <w:lang w:eastAsia="zh-CN"/>
        </w:rPr>
      </w:pPr>
      <w:ins w:id="247" w:author="Microsoft Office User" w:date="2016-05-22T17:26:00Z">
        <w:r w:rsidRPr="00D559E7">
          <w:rPr>
            <w:rFonts w:ascii="Times New Roman" w:hAnsi="Times New Roman"/>
            <w:noProof/>
          </w:rPr>
          <w:t>6.2.1</w:t>
        </w:r>
      </w:ins>
      <w:ins w:id="248" w:author="Microsoft Office User" w:date="2016-05-22T17:28:00Z">
        <w:r>
          <w:rPr>
            <w:rFonts w:ascii="Times New Roman" w:hAnsi="Times New Roman"/>
            <w:noProof/>
          </w:rPr>
          <w:t xml:space="preserve"> </w:t>
        </w:r>
      </w:ins>
      <w:ins w:id="249" w:author="Microsoft Office User" w:date="2016-05-22T17:26:00Z">
        <w:r w:rsidRPr="00D559E7">
          <w:rPr>
            <w:rFonts w:ascii="Times New Roman" w:hAnsi="Times New Roman"/>
            <w:noProof/>
          </w:rPr>
          <w:t xml:space="preserve">Bug </w:t>
        </w:r>
        <w:r w:rsidRPr="00D559E7">
          <w:rPr>
            <w:rFonts w:ascii="Times New Roman" w:hAnsi="Times New Roman" w:hint="eastAsia"/>
            <w:noProof/>
          </w:rPr>
          <w:t>管理</w:t>
        </w:r>
        <w:r>
          <w:rPr>
            <w:noProof/>
          </w:rPr>
          <w:tab/>
        </w:r>
        <w:r>
          <w:rPr>
            <w:noProof/>
          </w:rPr>
          <w:fldChar w:fldCharType="begin"/>
        </w:r>
        <w:r>
          <w:rPr>
            <w:noProof/>
          </w:rPr>
          <w:instrText xml:space="preserve"> PAGEREF _Toc451701394 \h </w:instrText>
        </w:r>
      </w:ins>
      <w:ins w:id="250" w:author="Microsoft Office User" w:date="2016-05-22T17:27:00Z">
        <w:r>
          <w:rPr>
            <w:noProof/>
          </w:rPr>
        </w:r>
      </w:ins>
      <w:r>
        <w:rPr>
          <w:noProof/>
        </w:rPr>
        <w:fldChar w:fldCharType="separate"/>
      </w:r>
      <w:ins w:id="251" w:author="Microsoft Office User" w:date="2016-05-22T17:27:00Z">
        <w:r>
          <w:rPr>
            <w:noProof/>
          </w:rPr>
          <w:t>50</w:t>
        </w:r>
      </w:ins>
      <w:ins w:id="252" w:author="Microsoft Office User" w:date="2016-05-22T17:26:00Z">
        <w:r>
          <w:rPr>
            <w:noProof/>
          </w:rPr>
          <w:fldChar w:fldCharType="end"/>
        </w:r>
      </w:ins>
    </w:p>
    <w:p w14:paraId="3D67D856" w14:textId="58A54F74" w:rsidR="00271943" w:rsidRDefault="00271943">
      <w:pPr>
        <w:pStyle w:val="31"/>
        <w:tabs>
          <w:tab w:val="left" w:pos="1680"/>
          <w:tab w:val="right" w:leader="dot" w:pos="9168"/>
        </w:tabs>
        <w:rPr>
          <w:ins w:id="253" w:author="Microsoft Office User" w:date="2016-05-22T17:26:00Z"/>
          <w:rFonts w:asciiTheme="minorHAnsi" w:eastAsiaTheme="minorEastAsia" w:hAnsiTheme="minorHAnsi" w:cstheme="minorBidi"/>
          <w:noProof/>
          <w:sz w:val="24"/>
          <w:szCs w:val="24"/>
          <w:lang w:eastAsia="zh-CN"/>
        </w:rPr>
      </w:pPr>
      <w:ins w:id="254" w:author="Microsoft Office User" w:date="2016-05-22T17:26:00Z">
        <w:r w:rsidRPr="00D559E7">
          <w:rPr>
            <w:rFonts w:ascii="Times New Roman" w:hAnsi="Times New Roman"/>
            <w:noProof/>
          </w:rPr>
          <w:t>6.2.2</w:t>
        </w:r>
        <w:r w:rsidRPr="00D559E7">
          <w:rPr>
            <w:rFonts w:ascii="Times New Roman" w:hAnsi="Times New Roman" w:hint="eastAsia"/>
            <w:noProof/>
          </w:rPr>
          <w:t>项目管理</w:t>
        </w:r>
        <w:r>
          <w:rPr>
            <w:noProof/>
          </w:rPr>
          <w:tab/>
        </w:r>
        <w:r>
          <w:rPr>
            <w:noProof/>
          </w:rPr>
          <w:fldChar w:fldCharType="begin"/>
        </w:r>
        <w:r>
          <w:rPr>
            <w:noProof/>
          </w:rPr>
          <w:instrText xml:space="preserve"> PAGEREF _Toc451701395 \h </w:instrText>
        </w:r>
      </w:ins>
      <w:ins w:id="255" w:author="Microsoft Office User" w:date="2016-05-22T17:27:00Z">
        <w:r>
          <w:rPr>
            <w:noProof/>
          </w:rPr>
        </w:r>
      </w:ins>
      <w:r>
        <w:rPr>
          <w:noProof/>
        </w:rPr>
        <w:fldChar w:fldCharType="separate"/>
      </w:r>
      <w:ins w:id="256" w:author="Microsoft Office User" w:date="2016-05-22T17:27:00Z">
        <w:r>
          <w:rPr>
            <w:noProof/>
          </w:rPr>
          <w:t>50</w:t>
        </w:r>
      </w:ins>
      <w:ins w:id="257" w:author="Microsoft Office User" w:date="2016-05-22T17:26:00Z">
        <w:r>
          <w:rPr>
            <w:noProof/>
          </w:rPr>
          <w:fldChar w:fldCharType="end"/>
        </w:r>
      </w:ins>
    </w:p>
    <w:p w14:paraId="53E31E74" w14:textId="1A0DA4B8" w:rsidR="00271943" w:rsidRDefault="00271943">
      <w:pPr>
        <w:pStyle w:val="21"/>
        <w:tabs>
          <w:tab w:val="left" w:pos="1440"/>
          <w:tab w:val="right" w:leader="dot" w:pos="9168"/>
        </w:tabs>
        <w:ind w:firstLine="440"/>
        <w:rPr>
          <w:ins w:id="258" w:author="Microsoft Office User" w:date="2016-05-22T17:26:00Z"/>
          <w:rFonts w:asciiTheme="minorHAnsi" w:eastAsiaTheme="minorEastAsia" w:hAnsiTheme="minorHAnsi" w:cstheme="minorBidi"/>
          <w:b w:val="0"/>
          <w:noProof/>
          <w:sz w:val="24"/>
          <w:szCs w:val="24"/>
          <w:lang w:eastAsia="zh-CN"/>
        </w:rPr>
      </w:pPr>
      <w:ins w:id="259" w:author="Microsoft Office User" w:date="2016-05-22T17:26:00Z">
        <w:r w:rsidRPr="00D559E7">
          <w:rPr>
            <w:rFonts w:ascii="Times New Roman" w:hAnsi="Times New Roman"/>
            <w:noProof/>
          </w:rPr>
          <w:t>6.3</w:t>
        </w:r>
        <w:r w:rsidRPr="00D559E7">
          <w:rPr>
            <w:rFonts w:ascii="Times New Roman" w:hAnsi="Times New Roman" w:hint="eastAsia"/>
            <w:noProof/>
          </w:rPr>
          <w:t>工作流配置模块</w:t>
        </w:r>
        <w:r>
          <w:rPr>
            <w:noProof/>
          </w:rPr>
          <w:tab/>
        </w:r>
        <w:r>
          <w:rPr>
            <w:noProof/>
          </w:rPr>
          <w:fldChar w:fldCharType="begin"/>
        </w:r>
        <w:r>
          <w:rPr>
            <w:noProof/>
          </w:rPr>
          <w:instrText xml:space="preserve"> PAGEREF _Toc451701396 \h </w:instrText>
        </w:r>
      </w:ins>
      <w:ins w:id="260" w:author="Microsoft Office User" w:date="2016-05-22T17:27:00Z">
        <w:r>
          <w:rPr>
            <w:noProof/>
          </w:rPr>
        </w:r>
      </w:ins>
      <w:r>
        <w:rPr>
          <w:noProof/>
        </w:rPr>
        <w:fldChar w:fldCharType="separate"/>
      </w:r>
      <w:ins w:id="261" w:author="Microsoft Office User" w:date="2016-05-22T17:27:00Z">
        <w:r>
          <w:rPr>
            <w:noProof/>
          </w:rPr>
          <w:t>52</w:t>
        </w:r>
      </w:ins>
      <w:ins w:id="262" w:author="Microsoft Office User" w:date="2016-05-22T17:26:00Z">
        <w:r>
          <w:rPr>
            <w:noProof/>
          </w:rPr>
          <w:fldChar w:fldCharType="end"/>
        </w:r>
      </w:ins>
    </w:p>
    <w:p w14:paraId="4B141F5B" w14:textId="1F0473DD" w:rsidR="00271943" w:rsidRDefault="00271943">
      <w:pPr>
        <w:pStyle w:val="31"/>
        <w:tabs>
          <w:tab w:val="left" w:pos="1680"/>
          <w:tab w:val="right" w:leader="dot" w:pos="9168"/>
        </w:tabs>
        <w:rPr>
          <w:ins w:id="263" w:author="Microsoft Office User" w:date="2016-05-22T17:26:00Z"/>
          <w:rFonts w:asciiTheme="minorHAnsi" w:eastAsiaTheme="minorEastAsia" w:hAnsiTheme="minorHAnsi" w:cstheme="minorBidi"/>
          <w:noProof/>
          <w:sz w:val="24"/>
          <w:szCs w:val="24"/>
          <w:lang w:eastAsia="zh-CN"/>
        </w:rPr>
      </w:pPr>
      <w:ins w:id="264" w:author="Microsoft Office User" w:date="2016-05-22T17:26:00Z">
        <w:r w:rsidRPr="00D559E7">
          <w:rPr>
            <w:rFonts w:ascii="Times New Roman" w:hAnsi="Times New Roman"/>
            <w:noProof/>
          </w:rPr>
          <w:t>6.3.1</w:t>
        </w:r>
        <w:r w:rsidRPr="00D559E7">
          <w:rPr>
            <w:rFonts w:ascii="Times New Roman" w:hAnsi="Times New Roman" w:hint="eastAsia"/>
            <w:noProof/>
          </w:rPr>
          <w:t>模型管理</w:t>
        </w:r>
        <w:r>
          <w:rPr>
            <w:noProof/>
          </w:rPr>
          <w:tab/>
        </w:r>
        <w:r>
          <w:rPr>
            <w:noProof/>
          </w:rPr>
          <w:fldChar w:fldCharType="begin"/>
        </w:r>
        <w:r>
          <w:rPr>
            <w:noProof/>
          </w:rPr>
          <w:instrText xml:space="preserve"> PAGEREF _Toc451701397 \h </w:instrText>
        </w:r>
      </w:ins>
      <w:ins w:id="265" w:author="Microsoft Office User" w:date="2016-05-22T17:27:00Z">
        <w:r>
          <w:rPr>
            <w:noProof/>
          </w:rPr>
        </w:r>
      </w:ins>
      <w:r>
        <w:rPr>
          <w:noProof/>
        </w:rPr>
        <w:fldChar w:fldCharType="separate"/>
      </w:r>
      <w:ins w:id="266" w:author="Microsoft Office User" w:date="2016-05-22T17:27:00Z">
        <w:r>
          <w:rPr>
            <w:noProof/>
          </w:rPr>
          <w:t>52</w:t>
        </w:r>
      </w:ins>
      <w:ins w:id="267" w:author="Microsoft Office User" w:date="2016-05-22T17:26:00Z">
        <w:r>
          <w:rPr>
            <w:noProof/>
          </w:rPr>
          <w:fldChar w:fldCharType="end"/>
        </w:r>
      </w:ins>
    </w:p>
    <w:p w14:paraId="5E03D061" w14:textId="50531BB9" w:rsidR="00271943" w:rsidRDefault="00271943">
      <w:pPr>
        <w:pStyle w:val="31"/>
        <w:tabs>
          <w:tab w:val="left" w:pos="1680"/>
          <w:tab w:val="right" w:leader="dot" w:pos="9168"/>
        </w:tabs>
        <w:rPr>
          <w:ins w:id="268" w:author="Microsoft Office User" w:date="2016-05-22T17:26:00Z"/>
          <w:rFonts w:asciiTheme="minorHAnsi" w:eastAsiaTheme="minorEastAsia" w:hAnsiTheme="minorHAnsi" w:cstheme="minorBidi"/>
          <w:noProof/>
          <w:sz w:val="24"/>
          <w:szCs w:val="24"/>
          <w:lang w:eastAsia="zh-CN"/>
        </w:rPr>
      </w:pPr>
      <w:ins w:id="269" w:author="Microsoft Office User" w:date="2016-05-22T17:26:00Z">
        <w:r w:rsidRPr="00D559E7">
          <w:rPr>
            <w:rFonts w:ascii="Times New Roman" w:hAnsi="Times New Roman"/>
            <w:noProof/>
          </w:rPr>
          <w:t>6.3.2</w:t>
        </w:r>
        <w:r w:rsidRPr="00D559E7">
          <w:rPr>
            <w:rFonts w:ascii="Times New Roman" w:hAnsi="Times New Roman" w:hint="eastAsia"/>
            <w:noProof/>
          </w:rPr>
          <w:t>流程管理</w:t>
        </w:r>
        <w:r>
          <w:rPr>
            <w:noProof/>
          </w:rPr>
          <w:tab/>
        </w:r>
        <w:r>
          <w:rPr>
            <w:noProof/>
          </w:rPr>
          <w:fldChar w:fldCharType="begin"/>
        </w:r>
        <w:r>
          <w:rPr>
            <w:noProof/>
          </w:rPr>
          <w:instrText xml:space="preserve"> PAGEREF _Toc451701398 \h </w:instrText>
        </w:r>
      </w:ins>
      <w:ins w:id="270" w:author="Microsoft Office User" w:date="2016-05-22T17:27:00Z">
        <w:r>
          <w:rPr>
            <w:noProof/>
          </w:rPr>
        </w:r>
      </w:ins>
      <w:r>
        <w:rPr>
          <w:noProof/>
        </w:rPr>
        <w:fldChar w:fldCharType="separate"/>
      </w:r>
      <w:ins w:id="271" w:author="Microsoft Office User" w:date="2016-05-22T17:27:00Z">
        <w:r>
          <w:rPr>
            <w:noProof/>
          </w:rPr>
          <w:t>53</w:t>
        </w:r>
      </w:ins>
      <w:ins w:id="272" w:author="Microsoft Office User" w:date="2016-05-22T17:26:00Z">
        <w:r>
          <w:rPr>
            <w:noProof/>
          </w:rPr>
          <w:fldChar w:fldCharType="end"/>
        </w:r>
      </w:ins>
    </w:p>
    <w:p w14:paraId="535E0FC6" w14:textId="7976BD10" w:rsidR="00271943" w:rsidRDefault="00271943">
      <w:pPr>
        <w:pStyle w:val="21"/>
        <w:tabs>
          <w:tab w:val="left" w:pos="1440"/>
          <w:tab w:val="right" w:leader="dot" w:pos="9168"/>
        </w:tabs>
        <w:ind w:firstLine="440"/>
        <w:rPr>
          <w:ins w:id="273" w:author="Microsoft Office User" w:date="2016-05-22T17:26:00Z"/>
          <w:rFonts w:asciiTheme="minorHAnsi" w:eastAsiaTheme="minorEastAsia" w:hAnsiTheme="minorHAnsi" w:cstheme="minorBidi"/>
          <w:b w:val="0"/>
          <w:noProof/>
          <w:sz w:val="24"/>
          <w:szCs w:val="24"/>
          <w:lang w:eastAsia="zh-CN"/>
        </w:rPr>
      </w:pPr>
      <w:ins w:id="274" w:author="Microsoft Office User" w:date="2016-05-22T17:26:00Z">
        <w:r w:rsidRPr="00D559E7">
          <w:rPr>
            <w:rFonts w:ascii="Times New Roman" w:hAnsi="Times New Roman"/>
            <w:noProof/>
          </w:rPr>
          <w:t>6.4</w:t>
        </w:r>
      </w:ins>
      <w:ins w:id="275" w:author="Microsoft Office User" w:date="2016-05-22T17:29:00Z">
        <w:r>
          <w:rPr>
            <w:rFonts w:ascii="Times New Roman" w:hAnsi="Times New Roman"/>
            <w:noProof/>
          </w:rPr>
          <w:t>即时通讯模块</w:t>
        </w:r>
      </w:ins>
      <w:ins w:id="276" w:author="Microsoft Office User" w:date="2016-05-22T17:26:00Z">
        <w:r>
          <w:rPr>
            <w:noProof/>
          </w:rPr>
          <w:tab/>
        </w:r>
        <w:r>
          <w:rPr>
            <w:noProof/>
          </w:rPr>
          <w:fldChar w:fldCharType="begin"/>
        </w:r>
        <w:r>
          <w:rPr>
            <w:noProof/>
          </w:rPr>
          <w:instrText xml:space="preserve"> PAGEREF _Toc451701399 \h </w:instrText>
        </w:r>
      </w:ins>
      <w:ins w:id="277" w:author="Microsoft Office User" w:date="2016-05-22T17:27:00Z">
        <w:r>
          <w:rPr>
            <w:noProof/>
          </w:rPr>
        </w:r>
      </w:ins>
      <w:r>
        <w:rPr>
          <w:noProof/>
        </w:rPr>
        <w:fldChar w:fldCharType="separate"/>
      </w:r>
      <w:ins w:id="278" w:author="Microsoft Office User" w:date="2016-05-22T17:27:00Z">
        <w:r>
          <w:rPr>
            <w:noProof/>
          </w:rPr>
          <w:t>53</w:t>
        </w:r>
      </w:ins>
      <w:ins w:id="279" w:author="Microsoft Office User" w:date="2016-05-22T17:26:00Z">
        <w:r>
          <w:rPr>
            <w:noProof/>
          </w:rPr>
          <w:fldChar w:fldCharType="end"/>
        </w:r>
      </w:ins>
    </w:p>
    <w:p w14:paraId="5A900668" w14:textId="5BBFF46B" w:rsidR="00271943" w:rsidRDefault="00271943">
      <w:pPr>
        <w:pStyle w:val="31"/>
        <w:tabs>
          <w:tab w:val="left" w:pos="1680"/>
          <w:tab w:val="right" w:leader="dot" w:pos="9168"/>
        </w:tabs>
        <w:rPr>
          <w:ins w:id="280" w:author="Microsoft Office User" w:date="2016-05-22T17:26:00Z"/>
          <w:rFonts w:asciiTheme="minorHAnsi" w:eastAsiaTheme="minorEastAsia" w:hAnsiTheme="minorHAnsi" w:cstheme="minorBidi"/>
          <w:noProof/>
          <w:sz w:val="24"/>
          <w:szCs w:val="24"/>
          <w:lang w:eastAsia="zh-CN"/>
        </w:rPr>
      </w:pPr>
      <w:ins w:id="281" w:author="Microsoft Office User" w:date="2016-05-22T17:26:00Z">
        <w:r w:rsidRPr="00D559E7">
          <w:rPr>
            <w:rFonts w:ascii="Times New Roman" w:hAnsi="Times New Roman"/>
            <w:noProof/>
          </w:rPr>
          <w:t>6.4.1</w:t>
        </w:r>
        <w:r w:rsidRPr="00D559E7">
          <w:rPr>
            <w:rFonts w:ascii="Times New Roman" w:hAnsi="Times New Roman" w:hint="eastAsia"/>
            <w:noProof/>
          </w:rPr>
          <w:t>站内通知</w:t>
        </w:r>
        <w:r>
          <w:rPr>
            <w:noProof/>
          </w:rPr>
          <w:tab/>
        </w:r>
        <w:r>
          <w:rPr>
            <w:noProof/>
          </w:rPr>
          <w:fldChar w:fldCharType="begin"/>
        </w:r>
        <w:r>
          <w:rPr>
            <w:noProof/>
          </w:rPr>
          <w:instrText xml:space="preserve"> PAGEREF _Toc451701400 \h </w:instrText>
        </w:r>
      </w:ins>
      <w:ins w:id="282" w:author="Microsoft Office User" w:date="2016-05-22T17:27:00Z">
        <w:r>
          <w:rPr>
            <w:noProof/>
          </w:rPr>
        </w:r>
      </w:ins>
      <w:r>
        <w:rPr>
          <w:noProof/>
        </w:rPr>
        <w:fldChar w:fldCharType="separate"/>
      </w:r>
      <w:ins w:id="283" w:author="Microsoft Office User" w:date="2016-05-22T17:27:00Z">
        <w:r>
          <w:rPr>
            <w:noProof/>
          </w:rPr>
          <w:t>53</w:t>
        </w:r>
      </w:ins>
      <w:ins w:id="284" w:author="Microsoft Office User" w:date="2016-05-22T17:26:00Z">
        <w:r>
          <w:rPr>
            <w:noProof/>
          </w:rPr>
          <w:fldChar w:fldCharType="end"/>
        </w:r>
      </w:ins>
    </w:p>
    <w:p w14:paraId="625297B3" w14:textId="52A69A46" w:rsidR="00271943" w:rsidRDefault="00271943">
      <w:pPr>
        <w:pStyle w:val="31"/>
        <w:tabs>
          <w:tab w:val="left" w:pos="1680"/>
          <w:tab w:val="right" w:leader="dot" w:pos="9168"/>
        </w:tabs>
        <w:rPr>
          <w:ins w:id="285" w:author="Microsoft Office User" w:date="2016-05-22T17:26:00Z"/>
          <w:rFonts w:asciiTheme="minorHAnsi" w:eastAsiaTheme="minorEastAsia" w:hAnsiTheme="minorHAnsi" w:cstheme="minorBidi"/>
          <w:noProof/>
          <w:sz w:val="24"/>
          <w:szCs w:val="24"/>
          <w:lang w:eastAsia="zh-CN"/>
        </w:rPr>
      </w:pPr>
      <w:ins w:id="286" w:author="Microsoft Office User" w:date="2016-05-22T17:26:00Z">
        <w:r w:rsidRPr="00D559E7">
          <w:rPr>
            <w:rFonts w:ascii="Times New Roman" w:hAnsi="Times New Roman"/>
            <w:noProof/>
          </w:rPr>
          <w:t>6.4.2</w:t>
        </w:r>
        <w:r w:rsidRPr="00D559E7">
          <w:rPr>
            <w:rFonts w:ascii="Times New Roman" w:hAnsi="Times New Roman" w:hint="eastAsia"/>
            <w:noProof/>
          </w:rPr>
          <w:t>简单聊天</w:t>
        </w:r>
        <w:r>
          <w:rPr>
            <w:noProof/>
          </w:rPr>
          <w:tab/>
        </w:r>
        <w:r>
          <w:rPr>
            <w:noProof/>
          </w:rPr>
          <w:fldChar w:fldCharType="begin"/>
        </w:r>
        <w:r>
          <w:rPr>
            <w:noProof/>
          </w:rPr>
          <w:instrText xml:space="preserve"> PAGEREF _Toc451701401 \h </w:instrText>
        </w:r>
      </w:ins>
      <w:ins w:id="287" w:author="Microsoft Office User" w:date="2016-05-22T17:27:00Z">
        <w:r>
          <w:rPr>
            <w:noProof/>
          </w:rPr>
        </w:r>
      </w:ins>
      <w:r>
        <w:rPr>
          <w:noProof/>
        </w:rPr>
        <w:fldChar w:fldCharType="separate"/>
      </w:r>
      <w:ins w:id="288" w:author="Microsoft Office User" w:date="2016-05-22T17:27:00Z">
        <w:r>
          <w:rPr>
            <w:noProof/>
          </w:rPr>
          <w:t>54</w:t>
        </w:r>
      </w:ins>
      <w:ins w:id="289" w:author="Microsoft Office User" w:date="2016-05-22T17:26:00Z">
        <w:r>
          <w:rPr>
            <w:noProof/>
          </w:rPr>
          <w:fldChar w:fldCharType="end"/>
        </w:r>
      </w:ins>
    </w:p>
    <w:p w14:paraId="159298A7" w14:textId="089098B1" w:rsidR="00271943" w:rsidRDefault="00271943">
      <w:pPr>
        <w:pStyle w:val="12"/>
        <w:rPr>
          <w:ins w:id="290" w:author="Microsoft Office User" w:date="2016-05-22T17:26:00Z"/>
          <w:rFonts w:asciiTheme="minorHAnsi" w:eastAsiaTheme="minorEastAsia" w:hAnsiTheme="minorHAnsi" w:cstheme="minorBidi"/>
          <w:b w:val="0"/>
          <w:noProof/>
          <w:lang w:eastAsia="zh-CN"/>
        </w:rPr>
      </w:pPr>
      <w:ins w:id="291" w:author="Microsoft Office User" w:date="2016-05-22T17:26:00Z">
        <w:r w:rsidRPr="00D559E7">
          <w:rPr>
            <w:rFonts w:ascii="Times New Roman" w:hAnsi="Times New Roman"/>
            <w:noProof/>
          </w:rPr>
          <w:t>7</w:t>
        </w:r>
        <w:r w:rsidRPr="00D559E7">
          <w:rPr>
            <w:rFonts w:ascii="Times New Roman" w:hAnsi="Times New Roman" w:hint="eastAsia"/>
            <w:noProof/>
          </w:rPr>
          <w:t>总结</w:t>
        </w:r>
        <w:r>
          <w:rPr>
            <w:noProof/>
          </w:rPr>
          <w:tab/>
        </w:r>
        <w:r>
          <w:rPr>
            <w:noProof/>
          </w:rPr>
          <w:fldChar w:fldCharType="begin"/>
        </w:r>
        <w:r>
          <w:rPr>
            <w:noProof/>
          </w:rPr>
          <w:instrText xml:space="preserve"> PAGEREF _Toc451701402 \h </w:instrText>
        </w:r>
      </w:ins>
      <w:ins w:id="292" w:author="Microsoft Office User" w:date="2016-05-22T17:27:00Z">
        <w:r>
          <w:rPr>
            <w:noProof/>
          </w:rPr>
        </w:r>
      </w:ins>
      <w:r>
        <w:rPr>
          <w:noProof/>
        </w:rPr>
        <w:fldChar w:fldCharType="separate"/>
      </w:r>
      <w:ins w:id="293" w:author="Microsoft Office User" w:date="2016-05-22T17:27:00Z">
        <w:r>
          <w:rPr>
            <w:noProof/>
          </w:rPr>
          <w:t>55</w:t>
        </w:r>
      </w:ins>
      <w:ins w:id="294" w:author="Microsoft Office User" w:date="2016-05-22T17:26:00Z">
        <w:r>
          <w:rPr>
            <w:noProof/>
          </w:rPr>
          <w:fldChar w:fldCharType="end"/>
        </w:r>
      </w:ins>
    </w:p>
    <w:p w14:paraId="33F7045A" w14:textId="48CEB549" w:rsidR="00271943" w:rsidRDefault="00271943">
      <w:pPr>
        <w:pStyle w:val="21"/>
        <w:tabs>
          <w:tab w:val="left" w:pos="1440"/>
          <w:tab w:val="right" w:leader="dot" w:pos="9168"/>
        </w:tabs>
        <w:ind w:firstLine="440"/>
        <w:rPr>
          <w:ins w:id="295" w:author="Microsoft Office User" w:date="2016-05-22T17:26:00Z"/>
          <w:rFonts w:asciiTheme="minorHAnsi" w:eastAsiaTheme="minorEastAsia" w:hAnsiTheme="minorHAnsi" w:cstheme="minorBidi"/>
          <w:b w:val="0"/>
          <w:noProof/>
          <w:sz w:val="24"/>
          <w:szCs w:val="24"/>
          <w:lang w:eastAsia="zh-CN"/>
        </w:rPr>
      </w:pPr>
      <w:ins w:id="296" w:author="Microsoft Office User" w:date="2016-05-22T17:26:00Z">
        <w:r w:rsidRPr="00D559E7">
          <w:rPr>
            <w:rFonts w:ascii="Times New Roman" w:hAnsi="Times New Roman"/>
            <w:noProof/>
          </w:rPr>
          <w:t>7.1</w:t>
        </w:r>
        <w:r w:rsidRPr="00D559E7">
          <w:rPr>
            <w:rFonts w:ascii="Times New Roman" w:hAnsi="Times New Roman" w:hint="eastAsia"/>
            <w:noProof/>
          </w:rPr>
          <w:t>系统存在不足</w:t>
        </w:r>
        <w:r>
          <w:rPr>
            <w:noProof/>
          </w:rPr>
          <w:tab/>
        </w:r>
        <w:r>
          <w:rPr>
            <w:noProof/>
          </w:rPr>
          <w:fldChar w:fldCharType="begin"/>
        </w:r>
        <w:r>
          <w:rPr>
            <w:noProof/>
          </w:rPr>
          <w:instrText xml:space="preserve"> PAGEREF _Toc451701403 \h </w:instrText>
        </w:r>
      </w:ins>
      <w:ins w:id="297" w:author="Microsoft Office User" w:date="2016-05-22T17:27:00Z">
        <w:r>
          <w:rPr>
            <w:noProof/>
          </w:rPr>
        </w:r>
      </w:ins>
      <w:r>
        <w:rPr>
          <w:noProof/>
        </w:rPr>
        <w:fldChar w:fldCharType="separate"/>
      </w:r>
      <w:ins w:id="298" w:author="Microsoft Office User" w:date="2016-05-22T17:27:00Z">
        <w:r>
          <w:rPr>
            <w:noProof/>
          </w:rPr>
          <w:t>56</w:t>
        </w:r>
      </w:ins>
      <w:ins w:id="299" w:author="Microsoft Office User" w:date="2016-05-22T17:26:00Z">
        <w:r>
          <w:rPr>
            <w:noProof/>
          </w:rPr>
          <w:fldChar w:fldCharType="end"/>
        </w:r>
      </w:ins>
    </w:p>
    <w:p w14:paraId="266EC7B0" w14:textId="6F481FE8" w:rsidR="00271943" w:rsidRDefault="00271943">
      <w:pPr>
        <w:pStyle w:val="21"/>
        <w:tabs>
          <w:tab w:val="left" w:pos="1440"/>
          <w:tab w:val="right" w:leader="dot" w:pos="9168"/>
        </w:tabs>
        <w:ind w:firstLine="440"/>
        <w:rPr>
          <w:ins w:id="300" w:author="Microsoft Office User" w:date="2016-05-22T17:26:00Z"/>
          <w:rFonts w:asciiTheme="minorHAnsi" w:eastAsiaTheme="minorEastAsia" w:hAnsiTheme="minorHAnsi" w:cstheme="minorBidi"/>
          <w:b w:val="0"/>
          <w:noProof/>
          <w:sz w:val="24"/>
          <w:szCs w:val="24"/>
          <w:lang w:eastAsia="zh-CN"/>
        </w:rPr>
      </w:pPr>
      <w:ins w:id="301" w:author="Microsoft Office User" w:date="2016-05-22T17:26:00Z">
        <w:r w:rsidRPr="00D559E7">
          <w:rPr>
            <w:rFonts w:ascii="Times New Roman" w:hAnsi="Times New Roman"/>
            <w:noProof/>
          </w:rPr>
          <w:t>7.2</w:t>
        </w:r>
        <w:r w:rsidRPr="00D559E7">
          <w:rPr>
            <w:rFonts w:ascii="Times New Roman" w:hAnsi="Times New Roman" w:hint="eastAsia"/>
            <w:noProof/>
          </w:rPr>
          <w:t>改进方案</w:t>
        </w:r>
        <w:r>
          <w:rPr>
            <w:noProof/>
          </w:rPr>
          <w:tab/>
        </w:r>
        <w:r>
          <w:rPr>
            <w:noProof/>
          </w:rPr>
          <w:fldChar w:fldCharType="begin"/>
        </w:r>
        <w:r>
          <w:rPr>
            <w:noProof/>
          </w:rPr>
          <w:instrText xml:space="preserve"> PAGEREF _Toc451701404 \h </w:instrText>
        </w:r>
      </w:ins>
      <w:ins w:id="302" w:author="Microsoft Office User" w:date="2016-05-22T17:27:00Z">
        <w:r>
          <w:rPr>
            <w:noProof/>
          </w:rPr>
        </w:r>
      </w:ins>
      <w:r>
        <w:rPr>
          <w:noProof/>
        </w:rPr>
        <w:fldChar w:fldCharType="separate"/>
      </w:r>
      <w:ins w:id="303" w:author="Microsoft Office User" w:date="2016-05-22T17:27:00Z">
        <w:r>
          <w:rPr>
            <w:noProof/>
          </w:rPr>
          <w:t>56</w:t>
        </w:r>
      </w:ins>
      <w:ins w:id="304" w:author="Microsoft Office User" w:date="2016-05-22T17:26:00Z">
        <w:r>
          <w:rPr>
            <w:noProof/>
          </w:rPr>
          <w:fldChar w:fldCharType="end"/>
        </w:r>
      </w:ins>
    </w:p>
    <w:p w14:paraId="02EF805C" w14:textId="77777777" w:rsidR="00271943" w:rsidRDefault="00271943">
      <w:pPr>
        <w:pStyle w:val="12"/>
        <w:rPr>
          <w:ins w:id="305" w:author="Microsoft Office User" w:date="2016-05-22T17:26:00Z"/>
          <w:rFonts w:asciiTheme="minorHAnsi" w:eastAsiaTheme="minorEastAsia" w:hAnsiTheme="minorHAnsi" w:cstheme="minorBidi"/>
          <w:b w:val="0"/>
          <w:noProof/>
          <w:lang w:eastAsia="zh-CN"/>
        </w:rPr>
      </w:pPr>
      <w:ins w:id="306" w:author="Microsoft Office User" w:date="2016-05-22T17:26:00Z">
        <w:r w:rsidRPr="00D559E7">
          <w:rPr>
            <w:rFonts w:ascii="Times New Roman" w:hAnsi="Times New Roman" w:hint="eastAsia"/>
            <w:noProof/>
          </w:rPr>
          <w:t>致谢</w:t>
        </w:r>
        <w:r>
          <w:rPr>
            <w:noProof/>
          </w:rPr>
          <w:tab/>
        </w:r>
        <w:r>
          <w:rPr>
            <w:noProof/>
          </w:rPr>
          <w:fldChar w:fldCharType="begin"/>
        </w:r>
        <w:r>
          <w:rPr>
            <w:noProof/>
          </w:rPr>
          <w:instrText xml:space="preserve"> PAGEREF _Toc451701405 \h </w:instrText>
        </w:r>
      </w:ins>
      <w:ins w:id="307" w:author="Microsoft Office User" w:date="2016-05-22T17:27:00Z">
        <w:r>
          <w:rPr>
            <w:noProof/>
          </w:rPr>
        </w:r>
      </w:ins>
      <w:r>
        <w:rPr>
          <w:noProof/>
        </w:rPr>
        <w:fldChar w:fldCharType="separate"/>
      </w:r>
      <w:ins w:id="308" w:author="Microsoft Office User" w:date="2016-05-22T17:27:00Z">
        <w:r>
          <w:rPr>
            <w:noProof/>
          </w:rPr>
          <w:t>57</w:t>
        </w:r>
      </w:ins>
      <w:ins w:id="309" w:author="Microsoft Office User" w:date="2016-05-22T17:26:00Z">
        <w:r>
          <w:rPr>
            <w:noProof/>
          </w:rPr>
          <w:fldChar w:fldCharType="end"/>
        </w:r>
      </w:ins>
    </w:p>
    <w:p w14:paraId="391BFF99" w14:textId="77777777" w:rsidR="00271943" w:rsidRDefault="00271943">
      <w:pPr>
        <w:pStyle w:val="12"/>
        <w:rPr>
          <w:ins w:id="310" w:author="Microsoft Office User" w:date="2016-05-22T17:26:00Z"/>
          <w:rFonts w:asciiTheme="minorHAnsi" w:eastAsiaTheme="minorEastAsia" w:hAnsiTheme="minorHAnsi" w:cstheme="minorBidi"/>
          <w:b w:val="0"/>
          <w:noProof/>
          <w:lang w:eastAsia="zh-CN"/>
        </w:rPr>
      </w:pPr>
      <w:ins w:id="311" w:author="Microsoft Office User" w:date="2016-05-22T17:26:00Z">
        <w:r w:rsidRPr="00D559E7">
          <w:rPr>
            <w:rFonts w:ascii="Times New Roman" w:hAnsi="Times New Roman" w:hint="eastAsia"/>
            <w:noProof/>
          </w:rPr>
          <w:t>参考文献</w:t>
        </w:r>
        <w:r>
          <w:rPr>
            <w:noProof/>
          </w:rPr>
          <w:tab/>
        </w:r>
        <w:r>
          <w:rPr>
            <w:noProof/>
          </w:rPr>
          <w:fldChar w:fldCharType="begin"/>
        </w:r>
        <w:r>
          <w:rPr>
            <w:noProof/>
          </w:rPr>
          <w:instrText xml:space="preserve"> PAGEREF _Toc451701406 \h </w:instrText>
        </w:r>
      </w:ins>
      <w:ins w:id="312" w:author="Microsoft Office User" w:date="2016-05-22T17:27:00Z">
        <w:r>
          <w:rPr>
            <w:noProof/>
          </w:rPr>
        </w:r>
      </w:ins>
      <w:r>
        <w:rPr>
          <w:noProof/>
        </w:rPr>
        <w:fldChar w:fldCharType="separate"/>
      </w:r>
      <w:ins w:id="313" w:author="Microsoft Office User" w:date="2016-05-22T17:27:00Z">
        <w:r>
          <w:rPr>
            <w:noProof/>
          </w:rPr>
          <w:t>58</w:t>
        </w:r>
      </w:ins>
      <w:ins w:id="314" w:author="Microsoft Office User" w:date="2016-05-22T17:26:00Z">
        <w:r>
          <w:rPr>
            <w:noProof/>
          </w:rPr>
          <w:fldChar w:fldCharType="end"/>
        </w:r>
      </w:ins>
    </w:p>
    <w:p w14:paraId="00B4063A" w14:textId="77777777" w:rsidR="005D259B" w:rsidRPr="00DE3A1E" w:rsidDel="00271943" w:rsidRDefault="005D259B" w:rsidP="005D259B">
      <w:pPr>
        <w:pStyle w:val="12"/>
        <w:rPr>
          <w:del w:id="315" w:author="Microsoft Office User" w:date="2016-05-22T17:26:00Z"/>
          <w:noProof/>
          <w:lang w:eastAsia="zh-CN"/>
        </w:rPr>
      </w:pPr>
      <w:del w:id="316" w:author="Microsoft Office User" w:date="2016-05-22T17:26:00Z">
        <w:r w:rsidRPr="004C5DA9" w:rsidDel="00271943">
          <w:rPr>
            <w:rFonts w:ascii="Times New Roman" w:hAnsi="Times New Roman"/>
            <w:noProof/>
          </w:rPr>
          <w:delText>1</w:delText>
        </w:r>
        <w:r w:rsidRPr="004C5DA9" w:rsidDel="00271943">
          <w:rPr>
            <w:rFonts w:ascii="Times New Roman" w:hAnsi="Times New Roman" w:hint="eastAsia"/>
            <w:noProof/>
          </w:rPr>
          <w:delText>绪论</w:delText>
        </w:r>
        <w:r w:rsidDel="00271943">
          <w:rPr>
            <w:noProof/>
          </w:rPr>
          <w:tab/>
          <w:delText>1</w:delText>
        </w:r>
      </w:del>
    </w:p>
    <w:p w14:paraId="155F98B1" w14:textId="77777777" w:rsidR="005D259B" w:rsidRPr="00DE3A1E" w:rsidDel="00271943" w:rsidRDefault="005D259B">
      <w:pPr>
        <w:pStyle w:val="21"/>
        <w:tabs>
          <w:tab w:val="left" w:pos="1440"/>
          <w:tab w:val="right" w:leader="dot" w:pos="9168"/>
        </w:tabs>
        <w:ind w:firstLine="440"/>
        <w:rPr>
          <w:del w:id="317" w:author="Microsoft Office User" w:date="2016-05-22T17:26:00Z"/>
          <w:b w:val="0"/>
          <w:noProof/>
          <w:sz w:val="24"/>
          <w:szCs w:val="24"/>
          <w:lang w:eastAsia="zh-CN"/>
        </w:rPr>
      </w:pPr>
      <w:del w:id="318" w:author="Microsoft Office User" w:date="2016-05-22T17:26:00Z">
        <w:r w:rsidRPr="004C5DA9" w:rsidDel="00271943">
          <w:rPr>
            <w:rFonts w:ascii="Times New Roman" w:hAnsi="Times New Roman"/>
            <w:noProof/>
          </w:rPr>
          <w:delText>1.1</w:delText>
        </w:r>
        <w:r w:rsidDel="00271943">
          <w:rPr>
            <w:rFonts w:ascii="Times New Roman" w:hAnsi="Times New Roman"/>
            <w:noProof/>
          </w:rPr>
          <w:delText xml:space="preserve"> </w:delText>
        </w:r>
        <w:r w:rsidRPr="004C5DA9" w:rsidDel="00271943">
          <w:rPr>
            <w:rFonts w:ascii="Times New Roman" w:hAnsi="Times New Roman" w:hint="eastAsia"/>
            <w:noProof/>
          </w:rPr>
          <w:delText>课题研究目的及意义</w:delText>
        </w:r>
        <w:r w:rsidDel="00271943">
          <w:rPr>
            <w:noProof/>
          </w:rPr>
          <w:tab/>
          <w:delText>1</w:delText>
        </w:r>
      </w:del>
    </w:p>
    <w:p w14:paraId="0F718BEE" w14:textId="77777777" w:rsidR="005D259B" w:rsidRPr="00DE3A1E" w:rsidDel="00271943" w:rsidRDefault="005D259B">
      <w:pPr>
        <w:pStyle w:val="21"/>
        <w:tabs>
          <w:tab w:val="left" w:pos="1440"/>
          <w:tab w:val="right" w:leader="dot" w:pos="9168"/>
        </w:tabs>
        <w:ind w:firstLine="440"/>
        <w:rPr>
          <w:del w:id="319" w:author="Microsoft Office User" w:date="2016-05-22T17:26:00Z"/>
          <w:b w:val="0"/>
          <w:noProof/>
          <w:sz w:val="24"/>
          <w:szCs w:val="24"/>
          <w:lang w:eastAsia="zh-CN"/>
        </w:rPr>
      </w:pPr>
      <w:del w:id="320" w:author="Microsoft Office User" w:date="2016-05-22T17:26:00Z">
        <w:r w:rsidRPr="004C5DA9" w:rsidDel="00271943">
          <w:rPr>
            <w:rFonts w:ascii="Times New Roman" w:hAnsi="Times New Roman"/>
            <w:noProof/>
          </w:rPr>
          <w:delText>1.2</w:delText>
        </w:r>
        <w:r w:rsidDel="00271943">
          <w:rPr>
            <w:rFonts w:ascii="Times New Roman" w:hAnsi="Times New Roman"/>
            <w:noProof/>
          </w:rPr>
          <w:delText xml:space="preserve"> </w:delText>
        </w:r>
        <w:r w:rsidRPr="004C5DA9" w:rsidDel="00271943">
          <w:rPr>
            <w:rFonts w:ascii="Times New Roman" w:hAnsi="Times New Roman" w:hint="eastAsia"/>
            <w:noProof/>
          </w:rPr>
          <w:delText>课题研究的现状</w:delText>
        </w:r>
        <w:r w:rsidDel="00271943">
          <w:rPr>
            <w:noProof/>
          </w:rPr>
          <w:tab/>
          <w:delText>1</w:delText>
        </w:r>
      </w:del>
    </w:p>
    <w:p w14:paraId="1211EF56" w14:textId="77777777" w:rsidR="005D259B" w:rsidRPr="00DE3A1E" w:rsidDel="00271943" w:rsidRDefault="005D259B">
      <w:pPr>
        <w:pStyle w:val="21"/>
        <w:tabs>
          <w:tab w:val="left" w:pos="1440"/>
          <w:tab w:val="right" w:leader="dot" w:pos="9168"/>
        </w:tabs>
        <w:ind w:firstLine="440"/>
        <w:rPr>
          <w:del w:id="321" w:author="Microsoft Office User" w:date="2016-05-22T17:26:00Z"/>
          <w:b w:val="0"/>
          <w:noProof/>
          <w:sz w:val="24"/>
          <w:szCs w:val="24"/>
          <w:lang w:eastAsia="zh-CN"/>
        </w:rPr>
      </w:pPr>
      <w:del w:id="322" w:author="Microsoft Office User" w:date="2016-05-22T17:26:00Z">
        <w:r w:rsidRPr="004C5DA9" w:rsidDel="00271943">
          <w:rPr>
            <w:rFonts w:ascii="Times New Roman" w:hAnsi="Times New Roman"/>
            <w:noProof/>
          </w:rPr>
          <w:delText>1.3</w:delText>
        </w:r>
        <w:r w:rsidDel="00271943">
          <w:rPr>
            <w:rFonts w:ascii="Times New Roman" w:hAnsi="Times New Roman"/>
            <w:noProof/>
          </w:rPr>
          <w:delText xml:space="preserve"> </w:delText>
        </w:r>
        <w:r w:rsidRPr="004C5DA9" w:rsidDel="00271943">
          <w:rPr>
            <w:rFonts w:ascii="Times New Roman" w:hAnsi="Times New Roman" w:hint="eastAsia"/>
            <w:noProof/>
          </w:rPr>
          <w:delText>课题研究的主要内容</w:delText>
        </w:r>
        <w:r w:rsidDel="00271943">
          <w:rPr>
            <w:noProof/>
          </w:rPr>
          <w:tab/>
          <w:delText>2</w:delText>
        </w:r>
      </w:del>
    </w:p>
    <w:p w14:paraId="5517651C" w14:textId="77777777" w:rsidR="005D259B" w:rsidRPr="00DE3A1E" w:rsidDel="00271943" w:rsidRDefault="005D259B" w:rsidP="005D259B">
      <w:pPr>
        <w:pStyle w:val="12"/>
        <w:rPr>
          <w:del w:id="323" w:author="Microsoft Office User" w:date="2016-05-22T17:26:00Z"/>
          <w:noProof/>
          <w:lang w:eastAsia="zh-CN"/>
        </w:rPr>
      </w:pPr>
      <w:del w:id="324" w:author="Microsoft Office User" w:date="2016-05-22T17:26:00Z">
        <w:r w:rsidRPr="004C5DA9" w:rsidDel="00271943">
          <w:rPr>
            <w:rFonts w:ascii="Times New Roman" w:hAnsi="Times New Roman"/>
            <w:noProof/>
          </w:rPr>
          <w:delText>2</w:delText>
        </w:r>
        <w:r w:rsidDel="00271943">
          <w:rPr>
            <w:rFonts w:ascii="Times New Roman" w:hAnsi="Times New Roman"/>
            <w:noProof/>
          </w:rPr>
          <w:delText xml:space="preserve"> </w:delText>
        </w:r>
        <w:r w:rsidRPr="004C5DA9" w:rsidDel="00271943">
          <w:rPr>
            <w:rFonts w:ascii="Times New Roman" w:hAnsi="Times New Roman" w:hint="eastAsia"/>
            <w:noProof/>
          </w:rPr>
          <w:delText>主要技术</w:delText>
        </w:r>
        <w:r w:rsidDel="00271943">
          <w:rPr>
            <w:noProof/>
          </w:rPr>
          <w:tab/>
          <w:delText>4</w:delText>
        </w:r>
      </w:del>
    </w:p>
    <w:p w14:paraId="7D8EC177" w14:textId="77777777" w:rsidR="005D259B" w:rsidRPr="00DE3A1E" w:rsidDel="00271943" w:rsidRDefault="005D259B">
      <w:pPr>
        <w:pStyle w:val="21"/>
        <w:tabs>
          <w:tab w:val="left" w:pos="1440"/>
          <w:tab w:val="right" w:leader="dot" w:pos="9168"/>
        </w:tabs>
        <w:ind w:firstLine="440"/>
        <w:rPr>
          <w:del w:id="325" w:author="Microsoft Office User" w:date="2016-05-22T17:26:00Z"/>
          <w:b w:val="0"/>
          <w:noProof/>
          <w:sz w:val="24"/>
          <w:szCs w:val="24"/>
          <w:lang w:eastAsia="zh-CN"/>
        </w:rPr>
      </w:pPr>
      <w:del w:id="326" w:author="Microsoft Office User" w:date="2016-05-22T17:26:00Z">
        <w:r w:rsidRPr="004C5DA9" w:rsidDel="00271943">
          <w:rPr>
            <w:rFonts w:ascii="Times New Roman" w:hAnsi="Times New Roman"/>
            <w:noProof/>
          </w:rPr>
          <w:delText>2.1</w:delText>
        </w:r>
        <w:r w:rsidDel="00271943">
          <w:rPr>
            <w:rFonts w:ascii="Times New Roman" w:hAnsi="Times New Roman"/>
            <w:noProof/>
          </w:rPr>
          <w:delText xml:space="preserve"> </w:delText>
        </w:r>
        <w:r w:rsidRPr="004C5DA9" w:rsidDel="00271943">
          <w:rPr>
            <w:rFonts w:ascii="Times New Roman" w:hAnsi="Times New Roman" w:hint="eastAsia"/>
            <w:noProof/>
          </w:rPr>
          <w:delText>开发环境</w:delText>
        </w:r>
        <w:r w:rsidDel="00271943">
          <w:rPr>
            <w:noProof/>
          </w:rPr>
          <w:tab/>
          <w:delText>4</w:delText>
        </w:r>
      </w:del>
    </w:p>
    <w:p w14:paraId="68A0F61A" w14:textId="77777777" w:rsidR="005D259B" w:rsidRPr="00DE3A1E" w:rsidDel="00271943" w:rsidRDefault="005D259B">
      <w:pPr>
        <w:pStyle w:val="21"/>
        <w:tabs>
          <w:tab w:val="left" w:pos="1440"/>
          <w:tab w:val="right" w:leader="dot" w:pos="9168"/>
        </w:tabs>
        <w:ind w:firstLine="440"/>
        <w:rPr>
          <w:del w:id="327" w:author="Microsoft Office User" w:date="2016-05-22T17:26:00Z"/>
          <w:b w:val="0"/>
          <w:noProof/>
          <w:sz w:val="24"/>
          <w:szCs w:val="24"/>
          <w:lang w:eastAsia="zh-CN"/>
        </w:rPr>
      </w:pPr>
      <w:del w:id="328" w:author="Microsoft Office User" w:date="2016-05-22T17:26:00Z">
        <w:r w:rsidRPr="004C5DA9" w:rsidDel="00271943">
          <w:rPr>
            <w:rFonts w:ascii="Times New Roman" w:hAnsi="Times New Roman"/>
            <w:noProof/>
          </w:rPr>
          <w:delText>2.2</w:delText>
        </w:r>
        <w:r w:rsidDel="00271943">
          <w:rPr>
            <w:rFonts w:ascii="Times New Roman" w:hAnsi="Times New Roman"/>
            <w:noProof/>
          </w:rPr>
          <w:delText xml:space="preserve"> </w:delText>
        </w:r>
        <w:r w:rsidRPr="004C5DA9" w:rsidDel="00271943">
          <w:rPr>
            <w:rFonts w:ascii="Times New Roman" w:hAnsi="Times New Roman" w:hint="eastAsia"/>
            <w:noProof/>
          </w:rPr>
          <w:delText>主要技术简介</w:delText>
        </w:r>
        <w:r w:rsidDel="00271943">
          <w:rPr>
            <w:noProof/>
          </w:rPr>
          <w:tab/>
          <w:delText>4</w:delText>
        </w:r>
      </w:del>
    </w:p>
    <w:p w14:paraId="020E37AA" w14:textId="77777777" w:rsidR="005D259B" w:rsidRPr="00DE3A1E" w:rsidDel="00271943" w:rsidRDefault="005D259B">
      <w:pPr>
        <w:pStyle w:val="31"/>
        <w:tabs>
          <w:tab w:val="left" w:pos="1680"/>
          <w:tab w:val="right" w:leader="dot" w:pos="9168"/>
        </w:tabs>
        <w:rPr>
          <w:del w:id="329" w:author="Microsoft Office User" w:date="2016-05-22T17:26:00Z"/>
          <w:noProof/>
          <w:sz w:val="24"/>
          <w:szCs w:val="24"/>
          <w:lang w:eastAsia="zh-CN"/>
        </w:rPr>
      </w:pPr>
      <w:del w:id="330" w:author="Microsoft Office User" w:date="2016-05-22T17:26:00Z">
        <w:r w:rsidRPr="004C5DA9" w:rsidDel="00271943">
          <w:rPr>
            <w:rFonts w:ascii="Times New Roman" w:hAnsi="Times New Roman"/>
            <w:noProof/>
          </w:rPr>
          <w:delText>2.2.1</w:delText>
        </w:r>
        <w:r w:rsidDel="00271943">
          <w:rPr>
            <w:rFonts w:ascii="Times New Roman" w:hAnsi="Times New Roman"/>
            <w:noProof/>
          </w:rPr>
          <w:delText xml:space="preserve"> </w:delText>
        </w:r>
        <w:r w:rsidRPr="004C5DA9" w:rsidDel="00271943">
          <w:rPr>
            <w:rFonts w:ascii="Times New Roman" w:hAnsi="Times New Roman"/>
            <w:noProof/>
          </w:rPr>
          <w:delText xml:space="preserve">SSH </w:delText>
        </w:r>
        <w:r w:rsidRPr="004C5DA9" w:rsidDel="00271943">
          <w:rPr>
            <w:rFonts w:ascii="Times New Roman" w:hAnsi="Times New Roman" w:hint="eastAsia"/>
            <w:noProof/>
          </w:rPr>
          <w:delText>框架</w:delText>
        </w:r>
        <w:r w:rsidDel="00271943">
          <w:rPr>
            <w:noProof/>
          </w:rPr>
          <w:tab/>
          <w:delText>4</w:delText>
        </w:r>
      </w:del>
    </w:p>
    <w:p w14:paraId="767A1DAA" w14:textId="77777777" w:rsidR="005D259B" w:rsidRPr="00DE3A1E" w:rsidDel="00271943" w:rsidRDefault="005D259B">
      <w:pPr>
        <w:pStyle w:val="31"/>
        <w:tabs>
          <w:tab w:val="left" w:pos="1680"/>
          <w:tab w:val="right" w:leader="dot" w:pos="9168"/>
        </w:tabs>
        <w:rPr>
          <w:del w:id="331" w:author="Microsoft Office User" w:date="2016-05-22T17:26:00Z"/>
          <w:noProof/>
          <w:sz w:val="24"/>
          <w:szCs w:val="24"/>
          <w:lang w:eastAsia="zh-CN"/>
        </w:rPr>
      </w:pPr>
      <w:del w:id="332" w:author="Microsoft Office User" w:date="2016-05-22T17:26:00Z">
        <w:r w:rsidRPr="004C5DA9" w:rsidDel="00271943">
          <w:rPr>
            <w:rFonts w:ascii="Times New Roman" w:hAnsi="Times New Roman"/>
            <w:noProof/>
          </w:rPr>
          <w:delText>2.2.2</w:delText>
        </w:r>
        <w:r w:rsidDel="00271943">
          <w:rPr>
            <w:rFonts w:ascii="Times New Roman" w:hAnsi="Times New Roman"/>
            <w:noProof/>
          </w:rPr>
          <w:delText xml:space="preserve"> </w:delText>
        </w:r>
        <w:r w:rsidRPr="004C5DA9" w:rsidDel="00271943">
          <w:rPr>
            <w:rFonts w:ascii="Times New Roman" w:hAnsi="Times New Roman" w:hint="eastAsia"/>
            <w:noProof/>
          </w:rPr>
          <w:delText>工作流框架</w:delText>
        </w:r>
        <w:r w:rsidDel="00271943">
          <w:rPr>
            <w:noProof/>
          </w:rPr>
          <w:tab/>
          <w:delText>5</w:delText>
        </w:r>
      </w:del>
    </w:p>
    <w:p w14:paraId="45D109B5" w14:textId="77777777" w:rsidR="005D259B" w:rsidRPr="00DE3A1E" w:rsidDel="00271943" w:rsidRDefault="005D259B">
      <w:pPr>
        <w:pStyle w:val="31"/>
        <w:tabs>
          <w:tab w:val="left" w:pos="1680"/>
          <w:tab w:val="right" w:leader="dot" w:pos="9168"/>
        </w:tabs>
        <w:rPr>
          <w:del w:id="333" w:author="Microsoft Office User" w:date="2016-05-22T17:26:00Z"/>
          <w:noProof/>
          <w:sz w:val="24"/>
          <w:szCs w:val="24"/>
          <w:lang w:eastAsia="zh-CN"/>
        </w:rPr>
      </w:pPr>
      <w:del w:id="334" w:author="Microsoft Office User" w:date="2016-05-22T17:26:00Z">
        <w:r w:rsidRPr="004C5DA9" w:rsidDel="00271943">
          <w:rPr>
            <w:rFonts w:ascii="Times New Roman" w:hAnsi="Times New Roman"/>
            <w:noProof/>
          </w:rPr>
          <w:delText>2.2.3</w:delText>
        </w:r>
        <w:r w:rsidDel="00271943">
          <w:rPr>
            <w:rFonts w:ascii="Times New Roman" w:hAnsi="Times New Roman"/>
            <w:noProof/>
          </w:rPr>
          <w:delText xml:space="preserve"> </w:delText>
        </w:r>
        <w:r w:rsidRPr="004C5DA9" w:rsidDel="00271943">
          <w:rPr>
            <w:rFonts w:ascii="Times New Roman" w:hAnsi="Times New Roman" w:hint="eastAsia"/>
            <w:noProof/>
          </w:rPr>
          <w:delText>权限框架</w:delText>
        </w:r>
        <w:r w:rsidDel="00271943">
          <w:rPr>
            <w:noProof/>
          </w:rPr>
          <w:tab/>
          <w:delText>6</w:delText>
        </w:r>
      </w:del>
    </w:p>
    <w:p w14:paraId="7F6E3466" w14:textId="77777777" w:rsidR="005D259B" w:rsidRPr="00DE3A1E" w:rsidDel="00271943" w:rsidRDefault="005D259B">
      <w:pPr>
        <w:pStyle w:val="31"/>
        <w:tabs>
          <w:tab w:val="left" w:pos="1680"/>
          <w:tab w:val="right" w:leader="dot" w:pos="9168"/>
        </w:tabs>
        <w:rPr>
          <w:del w:id="335" w:author="Microsoft Office User" w:date="2016-05-22T17:26:00Z"/>
          <w:noProof/>
          <w:sz w:val="24"/>
          <w:szCs w:val="24"/>
          <w:lang w:eastAsia="zh-CN"/>
        </w:rPr>
      </w:pPr>
      <w:del w:id="336" w:author="Microsoft Office User" w:date="2016-05-22T17:26:00Z">
        <w:r w:rsidRPr="004C5DA9" w:rsidDel="00271943">
          <w:rPr>
            <w:rFonts w:ascii="Times New Roman" w:hAnsi="Times New Roman"/>
            <w:noProof/>
          </w:rPr>
          <w:delText>2.2.4</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日志框架</w:delText>
        </w:r>
        <w:r w:rsidDel="00271943">
          <w:rPr>
            <w:noProof/>
          </w:rPr>
          <w:tab/>
          <w:delText>6</w:delText>
        </w:r>
      </w:del>
    </w:p>
    <w:p w14:paraId="41DD307B" w14:textId="77777777" w:rsidR="005D259B" w:rsidRPr="00DE3A1E" w:rsidDel="00271943" w:rsidRDefault="005D259B">
      <w:pPr>
        <w:pStyle w:val="31"/>
        <w:tabs>
          <w:tab w:val="left" w:pos="1680"/>
          <w:tab w:val="right" w:leader="dot" w:pos="9168"/>
        </w:tabs>
        <w:rPr>
          <w:del w:id="337" w:author="Microsoft Office User" w:date="2016-05-22T17:26:00Z"/>
          <w:noProof/>
          <w:sz w:val="24"/>
          <w:szCs w:val="24"/>
          <w:lang w:eastAsia="zh-CN"/>
        </w:rPr>
      </w:pPr>
      <w:del w:id="338" w:author="Microsoft Office User" w:date="2016-05-22T17:26:00Z">
        <w:r w:rsidRPr="004C5DA9" w:rsidDel="00271943">
          <w:rPr>
            <w:rFonts w:ascii="Times New Roman" w:hAnsi="Times New Roman"/>
            <w:noProof/>
          </w:rPr>
          <w:delText>2.2.5</w:delText>
        </w:r>
        <w:r w:rsidRPr="004C5DA9" w:rsidDel="00271943">
          <w:rPr>
            <w:rFonts w:ascii="Times New Roman" w:hAnsi="Times New Roman" w:hint="eastAsia"/>
            <w:noProof/>
          </w:rPr>
          <w:delText>布局框架</w:delText>
        </w:r>
        <w:r w:rsidDel="00271943">
          <w:rPr>
            <w:noProof/>
          </w:rPr>
          <w:tab/>
          <w:delText>7</w:delText>
        </w:r>
      </w:del>
    </w:p>
    <w:p w14:paraId="5D99A93C" w14:textId="77777777" w:rsidR="005D259B" w:rsidRPr="00DE3A1E" w:rsidDel="00271943" w:rsidRDefault="005D259B">
      <w:pPr>
        <w:pStyle w:val="31"/>
        <w:tabs>
          <w:tab w:val="left" w:pos="1680"/>
          <w:tab w:val="right" w:leader="dot" w:pos="9168"/>
        </w:tabs>
        <w:rPr>
          <w:del w:id="339" w:author="Microsoft Office User" w:date="2016-05-22T17:26:00Z"/>
          <w:noProof/>
          <w:sz w:val="24"/>
          <w:szCs w:val="24"/>
          <w:lang w:eastAsia="zh-CN"/>
        </w:rPr>
      </w:pPr>
      <w:del w:id="340" w:author="Microsoft Office User" w:date="2016-05-22T17:26:00Z">
        <w:r w:rsidRPr="004C5DA9" w:rsidDel="00271943">
          <w:rPr>
            <w:rFonts w:ascii="Times New Roman" w:hAnsi="Times New Roman"/>
            <w:noProof/>
          </w:rPr>
          <w:delText>2.2.6</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前端框架列表</w:delText>
        </w:r>
        <w:r w:rsidDel="00271943">
          <w:rPr>
            <w:noProof/>
          </w:rPr>
          <w:tab/>
          <w:delText>7</w:delText>
        </w:r>
      </w:del>
    </w:p>
    <w:p w14:paraId="6AFE58BB" w14:textId="77777777" w:rsidR="005D259B" w:rsidRPr="00DE3A1E" w:rsidDel="00271943" w:rsidRDefault="005D259B" w:rsidP="005D259B">
      <w:pPr>
        <w:pStyle w:val="12"/>
        <w:rPr>
          <w:del w:id="341" w:author="Microsoft Office User" w:date="2016-05-22T17:26:00Z"/>
          <w:noProof/>
          <w:lang w:eastAsia="zh-CN"/>
        </w:rPr>
      </w:pPr>
      <w:del w:id="342" w:author="Microsoft Office User" w:date="2016-05-22T17:26:00Z">
        <w:r w:rsidRPr="004C5DA9" w:rsidDel="00271943">
          <w:rPr>
            <w:rFonts w:ascii="Times New Roman" w:hAnsi="Times New Roman"/>
            <w:noProof/>
          </w:rPr>
          <w:delText>3</w:delText>
        </w:r>
        <w:r w:rsidRPr="004C5DA9" w:rsidDel="00271943">
          <w:rPr>
            <w:rFonts w:ascii="Times New Roman" w:hAnsi="Times New Roman" w:hint="eastAsia"/>
            <w:noProof/>
          </w:rPr>
          <w:delText>需求设计</w:delText>
        </w:r>
        <w:r w:rsidDel="00271943">
          <w:rPr>
            <w:noProof/>
          </w:rPr>
          <w:tab/>
          <w:delText>7</w:delText>
        </w:r>
      </w:del>
    </w:p>
    <w:p w14:paraId="3A9EFA64" w14:textId="77777777" w:rsidR="005D259B" w:rsidRPr="00DE3A1E" w:rsidDel="00271943" w:rsidRDefault="005D259B">
      <w:pPr>
        <w:pStyle w:val="21"/>
        <w:tabs>
          <w:tab w:val="left" w:pos="1440"/>
          <w:tab w:val="right" w:leader="dot" w:pos="9168"/>
        </w:tabs>
        <w:ind w:firstLine="440"/>
        <w:rPr>
          <w:del w:id="343" w:author="Microsoft Office User" w:date="2016-05-22T17:26:00Z"/>
          <w:b w:val="0"/>
          <w:noProof/>
          <w:sz w:val="24"/>
          <w:szCs w:val="24"/>
          <w:lang w:eastAsia="zh-CN"/>
        </w:rPr>
      </w:pPr>
      <w:del w:id="344" w:author="Microsoft Office User" w:date="2016-05-22T17:26:00Z">
        <w:r w:rsidRPr="004C5DA9" w:rsidDel="00271943">
          <w:rPr>
            <w:rFonts w:ascii="Times New Roman" w:hAnsi="Times New Roman"/>
            <w:noProof/>
          </w:rPr>
          <w:delText>3.1</w:delText>
        </w:r>
        <w:r w:rsidRPr="004C5DA9" w:rsidDel="00271943">
          <w:rPr>
            <w:rFonts w:ascii="Times New Roman" w:hAnsi="Times New Roman" w:hint="eastAsia"/>
            <w:noProof/>
          </w:rPr>
          <w:delText>系统功能分析</w:delText>
        </w:r>
        <w:r w:rsidDel="00271943">
          <w:rPr>
            <w:noProof/>
          </w:rPr>
          <w:tab/>
          <w:delText>7</w:delText>
        </w:r>
      </w:del>
    </w:p>
    <w:p w14:paraId="7FF89CED" w14:textId="77777777" w:rsidR="005D259B" w:rsidRPr="00DE3A1E" w:rsidDel="00271943" w:rsidRDefault="005D259B">
      <w:pPr>
        <w:pStyle w:val="21"/>
        <w:tabs>
          <w:tab w:val="left" w:pos="1440"/>
          <w:tab w:val="right" w:leader="dot" w:pos="9168"/>
        </w:tabs>
        <w:ind w:firstLine="440"/>
        <w:rPr>
          <w:del w:id="345" w:author="Microsoft Office User" w:date="2016-05-22T17:26:00Z"/>
          <w:b w:val="0"/>
          <w:noProof/>
          <w:sz w:val="24"/>
          <w:szCs w:val="24"/>
          <w:lang w:eastAsia="zh-CN"/>
        </w:rPr>
      </w:pPr>
      <w:del w:id="346" w:author="Microsoft Office User" w:date="2016-05-22T17:26:00Z">
        <w:r w:rsidRPr="004C5DA9" w:rsidDel="00271943">
          <w:rPr>
            <w:rFonts w:ascii="Times New Roman" w:hAnsi="Times New Roman"/>
            <w:noProof/>
          </w:rPr>
          <w:delText>3.2</w:delText>
        </w:r>
        <w:r w:rsidRPr="004C5DA9" w:rsidDel="00271943">
          <w:rPr>
            <w:rFonts w:ascii="Times New Roman" w:hAnsi="Times New Roman" w:hint="eastAsia"/>
            <w:noProof/>
          </w:rPr>
          <w:delText>业务流程</w:delText>
        </w:r>
        <w:r w:rsidDel="00271943">
          <w:rPr>
            <w:noProof/>
          </w:rPr>
          <w:tab/>
          <w:delText>9</w:delText>
        </w:r>
      </w:del>
    </w:p>
    <w:p w14:paraId="7FA91EB0" w14:textId="77777777" w:rsidR="005D259B" w:rsidRPr="00DE3A1E" w:rsidDel="00271943" w:rsidRDefault="005D259B">
      <w:pPr>
        <w:pStyle w:val="31"/>
        <w:tabs>
          <w:tab w:val="left" w:pos="1680"/>
          <w:tab w:val="right" w:leader="dot" w:pos="9168"/>
        </w:tabs>
        <w:rPr>
          <w:del w:id="347" w:author="Microsoft Office User" w:date="2016-05-22T17:26:00Z"/>
          <w:noProof/>
          <w:sz w:val="24"/>
          <w:szCs w:val="24"/>
          <w:lang w:eastAsia="zh-CN"/>
        </w:rPr>
      </w:pPr>
      <w:del w:id="348" w:author="Microsoft Office User" w:date="2016-05-22T17:26:00Z">
        <w:r w:rsidRPr="004C5DA9" w:rsidDel="00271943">
          <w:rPr>
            <w:rFonts w:ascii="Times New Roman" w:hAnsi="Times New Roman"/>
            <w:noProof/>
          </w:rPr>
          <w:delText>3.2.1</w:delText>
        </w:r>
        <w:r w:rsidRPr="00DE3A1E" w:rsidDel="00271943">
          <w:rPr>
            <w:noProof/>
            <w:sz w:val="24"/>
            <w:szCs w:val="24"/>
            <w:lang w:eastAsia="zh-CN"/>
          </w:rPr>
          <w:delText xml:space="preserve"> </w:delText>
        </w:r>
        <w:r w:rsidR="0066016B" w:rsidDel="00271943">
          <w:rPr>
            <w:rFonts w:ascii="Times New Roman" w:hAnsi="Times New Roman"/>
            <w:noProof/>
          </w:rPr>
          <w:delText>Bug</w:delText>
        </w:r>
        <w:r w:rsidRPr="004C5DA9" w:rsidDel="00271943">
          <w:rPr>
            <w:rFonts w:ascii="Times New Roman" w:hAnsi="Times New Roman" w:hint="eastAsia"/>
            <w:noProof/>
          </w:rPr>
          <w:delText>生命周期</w:delText>
        </w:r>
        <w:r w:rsidDel="00271943">
          <w:rPr>
            <w:noProof/>
          </w:rPr>
          <w:tab/>
          <w:delText>9</w:delText>
        </w:r>
      </w:del>
    </w:p>
    <w:p w14:paraId="160B4A0A" w14:textId="77777777" w:rsidR="005D259B" w:rsidRPr="00DE3A1E" w:rsidDel="00271943" w:rsidRDefault="005D259B">
      <w:pPr>
        <w:pStyle w:val="31"/>
        <w:tabs>
          <w:tab w:val="left" w:pos="1680"/>
          <w:tab w:val="right" w:leader="dot" w:pos="9168"/>
        </w:tabs>
        <w:rPr>
          <w:del w:id="349" w:author="Microsoft Office User" w:date="2016-05-22T17:26:00Z"/>
          <w:noProof/>
          <w:sz w:val="24"/>
          <w:szCs w:val="24"/>
          <w:lang w:eastAsia="zh-CN"/>
        </w:rPr>
      </w:pPr>
      <w:del w:id="350" w:author="Microsoft Office User" w:date="2016-05-22T17:26:00Z">
        <w:r w:rsidRPr="004C5DA9" w:rsidDel="00271943">
          <w:rPr>
            <w:rFonts w:ascii="Times New Roman" w:hAnsi="Times New Roman"/>
            <w:noProof/>
          </w:rPr>
          <w:delText>3.2.2</w:delText>
        </w:r>
        <w:r w:rsidRPr="00DE3A1E" w:rsidDel="00271943">
          <w:rPr>
            <w:noProof/>
            <w:sz w:val="24"/>
            <w:szCs w:val="24"/>
            <w:lang w:eastAsia="zh-CN"/>
          </w:rPr>
          <w:delText xml:space="preserve"> </w:delText>
        </w:r>
        <w:r w:rsidR="0066016B" w:rsidDel="00271943">
          <w:rPr>
            <w:rFonts w:ascii="Times New Roman" w:hAnsi="Times New Roman"/>
            <w:noProof/>
          </w:rPr>
          <w:delText>Bug</w:delText>
        </w:r>
        <w:r w:rsidRPr="004C5DA9" w:rsidDel="00271943">
          <w:rPr>
            <w:rFonts w:ascii="Times New Roman" w:hAnsi="Times New Roman" w:hint="eastAsia"/>
            <w:noProof/>
          </w:rPr>
          <w:delText>类型</w:delText>
        </w:r>
        <w:r w:rsidDel="00271943">
          <w:rPr>
            <w:noProof/>
          </w:rPr>
          <w:tab/>
          <w:delText>10</w:delText>
        </w:r>
      </w:del>
    </w:p>
    <w:p w14:paraId="4A241E1A" w14:textId="77777777" w:rsidR="005D259B" w:rsidRPr="00DE3A1E" w:rsidDel="00271943" w:rsidRDefault="005D259B">
      <w:pPr>
        <w:pStyle w:val="31"/>
        <w:tabs>
          <w:tab w:val="left" w:pos="1680"/>
          <w:tab w:val="right" w:leader="dot" w:pos="9168"/>
        </w:tabs>
        <w:rPr>
          <w:del w:id="351" w:author="Microsoft Office User" w:date="2016-05-22T17:26:00Z"/>
          <w:noProof/>
          <w:sz w:val="24"/>
          <w:szCs w:val="24"/>
          <w:lang w:eastAsia="zh-CN"/>
        </w:rPr>
      </w:pPr>
      <w:del w:id="352" w:author="Microsoft Office User" w:date="2016-05-22T17:26:00Z">
        <w:r w:rsidRPr="004C5DA9" w:rsidDel="00271943">
          <w:rPr>
            <w:rFonts w:ascii="Times New Roman" w:hAnsi="Times New Roman"/>
            <w:noProof/>
          </w:rPr>
          <w:delText>3.2.3</w:delText>
        </w:r>
        <w:r w:rsidRPr="00DE3A1E" w:rsidDel="00271943">
          <w:rPr>
            <w:noProof/>
            <w:sz w:val="24"/>
            <w:szCs w:val="24"/>
            <w:lang w:eastAsia="zh-CN"/>
          </w:rPr>
          <w:delText xml:space="preserve"> </w:delText>
        </w:r>
        <w:r w:rsidR="0066016B" w:rsidDel="00271943">
          <w:rPr>
            <w:rFonts w:ascii="Times New Roman" w:hAnsi="Times New Roman"/>
            <w:noProof/>
          </w:rPr>
          <w:delText>Bug</w:delText>
        </w:r>
        <w:r w:rsidRPr="004C5DA9" w:rsidDel="00271943">
          <w:rPr>
            <w:rFonts w:ascii="Times New Roman" w:hAnsi="Times New Roman" w:hint="eastAsia"/>
            <w:noProof/>
          </w:rPr>
          <w:delText>优先级</w:delText>
        </w:r>
        <w:r w:rsidDel="00271943">
          <w:rPr>
            <w:noProof/>
          </w:rPr>
          <w:tab/>
          <w:delText>10</w:delText>
        </w:r>
      </w:del>
    </w:p>
    <w:p w14:paraId="66A39553" w14:textId="77777777" w:rsidR="005D259B" w:rsidRPr="00DE3A1E" w:rsidDel="00271943" w:rsidRDefault="005D259B">
      <w:pPr>
        <w:pStyle w:val="31"/>
        <w:tabs>
          <w:tab w:val="left" w:pos="1680"/>
          <w:tab w:val="right" w:leader="dot" w:pos="9168"/>
        </w:tabs>
        <w:rPr>
          <w:del w:id="353" w:author="Microsoft Office User" w:date="2016-05-22T17:26:00Z"/>
          <w:noProof/>
          <w:sz w:val="24"/>
          <w:szCs w:val="24"/>
          <w:lang w:eastAsia="zh-CN"/>
        </w:rPr>
      </w:pPr>
      <w:del w:id="354" w:author="Microsoft Office User" w:date="2016-05-22T17:26:00Z">
        <w:r w:rsidRPr="004C5DA9" w:rsidDel="00271943">
          <w:rPr>
            <w:rFonts w:ascii="Times New Roman" w:hAnsi="Times New Roman"/>
            <w:noProof/>
          </w:rPr>
          <w:delText>3.2.4</w:delText>
        </w:r>
        <w:r w:rsidRPr="00DE3A1E" w:rsidDel="00271943">
          <w:rPr>
            <w:noProof/>
            <w:sz w:val="24"/>
            <w:szCs w:val="24"/>
            <w:lang w:eastAsia="zh-CN"/>
          </w:rPr>
          <w:delText xml:space="preserve"> </w:delText>
        </w:r>
        <w:r w:rsidRPr="004C5DA9" w:rsidDel="00271943">
          <w:rPr>
            <w:rFonts w:ascii="Times New Roman" w:hAnsi="Times New Roman"/>
            <w:noProof/>
          </w:rPr>
          <w:delText xml:space="preserve">BPMN </w:delText>
        </w:r>
        <w:r w:rsidRPr="004C5DA9" w:rsidDel="00271943">
          <w:rPr>
            <w:rFonts w:ascii="Times New Roman" w:hAnsi="Times New Roman" w:hint="eastAsia"/>
            <w:noProof/>
          </w:rPr>
          <w:delText>流程定义图</w:delText>
        </w:r>
        <w:r w:rsidDel="00271943">
          <w:rPr>
            <w:noProof/>
          </w:rPr>
          <w:tab/>
          <w:delText>11</w:delText>
        </w:r>
      </w:del>
    </w:p>
    <w:p w14:paraId="2CA46EBD" w14:textId="77777777" w:rsidR="005D259B" w:rsidRPr="00DE3A1E" w:rsidDel="00271943" w:rsidRDefault="005D259B">
      <w:pPr>
        <w:pStyle w:val="21"/>
        <w:tabs>
          <w:tab w:val="left" w:pos="1440"/>
          <w:tab w:val="right" w:leader="dot" w:pos="9168"/>
        </w:tabs>
        <w:ind w:firstLine="440"/>
        <w:rPr>
          <w:del w:id="355" w:author="Microsoft Office User" w:date="2016-05-22T17:26:00Z"/>
          <w:b w:val="0"/>
          <w:noProof/>
          <w:sz w:val="24"/>
          <w:szCs w:val="24"/>
          <w:lang w:eastAsia="zh-CN"/>
        </w:rPr>
      </w:pPr>
      <w:del w:id="356" w:author="Microsoft Office User" w:date="2016-05-22T17:26:00Z">
        <w:r w:rsidRPr="004C5DA9" w:rsidDel="00271943">
          <w:rPr>
            <w:rFonts w:ascii="Times New Roman" w:hAnsi="Times New Roman"/>
            <w:noProof/>
          </w:rPr>
          <w:delText>3.3</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系统功能需求</w:delText>
        </w:r>
        <w:r w:rsidDel="00271943">
          <w:rPr>
            <w:noProof/>
          </w:rPr>
          <w:tab/>
          <w:delText>11</w:delText>
        </w:r>
      </w:del>
    </w:p>
    <w:p w14:paraId="3B391D7B" w14:textId="376DEF25" w:rsidR="005D259B" w:rsidRPr="00DE3A1E" w:rsidDel="00271943" w:rsidRDefault="005D259B">
      <w:pPr>
        <w:pStyle w:val="31"/>
        <w:tabs>
          <w:tab w:val="left" w:pos="1680"/>
          <w:tab w:val="right" w:leader="dot" w:pos="9168"/>
        </w:tabs>
        <w:rPr>
          <w:del w:id="357" w:author="Microsoft Office User" w:date="2016-05-22T17:26:00Z"/>
          <w:noProof/>
          <w:sz w:val="24"/>
          <w:szCs w:val="24"/>
          <w:lang w:eastAsia="zh-CN"/>
        </w:rPr>
      </w:pPr>
      <w:del w:id="358" w:author="Microsoft Office User" w:date="2016-05-22T17:26:00Z">
        <w:r w:rsidRPr="004C5DA9" w:rsidDel="00271943">
          <w:rPr>
            <w:rFonts w:ascii="Times New Roman" w:hAnsi="Times New Roman"/>
            <w:noProof/>
          </w:rPr>
          <w:delText>3.3.1</w:delText>
        </w:r>
        <w:r w:rsidRPr="00DE3A1E" w:rsidDel="00271943">
          <w:rPr>
            <w:noProof/>
            <w:sz w:val="24"/>
            <w:szCs w:val="24"/>
            <w:lang w:eastAsia="zh-CN"/>
          </w:rPr>
          <w:delText xml:space="preserve"> </w:delText>
        </w:r>
        <w:r w:rsidR="002F2ADF" w:rsidDel="00271943">
          <w:rPr>
            <w:rFonts w:ascii="Times New Roman" w:hAnsi="Times New Roman"/>
            <w:noProof/>
          </w:rPr>
          <w:delText>基础信息管理</w:delText>
        </w:r>
        <w:r w:rsidDel="00271943">
          <w:rPr>
            <w:noProof/>
          </w:rPr>
          <w:tab/>
          <w:delText>11</w:delText>
        </w:r>
      </w:del>
    </w:p>
    <w:p w14:paraId="192CC2D7" w14:textId="714EC647" w:rsidR="005D259B" w:rsidRPr="00DE3A1E" w:rsidDel="00271943" w:rsidRDefault="005D259B">
      <w:pPr>
        <w:pStyle w:val="31"/>
        <w:tabs>
          <w:tab w:val="left" w:pos="1680"/>
          <w:tab w:val="right" w:leader="dot" w:pos="9168"/>
        </w:tabs>
        <w:rPr>
          <w:del w:id="359" w:author="Microsoft Office User" w:date="2016-05-22T17:26:00Z"/>
          <w:noProof/>
          <w:sz w:val="24"/>
          <w:szCs w:val="24"/>
          <w:lang w:eastAsia="zh-CN"/>
        </w:rPr>
      </w:pPr>
      <w:del w:id="360" w:author="Microsoft Office User" w:date="2016-05-22T17:26:00Z">
        <w:r w:rsidRPr="004C5DA9" w:rsidDel="00271943">
          <w:rPr>
            <w:rFonts w:ascii="Times New Roman" w:hAnsi="Times New Roman"/>
            <w:noProof/>
          </w:rPr>
          <w:delText>3.3.2</w:delText>
        </w:r>
        <w:r w:rsidRPr="00DE3A1E" w:rsidDel="00271943">
          <w:rPr>
            <w:noProof/>
            <w:sz w:val="24"/>
            <w:szCs w:val="24"/>
            <w:lang w:eastAsia="zh-CN"/>
          </w:rPr>
          <w:delText xml:space="preserve"> </w:delText>
        </w:r>
      </w:del>
      <w:del w:id="361" w:author="Microsoft Office User" w:date="2016-05-22T16:27:00Z">
        <w:r w:rsidR="0066016B" w:rsidDel="002F2ADF">
          <w:rPr>
            <w:rFonts w:ascii="Times New Roman" w:hAnsi="Times New Roman"/>
            <w:noProof/>
          </w:rPr>
          <w:delText>Bug</w:delText>
        </w:r>
        <w:r w:rsidRPr="004C5DA9" w:rsidDel="002F2ADF">
          <w:rPr>
            <w:rFonts w:ascii="Times New Roman" w:hAnsi="Times New Roman"/>
            <w:noProof/>
          </w:rPr>
          <w:delText>模块</w:delText>
        </w:r>
      </w:del>
      <w:del w:id="362" w:author="Microsoft Office User" w:date="2016-05-22T17:26:00Z">
        <w:r w:rsidDel="00271943">
          <w:rPr>
            <w:noProof/>
          </w:rPr>
          <w:tab/>
          <w:delText>12</w:delText>
        </w:r>
      </w:del>
    </w:p>
    <w:p w14:paraId="653B6CB3" w14:textId="77777777" w:rsidR="005D259B" w:rsidRPr="00DE3A1E" w:rsidDel="00271943" w:rsidRDefault="005D259B">
      <w:pPr>
        <w:pStyle w:val="31"/>
        <w:tabs>
          <w:tab w:val="left" w:pos="1680"/>
          <w:tab w:val="right" w:leader="dot" w:pos="9168"/>
        </w:tabs>
        <w:rPr>
          <w:del w:id="363" w:author="Microsoft Office User" w:date="2016-05-22T17:26:00Z"/>
          <w:noProof/>
          <w:sz w:val="24"/>
          <w:szCs w:val="24"/>
          <w:lang w:eastAsia="zh-CN"/>
        </w:rPr>
      </w:pPr>
      <w:del w:id="364" w:author="Microsoft Office User" w:date="2016-05-22T17:26:00Z">
        <w:r w:rsidRPr="004C5DA9" w:rsidDel="00271943">
          <w:rPr>
            <w:rFonts w:ascii="Times New Roman" w:hAnsi="Times New Roman"/>
            <w:noProof/>
          </w:rPr>
          <w:delText>3.3.3</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工作流模块</w:delText>
        </w:r>
        <w:r w:rsidDel="00271943">
          <w:rPr>
            <w:noProof/>
          </w:rPr>
          <w:tab/>
          <w:delText>13</w:delText>
        </w:r>
      </w:del>
    </w:p>
    <w:p w14:paraId="33C5EA84" w14:textId="77777777" w:rsidR="005D259B" w:rsidRPr="00DE3A1E" w:rsidDel="00271943" w:rsidRDefault="005D259B">
      <w:pPr>
        <w:pStyle w:val="31"/>
        <w:tabs>
          <w:tab w:val="left" w:pos="1680"/>
          <w:tab w:val="right" w:leader="dot" w:pos="9168"/>
        </w:tabs>
        <w:rPr>
          <w:del w:id="365" w:author="Microsoft Office User" w:date="2016-05-22T17:26:00Z"/>
          <w:noProof/>
          <w:sz w:val="24"/>
          <w:szCs w:val="24"/>
          <w:lang w:eastAsia="zh-CN"/>
        </w:rPr>
      </w:pPr>
      <w:del w:id="366" w:author="Microsoft Office User" w:date="2016-05-22T17:26:00Z">
        <w:r w:rsidRPr="004C5DA9" w:rsidDel="00271943">
          <w:rPr>
            <w:rFonts w:ascii="Times New Roman" w:hAnsi="Times New Roman"/>
            <w:noProof/>
          </w:rPr>
          <w:delText>3.3.4</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通信模块</w:delText>
        </w:r>
        <w:r w:rsidDel="00271943">
          <w:rPr>
            <w:noProof/>
          </w:rPr>
          <w:tab/>
          <w:delText>15</w:delText>
        </w:r>
      </w:del>
    </w:p>
    <w:p w14:paraId="4AC29B7A" w14:textId="77777777" w:rsidR="005D259B" w:rsidRPr="00DE3A1E" w:rsidDel="00271943" w:rsidRDefault="005D259B" w:rsidP="005D259B">
      <w:pPr>
        <w:pStyle w:val="12"/>
        <w:rPr>
          <w:del w:id="367" w:author="Microsoft Office User" w:date="2016-05-22T17:26:00Z"/>
          <w:noProof/>
          <w:lang w:eastAsia="zh-CN"/>
        </w:rPr>
      </w:pPr>
      <w:del w:id="368" w:author="Microsoft Office User" w:date="2016-05-22T17:26:00Z">
        <w:r w:rsidRPr="004C5DA9" w:rsidDel="00271943">
          <w:rPr>
            <w:rFonts w:ascii="Times New Roman" w:hAnsi="Times New Roman"/>
            <w:noProof/>
          </w:rPr>
          <w:delText>4</w:delText>
        </w:r>
        <w:r w:rsidRPr="00DE3A1E" w:rsidDel="00271943">
          <w:rPr>
            <w:noProof/>
            <w:lang w:eastAsia="zh-CN"/>
          </w:rPr>
          <w:delText xml:space="preserve"> </w:delText>
        </w:r>
        <w:r w:rsidRPr="004C5DA9" w:rsidDel="00271943">
          <w:rPr>
            <w:rFonts w:ascii="Times New Roman" w:hAnsi="Times New Roman" w:hint="eastAsia"/>
            <w:noProof/>
          </w:rPr>
          <w:delText>概要设计</w:delText>
        </w:r>
        <w:r w:rsidDel="00271943">
          <w:rPr>
            <w:noProof/>
          </w:rPr>
          <w:tab/>
          <w:delText>15</w:delText>
        </w:r>
      </w:del>
    </w:p>
    <w:p w14:paraId="26D362C6" w14:textId="77777777" w:rsidR="005D259B" w:rsidRPr="00DE3A1E" w:rsidDel="00271943" w:rsidRDefault="005D259B">
      <w:pPr>
        <w:pStyle w:val="21"/>
        <w:tabs>
          <w:tab w:val="left" w:pos="1440"/>
          <w:tab w:val="right" w:leader="dot" w:pos="9168"/>
        </w:tabs>
        <w:ind w:firstLine="440"/>
        <w:rPr>
          <w:del w:id="369" w:author="Microsoft Office User" w:date="2016-05-22T17:26:00Z"/>
          <w:b w:val="0"/>
          <w:noProof/>
          <w:sz w:val="24"/>
          <w:szCs w:val="24"/>
          <w:lang w:eastAsia="zh-CN"/>
        </w:rPr>
      </w:pPr>
      <w:del w:id="370" w:author="Microsoft Office User" w:date="2016-05-22T17:26:00Z">
        <w:r w:rsidRPr="004C5DA9" w:rsidDel="00271943">
          <w:rPr>
            <w:rFonts w:ascii="Times New Roman" w:hAnsi="Times New Roman"/>
            <w:noProof/>
          </w:rPr>
          <w:delText>4.1</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系统功能框架</w:delText>
        </w:r>
        <w:r w:rsidDel="00271943">
          <w:rPr>
            <w:noProof/>
          </w:rPr>
          <w:tab/>
          <w:delText>15</w:delText>
        </w:r>
      </w:del>
    </w:p>
    <w:p w14:paraId="16811C66" w14:textId="77777777" w:rsidR="005D259B" w:rsidRPr="00DE3A1E" w:rsidDel="00271943" w:rsidRDefault="005D259B">
      <w:pPr>
        <w:pStyle w:val="21"/>
        <w:tabs>
          <w:tab w:val="left" w:pos="1440"/>
          <w:tab w:val="right" w:leader="dot" w:pos="9168"/>
        </w:tabs>
        <w:ind w:firstLine="440"/>
        <w:rPr>
          <w:del w:id="371" w:author="Microsoft Office User" w:date="2016-05-22T17:26:00Z"/>
          <w:b w:val="0"/>
          <w:noProof/>
          <w:sz w:val="24"/>
          <w:szCs w:val="24"/>
          <w:lang w:eastAsia="zh-CN"/>
        </w:rPr>
      </w:pPr>
      <w:del w:id="372" w:author="Microsoft Office User" w:date="2016-05-22T17:26:00Z">
        <w:r w:rsidRPr="004C5DA9" w:rsidDel="00271943">
          <w:rPr>
            <w:rFonts w:ascii="Times New Roman" w:hAnsi="Times New Roman"/>
            <w:noProof/>
          </w:rPr>
          <w:delText>4.2</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数据库模型设计</w:delText>
        </w:r>
        <w:r w:rsidDel="00271943">
          <w:rPr>
            <w:noProof/>
          </w:rPr>
          <w:tab/>
          <w:delText>16</w:delText>
        </w:r>
      </w:del>
    </w:p>
    <w:p w14:paraId="722B400E" w14:textId="77777777" w:rsidR="005D259B" w:rsidRPr="00DE3A1E" w:rsidDel="00271943" w:rsidRDefault="005D259B">
      <w:pPr>
        <w:pStyle w:val="21"/>
        <w:tabs>
          <w:tab w:val="left" w:pos="1440"/>
          <w:tab w:val="right" w:leader="dot" w:pos="9168"/>
        </w:tabs>
        <w:ind w:firstLine="440"/>
        <w:rPr>
          <w:del w:id="373" w:author="Microsoft Office User" w:date="2016-05-22T17:26:00Z"/>
          <w:b w:val="0"/>
          <w:noProof/>
          <w:sz w:val="24"/>
          <w:szCs w:val="24"/>
          <w:lang w:eastAsia="zh-CN"/>
        </w:rPr>
      </w:pPr>
      <w:del w:id="374" w:author="Microsoft Office User" w:date="2016-05-22T17:26:00Z">
        <w:r w:rsidRPr="004C5DA9" w:rsidDel="00271943">
          <w:rPr>
            <w:rFonts w:ascii="Times New Roman" w:hAnsi="Times New Roman"/>
            <w:noProof/>
          </w:rPr>
          <w:delText>4.3</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数据库表设计</w:delText>
        </w:r>
        <w:r w:rsidDel="00271943">
          <w:rPr>
            <w:noProof/>
          </w:rPr>
          <w:tab/>
          <w:delText>17</w:delText>
        </w:r>
      </w:del>
    </w:p>
    <w:p w14:paraId="00455279" w14:textId="77777777" w:rsidR="005D259B" w:rsidRPr="00DE3A1E" w:rsidDel="00271943" w:rsidRDefault="005D259B" w:rsidP="005D259B">
      <w:pPr>
        <w:pStyle w:val="12"/>
        <w:rPr>
          <w:del w:id="375" w:author="Microsoft Office User" w:date="2016-05-22T17:26:00Z"/>
          <w:noProof/>
          <w:lang w:eastAsia="zh-CN"/>
        </w:rPr>
      </w:pPr>
      <w:del w:id="376" w:author="Microsoft Office User" w:date="2016-05-22T17:26:00Z">
        <w:r w:rsidRPr="004C5DA9" w:rsidDel="00271943">
          <w:rPr>
            <w:rFonts w:ascii="Times New Roman" w:hAnsi="Times New Roman"/>
            <w:noProof/>
          </w:rPr>
          <w:delText>5</w:delText>
        </w:r>
        <w:r w:rsidRPr="00DE3A1E" w:rsidDel="00271943">
          <w:rPr>
            <w:noProof/>
            <w:lang w:eastAsia="zh-CN"/>
          </w:rPr>
          <w:delText xml:space="preserve"> </w:delText>
        </w:r>
        <w:r w:rsidRPr="004C5DA9" w:rsidDel="00271943">
          <w:rPr>
            <w:rFonts w:ascii="Times New Roman" w:hAnsi="Times New Roman" w:hint="eastAsia"/>
            <w:noProof/>
          </w:rPr>
          <w:delText>详细设计</w:delText>
        </w:r>
        <w:r w:rsidDel="00271943">
          <w:rPr>
            <w:noProof/>
          </w:rPr>
          <w:tab/>
          <w:delText>37</w:delText>
        </w:r>
      </w:del>
    </w:p>
    <w:p w14:paraId="7E79A952" w14:textId="27ED3D58" w:rsidR="005D259B" w:rsidRPr="00DE3A1E" w:rsidDel="00271943" w:rsidRDefault="005D259B">
      <w:pPr>
        <w:pStyle w:val="21"/>
        <w:tabs>
          <w:tab w:val="left" w:pos="1440"/>
          <w:tab w:val="right" w:leader="dot" w:pos="9168"/>
        </w:tabs>
        <w:ind w:firstLine="440"/>
        <w:rPr>
          <w:del w:id="377" w:author="Microsoft Office User" w:date="2016-05-22T17:26:00Z"/>
          <w:b w:val="0"/>
          <w:noProof/>
          <w:sz w:val="24"/>
          <w:szCs w:val="24"/>
          <w:lang w:eastAsia="zh-CN"/>
        </w:rPr>
      </w:pPr>
      <w:del w:id="378" w:author="Microsoft Office User" w:date="2016-05-22T17:26:00Z">
        <w:r w:rsidRPr="004C5DA9" w:rsidDel="00271943">
          <w:rPr>
            <w:rFonts w:ascii="Times New Roman" w:hAnsi="Times New Roman"/>
            <w:noProof/>
          </w:rPr>
          <w:delText>5.1</w:delText>
        </w:r>
        <w:r w:rsidRPr="00DE3A1E" w:rsidDel="00271943">
          <w:rPr>
            <w:b w:val="0"/>
            <w:noProof/>
            <w:sz w:val="24"/>
            <w:szCs w:val="24"/>
            <w:lang w:eastAsia="zh-CN"/>
          </w:rPr>
          <w:delText xml:space="preserve"> </w:delText>
        </w:r>
        <w:r w:rsidR="002F2ADF" w:rsidDel="00271943">
          <w:rPr>
            <w:rFonts w:ascii="Times New Roman" w:hAnsi="Times New Roman"/>
            <w:noProof/>
          </w:rPr>
          <w:delText>基础信息管理</w:delText>
        </w:r>
        <w:r w:rsidDel="00271943">
          <w:rPr>
            <w:noProof/>
          </w:rPr>
          <w:tab/>
          <w:delText>37</w:delText>
        </w:r>
      </w:del>
    </w:p>
    <w:p w14:paraId="1C61A5EE" w14:textId="77777777" w:rsidR="005D259B" w:rsidRPr="00DE3A1E" w:rsidDel="00271943" w:rsidRDefault="005D259B">
      <w:pPr>
        <w:pStyle w:val="31"/>
        <w:tabs>
          <w:tab w:val="left" w:pos="1680"/>
          <w:tab w:val="right" w:leader="dot" w:pos="9168"/>
        </w:tabs>
        <w:rPr>
          <w:del w:id="379" w:author="Microsoft Office User" w:date="2016-05-22T17:26:00Z"/>
          <w:noProof/>
          <w:sz w:val="24"/>
          <w:szCs w:val="24"/>
          <w:lang w:eastAsia="zh-CN"/>
        </w:rPr>
      </w:pPr>
      <w:del w:id="380" w:author="Microsoft Office User" w:date="2016-05-22T17:26:00Z">
        <w:r w:rsidRPr="004C5DA9" w:rsidDel="00271943">
          <w:rPr>
            <w:rFonts w:ascii="Times New Roman" w:hAnsi="Times New Roman"/>
            <w:noProof/>
          </w:rPr>
          <w:delText>5.1.1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用户管理</w:delText>
        </w:r>
        <w:r w:rsidDel="00271943">
          <w:rPr>
            <w:noProof/>
          </w:rPr>
          <w:tab/>
          <w:delText>37</w:delText>
        </w:r>
      </w:del>
    </w:p>
    <w:p w14:paraId="692755FA" w14:textId="77777777" w:rsidR="005D259B" w:rsidRPr="00DE3A1E" w:rsidDel="00271943" w:rsidRDefault="005D259B">
      <w:pPr>
        <w:pStyle w:val="31"/>
        <w:tabs>
          <w:tab w:val="left" w:pos="1680"/>
          <w:tab w:val="right" w:leader="dot" w:pos="9168"/>
        </w:tabs>
        <w:rPr>
          <w:del w:id="381" w:author="Microsoft Office User" w:date="2016-05-22T17:26:00Z"/>
          <w:noProof/>
          <w:sz w:val="24"/>
          <w:szCs w:val="24"/>
          <w:lang w:eastAsia="zh-CN"/>
        </w:rPr>
      </w:pPr>
      <w:del w:id="382" w:author="Microsoft Office User" w:date="2016-05-22T17:26:00Z">
        <w:r w:rsidRPr="004C5DA9" w:rsidDel="00271943">
          <w:rPr>
            <w:rFonts w:ascii="Times New Roman" w:hAnsi="Times New Roman"/>
            <w:noProof/>
          </w:rPr>
          <w:delText>5.1.2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角色权限管理</w:delText>
        </w:r>
        <w:r w:rsidDel="00271943">
          <w:rPr>
            <w:noProof/>
          </w:rPr>
          <w:tab/>
          <w:delText>37</w:delText>
        </w:r>
      </w:del>
    </w:p>
    <w:p w14:paraId="251A52B4" w14:textId="77777777" w:rsidR="005D259B" w:rsidRPr="00DE3A1E" w:rsidDel="00271943" w:rsidRDefault="005D259B">
      <w:pPr>
        <w:pStyle w:val="31"/>
        <w:tabs>
          <w:tab w:val="left" w:pos="1680"/>
          <w:tab w:val="right" w:leader="dot" w:pos="9168"/>
        </w:tabs>
        <w:rPr>
          <w:del w:id="383" w:author="Microsoft Office User" w:date="2016-05-22T17:26:00Z"/>
          <w:noProof/>
          <w:sz w:val="24"/>
          <w:szCs w:val="24"/>
          <w:lang w:eastAsia="zh-CN"/>
        </w:rPr>
      </w:pPr>
      <w:del w:id="384" w:author="Microsoft Office User" w:date="2016-05-22T17:26:00Z">
        <w:r w:rsidRPr="004C5DA9" w:rsidDel="00271943">
          <w:rPr>
            <w:rFonts w:ascii="Times New Roman" w:hAnsi="Times New Roman"/>
            <w:noProof/>
          </w:rPr>
          <w:delText>5.1.3</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字典管理</w:delText>
        </w:r>
        <w:r w:rsidDel="00271943">
          <w:rPr>
            <w:noProof/>
          </w:rPr>
          <w:tab/>
          <w:delText>39</w:delText>
        </w:r>
      </w:del>
    </w:p>
    <w:p w14:paraId="7DE39908" w14:textId="7619851B" w:rsidR="005D259B" w:rsidRPr="00DE3A1E" w:rsidDel="00271943" w:rsidRDefault="005D259B">
      <w:pPr>
        <w:pStyle w:val="21"/>
        <w:tabs>
          <w:tab w:val="left" w:pos="1200"/>
          <w:tab w:val="right" w:leader="dot" w:pos="9168"/>
        </w:tabs>
        <w:ind w:firstLine="440"/>
        <w:rPr>
          <w:del w:id="385" w:author="Microsoft Office User" w:date="2016-05-22T17:26:00Z"/>
          <w:b w:val="0"/>
          <w:noProof/>
          <w:sz w:val="24"/>
          <w:szCs w:val="24"/>
          <w:lang w:eastAsia="zh-CN"/>
        </w:rPr>
      </w:pPr>
      <w:del w:id="386" w:author="Microsoft Office User" w:date="2016-05-22T17:26:00Z">
        <w:r w:rsidRPr="004C5DA9" w:rsidDel="00271943">
          <w:rPr>
            <w:rFonts w:ascii="Times New Roman" w:hAnsi="Times New Roman"/>
            <w:noProof/>
          </w:rPr>
          <w:delText>5.2</w:delText>
        </w:r>
        <w:r w:rsidRPr="00DE3A1E" w:rsidDel="00271943">
          <w:rPr>
            <w:b w:val="0"/>
            <w:noProof/>
            <w:sz w:val="24"/>
            <w:szCs w:val="24"/>
            <w:lang w:eastAsia="zh-CN"/>
          </w:rPr>
          <w:delText xml:space="preserve"> </w:delText>
        </w:r>
      </w:del>
      <w:del w:id="387" w:author="Microsoft Office User" w:date="2016-05-22T16:27:00Z">
        <w:r w:rsidR="0066016B" w:rsidDel="002F2ADF">
          <w:rPr>
            <w:rFonts w:ascii="Times New Roman" w:hAnsi="Times New Roman"/>
            <w:noProof/>
          </w:rPr>
          <w:delText>Bug</w:delText>
        </w:r>
        <w:r w:rsidRPr="004C5DA9" w:rsidDel="002F2ADF">
          <w:rPr>
            <w:rFonts w:ascii="Times New Roman" w:hAnsi="Times New Roman"/>
            <w:noProof/>
          </w:rPr>
          <w:delText>模块</w:delText>
        </w:r>
      </w:del>
      <w:del w:id="388" w:author="Microsoft Office User" w:date="2016-05-22T17:26:00Z">
        <w:r w:rsidDel="00271943">
          <w:rPr>
            <w:noProof/>
          </w:rPr>
          <w:tab/>
          <w:delText>40</w:delText>
        </w:r>
      </w:del>
    </w:p>
    <w:p w14:paraId="1F72B95A" w14:textId="77777777" w:rsidR="005D259B" w:rsidRPr="00DE3A1E" w:rsidDel="00271943" w:rsidRDefault="005D259B">
      <w:pPr>
        <w:pStyle w:val="31"/>
        <w:tabs>
          <w:tab w:val="left" w:pos="1680"/>
          <w:tab w:val="right" w:leader="dot" w:pos="9168"/>
        </w:tabs>
        <w:rPr>
          <w:del w:id="389" w:author="Microsoft Office User" w:date="2016-05-22T17:26:00Z"/>
          <w:noProof/>
          <w:sz w:val="24"/>
          <w:szCs w:val="24"/>
          <w:lang w:eastAsia="zh-CN"/>
        </w:rPr>
      </w:pPr>
      <w:del w:id="390" w:author="Microsoft Office User" w:date="2016-05-22T17:26:00Z">
        <w:r w:rsidRPr="004C5DA9" w:rsidDel="00271943">
          <w:rPr>
            <w:rFonts w:ascii="Times New Roman" w:hAnsi="Times New Roman"/>
            <w:noProof/>
          </w:rPr>
          <w:delText>5.2.1</w:delText>
        </w:r>
        <w:r w:rsidRPr="00DE3A1E" w:rsidDel="00271943">
          <w:rPr>
            <w:noProof/>
            <w:sz w:val="24"/>
            <w:szCs w:val="24"/>
            <w:lang w:eastAsia="zh-CN"/>
          </w:rPr>
          <w:delText xml:space="preserve"> </w:delText>
        </w:r>
        <w:r w:rsidR="0066016B" w:rsidDel="00271943">
          <w:rPr>
            <w:rFonts w:ascii="Times New Roman" w:hAnsi="Times New Roman"/>
            <w:noProof/>
          </w:rPr>
          <w:delText>Bug</w:delText>
        </w:r>
        <w:r w:rsidRPr="004C5DA9" w:rsidDel="00271943">
          <w:rPr>
            <w:rFonts w:ascii="Times New Roman" w:hAnsi="Times New Roman" w:hint="eastAsia"/>
            <w:noProof/>
          </w:rPr>
          <w:delText>管理</w:delText>
        </w:r>
        <w:r w:rsidDel="00271943">
          <w:rPr>
            <w:noProof/>
          </w:rPr>
          <w:tab/>
          <w:delText>40</w:delText>
        </w:r>
      </w:del>
    </w:p>
    <w:p w14:paraId="0F3D6579" w14:textId="77777777" w:rsidR="005D259B" w:rsidRPr="00DE3A1E" w:rsidDel="00271943" w:rsidRDefault="005D259B">
      <w:pPr>
        <w:pStyle w:val="31"/>
        <w:tabs>
          <w:tab w:val="left" w:pos="1680"/>
          <w:tab w:val="right" w:leader="dot" w:pos="9168"/>
        </w:tabs>
        <w:rPr>
          <w:del w:id="391" w:author="Microsoft Office User" w:date="2016-05-22T17:26:00Z"/>
          <w:noProof/>
          <w:sz w:val="24"/>
          <w:szCs w:val="24"/>
          <w:lang w:eastAsia="zh-CN"/>
        </w:rPr>
      </w:pPr>
      <w:del w:id="392" w:author="Microsoft Office User" w:date="2016-05-22T17:26:00Z">
        <w:r w:rsidRPr="004C5DA9" w:rsidDel="00271943">
          <w:rPr>
            <w:rFonts w:ascii="Times New Roman" w:hAnsi="Times New Roman"/>
            <w:noProof/>
          </w:rPr>
          <w:delText>5.2.2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项目管理</w:delText>
        </w:r>
        <w:r w:rsidDel="00271943">
          <w:rPr>
            <w:noProof/>
          </w:rPr>
          <w:tab/>
          <w:delText>41</w:delText>
        </w:r>
      </w:del>
    </w:p>
    <w:p w14:paraId="416A9A24" w14:textId="77777777" w:rsidR="005D259B" w:rsidRPr="00DE3A1E" w:rsidDel="00271943" w:rsidRDefault="005D259B">
      <w:pPr>
        <w:pStyle w:val="21"/>
        <w:tabs>
          <w:tab w:val="left" w:pos="1440"/>
          <w:tab w:val="right" w:leader="dot" w:pos="9168"/>
        </w:tabs>
        <w:ind w:firstLine="440"/>
        <w:rPr>
          <w:del w:id="393" w:author="Microsoft Office User" w:date="2016-05-22T17:26:00Z"/>
          <w:b w:val="0"/>
          <w:noProof/>
          <w:sz w:val="24"/>
          <w:szCs w:val="24"/>
          <w:lang w:eastAsia="zh-CN"/>
        </w:rPr>
      </w:pPr>
      <w:del w:id="394" w:author="Microsoft Office User" w:date="2016-05-22T17:26:00Z">
        <w:r w:rsidRPr="004C5DA9" w:rsidDel="00271943">
          <w:rPr>
            <w:rFonts w:ascii="Times New Roman" w:hAnsi="Times New Roman"/>
            <w:noProof/>
          </w:rPr>
          <w:delText>5.3</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工作流模块</w:delText>
        </w:r>
        <w:r w:rsidDel="00271943">
          <w:rPr>
            <w:noProof/>
          </w:rPr>
          <w:tab/>
          <w:delText>42</w:delText>
        </w:r>
      </w:del>
    </w:p>
    <w:p w14:paraId="31A81FFC" w14:textId="77777777" w:rsidR="005D259B" w:rsidRPr="00DE3A1E" w:rsidDel="00271943" w:rsidRDefault="005D259B">
      <w:pPr>
        <w:pStyle w:val="31"/>
        <w:tabs>
          <w:tab w:val="left" w:pos="1680"/>
          <w:tab w:val="right" w:leader="dot" w:pos="9168"/>
        </w:tabs>
        <w:rPr>
          <w:del w:id="395" w:author="Microsoft Office User" w:date="2016-05-22T17:26:00Z"/>
          <w:noProof/>
          <w:sz w:val="24"/>
          <w:szCs w:val="24"/>
          <w:lang w:eastAsia="zh-CN"/>
        </w:rPr>
      </w:pPr>
      <w:del w:id="396" w:author="Microsoft Office User" w:date="2016-05-22T17:26:00Z">
        <w:r w:rsidRPr="004C5DA9" w:rsidDel="00271943">
          <w:rPr>
            <w:rFonts w:ascii="Times New Roman" w:hAnsi="Times New Roman"/>
            <w:noProof/>
          </w:rPr>
          <w:delText>5.3.1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模型管理</w:delText>
        </w:r>
        <w:r w:rsidDel="00271943">
          <w:rPr>
            <w:noProof/>
          </w:rPr>
          <w:tab/>
          <w:delText>42</w:delText>
        </w:r>
      </w:del>
    </w:p>
    <w:p w14:paraId="19DFD646" w14:textId="77777777" w:rsidR="005D259B" w:rsidRPr="00DE3A1E" w:rsidDel="00271943" w:rsidRDefault="005D259B">
      <w:pPr>
        <w:pStyle w:val="31"/>
        <w:tabs>
          <w:tab w:val="left" w:pos="1680"/>
          <w:tab w:val="right" w:leader="dot" w:pos="9168"/>
        </w:tabs>
        <w:rPr>
          <w:del w:id="397" w:author="Microsoft Office User" w:date="2016-05-22T17:26:00Z"/>
          <w:noProof/>
          <w:sz w:val="24"/>
          <w:szCs w:val="24"/>
          <w:lang w:eastAsia="zh-CN"/>
        </w:rPr>
      </w:pPr>
      <w:del w:id="398" w:author="Microsoft Office User" w:date="2016-05-22T17:26:00Z">
        <w:r w:rsidRPr="004C5DA9" w:rsidDel="00271943">
          <w:rPr>
            <w:rFonts w:ascii="Times New Roman" w:hAnsi="Times New Roman"/>
            <w:noProof/>
          </w:rPr>
          <w:delText>5.3.2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流程管理</w:delText>
        </w:r>
        <w:r w:rsidDel="00271943">
          <w:rPr>
            <w:noProof/>
          </w:rPr>
          <w:tab/>
          <w:delText>42</w:delText>
        </w:r>
      </w:del>
    </w:p>
    <w:p w14:paraId="3B2BF919" w14:textId="77777777" w:rsidR="005D259B" w:rsidRPr="00DE3A1E" w:rsidDel="00271943" w:rsidRDefault="005D259B">
      <w:pPr>
        <w:pStyle w:val="21"/>
        <w:tabs>
          <w:tab w:val="left" w:pos="1440"/>
          <w:tab w:val="right" w:leader="dot" w:pos="9168"/>
        </w:tabs>
        <w:ind w:firstLine="440"/>
        <w:rPr>
          <w:del w:id="399" w:author="Microsoft Office User" w:date="2016-05-22T17:26:00Z"/>
          <w:b w:val="0"/>
          <w:noProof/>
          <w:sz w:val="24"/>
          <w:szCs w:val="24"/>
          <w:lang w:eastAsia="zh-CN"/>
        </w:rPr>
      </w:pPr>
      <w:del w:id="400" w:author="Microsoft Office User" w:date="2016-05-22T17:26:00Z">
        <w:r w:rsidRPr="004C5DA9" w:rsidDel="00271943">
          <w:rPr>
            <w:rFonts w:ascii="Times New Roman" w:hAnsi="Times New Roman"/>
            <w:noProof/>
          </w:rPr>
          <w:delText>5.4</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通信模块</w:delText>
        </w:r>
        <w:r w:rsidDel="00271943">
          <w:rPr>
            <w:noProof/>
          </w:rPr>
          <w:tab/>
          <w:delText>43</w:delText>
        </w:r>
      </w:del>
    </w:p>
    <w:p w14:paraId="20FFFA5E" w14:textId="77777777" w:rsidR="005D259B" w:rsidRPr="00DE3A1E" w:rsidDel="00271943" w:rsidRDefault="005D259B">
      <w:pPr>
        <w:pStyle w:val="31"/>
        <w:tabs>
          <w:tab w:val="left" w:pos="1680"/>
          <w:tab w:val="right" w:leader="dot" w:pos="9168"/>
        </w:tabs>
        <w:rPr>
          <w:del w:id="401" w:author="Microsoft Office User" w:date="2016-05-22T17:26:00Z"/>
          <w:noProof/>
          <w:sz w:val="24"/>
          <w:szCs w:val="24"/>
          <w:lang w:eastAsia="zh-CN"/>
        </w:rPr>
      </w:pPr>
      <w:del w:id="402" w:author="Microsoft Office User" w:date="2016-05-22T17:26:00Z">
        <w:r w:rsidRPr="004C5DA9" w:rsidDel="00271943">
          <w:rPr>
            <w:rFonts w:ascii="Times New Roman" w:hAnsi="Times New Roman"/>
            <w:noProof/>
          </w:rPr>
          <w:delText>5.4.1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站内通知</w:delText>
        </w:r>
        <w:r w:rsidDel="00271943">
          <w:rPr>
            <w:noProof/>
          </w:rPr>
          <w:tab/>
          <w:delText>43</w:delText>
        </w:r>
      </w:del>
    </w:p>
    <w:p w14:paraId="1734AA2A" w14:textId="77777777" w:rsidR="005D259B" w:rsidRPr="00DE3A1E" w:rsidDel="00271943" w:rsidRDefault="005D259B">
      <w:pPr>
        <w:pStyle w:val="31"/>
        <w:tabs>
          <w:tab w:val="left" w:pos="1680"/>
          <w:tab w:val="right" w:leader="dot" w:pos="9168"/>
        </w:tabs>
        <w:rPr>
          <w:del w:id="403" w:author="Microsoft Office User" w:date="2016-05-22T17:26:00Z"/>
          <w:noProof/>
          <w:sz w:val="24"/>
          <w:szCs w:val="24"/>
          <w:lang w:eastAsia="zh-CN"/>
        </w:rPr>
      </w:pPr>
      <w:del w:id="404" w:author="Microsoft Office User" w:date="2016-05-22T17:26:00Z">
        <w:r w:rsidRPr="004C5DA9" w:rsidDel="00271943">
          <w:rPr>
            <w:rFonts w:ascii="Times New Roman" w:hAnsi="Times New Roman"/>
            <w:noProof/>
          </w:rPr>
          <w:delText>5.4.2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简单实时聊天</w:delText>
        </w:r>
        <w:r w:rsidDel="00271943">
          <w:rPr>
            <w:noProof/>
          </w:rPr>
          <w:tab/>
          <w:delText>44</w:delText>
        </w:r>
      </w:del>
    </w:p>
    <w:p w14:paraId="5A70C1B5" w14:textId="77777777" w:rsidR="005D259B" w:rsidRPr="00DE3A1E" w:rsidDel="00271943" w:rsidRDefault="005D259B" w:rsidP="005D259B">
      <w:pPr>
        <w:pStyle w:val="12"/>
        <w:rPr>
          <w:del w:id="405" w:author="Microsoft Office User" w:date="2016-05-22T17:26:00Z"/>
          <w:noProof/>
          <w:lang w:eastAsia="zh-CN"/>
        </w:rPr>
      </w:pPr>
      <w:del w:id="406" w:author="Microsoft Office User" w:date="2016-05-22T17:26:00Z">
        <w:r w:rsidRPr="004C5DA9" w:rsidDel="00271943">
          <w:rPr>
            <w:rFonts w:ascii="Times New Roman" w:hAnsi="Times New Roman"/>
            <w:noProof/>
          </w:rPr>
          <w:delText>6</w:delText>
        </w:r>
        <w:r w:rsidRPr="004C5DA9" w:rsidDel="00271943">
          <w:rPr>
            <w:rFonts w:ascii="Times New Roman" w:hAnsi="Times New Roman" w:hint="eastAsia"/>
            <w:noProof/>
          </w:rPr>
          <w:delText>系统实现</w:delText>
        </w:r>
        <w:r w:rsidDel="00271943">
          <w:rPr>
            <w:noProof/>
          </w:rPr>
          <w:tab/>
          <w:delText>45</w:delText>
        </w:r>
      </w:del>
    </w:p>
    <w:p w14:paraId="32C41C4A" w14:textId="503A03EB" w:rsidR="005D259B" w:rsidRPr="00DE3A1E" w:rsidDel="00271943" w:rsidRDefault="005D259B">
      <w:pPr>
        <w:pStyle w:val="21"/>
        <w:tabs>
          <w:tab w:val="left" w:pos="1440"/>
          <w:tab w:val="right" w:leader="dot" w:pos="9168"/>
        </w:tabs>
        <w:ind w:firstLine="440"/>
        <w:rPr>
          <w:del w:id="407" w:author="Microsoft Office User" w:date="2016-05-22T17:26:00Z"/>
          <w:b w:val="0"/>
          <w:noProof/>
          <w:sz w:val="24"/>
          <w:szCs w:val="24"/>
          <w:lang w:eastAsia="zh-CN"/>
        </w:rPr>
      </w:pPr>
      <w:del w:id="408" w:author="Microsoft Office User" w:date="2016-05-22T17:26:00Z">
        <w:r w:rsidRPr="004C5DA9" w:rsidDel="00271943">
          <w:rPr>
            <w:rFonts w:ascii="Times New Roman" w:hAnsi="Times New Roman"/>
            <w:noProof/>
          </w:rPr>
          <w:delText>6.1</w:delText>
        </w:r>
        <w:r w:rsidRPr="00DE3A1E" w:rsidDel="00271943">
          <w:rPr>
            <w:b w:val="0"/>
            <w:noProof/>
            <w:sz w:val="24"/>
            <w:szCs w:val="24"/>
            <w:lang w:eastAsia="zh-CN"/>
          </w:rPr>
          <w:delText xml:space="preserve"> </w:delText>
        </w:r>
        <w:r w:rsidR="002F2ADF" w:rsidDel="00271943">
          <w:rPr>
            <w:rFonts w:ascii="Times New Roman" w:hAnsi="Times New Roman"/>
            <w:noProof/>
          </w:rPr>
          <w:delText>基础信息管理</w:delText>
        </w:r>
        <w:r w:rsidDel="00271943">
          <w:rPr>
            <w:noProof/>
          </w:rPr>
          <w:tab/>
          <w:delText>45</w:delText>
        </w:r>
      </w:del>
    </w:p>
    <w:p w14:paraId="287E0D10" w14:textId="77777777" w:rsidR="005D259B" w:rsidRPr="00DE3A1E" w:rsidDel="00271943" w:rsidRDefault="005D259B">
      <w:pPr>
        <w:pStyle w:val="31"/>
        <w:tabs>
          <w:tab w:val="left" w:pos="1680"/>
          <w:tab w:val="right" w:leader="dot" w:pos="9168"/>
        </w:tabs>
        <w:rPr>
          <w:del w:id="409" w:author="Microsoft Office User" w:date="2016-05-22T17:26:00Z"/>
          <w:noProof/>
          <w:sz w:val="24"/>
          <w:szCs w:val="24"/>
          <w:lang w:eastAsia="zh-CN"/>
        </w:rPr>
      </w:pPr>
      <w:del w:id="410" w:author="Microsoft Office User" w:date="2016-05-22T17:26:00Z">
        <w:r w:rsidRPr="004C5DA9" w:rsidDel="00271943">
          <w:rPr>
            <w:rFonts w:ascii="Times New Roman" w:hAnsi="Times New Roman"/>
            <w:noProof/>
          </w:rPr>
          <w:delText>6.1.1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用户管理</w:delText>
        </w:r>
        <w:r w:rsidDel="00271943">
          <w:rPr>
            <w:noProof/>
          </w:rPr>
          <w:tab/>
          <w:delText>45</w:delText>
        </w:r>
      </w:del>
    </w:p>
    <w:p w14:paraId="06C7F1E9" w14:textId="77777777" w:rsidR="005D259B" w:rsidRPr="00DE3A1E" w:rsidDel="00271943" w:rsidRDefault="005D259B">
      <w:pPr>
        <w:pStyle w:val="31"/>
        <w:tabs>
          <w:tab w:val="left" w:pos="1680"/>
          <w:tab w:val="right" w:leader="dot" w:pos="9168"/>
        </w:tabs>
        <w:rPr>
          <w:del w:id="411" w:author="Microsoft Office User" w:date="2016-05-22T17:26:00Z"/>
          <w:noProof/>
          <w:sz w:val="24"/>
          <w:szCs w:val="24"/>
          <w:lang w:eastAsia="zh-CN"/>
        </w:rPr>
      </w:pPr>
      <w:del w:id="412" w:author="Microsoft Office User" w:date="2016-05-22T17:26:00Z">
        <w:r w:rsidRPr="004C5DA9" w:rsidDel="00271943">
          <w:rPr>
            <w:rFonts w:ascii="Times New Roman" w:hAnsi="Times New Roman"/>
            <w:noProof/>
          </w:rPr>
          <w:delText>6.1.2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角色权限管理</w:delText>
        </w:r>
        <w:r w:rsidDel="00271943">
          <w:rPr>
            <w:noProof/>
          </w:rPr>
          <w:tab/>
          <w:delText>45</w:delText>
        </w:r>
      </w:del>
    </w:p>
    <w:p w14:paraId="3F983BFB" w14:textId="77777777" w:rsidR="005D259B" w:rsidRPr="00DE3A1E" w:rsidDel="00271943" w:rsidRDefault="005D259B">
      <w:pPr>
        <w:pStyle w:val="31"/>
        <w:tabs>
          <w:tab w:val="left" w:pos="1680"/>
          <w:tab w:val="right" w:leader="dot" w:pos="9168"/>
        </w:tabs>
        <w:rPr>
          <w:del w:id="413" w:author="Microsoft Office User" w:date="2016-05-22T17:26:00Z"/>
          <w:noProof/>
          <w:sz w:val="24"/>
          <w:szCs w:val="24"/>
          <w:lang w:eastAsia="zh-CN"/>
        </w:rPr>
      </w:pPr>
      <w:del w:id="414" w:author="Microsoft Office User" w:date="2016-05-22T17:26:00Z">
        <w:r w:rsidRPr="004C5DA9" w:rsidDel="00271943">
          <w:rPr>
            <w:rFonts w:ascii="Times New Roman" w:hAnsi="Times New Roman"/>
            <w:noProof/>
          </w:rPr>
          <w:delText>6.1.3</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字典管理</w:delText>
        </w:r>
        <w:r w:rsidDel="00271943">
          <w:rPr>
            <w:noProof/>
          </w:rPr>
          <w:tab/>
          <w:delText>47</w:delText>
        </w:r>
      </w:del>
    </w:p>
    <w:p w14:paraId="4E41D8D6" w14:textId="77777777" w:rsidR="005D259B" w:rsidRPr="00DE3A1E" w:rsidDel="00271943" w:rsidRDefault="005D259B">
      <w:pPr>
        <w:pStyle w:val="31"/>
        <w:tabs>
          <w:tab w:val="left" w:pos="1680"/>
          <w:tab w:val="right" w:leader="dot" w:pos="9168"/>
        </w:tabs>
        <w:rPr>
          <w:del w:id="415" w:author="Microsoft Office User" w:date="2016-05-22T17:26:00Z"/>
          <w:noProof/>
          <w:sz w:val="24"/>
          <w:szCs w:val="24"/>
          <w:lang w:eastAsia="zh-CN"/>
        </w:rPr>
      </w:pPr>
      <w:del w:id="416" w:author="Microsoft Office User" w:date="2016-05-22T17:26:00Z">
        <w:r w:rsidRPr="004C5DA9" w:rsidDel="00271943">
          <w:rPr>
            <w:rFonts w:ascii="Times New Roman" w:hAnsi="Times New Roman"/>
            <w:noProof/>
          </w:rPr>
          <w:delText>6.1.4</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文件管理</w:delText>
        </w:r>
        <w:r w:rsidDel="00271943">
          <w:rPr>
            <w:noProof/>
          </w:rPr>
          <w:tab/>
          <w:delText>47</w:delText>
        </w:r>
      </w:del>
    </w:p>
    <w:p w14:paraId="4F285C9D" w14:textId="4C144BA1" w:rsidR="005D259B" w:rsidRPr="00DE3A1E" w:rsidDel="00271943" w:rsidRDefault="005D259B">
      <w:pPr>
        <w:pStyle w:val="21"/>
        <w:tabs>
          <w:tab w:val="left" w:pos="1200"/>
          <w:tab w:val="right" w:leader="dot" w:pos="9168"/>
        </w:tabs>
        <w:ind w:firstLine="440"/>
        <w:rPr>
          <w:del w:id="417" w:author="Microsoft Office User" w:date="2016-05-22T17:26:00Z"/>
          <w:b w:val="0"/>
          <w:noProof/>
          <w:sz w:val="24"/>
          <w:szCs w:val="24"/>
          <w:lang w:eastAsia="zh-CN"/>
        </w:rPr>
      </w:pPr>
      <w:del w:id="418" w:author="Microsoft Office User" w:date="2016-05-22T17:26:00Z">
        <w:r w:rsidRPr="004C5DA9" w:rsidDel="00271943">
          <w:rPr>
            <w:rFonts w:ascii="Times New Roman" w:hAnsi="Times New Roman"/>
            <w:noProof/>
          </w:rPr>
          <w:delText>6.2</w:delText>
        </w:r>
        <w:r w:rsidRPr="00DE3A1E" w:rsidDel="00271943">
          <w:rPr>
            <w:b w:val="0"/>
            <w:noProof/>
            <w:sz w:val="24"/>
            <w:szCs w:val="24"/>
            <w:lang w:eastAsia="zh-CN"/>
          </w:rPr>
          <w:delText xml:space="preserve"> </w:delText>
        </w:r>
      </w:del>
      <w:del w:id="419" w:author="Microsoft Office User" w:date="2016-05-22T16:27:00Z">
        <w:r w:rsidR="0066016B" w:rsidDel="002F2ADF">
          <w:rPr>
            <w:rFonts w:ascii="Times New Roman" w:hAnsi="Times New Roman"/>
            <w:noProof/>
          </w:rPr>
          <w:delText>Bug</w:delText>
        </w:r>
        <w:r w:rsidRPr="004C5DA9" w:rsidDel="002F2ADF">
          <w:rPr>
            <w:rFonts w:ascii="Times New Roman" w:hAnsi="Times New Roman"/>
            <w:noProof/>
          </w:rPr>
          <w:delText>模块</w:delText>
        </w:r>
      </w:del>
      <w:del w:id="420" w:author="Microsoft Office User" w:date="2016-05-22T17:26:00Z">
        <w:r w:rsidDel="00271943">
          <w:rPr>
            <w:noProof/>
          </w:rPr>
          <w:tab/>
          <w:delText>48</w:delText>
        </w:r>
      </w:del>
    </w:p>
    <w:p w14:paraId="5A75C8D4" w14:textId="77777777" w:rsidR="005D259B" w:rsidRPr="00DE3A1E" w:rsidDel="00271943" w:rsidRDefault="005D259B">
      <w:pPr>
        <w:pStyle w:val="31"/>
        <w:tabs>
          <w:tab w:val="left" w:pos="1680"/>
          <w:tab w:val="right" w:leader="dot" w:pos="9168"/>
        </w:tabs>
        <w:rPr>
          <w:del w:id="421" w:author="Microsoft Office User" w:date="2016-05-22T17:26:00Z"/>
          <w:noProof/>
          <w:sz w:val="24"/>
          <w:szCs w:val="24"/>
          <w:lang w:eastAsia="zh-CN"/>
        </w:rPr>
      </w:pPr>
      <w:del w:id="422" w:author="Microsoft Office User" w:date="2016-05-22T17:26:00Z">
        <w:r w:rsidRPr="004C5DA9" w:rsidDel="00271943">
          <w:rPr>
            <w:rFonts w:ascii="Times New Roman" w:hAnsi="Times New Roman"/>
            <w:noProof/>
          </w:rPr>
          <w:delText>6.2.1</w:delText>
        </w:r>
        <w:r w:rsidRPr="00DE3A1E" w:rsidDel="00271943">
          <w:rPr>
            <w:noProof/>
            <w:sz w:val="24"/>
            <w:szCs w:val="24"/>
            <w:lang w:eastAsia="zh-CN"/>
          </w:rPr>
          <w:delText xml:space="preserve"> </w:delText>
        </w:r>
        <w:r w:rsidR="0066016B" w:rsidDel="00271943">
          <w:rPr>
            <w:rFonts w:ascii="Times New Roman" w:hAnsi="Times New Roman"/>
            <w:noProof/>
          </w:rPr>
          <w:delText>Bug</w:delText>
        </w:r>
        <w:r w:rsidRPr="004C5DA9" w:rsidDel="00271943">
          <w:rPr>
            <w:rFonts w:ascii="Times New Roman" w:hAnsi="Times New Roman"/>
            <w:noProof/>
          </w:rPr>
          <w:delText xml:space="preserve"> </w:delText>
        </w:r>
        <w:r w:rsidRPr="004C5DA9" w:rsidDel="00271943">
          <w:rPr>
            <w:rFonts w:ascii="Times New Roman" w:hAnsi="Times New Roman" w:hint="eastAsia"/>
            <w:noProof/>
          </w:rPr>
          <w:delText>管理</w:delText>
        </w:r>
        <w:r w:rsidDel="00271943">
          <w:rPr>
            <w:noProof/>
          </w:rPr>
          <w:tab/>
          <w:delText>48</w:delText>
        </w:r>
      </w:del>
    </w:p>
    <w:p w14:paraId="73A64607" w14:textId="77777777" w:rsidR="005D259B" w:rsidRPr="00DE3A1E" w:rsidDel="00271943" w:rsidRDefault="005D259B">
      <w:pPr>
        <w:pStyle w:val="31"/>
        <w:tabs>
          <w:tab w:val="left" w:pos="1680"/>
          <w:tab w:val="right" w:leader="dot" w:pos="9168"/>
        </w:tabs>
        <w:rPr>
          <w:del w:id="423" w:author="Microsoft Office User" w:date="2016-05-22T17:26:00Z"/>
          <w:noProof/>
          <w:sz w:val="24"/>
          <w:szCs w:val="24"/>
          <w:lang w:eastAsia="zh-CN"/>
        </w:rPr>
      </w:pPr>
      <w:del w:id="424" w:author="Microsoft Office User" w:date="2016-05-22T17:26:00Z">
        <w:r w:rsidRPr="004C5DA9" w:rsidDel="00271943">
          <w:rPr>
            <w:rFonts w:ascii="Times New Roman" w:hAnsi="Times New Roman"/>
            <w:noProof/>
          </w:rPr>
          <w:delText>6.2.2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项目管理</w:delText>
        </w:r>
        <w:r w:rsidDel="00271943">
          <w:rPr>
            <w:noProof/>
          </w:rPr>
          <w:tab/>
          <w:delText>48</w:delText>
        </w:r>
      </w:del>
    </w:p>
    <w:p w14:paraId="4CD972A7" w14:textId="77777777" w:rsidR="005D259B" w:rsidRPr="00DE3A1E" w:rsidDel="00271943" w:rsidRDefault="005D259B">
      <w:pPr>
        <w:pStyle w:val="21"/>
        <w:tabs>
          <w:tab w:val="left" w:pos="1440"/>
          <w:tab w:val="right" w:leader="dot" w:pos="9168"/>
        </w:tabs>
        <w:ind w:firstLine="440"/>
        <w:rPr>
          <w:del w:id="425" w:author="Microsoft Office User" w:date="2016-05-22T17:26:00Z"/>
          <w:b w:val="0"/>
          <w:noProof/>
          <w:sz w:val="24"/>
          <w:szCs w:val="24"/>
          <w:lang w:eastAsia="zh-CN"/>
        </w:rPr>
      </w:pPr>
      <w:del w:id="426" w:author="Microsoft Office User" w:date="2016-05-22T17:26:00Z">
        <w:r w:rsidRPr="004C5DA9" w:rsidDel="00271943">
          <w:rPr>
            <w:rFonts w:ascii="Times New Roman" w:hAnsi="Times New Roman"/>
            <w:noProof/>
          </w:rPr>
          <w:delText>6.3</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工作流模块</w:delText>
        </w:r>
        <w:r w:rsidDel="00271943">
          <w:rPr>
            <w:noProof/>
          </w:rPr>
          <w:tab/>
          <w:delText>50</w:delText>
        </w:r>
      </w:del>
    </w:p>
    <w:p w14:paraId="4D10511A" w14:textId="77777777" w:rsidR="005D259B" w:rsidRPr="00DE3A1E" w:rsidDel="00271943" w:rsidRDefault="005D259B">
      <w:pPr>
        <w:pStyle w:val="31"/>
        <w:tabs>
          <w:tab w:val="left" w:pos="1680"/>
          <w:tab w:val="right" w:leader="dot" w:pos="9168"/>
        </w:tabs>
        <w:rPr>
          <w:del w:id="427" w:author="Microsoft Office User" w:date="2016-05-22T17:26:00Z"/>
          <w:noProof/>
          <w:sz w:val="24"/>
          <w:szCs w:val="24"/>
          <w:lang w:eastAsia="zh-CN"/>
        </w:rPr>
      </w:pPr>
      <w:del w:id="428" w:author="Microsoft Office User" w:date="2016-05-22T17:26:00Z">
        <w:r w:rsidRPr="004C5DA9" w:rsidDel="00271943">
          <w:rPr>
            <w:rFonts w:ascii="Times New Roman" w:hAnsi="Times New Roman"/>
            <w:noProof/>
          </w:rPr>
          <w:delText>6.3.1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模型管理</w:delText>
        </w:r>
        <w:r w:rsidDel="00271943">
          <w:rPr>
            <w:noProof/>
          </w:rPr>
          <w:tab/>
          <w:delText>50</w:delText>
        </w:r>
      </w:del>
    </w:p>
    <w:p w14:paraId="06042386" w14:textId="77777777" w:rsidR="005D259B" w:rsidRPr="00DE3A1E" w:rsidDel="00271943" w:rsidRDefault="005D259B">
      <w:pPr>
        <w:pStyle w:val="31"/>
        <w:tabs>
          <w:tab w:val="left" w:pos="1680"/>
          <w:tab w:val="right" w:leader="dot" w:pos="9168"/>
        </w:tabs>
        <w:rPr>
          <w:del w:id="429" w:author="Microsoft Office User" w:date="2016-05-22T17:26:00Z"/>
          <w:noProof/>
          <w:sz w:val="24"/>
          <w:szCs w:val="24"/>
          <w:lang w:eastAsia="zh-CN"/>
        </w:rPr>
      </w:pPr>
      <w:del w:id="430" w:author="Microsoft Office User" w:date="2016-05-22T17:26:00Z">
        <w:r w:rsidRPr="004C5DA9" w:rsidDel="00271943">
          <w:rPr>
            <w:rFonts w:ascii="Times New Roman" w:hAnsi="Times New Roman"/>
            <w:noProof/>
          </w:rPr>
          <w:delText>6.3.2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流程管理</w:delText>
        </w:r>
        <w:r w:rsidDel="00271943">
          <w:rPr>
            <w:noProof/>
          </w:rPr>
          <w:tab/>
          <w:delText>51</w:delText>
        </w:r>
      </w:del>
    </w:p>
    <w:p w14:paraId="67D36D52" w14:textId="77777777" w:rsidR="005D259B" w:rsidRPr="00DE3A1E" w:rsidDel="00271943" w:rsidRDefault="005D259B">
      <w:pPr>
        <w:pStyle w:val="21"/>
        <w:tabs>
          <w:tab w:val="left" w:pos="1440"/>
          <w:tab w:val="right" w:leader="dot" w:pos="9168"/>
        </w:tabs>
        <w:ind w:firstLine="440"/>
        <w:rPr>
          <w:del w:id="431" w:author="Microsoft Office User" w:date="2016-05-22T17:26:00Z"/>
          <w:b w:val="0"/>
          <w:noProof/>
          <w:sz w:val="24"/>
          <w:szCs w:val="24"/>
          <w:lang w:eastAsia="zh-CN"/>
        </w:rPr>
      </w:pPr>
      <w:del w:id="432" w:author="Microsoft Office User" w:date="2016-05-22T17:26:00Z">
        <w:r w:rsidRPr="004C5DA9" w:rsidDel="00271943">
          <w:rPr>
            <w:rFonts w:ascii="Times New Roman" w:hAnsi="Times New Roman"/>
            <w:noProof/>
          </w:rPr>
          <w:delText>6.4</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通讯模块</w:delText>
        </w:r>
        <w:r w:rsidDel="00271943">
          <w:rPr>
            <w:noProof/>
          </w:rPr>
          <w:tab/>
          <w:delText>51</w:delText>
        </w:r>
      </w:del>
    </w:p>
    <w:p w14:paraId="3515D1FC" w14:textId="77777777" w:rsidR="005D259B" w:rsidRPr="00DE3A1E" w:rsidDel="00271943" w:rsidRDefault="005D259B">
      <w:pPr>
        <w:pStyle w:val="31"/>
        <w:tabs>
          <w:tab w:val="left" w:pos="1680"/>
          <w:tab w:val="right" w:leader="dot" w:pos="9168"/>
        </w:tabs>
        <w:rPr>
          <w:del w:id="433" w:author="Microsoft Office User" w:date="2016-05-22T17:26:00Z"/>
          <w:noProof/>
          <w:sz w:val="24"/>
          <w:szCs w:val="24"/>
          <w:lang w:eastAsia="zh-CN"/>
        </w:rPr>
      </w:pPr>
      <w:del w:id="434" w:author="Microsoft Office User" w:date="2016-05-22T17:26:00Z">
        <w:r w:rsidRPr="004C5DA9" w:rsidDel="00271943">
          <w:rPr>
            <w:rFonts w:ascii="Times New Roman" w:hAnsi="Times New Roman"/>
            <w:noProof/>
          </w:rPr>
          <w:delText>6.4.1</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站内通知</w:delText>
        </w:r>
        <w:r w:rsidDel="00271943">
          <w:rPr>
            <w:noProof/>
          </w:rPr>
          <w:tab/>
          <w:delText>51</w:delText>
        </w:r>
      </w:del>
    </w:p>
    <w:p w14:paraId="2125794E" w14:textId="77777777" w:rsidR="005D259B" w:rsidRPr="00DE3A1E" w:rsidDel="00271943" w:rsidRDefault="005D259B">
      <w:pPr>
        <w:pStyle w:val="31"/>
        <w:tabs>
          <w:tab w:val="left" w:pos="1680"/>
          <w:tab w:val="right" w:leader="dot" w:pos="9168"/>
        </w:tabs>
        <w:rPr>
          <w:del w:id="435" w:author="Microsoft Office User" w:date="2016-05-22T17:26:00Z"/>
          <w:noProof/>
          <w:sz w:val="24"/>
          <w:szCs w:val="24"/>
          <w:lang w:eastAsia="zh-CN"/>
        </w:rPr>
      </w:pPr>
      <w:del w:id="436" w:author="Microsoft Office User" w:date="2016-05-22T17:26:00Z">
        <w:r w:rsidRPr="004C5DA9" w:rsidDel="00271943">
          <w:rPr>
            <w:rFonts w:ascii="Times New Roman" w:hAnsi="Times New Roman"/>
            <w:noProof/>
          </w:rPr>
          <w:delText>6.4.2</w:delText>
        </w:r>
        <w:r w:rsidRPr="00DE3A1E" w:rsidDel="00271943">
          <w:rPr>
            <w:noProof/>
            <w:sz w:val="24"/>
            <w:szCs w:val="24"/>
            <w:lang w:eastAsia="zh-CN"/>
          </w:rPr>
          <w:delText xml:space="preserve"> </w:delText>
        </w:r>
        <w:r w:rsidRPr="004C5DA9" w:rsidDel="00271943">
          <w:rPr>
            <w:rFonts w:ascii="Times New Roman" w:hAnsi="Times New Roman" w:hint="eastAsia"/>
            <w:noProof/>
          </w:rPr>
          <w:delText>简单聊天</w:delText>
        </w:r>
        <w:r w:rsidDel="00271943">
          <w:rPr>
            <w:noProof/>
          </w:rPr>
          <w:tab/>
          <w:delText>52</w:delText>
        </w:r>
      </w:del>
    </w:p>
    <w:p w14:paraId="35AB6720" w14:textId="77777777" w:rsidR="005D259B" w:rsidRPr="00DE3A1E" w:rsidDel="00271943" w:rsidRDefault="005D259B" w:rsidP="005D259B">
      <w:pPr>
        <w:pStyle w:val="12"/>
        <w:rPr>
          <w:del w:id="437" w:author="Microsoft Office User" w:date="2016-05-22T17:26:00Z"/>
          <w:noProof/>
          <w:lang w:eastAsia="zh-CN"/>
        </w:rPr>
      </w:pPr>
      <w:del w:id="438" w:author="Microsoft Office User" w:date="2016-05-22T17:26:00Z">
        <w:r w:rsidRPr="004C5DA9" w:rsidDel="00271943">
          <w:rPr>
            <w:rFonts w:ascii="Times New Roman" w:hAnsi="Times New Roman"/>
            <w:noProof/>
          </w:rPr>
          <w:delText>7</w:delText>
        </w:r>
        <w:r w:rsidRPr="00DE3A1E" w:rsidDel="00271943">
          <w:rPr>
            <w:noProof/>
            <w:lang w:eastAsia="zh-CN"/>
          </w:rPr>
          <w:delText xml:space="preserve">  </w:delText>
        </w:r>
        <w:r w:rsidRPr="004C5DA9" w:rsidDel="00271943">
          <w:rPr>
            <w:rFonts w:ascii="Times New Roman" w:hAnsi="Times New Roman" w:hint="eastAsia"/>
            <w:noProof/>
          </w:rPr>
          <w:delText>总结</w:delText>
        </w:r>
        <w:r w:rsidDel="00271943">
          <w:rPr>
            <w:noProof/>
          </w:rPr>
          <w:tab/>
          <w:delText>53</w:delText>
        </w:r>
      </w:del>
    </w:p>
    <w:p w14:paraId="0B9FFC89" w14:textId="77777777" w:rsidR="005D259B" w:rsidRPr="00DE3A1E" w:rsidDel="00271943" w:rsidRDefault="005D259B">
      <w:pPr>
        <w:pStyle w:val="21"/>
        <w:tabs>
          <w:tab w:val="left" w:pos="1440"/>
          <w:tab w:val="right" w:leader="dot" w:pos="9168"/>
        </w:tabs>
        <w:ind w:firstLine="440"/>
        <w:rPr>
          <w:del w:id="439" w:author="Microsoft Office User" w:date="2016-05-22T17:26:00Z"/>
          <w:b w:val="0"/>
          <w:noProof/>
          <w:sz w:val="24"/>
          <w:szCs w:val="24"/>
          <w:lang w:eastAsia="zh-CN"/>
        </w:rPr>
      </w:pPr>
      <w:del w:id="440" w:author="Microsoft Office User" w:date="2016-05-22T17:26:00Z">
        <w:r w:rsidRPr="004C5DA9" w:rsidDel="00271943">
          <w:rPr>
            <w:rFonts w:ascii="Times New Roman" w:hAnsi="Times New Roman"/>
            <w:noProof/>
          </w:rPr>
          <w:delText>7.1</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系统介绍</w:delText>
        </w:r>
        <w:r w:rsidDel="00271943">
          <w:rPr>
            <w:noProof/>
          </w:rPr>
          <w:tab/>
          <w:delText>53</w:delText>
        </w:r>
      </w:del>
    </w:p>
    <w:p w14:paraId="13A7D94E" w14:textId="77777777" w:rsidR="005D259B" w:rsidRPr="00DE3A1E" w:rsidDel="00271943" w:rsidRDefault="005D259B">
      <w:pPr>
        <w:pStyle w:val="21"/>
        <w:tabs>
          <w:tab w:val="left" w:pos="1440"/>
          <w:tab w:val="right" w:leader="dot" w:pos="9168"/>
        </w:tabs>
        <w:ind w:firstLine="440"/>
        <w:rPr>
          <w:del w:id="441" w:author="Microsoft Office User" w:date="2016-05-22T17:26:00Z"/>
          <w:b w:val="0"/>
          <w:noProof/>
          <w:sz w:val="24"/>
          <w:szCs w:val="24"/>
          <w:lang w:eastAsia="zh-CN"/>
        </w:rPr>
      </w:pPr>
      <w:del w:id="442" w:author="Microsoft Office User" w:date="2016-05-22T17:26:00Z">
        <w:r w:rsidRPr="004C5DA9" w:rsidDel="00271943">
          <w:rPr>
            <w:rFonts w:ascii="Times New Roman" w:hAnsi="Times New Roman"/>
            <w:noProof/>
          </w:rPr>
          <w:delText>7.2</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系统存在不足</w:delText>
        </w:r>
        <w:r w:rsidDel="00271943">
          <w:rPr>
            <w:noProof/>
          </w:rPr>
          <w:tab/>
          <w:delText>54</w:delText>
        </w:r>
      </w:del>
    </w:p>
    <w:p w14:paraId="29484E65" w14:textId="77777777" w:rsidR="005D259B" w:rsidRPr="00DE3A1E" w:rsidDel="00271943" w:rsidRDefault="005D259B">
      <w:pPr>
        <w:pStyle w:val="21"/>
        <w:tabs>
          <w:tab w:val="left" w:pos="1440"/>
          <w:tab w:val="right" w:leader="dot" w:pos="9168"/>
        </w:tabs>
        <w:ind w:firstLine="440"/>
        <w:rPr>
          <w:del w:id="443" w:author="Microsoft Office User" w:date="2016-05-22T17:26:00Z"/>
          <w:b w:val="0"/>
          <w:noProof/>
          <w:sz w:val="24"/>
          <w:szCs w:val="24"/>
          <w:lang w:eastAsia="zh-CN"/>
        </w:rPr>
      </w:pPr>
      <w:del w:id="444" w:author="Microsoft Office User" w:date="2016-05-22T17:26:00Z">
        <w:r w:rsidRPr="004C5DA9" w:rsidDel="00271943">
          <w:rPr>
            <w:rFonts w:ascii="Times New Roman" w:hAnsi="Times New Roman"/>
            <w:noProof/>
          </w:rPr>
          <w:delText>7.3</w:delText>
        </w:r>
        <w:r w:rsidRPr="00DE3A1E" w:rsidDel="00271943">
          <w:rPr>
            <w:b w:val="0"/>
            <w:noProof/>
            <w:sz w:val="24"/>
            <w:szCs w:val="24"/>
            <w:lang w:eastAsia="zh-CN"/>
          </w:rPr>
          <w:delText xml:space="preserve"> </w:delText>
        </w:r>
        <w:r w:rsidRPr="004C5DA9" w:rsidDel="00271943">
          <w:rPr>
            <w:rFonts w:ascii="Times New Roman" w:hAnsi="Times New Roman" w:hint="eastAsia"/>
            <w:noProof/>
          </w:rPr>
          <w:delText>改进方案</w:delText>
        </w:r>
        <w:r w:rsidDel="00271943">
          <w:rPr>
            <w:noProof/>
          </w:rPr>
          <w:tab/>
          <w:delText>54</w:delText>
        </w:r>
      </w:del>
    </w:p>
    <w:p w14:paraId="55F42FFD" w14:textId="77777777" w:rsidR="005D259B" w:rsidRPr="00DE3A1E" w:rsidDel="00271943" w:rsidRDefault="005D259B" w:rsidP="005D259B">
      <w:pPr>
        <w:pStyle w:val="12"/>
        <w:rPr>
          <w:del w:id="445" w:author="Microsoft Office User" w:date="2016-05-22T17:26:00Z"/>
          <w:noProof/>
          <w:lang w:eastAsia="zh-CN"/>
        </w:rPr>
      </w:pPr>
      <w:del w:id="446" w:author="Microsoft Office User" w:date="2016-05-22T17:26:00Z">
        <w:r w:rsidRPr="004C5DA9" w:rsidDel="00271943">
          <w:rPr>
            <w:rFonts w:ascii="Times New Roman" w:hAnsi="Times New Roman" w:hint="eastAsia"/>
            <w:noProof/>
          </w:rPr>
          <w:delText>致谢</w:delText>
        </w:r>
        <w:r w:rsidDel="00271943">
          <w:rPr>
            <w:noProof/>
          </w:rPr>
          <w:tab/>
          <w:delText>55</w:delText>
        </w:r>
      </w:del>
    </w:p>
    <w:p w14:paraId="13E1D8B3" w14:textId="77777777" w:rsidR="005D259B" w:rsidRPr="00DE3A1E" w:rsidDel="00271943" w:rsidRDefault="005D259B" w:rsidP="005D259B">
      <w:pPr>
        <w:pStyle w:val="12"/>
        <w:rPr>
          <w:del w:id="447" w:author="Microsoft Office User" w:date="2016-05-22T17:26:00Z"/>
          <w:noProof/>
          <w:lang w:eastAsia="zh-CN"/>
        </w:rPr>
      </w:pPr>
      <w:del w:id="448" w:author="Microsoft Office User" w:date="2016-05-22T17:26:00Z">
        <w:r w:rsidRPr="004C5DA9" w:rsidDel="00271943">
          <w:rPr>
            <w:rFonts w:ascii="Times New Roman" w:hAnsi="Times New Roman" w:hint="eastAsia"/>
            <w:noProof/>
          </w:rPr>
          <w:delText>参考文献</w:delText>
        </w:r>
        <w:r w:rsidDel="00271943">
          <w:rPr>
            <w:noProof/>
          </w:rPr>
          <w:tab/>
          <w:delText>56</w:delText>
        </w:r>
      </w:del>
    </w:p>
    <w:p w14:paraId="5A43120F" w14:textId="77777777" w:rsidR="00CC44A5" w:rsidRPr="00CB1DBB" w:rsidRDefault="00A95CCE" w:rsidP="00CB1DBB">
      <w:pPr>
        <w:ind w:firstLineChars="83" w:firstLine="199"/>
        <w:rPr>
          <w:rFonts w:ascii="Times New Roman" w:hAnsi="Times New Roman"/>
          <w:lang w:eastAsia="zh-CN"/>
        </w:rPr>
        <w:sectPr w:rsidR="00CC44A5" w:rsidRPr="00CB1DBB" w:rsidSect="00222F9F">
          <w:headerReference w:type="even" r:id="rId8"/>
          <w:headerReference w:type="default" r:id="rId9"/>
          <w:footerReference w:type="even" r:id="rId10"/>
          <w:footerReference w:type="default" r:id="rId11"/>
          <w:headerReference w:type="first" r:id="rId12"/>
          <w:footerReference w:type="first" r:id="rId13"/>
          <w:pgSz w:w="11900" w:h="16840"/>
          <w:pgMar w:top="1418" w:right="1134" w:bottom="1418" w:left="1588" w:header="709" w:footer="709" w:gutter="0"/>
          <w:pgNumType w:fmt="upperRoman" w:start="1"/>
          <w:cols w:space="708"/>
          <w:docGrid w:linePitch="360"/>
        </w:sectPr>
      </w:pPr>
      <w:r w:rsidRPr="00CB1DBB">
        <w:rPr>
          <w:rFonts w:ascii="Times New Roman" w:hAnsi="Times New Roman"/>
          <w:lang w:eastAsia="zh-CN"/>
        </w:rPr>
        <w:fldChar w:fldCharType="end"/>
      </w:r>
    </w:p>
    <w:p w14:paraId="5A18AAC8" w14:textId="77777777" w:rsidR="002676EC" w:rsidRPr="00CB1DBB" w:rsidRDefault="00CB1DBB" w:rsidP="00ED12C3">
      <w:pPr>
        <w:pStyle w:val="a9"/>
        <w:ind w:firstLine="720"/>
      </w:pPr>
      <w:r>
        <w:rPr>
          <w:rFonts w:hint="eastAsia"/>
        </w:rPr>
        <w:lastRenderedPageBreak/>
        <w:t>基于</w:t>
      </w:r>
      <w:r w:rsidR="00552E0E" w:rsidRPr="00ED12C3">
        <w:rPr>
          <w:rFonts w:ascii="Times New Roman" w:hAnsi="Times New Roman"/>
        </w:rPr>
        <w:t>SSH</w:t>
      </w:r>
      <w:r w:rsidR="00552E0E" w:rsidRPr="00CB1DBB">
        <w:rPr>
          <w:rFonts w:hint="eastAsia"/>
        </w:rPr>
        <w:t>的</w:t>
      </w:r>
      <w:r w:rsidR="0066016B">
        <w:rPr>
          <w:rFonts w:ascii="Times New Roman" w:hAnsi="Times New Roman"/>
        </w:rPr>
        <w:t>Bug</w:t>
      </w:r>
      <w:r w:rsidR="00552E0E" w:rsidRPr="00CB1DBB">
        <w:rPr>
          <w:rFonts w:hint="eastAsia"/>
        </w:rPr>
        <w:t>管理系统</w:t>
      </w:r>
      <w:r w:rsidR="00552E0E" w:rsidRPr="00CB1DBB">
        <w:t>的设计与实现</w:t>
      </w:r>
    </w:p>
    <w:p w14:paraId="7F5C929E" w14:textId="77777777" w:rsidR="00552E0E" w:rsidRPr="00CB1DBB" w:rsidRDefault="00552E0E" w:rsidP="00CB1DBB">
      <w:pPr>
        <w:ind w:firstLine="480"/>
        <w:rPr>
          <w:rFonts w:ascii="Times New Roman" w:hAnsi="Times New Roman"/>
          <w:lang w:eastAsia="zh-CN"/>
        </w:rPr>
      </w:pPr>
    </w:p>
    <w:p w14:paraId="1D71C10B" w14:textId="77777777" w:rsidR="00380416" w:rsidRPr="00CB1DBB" w:rsidRDefault="00380416" w:rsidP="00CB1DBB">
      <w:pPr>
        <w:pStyle w:val="a6"/>
        <w:ind w:firstLineChars="0" w:firstLine="0"/>
        <w:rPr>
          <w:rFonts w:ascii="Times New Roman" w:hAnsi="Times New Roman"/>
          <w:lang w:eastAsia="zh-CN"/>
        </w:rPr>
      </w:pPr>
      <w:r w:rsidRPr="00CB1DBB">
        <w:rPr>
          <w:rFonts w:ascii="Times New Roman" w:eastAsia="SimHei" w:hAnsi="Times New Roman" w:hint="eastAsia"/>
          <w:sz w:val="24"/>
          <w:lang w:eastAsia="zh-CN"/>
        </w:rPr>
        <w:t>摘要</w:t>
      </w:r>
      <w:r w:rsidRPr="00CB1DBB">
        <w:rPr>
          <w:rFonts w:ascii="Times New Roman" w:hAnsi="Times New Roman" w:hint="eastAsia"/>
          <w:lang w:eastAsia="zh-CN"/>
        </w:rPr>
        <w:t>：</w:t>
      </w:r>
      <w:bookmarkStart w:id="449" w:name="OLE_LINK1"/>
      <w:bookmarkStart w:id="450" w:name="OLE_LINK2"/>
      <w:r w:rsidR="00E40905" w:rsidRPr="00CB1DBB">
        <w:rPr>
          <w:rFonts w:ascii="Times New Roman" w:hAnsi="Times New Roman" w:hint="eastAsia"/>
          <w:lang w:eastAsia="zh-CN"/>
        </w:rPr>
        <w:t>随着</w:t>
      </w:r>
      <w:r w:rsidR="00E40905" w:rsidRPr="00CB1DBB">
        <w:rPr>
          <w:rFonts w:ascii="Times New Roman" w:hAnsi="Times New Roman"/>
          <w:lang w:eastAsia="zh-CN"/>
        </w:rPr>
        <w:t>互联网浪潮的兴起</w:t>
      </w:r>
      <w:r w:rsidR="00E40905" w:rsidRPr="00CB1DBB">
        <w:rPr>
          <w:rFonts w:ascii="Times New Roman" w:hAnsi="Times New Roman" w:hint="eastAsia"/>
          <w:lang w:eastAsia="zh-CN"/>
        </w:rPr>
        <w:t>，</w:t>
      </w:r>
      <w:r w:rsidR="00E40905" w:rsidRPr="00CB1DBB">
        <w:rPr>
          <w:rFonts w:ascii="Times New Roman" w:hAnsi="Times New Roman"/>
          <w:lang w:eastAsia="zh-CN"/>
        </w:rPr>
        <w:t>市场上的</w:t>
      </w:r>
      <w:r w:rsidR="00E40905" w:rsidRPr="00CB1DBB">
        <w:rPr>
          <w:rFonts w:ascii="Times New Roman" w:hAnsi="Times New Roman" w:hint="eastAsia"/>
          <w:lang w:eastAsia="zh-CN"/>
        </w:rPr>
        <w:t>软件种类繁多，</w:t>
      </w:r>
      <w:r w:rsidR="00E40905" w:rsidRPr="00CB1DBB">
        <w:rPr>
          <w:rFonts w:ascii="Times New Roman" w:hAnsi="Times New Roman"/>
          <w:lang w:eastAsia="zh-CN"/>
        </w:rPr>
        <w:t>对于软件来说，</w:t>
      </w:r>
      <w:r w:rsidR="008E3B48">
        <w:rPr>
          <w:rFonts w:ascii="Times New Roman" w:hAnsi="Times New Roman" w:hint="eastAsia"/>
          <w:lang w:eastAsia="zh-CN"/>
        </w:rPr>
        <w:t>确保</w:t>
      </w:r>
      <w:r w:rsidR="00BE26A2">
        <w:rPr>
          <w:rFonts w:ascii="Times New Roman" w:hAnsi="Times New Roman"/>
          <w:lang w:eastAsia="zh-CN"/>
        </w:rPr>
        <w:t>软件</w:t>
      </w:r>
      <w:r w:rsidR="00E40905" w:rsidRPr="00CB1DBB">
        <w:rPr>
          <w:rFonts w:ascii="Times New Roman" w:hAnsi="Times New Roman"/>
          <w:lang w:eastAsia="zh-CN"/>
        </w:rPr>
        <w:t>的</w:t>
      </w:r>
      <w:r w:rsidR="00E40905" w:rsidRPr="00CB1DBB">
        <w:rPr>
          <w:rFonts w:ascii="Times New Roman" w:hAnsi="Times New Roman" w:hint="eastAsia"/>
          <w:lang w:eastAsia="zh-CN"/>
        </w:rPr>
        <w:t>软件质量</w:t>
      </w:r>
      <w:r w:rsidR="00E40905" w:rsidRPr="00CB1DBB">
        <w:rPr>
          <w:rFonts w:ascii="Times New Roman" w:hAnsi="Times New Roman"/>
          <w:lang w:eastAsia="zh-CN"/>
        </w:rPr>
        <w:t>是最基本也是最</w:t>
      </w:r>
      <w:r w:rsidR="00E40905" w:rsidRPr="00CB1DBB">
        <w:rPr>
          <w:rFonts w:ascii="Times New Roman" w:hAnsi="Times New Roman" w:hint="eastAsia"/>
          <w:lang w:eastAsia="zh-CN"/>
        </w:rPr>
        <w:t>重</w:t>
      </w:r>
      <w:r w:rsidR="007A38E1">
        <w:rPr>
          <w:rFonts w:ascii="Times New Roman" w:hAnsi="Times New Roman"/>
          <w:lang w:eastAsia="zh-CN"/>
        </w:rPr>
        <w:t>要</w:t>
      </w:r>
      <w:r w:rsidR="007A38E1">
        <w:rPr>
          <w:rFonts w:ascii="Times New Roman" w:hAnsi="Times New Roman" w:hint="eastAsia"/>
          <w:lang w:eastAsia="zh-CN"/>
        </w:rPr>
        <w:t>的</w:t>
      </w:r>
      <w:r w:rsidR="00452085">
        <w:rPr>
          <w:rFonts w:ascii="Times New Roman" w:hAnsi="Times New Roman"/>
          <w:lang w:eastAsia="zh-CN"/>
        </w:rPr>
        <w:t>，</w:t>
      </w:r>
      <w:r w:rsidR="00452085">
        <w:rPr>
          <w:rFonts w:ascii="Times New Roman" w:hAnsi="Times New Roman" w:hint="eastAsia"/>
          <w:lang w:eastAsia="zh-CN"/>
        </w:rPr>
        <w:t>因此</w:t>
      </w:r>
      <w:r w:rsidR="00452085" w:rsidRPr="00CB1DBB">
        <w:rPr>
          <w:rFonts w:ascii="Times New Roman" w:hAnsi="Times New Roman"/>
          <w:lang w:eastAsia="zh-CN"/>
        </w:rPr>
        <w:t>一个简单、</w:t>
      </w:r>
      <w:r w:rsidR="00452085" w:rsidRPr="00CB1DBB">
        <w:rPr>
          <w:rFonts w:ascii="Times New Roman" w:hAnsi="Times New Roman" w:hint="eastAsia"/>
          <w:lang w:eastAsia="zh-CN"/>
        </w:rPr>
        <w:t>灵活</w:t>
      </w:r>
      <w:r w:rsidR="00452085" w:rsidRPr="00CB1DBB">
        <w:rPr>
          <w:rFonts w:ascii="Times New Roman" w:hAnsi="Times New Roman"/>
          <w:lang w:eastAsia="zh-CN"/>
        </w:rPr>
        <w:t>、</w:t>
      </w:r>
      <w:r w:rsidR="00452085" w:rsidRPr="00CB1DBB">
        <w:rPr>
          <w:rFonts w:ascii="Times New Roman" w:hAnsi="Times New Roman" w:hint="eastAsia"/>
          <w:lang w:eastAsia="zh-CN"/>
        </w:rPr>
        <w:t>实用</w:t>
      </w:r>
      <w:r w:rsidR="00452085" w:rsidRPr="00CB1DBB">
        <w:rPr>
          <w:rFonts w:ascii="Times New Roman" w:hAnsi="Times New Roman"/>
          <w:lang w:eastAsia="zh-CN"/>
        </w:rPr>
        <w:t>的</w:t>
      </w:r>
      <w:r w:rsidR="0066016B">
        <w:rPr>
          <w:rFonts w:ascii="Times New Roman" w:hAnsi="Times New Roman" w:hint="eastAsia"/>
          <w:lang w:eastAsia="zh-CN"/>
        </w:rPr>
        <w:t>Bug</w:t>
      </w:r>
      <w:r w:rsidR="00452085" w:rsidRPr="00CB1DBB">
        <w:rPr>
          <w:rFonts w:ascii="Times New Roman" w:hAnsi="Times New Roman" w:hint="eastAsia"/>
          <w:lang w:eastAsia="zh-CN"/>
        </w:rPr>
        <w:t>管理</w:t>
      </w:r>
      <w:r w:rsidR="00452085" w:rsidRPr="00CB1DBB">
        <w:rPr>
          <w:rFonts w:ascii="Times New Roman" w:hAnsi="Times New Roman"/>
          <w:lang w:eastAsia="zh-CN"/>
        </w:rPr>
        <w:t>系统显得十分必要</w:t>
      </w:r>
      <w:r w:rsidR="00452085">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管理系统是一个</w:t>
      </w:r>
      <w:r w:rsidR="00452085">
        <w:rPr>
          <w:rFonts w:ascii="Times New Roman" w:hAnsi="Times New Roman" w:hint="eastAsia"/>
          <w:lang w:eastAsia="zh-CN"/>
        </w:rPr>
        <w:t>管理</w:t>
      </w:r>
      <w:r w:rsidRPr="00CB1DBB">
        <w:rPr>
          <w:rFonts w:ascii="Times New Roman" w:hAnsi="Times New Roman" w:hint="eastAsia"/>
          <w:lang w:eastAsia="zh-CN"/>
        </w:rPr>
        <w:t>缺陷</w:t>
      </w:r>
      <w:r w:rsidR="00487CB9">
        <w:rPr>
          <w:rFonts w:ascii="Times New Roman" w:hAnsi="Times New Roman"/>
          <w:lang w:eastAsia="zh-CN"/>
        </w:rPr>
        <w:t>的</w:t>
      </w:r>
      <w:r w:rsidR="001B60BF" w:rsidRPr="00CB1DBB">
        <w:rPr>
          <w:rFonts w:ascii="Times New Roman" w:hAnsi="Times New Roman" w:hint="eastAsia"/>
          <w:lang w:eastAsia="zh-CN"/>
        </w:rPr>
        <w:t>系统，</w:t>
      </w:r>
      <w:r w:rsidR="00E40905">
        <w:rPr>
          <w:rFonts w:ascii="Times New Roman" w:hAnsi="Times New Roman"/>
          <w:lang w:eastAsia="zh-CN"/>
        </w:rPr>
        <w:t>本文</w:t>
      </w:r>
      <w:r w:rsidR="001B60BF" w:rsidRPr="00CB1DBB">
        <w:rPr>
          <w:rFonts w:ascii="Times New Roman" w:hAnsi="Times New Roman"/>
          <w:lang w:eastAsia="zh-CN"/>
        </w:rPr>
        <w:t>基于</w:t>
      </w:r>
      <w:r w:rsidRPr="00CB1DBB">
        <w:rPr>
          <w:rFonts w:ascii="Times New Roman" w:hAnsi="Times New Roman" w:hint="eastAsia"/>
          <w:lang w:eastAsia="zh-CN"/>
        </w:rPr>
        <w:t xml:space="preserve">SSH </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lang w:eastAsia="zh-CN"/>
        </w:rPr>
        <w:t xml:space="preserve"> </w:t>
      </w:r>
      <w:r w:rsidRPr="00CB1DBB">
        <w:rPr>
          <w:rFonts w:ascii="Times New Roman" w:hAnsi="Times New Roman" w:hint="eastAsia"/>
          <w:lang w:eastAsia="zh-CN"/>
        </w:rPr>
        <w:t>MVC</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hint="eastAsia"/>
          <w:lang w:eastAsia="zh-CN"/>
        </w:rPr>
        <w:t>、</w:t>
      </w:r>
      <w:r w:rsidRPr="00CB1DBB">
        <w:rPr>
          <w:rFonts w:ascii="Times New Roman" w:hAnsi="Times New Roman" w:hint="eastAsia"/>
          <w:lang w:eastAsia="zh-CN"/>
        </w:rPr>
        <w:t>Hibernate</w:t>
      </w:r>
      <w:r w:rsidRPr="00CB1DBB">
        <w:rPr>
          <w:rFonts w:ascii="Times New Roman" w:hAnsi="Times New Roman" w:hint="eastAsia"/>
          <w:lang w:eastAsia="zh-CN"/>
        </w:rPr>
        <w:t>）</w:t>
      </w:r>
      <w:r w:rsidR="007C6D86" w:rsidRPr="00CB1DBB">
        <w:rPr>
          <w:rFonts w:ascii="Times New Roman" w:hAnsi="Times New Roman"/>
          <w:lang w:eastAsia="zh-CN"/>
        </w:rPr>
        <w:t>并</w:t>
      </w:r>
      <w:r w:rsidRPr="00CB1DBB">
        <w:rPr>
          <w:rFonts w:ascii="Times New Roman" w:hAnsi="Times New Roman" w:hint="eastAsia"/>
          <w:lang w:eastAsia="zh-CN"/>
        </w:rPr>
        <w:t>集成了目前流行的工作流引擎（</w:t>
      </w:r>
      <w:r w:rsidRPr="00CB1DBB">
        <w:rPr>
          <w:rFonts w:ascii="Times New Roman" w:hAnsi="Times New Roman" w:hint="eastAsia"/>
          <w:lang w:eastAsia="zh-CN"/>
        </w:rPr>
        <w:t>Workflow Engine</w:t>
      </w:r>
      <w:r w:rsidRPr="00CB1DBB">
        <w:rPr>
          <w:rFonts w:ascii="Times New Roman" w:hAnsi="Times New Roman" w:hint="eastAsia"/>
          <w:lang w:eastAsia="zh-CN"/>
        </w:rPr>
        <w:t>）框架</w:t>
      </w:r>
      <w:r w:rsidRPr="00CB1DBB">
        <w:rPr>
          <w:rFonts w:ascii="Times New Roman" w:hAnsi="Times New Roman" w:hint="eastAsia"/>
          <w:lang w:eastAsia="zh-CN"/>
        </w:rPr>
        <w:t xml:space="preserve"> Activiti </w:t>
      </w:r>
      <w:r w:rsidR="007C6D86" w:rsidRPr="00CB1DBB">
        <w:rPr>
          <w:rFonts w:ascii="Times New Roman" w:hAnsi="Times New Roman" w:hint="eastAsia"/>
          <w:lang w:eastAsia="zh-CN"/>
        </w:rPr>
        <w:t>等</w:t>
      </w:r>
      <w:r w:rsidR="007C6D86" w:rsidRPr="00CB1DBB">
        <w:rPr>
          <w:rFonts w:ascii="Times New Roman" w:hAnsi="Times New Roman"/>
          <w:lang w:eastAsia="zh-CN"/>
        </w:rPr>
        <w:t>开源</w:t>
      </w:r>
      <w:r w:rsidR="007C6D86" w:rsidRPr="00CB1DBB">
        <w:rPr>
          <w:rFonts w:ascii="Times New Roman" w:hAnsi="Times New Roman" w:hint="eastAsia"/>
          <w:lang w:eastAsia="zh-CN"/>
        </w:rPr>
        <w:t>项目实现</w:t>
      </w:r>
      <w:r w:rsidRPr="00CB1DBB">
        <w:rPr>
          <w:rFonts w:ascii="Times New Roman" w:hAnsi="Times New Roman" w:hint="eastAsia"/>
          <w:lang w:eastAsia="zh-CN"/>
        </w:rPr>
        <w:t>。</w:t>
      </w:r>
      <w:r w:rsidR="00171245" w:rsidRPr="00CB1DBB">
        <w:rPr>
          <w:rFonts w:ascii="Times New Roman" w:hAnsi="Times New Roman" w:hint="eastAsia"/>
          <w:lang w:eastAsia="zh-CN"/>
        </w:rPr>
        <w:t>本</w:t>
      </w:r>
      <w:r w:rsidR="00171245" w:rsidRPr="00CB1DBB">
        <w:rPr>
          <w:rFonts w:ascii="Times New Roman" w:hAnsi="Times New Roman"/>
          <w:lang w:eastAsia="zh-CN"/>
        </w:rPr>
        <w:t xml:space="preserve"> </w:t>
      </w:r>
      <w:r w:rsidR="0066016B">
        <w:rPr>
          <w:rFonts w:ascii="Times New Roman" w:hAnsi="Times New Roman"/>
          <w:lang w:eastAsia="zh-CN"/>
        </w:rPr>
        <w:t>Bug</w:t>
      </w:r>
      <w:r w:rsidR="00171245" w:rsidRPr="00CB1DBB">
        <w:rPr>
          <w:rFonts w:ascii="Times New Roman" w:hAnsi="Times New Roman" w:hint="eastAsia"/>
          <w:lang w:eastAsia="zh-CN"/>
        </w:rPr>
        <w:t>管理</w:t>
      </w:r>
      <w:r w:rsidR="00171245" w:rsidRPr="00CB1DBB">
        <w:rPr>
          <w:rFonts w:ascii="Times New Roman" w:hAnsi="Times New Roman"/>
          <w:lang w:eastAsia="zh-CN"/>
        </w:rPr>
        <w:t>系统</w:t>
      </w:r>
      <w:r w:rsidR="006472FE" w:rsidRPr="00CB1DBB">
        <w:rPr>
          <w:rFonts w:ascii="Times New Roman" w:hAnsi="Times New Roman" w:hint="eastAsia"/>
          <w:lang w:eastAsia="zh-CN"/>
        </w:rPr>
        <w:t>可以</w:t>
      </w:r>
      <w:r w:rsidR="00E016F9" w:rsidRPr="00CB1DBB">
        <w:rPr>
          <w:rFonts w:ascii="Times New Roman" w:hAnsi="Times New Roman" w:hint="eastAsia"/>
          <w:lang w:eastAsia="zh-CN"/>
        </w:rPr>
        <w:t>简化</w:t>
      </w:r>
      <w:r w:rsidR="0066016B">
        <w:rPr>
          <w:rFonts w:ascii="Times New Roman" w:hAnsi="Times New Roman"/>
          <w:lang w:eastAsia="zh-CN"/>
        </w:rPr>
        <w:t>Bug</w:t>
      </w:r>
      <w:r w:rsidR="00E016F9" w:rsidRPr="00CB1DBB">
        <w:rPr>
          <w:rFonts w:ascii="Times New Roman" w:hAnsi="Times New Roman" w:hint="eastAsia"/>
          <w:lang w:eastAsia="zh-CN"/>
        </w:rPr>
        <w:t>流转</w:t>
      </w:r>
      <w:r w:rsidR="00E016F9" w:rsidRPr="00CB1DBB">
        <w:rPr>
          <w:rFonts w:ascii="Times New Roman" w:hAnsi="Times New Roman"/>
          <w:lang w:eastAsia="zh-CN"/>
        </w:rPr>
        <w:t>流程，</w:t>
      </w:r>
      <w:r w:rsidR="00B26C3D">
        <w:rPr>
          <w:rFonts w:ascii="Times New Roman" w:hAnsi="Times New Roman" w:hint="eastAsia"/>
          <w:lang w:eastAsia="zh-CN"/>
        </w:rPr>
        <w:t>追踪</w:t>
      </w:r>
      <w:r w:rsidR="00B26C3D">
        <w:rPr>
          <w:rFonts w:ascii="Times New Roman" w:hAnsi="Times New Roman"/>
          <w:lang w:eastAsia="zh-CN"/>
        </w:rPr>
        <w:t>、</w:t>
      </w:r>
      <w:r w:rsidR="00B26C3D">
        <w:rPr>
          <w:rFonts w:ascii="Times New Roman" w:hAnsi="Times New Roman" w:hint="eastAsia"/>
          <w:lang w:eastAsia="zh-CN"/>
        </w:rPr>
        <w:t>分析</w:t>
      </w:r>
      <w:r w:rsidR="0066016B">
        <w:rPr>
          <w:rFonts w:ascii="Times New Roman" w:hAnsi="Times New Roman"/>
          <w:lang w:eastAsia="zh-CN"/>
        </w:rPr>
        <w:t>Bug</w:t>
      </w:r>
      <w:r w:rsidR="00B26C3D">
        <w:rPr>
          <w:rFonts w:ascii="Times New Roman" w:hAnsi="Times New Roman"/>
          <w:lang w:eastAsia="zh-CN"/>
        </w:rPr>
        <w:t>，</w:t>
      </w:r>
      <w:r w:rsidR="00B26C3D">
        <w:rPr>
          <w:rFonts w:ascii="Times New Roman" w:hAnsi="Times New Roman" w:hint="eastAsia"/>
          <w:lang w:eastAsia="zh-CN"/>
        </w:rPr>
        <w:t>从而</w:t>
      </w:r>
      <w:r w:rsidR="00E016F9" w:rsidRPr="00CB1DBB">
        <w:rPr>
          <w:rFonts w:ascii="Times New Roman" w:hAnsi="Times New Roman" w:hint="eastAsia"/>
          <w:lang w:eastAsia="zh-CN"/>
        </w:rPr>
        <w:t>保证</w:t>
      </w:r>
      <w:r w:rsidR="00E016F9" w:rsidRPr="00CB1DBB">
        <w:rPr>
          <w:rFonts w:ascii="Times New Roman" w:hAnsi="Times New Roman"/>
          <w:lang w:eastAsia="zh-CN"/>
        </w:rPr>
        <w:t>软件的质量。</w:t>
      </w:r>
      <w:r w:rsidR="001116B2" w:rsidRPr="00CB1DBB">
        <w:rPr>
          <w:rFonts w:ascii="Times New Roman" w:hAnsi="Times New Roman"/>
          <w:lang w:eastAsia="zh-CN"/>
        </w:rPr>
        <w:t>本系统</w:t>
      </w:r>
      <w:r w:rsidR="001116B2" w:rsidRPr="00CB1DBB">
        <w:rPr>
          <w:rFonts w:ascii="Times New Roman" w:hAnsi="Times New Roman" w:hint="eastAsia"/>
          <w:lang w:eastAsia="zh-CN"/>
        </w:rPr>
        <w:t>在</w:t>
      </w:r>
      <w:r w:rsidR="006F61AC" w:rsidRPr="00CB1DBB">
        <w:rPr>
          <w:rFonts w:ascii="Times New Roman" w:hAnsi="Times New Roman" w:hint="eastAsia"/>
          <w:lang w:eastAsia="zh-CN"/>
        </w:rPr>
        <w:t>设计上</w:t>
      </w:r>
      <w:r w:rsidR="006F61AC" w:rsidRPr="00CB1DBB">
        <w:rPr>
          <w:rFonts w:ascii="Times New Roman" w:hAnsi="Times New Roman"/>
          <w:lang w:eastAsia="zh-CN"/>
        </w:rPr>
        <w:t>进行模块划分，</w:t>
      </w:r>
      <w:bookmarkStart w:id="451" w:name="OLE_LINK9"/>
      <w:bookmarkStart w:id="452" w:name="OLE_LINK10"/>
      <w:r w:rsidR="006F61AC" w:rsidRPr="00CB1DBB">
        <w:rPr>
          <w:rFonts w:ascii="Times New Roman" w:hAnsi="Times New Roman"/>
          <w:lang w:eastAsia="zh-CN"/>
        </w:rPr>
        <w:t>共划分为</w:t>
      </w:r>
      <w:r w:rsidR="00E40905">
        <w:rPr>
          <w:rFonts w:ascii="Times New Roman" w:hAnsi="Times New Roman"/>
          <w:lang w:eastAsia="zh-CN"/>
        </w:rPr>
        <w:t>基础信息管理</w:t>
      </w:r>
      <w:r w:rsidR="006F61AC" w:rsidRPr="00CB1DBB">
        <w:rPr>
          <w:rFonts w:ascii="Times New Roman" w:hAnsi="Times New Roman"/>
          <w:lang w:eastAsia="zh-CN"/>
        </w:rPr>
        <w:t>模块、</w:t>
      </w:r>
      <w:r w:rsidR="00E40905">
        <w:rPr>
          <w:rFonts w:ascii="Times New Roman" w:hAnsi="Times New Roman"/>
          <w:lang w:eastAsia="zh-CN"/>
        </w:rPr>
        <w:t>问题单管理</w:t>
      </w:r>
      <w:r w:rsidR="006F61AC" w:rsidRPr="00CB1DBB">
        <w:rPr>
          <w:rFonts w:ascii="Times New Roman" w:hAnsi="Times New Roman" w:hint="eastAsia"/>
          <w:lang w:eastAsia="zh-CN"/>
        </w:rPr>
        <w:t>模块</w:t>
      </w:r>
      <w:r w:rsidR="006F61AC" w:rsidRPr="00CB1DBB">
        <w:rPr>
          <w:rFonts w:ascii="Times New Roman" w:hAnsi="Times New Roman"/>
          <w:lang w:eastAsia="zh-CN"/>
        </w:rPr>
        <w:t>、</w:t>
      </w:r>
      <w:r w:rsidR="006F61AC" w:rsidRPr="00CB1DBB">
        <w:rPr>
          <w:rFonts w:ascii="Times New Roman" w:hAnsi="Times New Roman" w:hint="eastAsia"/>
          <w:lang w:eastAsia="zh-CN"/>
        </w:rPr>
        <w:t>工作流</w:t>
      </w:r>
      <w:r w:rsidR="00235197">
        <w:rPr>
          <w:rFonts w:ascii="Times New Roman" w:hAnsi="Times New Roman"/>
          <w:lang w:eastAsia="zh-CN"/>
        </w:rPr>
        <w:t>配置</w:t>
      </w:r>
      <w:r w:rsidR="006F61AC" w:rsidRPr="00CB1DBB">
        <w:rPr>
          <w:rFonts w:ascii="Times New Roman" w:hAnsi="Times New Roman"/>
          <w:lang w:eastAsia="zh-CN"/>
        </w:rPr>
        <w:t>模块、</w:t>
      </w:r>
      <w:r w:rsidR="00E40905">
        <w:rPr>
          <w:rFonts w:ascii="Times New Roman" w:hAnsi="Times New Roman"/>
          <w:lang w:eastAsia="zh-CN"/>
        </w:rPr>
        <w:t>项目</w:t>
      </w:r>
      <w:r w:rsidR="00E40905">
        <w:rPr>
          <w:rFonts w:ascii="Times New Roman" w:hAnsi="Times New Roman" w:hint="eastAsia"/>
          <w:lang w:eastAsia="zh-CN"/>
        </w:rPr>
        <w:t>成员</w:t>
      </w:r>
      <w:r w:rsidR="00E40905">
        <w:rPr>
          <w:rFonts w:ascii="Times New Roman" w:hAnsi="Times New Roman"/>
          <w:lang w:eastAsia="zh-CN"/>
        </w:rPr>
        <w:t>即时</w:t>
      </w:r>
      <w:r w:rsidR="006F61AC" w:rsidRPr="00CB1DBB">
        <w:rPr>
          <w:rFonts w:ascii="Times New Roman" w:hAnsi="Times New Roman" w:hint="eastAsia"/>
          <w:lang w:eastAsia="zh-CN"/>
        </w:rPr>
        <w:t>通信</w:t>
      </w:r>
      <w:r w:rsidR="006F61AC" w:rsidRPr="00CB1DBB">
        <w:rPr>
          <w:rFonts w:ascii="Times New Roman" w:hAnsi="Times New Roman"/>
          <w:lang w:eastAsia="zh-CN"/>
        </w:rPr>
        <w:t>模块</w:t>
      </w:r>
      <w:bookmarkEnd w:id="451"/>
      <w:bookmarkEnd w:id="452"/>
      <w:r w:rsidR="006F61AC" w:rsidRPr="00CB1DBB">
        <w:rPr>
          <w:rFonts w:ascii="Times New Roman" w:hAnsi="Times New Roman"/>
          <w:lang w:eastAsia="zh-CN"/>
        </w:rPr>
        <w:t>4</w:t>
      </w:r>
      <w:r w:rsidR="00D70085" w:rsidRPr="00CB1DBB">
        <w:rPr>
          <w:rFonts w:ascii="Times New Roman" w:hAnsi="Times New Roman" w:hint="eastAsia"/>
          <w:lang w:eastAsia="zh-CN"/>
        </w:rPr>
        <w:t>大</w:t>
      </w:r>
      <w:r w:rsidR="006F61AC" w:rsidRPr="00CB1DBB">
        <w:rPr>
          <w:rFonts w:ascii="Times New Roman" w:hAnsi="Times New Roman" w:hint="eastAsia"/>
          <w:lang w:eastAsia="zh-CN"/>
        </w:rPr>
        <w:t>模块</w:t>
      </w:r>
      <w:r w:rsidR="001116B2" w:rsidRPr="00CB1DBB">
        <w:rPr>
          <w:rFonts w:ascii="Times New Roman" w:hAnsi="Times New Roman"/>
          <w:lang w:eastAsia="zh-CN"/>
        </w:rPr>
        <w:t>，</w:t>
      </w:r>
      <w:r w:rsidR="001116B2" w:rsidRPr="00CB1DBB">
        <w:rPr>
          <w:rFonts w:ascii="Times New Roman" w:hAnsi="Times New Roman" w:hint="eastAsia"/>
          <w:lang w:eastAsia="zh-CN"/>
        </w:rPr>
        <w:t>每个</w:t>
      </w:r>
      <w:r w:rsidR="001116B2" w:rsidRPr="00CB1DBB">
        <w:rPr>
          <w:rFonts w:ascii="Times New Roman" w:hAnsi="Times New Roman"/>
          <w:lang w:eastAsia="zh-CN"/>
        </w:rPr>
        <w:t>模块进行分层设计，体现</w:t>
      </w:r>
      <w:r w:rsidR="001116B2" w:rsidRPr="00CB1DBB">
        <w:rPr>
          <w:rFonts w:ascii="Times New Roman" w:hAnsi="Times New Roman" w:hint="eastAsia"/>
          <w:lang w:eastAsia="zh-CN"/>
        </w:rPr>
        <w:t>高内聚</w:t>
      </w:r>
      <w:r w:rsidR="001116B2" w:rsidRPr="00CB1DBB">
        <w:rPr>
          <w:rFonts w:ascii="Times New Roman" w:hAnsi="Times New Roman"/>
          <w:lang w:eastAsia="zh-CN"/>
        </w:rPr>
        <w:t>低耦合</w:t>
      </w:r>
      <w:r w:rsidR="000E57E5" w:rsidRPr="00CB1DBB">
        <w:rPr>
          <w:rFonts w:ascii="Times New Roman" w:hAnsi="Times New Roman"/>
          <w:lang w:eastAsia="zh-CN"/>
        </w:rPr>
        <w:t>设计思想</w:t>
      </w:r>
      <w:r w:rsidRPr="00CB1DBB">
        <w:rPr>
          <w:rFonts w:ascii="Times New Roman" w:hAnsi="Times New Roman" w:hint="eastAsia"/>
          <w:lang w:eastAsia="zh-CN"/>
        </w:rPr>
        <w:t>。</w:t>
      </w:r>
      <w:r w:rsidR="00E13D14" w:rsidRPr="00CB1DBB">
        <w:rPr>
          <w:rFonts w:ascii="Times New Roman" w:hAnsi="Times New Roman"/>
          <w:lang w:eastAsia="zh-CN"/>
        </w:rPr>
        <w:t>本</w:t>
      </w:r>
      <w:r w:rsidR="0066016B">
        <w:rPr>
          <w:rFonts w:ascii="Times New Roman" w:hAnsi="Times New Roman"/>
          <w:lang w:eastAsia="zh-CN"/>
        </w:rPr>
        <w:t>Bug</w:t>
      </w:r>
      <w:r w:rsidR="00E13D14" w:rsidRPr="00CB1DBB">
        <w:rPr>
          <w:rFonts w:ascii="Times New Roman" w:hAnsi="Times New Roman" w:hint="eastAsia"/>
          <w:lang w:eastAsia="zh-CN"/>
        </w:rPr>
        <w:t>管理</w:t>
      </w:r>
      <w:r w:rsidR="00E13D14" w:rsidRPr="00CB1DBB">
        <w:rPr>
          <w:rFonts w:ascii="Times New Roman" w:hAnsi="Times New Roman"/>
          <w:lang w:eastAsia="zh-CN"/>
        </w:rPr>
        <w:t>系统</w:t>
      </w:r>
      <w:r w:rsidR="00E13D14" w:rsidRPr="00CB1DBB">
        <w:rPr>
          <w:rFonts w:ascii="Times New Roman" w:hAnsi="Times New Roman" w:hint="eastAsia"/>
          <w:lang w:eastAsia="zh-CN"/>
        </w:rPr>
        <w:t>基于</w:t>
      </w:r>
      <w:r w:rsidR="00E13D14" w:rsidRPr="00CB1DBB">
        <w:rPr>
          <w:rFonts w:ascii="Times New Roman" w:hAnsi="Times New Roman"/>
          <w:lang w:eastAsia="zh-CN"/>
        </w:rPr>
        <w:t>工作流引擎，</w:t>
      </w:r>
      <w:r w:rsidR="00E13D14" w:rsidRPr="00CB1DBB">
        <w:rPr>
          <w:rFonts w:ascii="Times New Roman" w:hAnsi="Times New Roman" w:hint="eastAsia"/>
          <w:lang w:eastAsia="zh-CN"/>
        </w:rPr>
        <w:t>可以</w:t>
      </w:r>
      <w:r w:rsidR="00E13D14" w:rsidRPr="00CB1DBB">
        <w:rPr>
          <w:rFonts w:ascii="Times New Roman" w:hAnsi="Times New Roman"/>
          <w:lang w:eastAsia="zh-CN"/>
        </w:rPr>
        <w:t>实时的追踪、</w:t>
      </w:r>
      <w:r w:rsidR="00E13D14" w:rsidRPr="00CB1DBB">
        <w:rPr>
          <w:rFonts w:ascii="Times New Roman" w:hAnsi="Times New Roman" w:hint="eastAsia"/>
          <w:lang w:eastAsia="zh-CN"/>
        </w:rPr>
        <w:t>统计</w:t>
      </w:r>
      <w:r w:rsidR="0066016B">
        <w:rPr>
          <w:rFonts w:ascii="Times New Roman" w:hAnsi="Times New Roman"/>
          <w:lang w:eastAsia="zh-CN"/>
        </w:rPr>
        <w:t>Bug</w:t>
      </w:r>
      <w:r w:rsidR="00E13D14" w:rsidRPr="00CB1DBB">
        <w:rPr>
          <w:rFonts w:ascii="Times New Roman" w:hAnsi="Times New Roman"/>
          <w:lang w:eastAsia="zh-CN"/>
        </w:rPr>
        <w:t>，</w:t>
      </w:r>
      <w:r w:rsidR="00E13D14" w:rsidRPr="00CB1DBB">
        <w:rPr>
          <w:rFonts w:ascii="Times New Roman" w:hAnsi="Times New Roman" w:hint="eastAsia"/>
          <w:lang w:eastAsia="zh-CN"/>
        </w:rPr>
        <w:t>也可以</w:t>
      </w:r>
      <w:r w:rsidR="00E13D14" w:rsidRPr="00CB1DBB">
        <w:rPr>
          <w:rFonts w:ascii="Times New Roman" w:hAnsi="Times New Roman"/>
          <w:lang w:eastAsia="zh-CN"/>
        </w:rPr>
        <w:t>根据团队需要</w:t>
      </w:r>
      <w:r w:rsidR="00E13D14" w:rsidRPr="00CB1DBB">
        <w:rPr>
          <w:rFonts w:ascii="Times New Roman" w:hAnsi="Times New Roman" w:hint="eastAsia"/>
          <w:lang w:eastAsia="zh-CN"/>
        </w:rPr>
        <w:t>调整</w:t>
      </w:r>
      <w:r w:rsidR="0066016B">
        <w:rPr>
          <w:rFonts w:ascii="Times New Roman" w:hAnsi="Times New Roman"/>
          <w:lang w:eastAsia="zh-CN"/>
        </w:rPr>
        <w:t>Bug</w:t>
      </w:r>
      <w:r w:rsidR="00E13D14" w:rsidRPr="00CB1DBB">
        <w:rPr>
          <w:rFonts w:ascii="Times New Roman" w:hAnsi="Times New Roman" w:hint="eastAsia"/>
          <w:lang w:eastAsia="zh-CN"/>
        </w:rPr>
        <w:t>流转</w:t>
      </w:r>
      <w:r w:rsidR="00E13D14" w:rsidRPr="00CB1DBB">
        <w:rPr>
          <w:rFonts w:ascii="Times New Roman" w:hAnsi="Times New Roman"/>
          <w:lang w:eastAsia="zh-CN"/>
        </w:rPr>
        <w:t>流程</w:t>
      </w:r>
      <w:r w:rsidR="0044796F" w:rsidRPr="00CB1DBB">
        <w:rPr>
          <w:rFonts w:ascii="Times New Roman" w:hAnsi="Times New Roman"/>
          <w:lang w:eastAsia="zh-CN"/>
        </w:rPr>
        <w:t>，</w:t>
      </w:r>
      <w:r w:rsidR="0044796F" w:rsidRPr="00CB1DBB">
        <w:rPr>
          <w:rFonts w:ascii="Times New Roman" w:hAnsi="Times New Roman" w:hint="eastAsia"/>
          <w:lang w:eastAsia="zh-CN"/>
        </w:rPr>
        <w:t>是一个</w:t>
      </w:r>
      <w:r w:rsidR="0044796F" w:rsidRPr="00CB1DBB">
        <w:rPr>
          <w:rFonts w:ascii="Times New Roman" w:hAnsi="Times New Roman"/>
          <w:lang w:eastAsia="zh-CN"/>
        </w:rPr>
        <w:t>简单、灵活、</w:t>
      </w:r>
      <w:r w:rsidR="0044796F" w:rsidRPr="00CB1DBB">
        <w:rPr>
          <w:rFonts w:ascii="Times New Roman" w:hAnsi="Times New Roman" w:hint="eastAsia"/>
          <w:lang w:eastAsia="zh-CN"/>
        </w:rPr>
        <w:t>实用</w:t>
      </w:r>
      <w:r w:rsidR="0044796F" w:rsidRPr="00CB1DBB">
        <w:rPr>
          <w:rFonts w:ascii="Times New Roman" w:hAnsi="Times New Roman"/>
          <w:lang w:eastAsia="zh-CN"/>
        </w:rPr>
        <w:t>的</w:t>
      </w:r>
      <w:r w:rsidR="0044796F" w:rsidRPr="00CB1DBB">
        <w:rPr>
          <w:rFonts w:ascii="Times New Roman" w:hAnsi="Times New Roman"/>
          <w:lang w:eastAsia="zh-CN"/>
        </w:rPr>
        <w:t xml:space="preserve"> </w:t>
      </w:r>
      <w:r w:rsidR="0066016B">
        <w:rPr>
          <w:rFonts w:ascii="Times New Roman" w:hAnsi="Times New Roman"/>
          <w:lang w:eastAsia="zh-CN"/>
        </w:rPr>
        <w:t>Bug</w:t>
      </w:r>
      <w:r w:rsidR="0044796F" w:rsidRPr="00CB1DBB">
        <w:rPr>
          <w:rFonts w:ascii="Times New Roman" w:hAnsi="Times New Roman" w:hint="eastAsia"/>
          <w:lang w:eastAsia="zh-CN"/>
        </w:rPr>
        <w:t>管理</w:t>
      </w:r>
      <w:r w:rsidR="0044796F" w:rsidRPr="00CB1DBB">
        <w:rPr>
          <w:rFonts w:ascii="Times New Roman" w:hAnsi="Times New Roman"/>
          <w:lang w:eastAsia="zh-CN"/>
        </w:rPr>
        <w:t>系统</w:t>
      </w:r>
      <w:bookmarkEnd w:id="449"/>
      <w:bookmarkEnd w:id="450"/>
      <w:r w:rsidR="0044796F" w:rsidRPr="00CB1DBB">
        <w:rPr>
          <w:rFonts w:ascii="Times New Roman" w:hAnsi="Times New Roman"/>
          <w:lang w:eastAsia="zh-CN"/>
        </w:rPr>
        <w:t>。</w:t>
      </w:r>
    </w:p>
    <w:p w14:paraId="30079066" w14:textId="77777777" w:rsidR="00051AAD" w:rsidRDefault="00380416">
      <w:pPr>
        <w:ind w:firstLineChars="0" w:firstLine="0"/>
        <w:rPr>
          <w:rFonts w:ascii="Times New Roman" w:hAnsi="Times New Roman"/>
          <w:lang w:eastAsia="zh-CN"/>
        </w:rPr>
      </w:pPr>
      <w:r w:rsidRPr="00CB1DBB">
        <w:rPr>
          <w:rFonts w:ascii="Times New Roman" w:eastAsia="SimHei" w:hAnsi="Times New Roman" w:hint="eastAsia"/>
          <w:lang w:eastAsia="zh-CN"/>
        </w:rPr>
        <w:t>关键词</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0066016B">
        <w:rPr>
          <w:rFonts w:ascii="Times New Roman" w:hAnsi="Times New Roman"/>
          <w:sz w:val="21"/>
          <w:lang w:eastAsia="zh-CN"/>
        </w:rPr>
        <w:t>Bug</w:t>
      </w:r>
      <w:r w:rsidRPr="00CB1DBB">
        <w:rPr>
          <w:rFonts w:ascii="Times New Roman" w:hAnsi="Times New Roman" w:hint="eastAsia"/>
          <w:sz w:val="21"/>
          <w:lang w:eastAsia="zh-CN"/>
        </w:rPr>
        <w:t>管理系统；</w:t>
      </w:r>
      <w:r w:rsidRPr="00CB1DBB">
        <w:rPr>
          <w:rFonts w:ascii="Times New Roman" w:hAnsi="Times New Roman" w:hint="eastAsia"/>
          <w:sz w:val="21"/>
          <w:lang w:eastAsia="zh-CN"/>
        </w:rPr>
        <w:t>B/S</w:t>
      </w:r>
      <w:r w:rsidRPr="00CB1DBB">
        <w:rPr>
          <w:rFonts w:ascii="Times New Roman" w:hAnsi="Times New Roman" w:hint="eastAsia"/>
          <w:sz w:val="21"/>
          <w:lang w:eastAsia="zh-CN"/>
        </w:rPr>
        <w:t>；</w:t>
      </w:r>
      <w:r w:rsidRPr="00CB1DBB">
        <w:rPr>
          <w:rFonts w:ascii="Times New Roman" w:hAnsi="Times New Roman" w:hint="eastAsia"/>
          <w:sz w:val="21"/>
          <w:lang w:eastAsia="zh-CN"/>
        </w:rPr>
        <w:t>SSH</w:t>
      </w:r>
      <w:r w:rsidRPr="00CB1DBB">
        <w:rPr>
          <w:rFonts w:ascii="Times New Roman" w:hAnsi="Times New Roman" w:hint="eastAsia"/>
          <w:sz w:val="21"/>
          <w:lang w:eastAsia="zh-CN"/>
        </w:rPr>
        <w:t>；工作流引擎；</w:t>
      </w:r>
      <w:r w:rsidRPr="00CB1DBB">
        <w:rPr>
          <w:rFonts w:ascii="Times New Roman" w:hAnsi="Times New Roman" w:hint="eastAsia"/>
          <w:sz w:val="21"/>
          <w:lang w:eastAsia="zh-CN"/>
        </w:rPr>
        <w:t>Activiti</w:t>
      </w:r>
      <w:r w:rsidRPr="00CB1DBB">
        <w:rPr>
          <w:rFonts w:ascii="Times New Roman" w:hAnsi="Times New Roman" w:hint="eastAsia"/>
          <w:lang w:eastAsia="zh-CN"/>
        </w:rPr>
        <w:tab/>
      </w:r>
    </w:p>
    <w:p w14:paraId="2D3B64E2" w14:textId="77777777" w:rsidR="00051AAD" w:rsidRPr="002B2FFF" w:rsidRDefault="00051AAD" w:rsidP="00051AAD">
      <w:pPr>
        <w:pStyle w:val="a9"/>
        <w:ind w:firstLine="720"/>
        <w:rPr>
          <w:rFonts w:ascii="Times New Roman" w:hAnsi="Times New Roman"/>
        </w:rPr>
      </w:pPr>
    </w:p>
    <w:p w14:paraId="5A9A050C" w14:textId="77777777" w:rsidR="00592746" w:rsidRPr="00ED12C3" w:rsidRDefault="00592746" w:rsidP="00ED12C3">
      <w:pPr>
        <w:ind w:firstLine="480"/>
      </w:pPr>
    </w:p>
    <w:p w14:paraId="61C07A1E" w14:textId="77777777" w:rsidR="00045CF8" w:rsidRPr="00CB1DBB" w:rsidRDefault="00592746" w:rsidP="00B72E9C">
      <w:pPr>
        <w:ind w:firstLine="480"/>
        <w:jc w:val="center"/>
        <w:rPr>
          <w:rFonts w:ascii="Times New Roman" w:hAnsi="Times New Roman"/>
          <w:lang w:eastAsia="zh-CN"/>
        </w:rPr>
      </w:pPr>
      <w:r w:rsidRPr="00ED12C3">
        <w:br w:type="page"/>
      </w:r>
      <w:r w:rsidR="00045CF8" w:rsidRPr="00CB1DBB">
        <w:rPr>
          <w:rFonts w:ascii="Times New Roman" w:hAnsi="Times New Roman"/>
          <w:bCs/>
          <w:sz w:val="36"/>
          <w:szCs w:val="36"/>
          <w:lang w:eastAsia="zh-CN"/>
        </w:rPr>
        <w:lastRenderedPageBreak/>
        <w:t>Design and implementation of SSH's</w:t>
      </w:r>
    </w:p>
    <w:p w14:paraId="3019CC28" w14:textId="77777777" w:rsidR="00592746" w:rsidRPr="00CB1DBB" w:rsidRDefault="0066016B" w:rsidP="00B72E9C">
      <w:pPr>
        <w:pStyle w:val="a9"/>
        <w:ind w:firstLineChars="0" w:firstLine="720"/>
        <w:rPr>
          <w:rFonts w:ascii="Times New Roman" w:hAnsi="Times New Roman"/>
          <w:bCs/>
          <w:szCs w:val="36"/>
          <w:lang w:eastAsia="zh-CN"/>
        </w:rPr>
      </w:pPr>
      <w:r>
        <w:rPr>
          <w:rFonts w:ascii="Times New Roman" w:hAnsi="Times New Roman"/>
          <w:bCs/>
          <w:szCs w:val="36"/>
          <w:lang w:eastAsia="zh-CN"/>
        </w:rPr>
        <w:t>Bug</w:t>
      </w:r>
      <w:r w:rsidR="00045CF8" w:rsidRPr="00CB1DBB">
        <w:rPr>
          <w:rFonts w:ascii="Times New Roman" w:hAnsi="Times New Roman"/>
          <w:bCs/>
          <w:szCs w:val="36"/>
          <w:lang w:eastAsia="zh-CN"/>
        </w:rPr>
        <w:t>Management System</w:t>
      </w:r>
    </w:p>
    <w:p w14:paraId="68B9ECA7" w14:textId="77777777" w:rsidR="00045CF8" w:rsidRPr="00CB1DBB" w:rsidRDefault="00045CF8" w:rsidP="00CB1DBB">
      <w:pPr>
        <w:pStyle w:val="a6"/>
        <w:ind w:firstLineChars="0" w:firstLine="0"/>
        <w:rPr>
          <w:rFonts w:ascii="Times New Roman" w:hAnsi="Times New Roman"/>
          <w:lang w:eastAsia="zh-CN"/>
        </w:rPr>
      </w:pPr>
      <w:r w:rsidRPr="00CB1DBB">
        <w:rPr>
          <w:rFonts w:ascii="Times New Roman" w:eastAsia="黑体" w:hAnsi="Times New Roman"/>
          <w:b/>
          <w:bCs/>
          <w:sz w:val="24"/>
          <w:lang w:eastAsia="zh-CN"/>
        </w:rPr>
        <w:t>Abstract</w:t>
      </w:r>
      <w:r w:rsidRPr="00CB1DBB">
        <w:rPr>
          <w:rFonts w:ascii="Times New Roman" w:hAnsi="Times New Roman"/>
          <w:lang w:eastAsia="zh-CN"/>
        </w:rPr>
        <w:t xml:space="preserve">: </w:t>
      </w:r>
      <w:r w:rsidR="0066016B">
        <w:rPr>
          <w:rFonts w:ascii="Times New Roman" w:hAnsi="Times New Roman"/>
          <w:lang w:eastAsia="zh-CN"/>
        </w:rPr>
        <w:t>Bug</w:t>
      </w:r>
      <w:r w:rsidR="00736716" w:rsidRPr="0039711A">
        <w:rPr>
          <w:rFonts w:ascii="Times New Roman" w:hAnsi="Times New Roman"/>
          <w:lang w:eastAsia="zh-CN"/>
        </w:rPr>
        <w:t xml:space="preserve">management system is a group project defects of B/S model management system, based on the SSH (Spring MVC, Spring, Hibernate) and integrate the current relatively popular Workflow Engine framework Activiti and other open source projects implementation. With the rise of the Internet wave, there are many different kinds of software on the market, for the software, the basic software quality guarantee is the most basic and most important, so developing a Java platform is simple, flexible, practical </w:t>
      </w:r>
      <w:r w:rsidR="0066016B">
        <w:rPr>
          <w:rFonts w:ascii="Times New Roman" w:hAnsi="Times New Roman"/>
          <w:lang w:eastAsia="zh-CN"/>
        </w:rPr>
        <w:t>Bug</w:t>
      </w:r>
      <w:r w:rsidR="00736716" w:rsidRPr="0039711A">
        <w:rPr>
          <w:rFonts w:ascii="Times New Roman" w:hAnsi="Times New Roman"/>
          <w:lang w:eastAsia="zh-CN"/>
        </w:rPr>
        <w:t>management system is very necessary. This</w:t>
      </w:r>
      <w:r w:rsidR="00736716" w:rsidRPr="00034BA2">
        <w:rPr>
          <w:rFonts w:ascii="Times New Roman" w:hAnsi="Times New Roman"/>
          <w:lang w:eastAsia="zh-CN"/>
        </w:rPr>
        <w:t xml:space="preserve"> </w:t>
      </w:r>
      <w:r w:rsidR="0066016B">
        <w:rPr>
          <w:rFonts w:ascii="Times New Roman" w:hAnsi="Times New Roman"/>
          <w:lang w:eastAsia="zh-CN"/>
        </w:rPr>
        <w:t>Bug</w:t>
      </w:r>
      <w:r w:rsidR="00736716" w:rsidRPr="00034BA2">
        <w:rPr>
          <w:rFonts w:ascii="Times New Roman" w:hAnsi="Times New Roman"/>
          <w:lang w:eastAsia="zh-CN"/>
        </w:rPr>
        <w:t xml:space="preserve">management system can simplify the </w:t>
      </w:r>
      <w:r w:rsidR="0066016B">
        <w:rPr>
          <w:rFonts w:ascii="Times New Roman" w:hAnsi="Times New Roman"/>
          <w:lang w:eastAsia="zh-CN"/>
        </w:rPr>
        <w:t>Bug</w:t>
      </w:r>
      <w:r w:rsidR="00736716" w:rsidRPr="00034BA2">
        <w:rPr>
          <w:rFonts w:ascii="Times New Roman" w:hAnsi="Times New Roman"/>
          <w:lang w:eastAsia="zh-CN"/>
        </w:rPr>
        <w:t xml:space="preserve">circulation process, guarantee the quality of </w:t>
      </w:r>
      <w:r w:rsidR="00736716" w:rsidRPr="00CB1DBB">
        <w:rPr>
          <w:rFonts w:ascii="Times New Roman" w:hAnsi="Times New Roman"/>
          <w:lang w:eastAsia="zh-CN"/>
        </w:rPr>
        <w:t xml:space="preserve">software. This system in the design of module partition, module is divided into system, </w:t>
      </w:r>
      <w:r w:rsidR="0066016B">
        <w:rPr>
          <w:rFonts w:ascii="Times New Roman" w:hAnsi="Times New Roman"/>
          <w:lang w:eastAsia="zh-CN"/>
        </w:rPr>
        <w:t>Bug</w:t>
      </w:r>
      <w:r w:rsidR="00736716" w:rsidRPr="00CB1DBB">
        <w:rPr>
          <w:rFonts w:ascii="Times New Roman" w:hAnsi="Times New Roman"/>
          <w:lang w:eastAsia="zh-CN"/>
        </w:rPr>
        <w:t xml:space="preserve">module, workflow module, communication module 4 big modules, each module for hierarchical design, high cohesion and low coupling design thought. This </w:t>
      </w:r>
      <w:r w:rsidR="0066016B">
        <w:rPr>
          <w:rFonts w:ascii="Times New Roman" w:hAnsi="Times New Roman"/>
          <w:lang w:eastAsia="zh-CN"/>
        </w:rPr>
        <w:t>Bug</w:t>
      </w:r>
      <w:r w:rsidR="00736716" w:rsidRPr="00CB1DBB">
        <w:rPr>
          <w:rFonts w:ascii="Times New Roman" w:hAnsi="Times New Roman"/>
          <w:lang w:eastAsia="zh-CN"/>
        </w:rPr>
        <w:t xml:space="preserve">management system based on workflow engine, which can real-time tracking, statistics </w:t>
      </w:r>
      <w:r w:rsidR="0066016B">
        <w:rPr>
          <w:rFonts w:ascii="Times New Roman" w:hAnsi="Times New Roman"/>
          <w:lang w:eastAsia="zh-CN"/>
        </w:rPr>
        <w:t>Bug</w:t>
      </w:r>
      <w:r w:rsidR="00736716" w:rsidRPr="00CB1DBB">
        <w:rPr>
          <w:rFonts w:ascii="Times New Roman" w:hAnsi="Times New Roman"/>
          <w:lang w:eastAsia="zh-CN"/>
        </w:rPr>
        <w:t xml:space="preserve">, can also according to the team need to adjust the </w:t>
      </w:r>
      <w:r w:rsidR="0066016B">
        <w:rPr>
          <w:rFonts w:ascii="Times New Roman" w:hAnsi="Times New Roman"/>
          <w:lang w:eastAsia="zh-CN"/>
        </w:rPr>
        <w:t>Bug</w:t>
      </w:r>
      <w:r w:rsidR="00736716" w:rsidRPr="00CB1DBB">
        <w:rPr>
          <w:rFonts w:ascii="Times New Roman" w:hAnsi="Times New Roman"/>
          <w:lang w:eastAsia="zh-CN"/>
        </w:rPr>
        <w:t xml:space="preserve">circulation process, is a simple, flexible, practical </w:t>
      </w:r>
      <w:r w:rsidR="0066016B">
        <w:rPr>
          <w:rFonts w:ascii="Times New Roman" w:hAnsi="Times New Roman"/>
          <w:lang w:eastAsia="zh-CN"/>
        </w:rPr>
        <w:t>Bug</w:t>
      </w:r>
      <w:r w:rsidR="00736716" w:rsidRPr="00CB1DBB">
        <w:rPr>
          <w:rFonts w:ascii="Times New Roman" w:hAnsi="Times New Roman"/>
          <w:lang w:eastAsia="zh-CN"/>
        </w:rPr>
        <w:t>management system</w:t>
      </w:r>
      <w:r w:rsidR="00443E67">
        <w:rPr>
          <w:rFonts w:ascii="Times New Roman" w:hAnsi="Times New Roman"/>
          <w:lang w:eastAsia="zh-CN"/>
        </w:rPr>
        <w:t>.</w:t>
      </w:r>
    </w:p>
    <w:p w14:paraId="3FB89F81" w14:textId="77777777" w:rsidR="002676EC" w:rsidRPr="00CB1DBB" w:rsidRDefault="00045CF8" w:rsidP="00CB1DBB">
      <w:pPr>
        <w:ind w:firstLineChars="0" w:firstLine="0"/>
        <w:rPr>
          <w:rFonts w:ascii="Times New Roman" w:hAnsi="Times New Roman"/>
        </w:rPr>
      </w:pPr>
      <w:r w:rsidRPr="00CB1DBB">
        <w:rPr>
          <w:rFonts w:ascii="Times New Roman" w:eastAsia="黑体" w:hAnsi="Times New Roman"/>
          <w:b/>
          <w:bCs/>
          <w:lang w:eastAsia="zh-CN"/>
        </w:rPr>
        <w:t>Keywords</w:t>
      </w:r>
      <w:r w:rsidR="002676EC" w:rsidRPr="00CB1DBB">
        <w:rPr>
          <w:rFonts w:ascii="Times New Roman" w:hAnsi="Times New Roman"/>
        </w:rPr>
        <w:t xml:space="preserve">: </w:t>
      </w:r>
      <w:r w:rsidR="0066016B">
        <w:rPr>
          <w:rFonts w:ascii="Times New Roman" w:hAnsi="Times New Roman"/>
          <w:sz w:val="21"/>
          <w:lang w:eastAsia="zh-CN"/>
        </w:rPr>
        <w:t>Bug</w:t>
      </w:r>
      <w:r w:rsidR="00814F62" w:rsidRPr="00CB1DBB">
        <w:rPr>
          <w:rFonts w:ascii="Times New Roman" w:hAnsi="Times New Roman"/>
          <w:sz w:val="21"/>
          <w:lang w:eastAsia="zh-CN"/>
        </w:rPr>
        <w:t>management system; B/S; SSH; workflow; Activiti</w:t>
      </w:r>
    </w:p>
    <w:p w14:paraId="28CBF3BA" w14:textId="77777777" w:rsidR="00814F62" w:rsidRPr="00CB1DBB" w:rsidRDefault="00814F62" w:rsidP="002676EC">
      <w:pPr>
        <w:ind w:firstLineChars="0" w:firstLine="0"/>
        <w:rPr>
          <w:rFonts w:ascii="Times New Roman" w:hAnsi="Times New Roman"/>
        </w:rPr>
        <w:sectPr w:rsidR="00814F62" w:rsidRPr="00CB1DBB" w:rsidSect="00CB1DBB">
          <w:footerReference w:type="default" r:id="rId14"/>
          <w:pgSz w:w="11900" w:h="16840"/>
          <w:pgMar w:top="1418" w:right="1134" w:bottom="1418" w:left="1588" w:header="709" w:footer="709" w:gutter="0"/>
          <w:pgNumType w:fmt="upperRoman" w:start="1"/>
          <w:cols w:space="708"/>
          <w:docGrid w:linePitch="360"/>
        </w:sectPr>
      </w:pPr>
    </w:p>
    <w:p w14:paraId="3351F492" w14:textId="77777777" w:rsidR="00814F62" w:rsidRPr="00CB1DBB" w:rsidRDefault="00814F62" w:rsidP="00CB1DBB">
      <w:pPr>
        <w:ind w:firstLineChars="0" w:firstLine="0"/>
        <w:rPr>
          <w:rFonts w:ascii="Times New Roman" w:hAnsi="Times New Roman"/>
        </w:rPr>
      </w:pPr>
    </w:p>
    <w:p w14:paraId="6A20623F" w14:textId="77777777" w:rsidR="0089702C" w:rsidRPr="00CB1DBB" w:rsidRDefault="0089702C" w:rsidP="00DE5361">
      <w:pPr>
        <w:pStyle w:val="10"/>
        <w:widowControl w:val="0"/>
        <w:numPr>
          <w:ilvl w:val="0"/>
          <w:numId w:val="78"/>
        </w:numPr>
        <w:tabs>
          <w:tab w:val="left" w:pos="90"/>
          <w:tab w:val="left" w:pos="426"/>
        </w:tabs>
        <w:spacing w:before="0" w:after="0" w:line="240" w:lineRule="auto"/>
        <w:ind w:firstLineChars="0"/>
        <w:rPr>
          <w:rFonts w:ascii="Times New Roman" w:hAnsi="Times New Roman"/>
        </w:rPr>
      </w:pPr>
      <w:bookmarkStart w:id="453" w:name="_Toc451434945"/>
      <w:bookmarkStart w:id="454" w:name="_Toc451435779"/>
      <w:bookmarkStart w:id="455" w:name="_Toc451455827"/>
      <w:bookmarkStart w:id="456" w:name="_Toc451456798"/>
      <w:bookmarkStart w:id="457" w:name="_Toc451457034"/>
      <w:bookmarkStart w:id="458" w:name="_Toc451457500"/>
      <w:bookmarkStart w:id="459" w:name="_Toc451701346"/>
      <w:r w:rsidRPr="00CB1DBB">
        <w:rPr>
          <w:rFonts w:ascii="Times New Roman" w:hAnsi="Times New Roman" w:hint="eastAsia"/>
        </w:rPr>
        <w:t>绪论</w:t>
      </w:r>
      <w:bookmarkEnd w:id="453"/>
      <w:bookmarkEnd w:id="454"/>
      <w:bookmarkEnd w:id="455"/>
      <w:bookmarkEnd w:id="456"/>
      <w:bookmarkEnd w:id="457"/>
      <w:bookmarkEnd w:id="458"/>
      <w:bookmarkEnd w:id="459"/>
    </w:p>
    <w:p w14:paraId="77660996" w14:textId="77777777" w:rsidR="00160F58" w:rsidRPr="00CB1DBB" w:rsidRDefault="0089702C" w:rsidP="00DE5361">
      <w:pPr>
        <w:pStyle w:val="2"/>
        <w:numPr>
          <w:ilvl w:val="1"/>
          <w:numId w:val="78"/>
        </w:numPr>
        <w:ind w:firstLineChars="0"/>
        <w:rPr>
          <w:rFonts w:ascii="Times New Roman" w:hAnsi="Times New Roman"/>
        </w:rPr>
      </w:pPr>
      <w:bookmarkStart w:id="460" w:name="_Toc451455828"/>
      <w:bookmarkStart w:id="461" w:name="_Toc451456799"/>
      <w:bookmarkStart w:id="462" w:name="_Toc451457035"/>
      <w:bookmarkStart w:id="463" w:name="_Toc451457501"/>
      <w:bookmarkStart w:id="464" w:name="_Toc451434946"/>
      <w:bookmarkStart w:id="465" w:name="_Toc451435780"/>
      <w:bookmarkStart w:id="466" w:name="_Toc451701347"/>
      <w:r w:rsidRPr="00CB1DBB">
        <w:rPr>
          <w:rFonts w:ascii="Times New Roman" w:hAnsi="Times New Roman" w:hint="eastAsia"/>
        </w:rPr>
        <w:t>课题研究</w:t>
      </w:r>
      <w:r w:rsidR="00EE1907" w:rsidRPr="00CB1DBB">
        <w:rPr>
          <w:rFonts w:ascii="Times New Roman" w:hAnsi="Times New Roman" w:hint="eastAsia"/>
        </w:rPr>
        <w:t>目的</w:t>
      </w:r>
      <w:r w:rsidR="00EE1907" w:rsidRPr="00CB1DBB">
        <w:rPr>
          <w:rFonts w:ascii="Times New Roman" w:hAnsi="Times New Roman"/>
        </w:rPr>
        <w:t>及</w:t>
      </w:r>
      <w:r w:rsidR="00EE1907" w:rsidRPr="00CB1DBB">
        <w:rPr>
          <w:rFonts w:ascii="Times New Roman" w:hAnsi="Times New Roman" w:hint="eastAsia"/>
        </w:rPr>
        <w:t>意义</w:t>
      </w:r>
      <w:bookmarkEnd w:id="460"/>
      <w:bookmarkEnd w:id="461"/>
      <w:bookmarkEnd w:id="462"/>
      <w:bookmarkEnd w:id="463"/>
      <w:bookmarkEnd w:id="464"/>
      <w:bookmarkEnd w:id="465"/>
      <w:bookmarkEnd w:id="466"/>
    </w:p>
    <w:p w14:paraId="208AC59E" w14:textId="77777777" w:rsidR="00A24F76" w:rsidRPr="00CB1DBB" w:rsidRDefault="003553EE" w:rsidP="00A24F76">
      <w:pPr>
        <w:ind w:firstLine="480"/>
        <w:rPr>
          <w:rFonts w:ascii="Times New Roman" w:hAnsi="Times New Roman"/>
          <w:lang w:eastAsia="zh-CN"/>
        </w:rPr>
      </w:pPr>
      <w:bookmarkStart w:id="467" w:name="OLE_LINK7"/>
      <w:bookmarkStart w:id="468" w:name="OLE_LINK8"/>
      <w:r w:rsidRPr="00CB1DBB">
        <w:rPr>
          <w:rFonts w:ascii="Times New Roman" w:hAnsi="Times New Roman" w:hint="eastAsia"/>
          <w:lang w:eastAsia="zh-CN"/>
        </w:rPr>
        <w:t>随着</w:t>
      </w:r>
      <w:r w:rsidRPr="00CB1DBB">
        <w:rPr>
          <w:rFonts w:ascii="Times New Roman" w:hAnsi="Times New Roman"/>
          <w:lang w:eastAsia="zh-CN"/>
        </w:rPr>
        <w:t>互联网浪潮的兴起</w:t>
      </w:r>
      <w:r w:rsidRPr="00CB1DBB">
        <w:rPr>
          <w:rFonts w:ascii="Times New Roman" w:hAnsi="Times New Roman" w:hint="eastAsia"/>
          <w:lang w:eastAsia="zh-CN"/>
        </w:rPr>
        <w:t>，</w:t>
      </w:r>
      <w:r w:rsidRPr="00CB1DBB">
        <w:rPr>
          <w:rFonts w:ascii="Times New Roman" w:hAnsi="Times New Roman"/>
          <w:lang w:eastAsia="zh-CN"/>
        </w:rPr>
        <w:t>市场上的</w:t>
      </w:r>
      <w:r w:rsidRPr="00CB1DBB">
        <w:rPr>
          <w:rFonts w:ascii="Times New Roman" w:hAnsi="Times New Roman" w:hint="eastAsia"/>
          <w:lang w:eastAsia="zh-CN"/>
        </w:rPr>
        <w:t>软件种类繁多，</w:t>
      </w:r>
      <w:r w:rsidRPr="00CB1DBB">
        <w:rPr>
          <w:rFonts w:ascii="Times New Roman" w:hAnsi="Times New Roman"/>
          <w:lang w:eastAsia="zh-CN"/>
        </w:rPr>
        <w:t>对于软件来说，</w:t>
      </w:r>
      <w:r w:rsidRPr="00CB1DBB">
        <w:rPr>
          <w:rFonts w:ascii="Times New Roman" w:hAnsi="Times New Roman" w:hint="eastAsia"/>
          <w:lang w:eastAsia="zh-CN"/>
        </w:rPr>
        <w:t>基本</w:t>
      </w:r>
      <w:r w:rsidRPr="00CB1DBB">
        <w:rPr>
          <w:rFonts w:ascii="Times New Roman" w:hAnsi="Times New Roman"/>
          <w:lang w:eastAsia="zh-CN"/>
        </w:rPr>
        <w:t>的</w:t>
      </w:r>
      <w:r w:rsidRPr="00CB1DBB">
        <w:rPr>
          <w:rFonts w:ascii="Times New Roman" w:hAnsi="Times New Roman" w:hint="eastAsia"/>
          <w:lang w:eastAsia="zh-CN"/>
        </w:rPr>
        <w:t>软件质量</w:t>
      </w:r>
      <w:r w:rsidRPr="00CB1DBB">
        <w:rPr>
          <w:rFonts w:ascii="Times New Roman" w:hAnsi="Times New Roman"/>
          <w:lang w:eastAsia="zh-CN"/>
        </w:rPr>
        <w:t>的保障是最基本也是最重要的，</w:t>
      </w:r>
      <w:r w:rsidRPr="00CB1DBB">
        <w:rPr>
          <w:rFonts w:ascii="Times New Roman" w:hAnsi="Times New Roman" w:hint="eastAsia"/>
          <w:lang w:eastAsia="zh-CN"/>
        </w:rPr>
        <w:t>因此</w:t>
      </w:r>
      <w:r w:rsidRPr="00CB1DBB">
        <w:rPr>
          <w:rFonts w:ascii="Times New Roman" w:hAnsi="Times New Roman"/>
          <w:lang w:eastAsia="zh-CN"/>
        </w:rPr>
        <w:t>软件测试与</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越来越</w:t>
      </w:r>
      <w:r w:rsidRPr="00CB1DBB">
        <w:rPr>
          <w:rFonts w:ascii="Times New Roman" w:hAnsi="Times New Roman" w:hint="eastAsia"/>
          <w:lang w:eastAsia="zh-CN"/>
        </w:rPr>
        <w:t>受到软件</w:t>
      </w:r>
      <w:r w:rsidRPr="00CB1DBB">
        <w:rPr>
          <w:rFonts w:ascii="Times New Roman" w:hAnsi="Times New Roman"/>
          <w:lang w:eastAsia="zh-CN"/>
        </w:rPr>
        <w:t>公司的</w:t>
      </w:r>
      <w:r w:rsidRPr="00CB1DBB">
        <w:rPr>
          <w:rFonts w:ascii="Times New Roman" w:hAnsi="Times New Roman" w:hint="eastAsia"/>
          <w:lang w:eastAsia="zh-CN"/>
        </w:rPr>
        <w:t>重视</w:t>
      </w:r>
      <w:r w:rsidRPr="00CB1DBB">
        <w:rPr>
          <w:rFonts w:ascii="Times New Roman" w:hAnsi="Times New Roman"/>
          <w:lang w:eastAsia="zh-CN"/>
        </w:rPr>
        <w:t>。</w:t>
      </w:r>
      <w:bookmarkEnd w:id="467"/>
      <w:bookmarkEnd w:id="468"/>
      <w:r w:rsidR="00A24F76" w:rsidRPr="00CB1DBB">
        <w:rPr>
          <w:rFonts w:ascii="Times New Roman" w:hAnsi="Times New Roman" w:hint="eastAsia"/>
          <w:lang w:eastAsia="zh-CN"/>
        </w:rPr>
        <w:t>决定</w:t>
      </w:r>
      <w:r w:rsidR="00A24F76" w:rsidRPr="00CB1DBB">
        <w:rPr>
          <w:rFonts w:ascii="Times New Roman" w:hAnsi="Times New Roman"/>
          <w:lang w:eastAsia="zh-CN"/>
        </w:rPr>
        <w:t>做这个</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系统初衷，</w:t>
      </w:r>
      <w:r w:rsidR="00430915" w:rsidRPr="00CB1DBB">
        <w:rPr>
          <w:rFonts w:ascii="Times New Roman" w:hAnsi="Times New Roman"/>
          <w:lang w:eastAsia="zh-CN"/>
        </w:rPr>
        <w:t>还</w:t>
      </w:r>
      <w:r w:rsidR="00A24F76" w:rsidRPr="00CB1DBB">
        <w:rPr>
          <w:rFonts w:ascii="Times New Roman" w:hAnsi="Times New Roman" w:hint="eastAsia"/>
          <w:lang w:eastAsia="zh-CN"/>
        </w:rPr>
        <w:t>与</w:t>
      </w:r>
      <w:r w:rsidR="00A24F76" w:rsidRPr="00CB1DBB">
        <w:rPr>
          <w:rFonts w:ascii="Times New Roman" w:hAnsi="Times New Roman"/>
          <w:lang w:eastAsia="zh-CN"/>
        </w:rPr>
        <w:t>我的一</w:t>
      </w:r>
      <w:r w:rsidR="00A24F76" w:rsidRPr="00CB1DBB">
        <w:rPr>
          <w:rFonts w:ascii="Times New Roman" w:hAnsi="Times New Roman" w:hint="eastAsia"/>
          <w:lang w:eastAsia="zh-CN"/>
        </w:rPr>
        <w:t>小段</w:t>
      </w:r>
      <w:r w:rsidR="00A24F76" w:rsidRPr="00CB1DBB">
        <w:rPr>
          <w:rFonts w:ascii="Times New Roman" w:hAnsi="Times New Roman"/>
          <w:lang w:eastAsia="zh-CN"/>
        </w:rPr>
        <w:t>的实习经历有关，</w:t>
      </w:r>
      <w:r w:rsidR="00A24F76" w:rsidRPr="00CB1DBB">
        <w:rPr>
          <w:rFonts w:ascii="Times New Roman" w:hAnsi="Times New Roman" w:hint="eastAsia"/>
          <w:lang w:eastAsia="zh-CN"/>
        </w:rPr>
        <w:t>我曾在</w:t>
      </w:r>
      <w:r w:rsidR="00A24F76" w:rsidRPr="00CB1DBB">
        <w:rPr>
          <w:rFonts w:ascii="Times New Roman" w:hAnsi="Times New Roman"/>
          <w:lang w:eastAsia="zh-CN"/>
        </w:rPr>
        <w:t>一家小</w:t>
      </w:r>
      <w:r w:rsidR="00A24F76" w:rsidRPr="00CB1DBB">
        <w:rPr>
          <w:rFonts w:ascii="Times New Roman" w:hAnsi="Times New Roman" w:hint="eastAsia"/>
          <w:lang w:eastAsia="zh-CN"/>
        </w:rPr>
        <w:t>公司</w:t>
      </w:r>
      <w:r w:rsidR="00A24F76" w:rsidRPr="00CB1DBB">
        <w:rPr>
          <w:rFonts w:ascii="Times New Roman" w:hAnsi="Times New Roman"/>
          <w:lang w:eastAsia="zh-CN"/>
        </w:rPr>
        <w:t>从事</w:t>
      </w:r>
      <w:r w:rsidR="00A24F76" w:rsidRPr="00CB1DBB">
        <w:rPr>
          <w:rFonts w:ascii="Times New Roman" w:hAnsi="Times New Roman"/>
          <w:lang w:eastAsia="zh-CN"/>
        </w:rPr>
        <w:t xml:space="preserve"> </w:t>
      </w:r>
      <w:r w:rsidR="00A24F76" w:rsidRPr="00CB1DBB">
        <w:rPr>
          <w:rFonts w:ascii="Times New Roman" w:hAnsi="Times New Roman" w:hint="eastAsia"/>
          <w:lang w:eastAsia="zh-CN"/>
        </w:rPr>
        <w:t>Java</w:t>
      </w:r>
      <w:r w:rsidR="00A24F76" w:rsidRPr="00CB1DBB">
        <w:rPr>
          <w:rFonts w:ascii="Times New Roman" w:hAnsi="Times New Roman"/>
          <w:lang w:eastAsia="zh-CN"/>
        </w:rPr>
        <w:t>实习</w:t>
      </w:r>
      <w:r w:rsidR="00A24F76" w:rsidRPr="00CB1DBB">
        <w:rPr>
          <w:rFonts w:ascii="Times New Roman" w:hAnsi="Times New Roman" w:hint="eastAsia"/>
          <w:lang w:eastAsia="zh-CN"/>
        </w:rPr>
        <w:t>开发</w:t>
      </w:r>
      <w:r w:rsidR="00A24F76" w:rsidRPr="00CB1DBB">
        <w:rPr>
          <w:rFonts w:ascii="Times New Roman" w:hAnsi="Times New Roman"/>
          <w:lang w:eastAsia="zh-CN"/>
        </w:rPr>
        <w:t>职位，</w:t>
      </w:r>
      <w:r w:rsidR="00A24F76" w:rsidRPr="00CB1DBB">
        <w:rPr>
          <w:rFonts w:ascii="Times New Roman" w:hAnsi="Times New Roman" w:hint="eastAsia"/>
          <w:lang w:eastAsia="zh-CN"/>
        </w:rPr>
        <w:t>因为</w:t>
      </w:r>
      <w:r w:rsidR="00A24F76" w:rsidRPr="00CB1DBB">
        <w:rPr>
          <w:rFonts w:ascii="Times New Roman" w:hAnsi="Times New Roman"/>
          <w:lang w:eastAsia="zh-CN"/>
        </w:rPr>
        <w:t>没有专业的测试人员，</w:t>
      </w:r>
      <w:r w:rsidR="00A24F76" w:rsidRPr="00CB1DBB">
        <w:rPr>
          <w:rFonts w:ascii="Times New Roman" w:hAnsi="Times New Roman" w:hint="eastAsia"/>
          <w:lang w:eastAsia="zh-CN"/>
        </w:rPr>
        <w:t>也没有</w:t>
      </w:r>
      <w:r w:rsidR="00A24F76" w:rsidRPr="00CB1DBB">
        <w:rPr>
          <w:rFonts w:ascii="Times New Roman" w:hAnsi="Times New Roman"/>
          <w:lang w:eastAsia="zh-CN"/>
        </w:rPr>
        <w:t>一个有效的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管理工具</w:t>
      </w:r>
      <w:r w:rsidR="00A24F76" w:rsidRPr="00CB1DBB">
        <w:rPr>
          <w:rFonts w:ascii="Times New Roman" w:hAnsi="Times New Roman"/>
          <w:lang w:eastAsia="zh-CN"/>
        </w:rPr>
        <w:t>，</w:t>
      </w:r>
      <w:r w:rsidR="00A24F76" w:rsidRPr="00CB1DBB">
        <w:rPr>
          <w:rFonts w:ascii="Times New Roman" w:hAnsi="Times New Roman" w:hint="eastAsia"/>
          <w:lang w:eastAsia="zh-CN"/>
        </w:rPr>
        <w:t>在</w:t>
      </w:r>
      <w:r w:rsidR="00A24F76" w:rsidRPr="00CB1DBB">
        <w:rPr>
          <w:rFonts w:ascii="Times New Roman" w:hAnsi="Times New Roman"/>
          <w:lang w:eastAsia="zh-CN"/>
        </w:rPr>
        <w:t>团队</w:t>
      </w:r>
      <w:r w:rsidR="00A24F76" w:rsidRPr="00CB1DBB">
        <w:rPr>
          <w:rFonts w:ascii="Times New Roman" w:hAnsi="Times New Roman" w:hint="eastAsia"/>
          <w:lang w:eastAsia="zh-CN"/>
        </w:rPr>
        <w:t>软件</w:t>
      </w:r>
      <w:r w:rsidR="00A24F76" w:rsidRPr="00CB1DBB">
        <w:rPr>
          <w:rFonts w:ascii="Times New Roman" w:hAnsi="Times New Roman"/>
          <w:lang w:eastAsia="zh-CN"/>
        </w:rPr>
        <w:t>开发的过程</w:t>
      </w:r>
      <w:r w:rsidR="00A24F76" w:rsidRPr="00CB1DBB">
        <w:rPr>
          <w:rFonts w:ascii="Times New Roman" w:hAnsi="Times New Roman" w:hint="eastAsia"/>
          <w:lang w:eastAsia="zh-CN"/>
        </w:rPr>
        <w:t>中</w:t>
      </w:r>
      <w:r w:rsidR="00A24F76" w:rsidRPr="00CB1DBB">
        <w:rPr>
          <w:rFonts w:ascii="Times New Roman" w:hAnsi="Times New Roman"/>
          <w:lang w:eastAsia="zh-CN"/>
        </w:rPr>
        <w:t>，</w:t>
      </w:r>
      <w:r w:rsidR="00A24F76" w:rsidRPr="00CB1DBB">
        <w:rPr>
          <w:rFonts w:ascii="Times New Roman" w:hAnsi="Times New Roman" w:hint="eastAsia"/>
          <w:lang w:eastAsia="zh-CN"/>
        </w:rPr>
        <w:t>成员</w:t>
      </w:r>
      <w:r w:rsidR="00A24F76" w:rsidRPr="00CB1DBB">
        <w:rPr>
          <w:rFonts w:ascii="Times New Roman" w:hAnsi="Times New Roman"/>
          <w:lang w:eastAsia="zh-CN"/>
        </w:rPr>
        <w:t>之间发现</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通过</w:t>
      </w:r>
      <w:r w:rsidR="00A24F76" w:rsidRPr="00CB1DBB">
        <w:rPr>
          <w:rFonts w:ascii="Times New Roman" w:hAnsi="Times New Roman"/>
          <w:lang w:eastAsia="zh-CN"/>
        </w:rPr>
        <w:t xml:space="preserve"> QQ </w:t>
      </w:r>
      <w:r w:rsidR="00A24F76" w:rsidRPr="00CB1DBB">
        <w:rPr>
          <w:rFonts w:ascii="Times New Roman" w:hAnsi="Times New Roman" w:hint="eastAsia"/>
          <w:lang w:eastAsia="zh-CN"/>
        </w:rPr>
        <w:t>的</w:t>
      </w:r>
      <w:r w:rsidR="00A24F76" w:rsidRPr="00CB1DBB">
        <w:rPr>
          <w:rFonts w:ascii="Times New Roman" w:hAnsi="Times New Roman"/>
          <w:lang w:eastAsia="zh-CN"/>
        </w:rPr>
        <w:t>方式</w:t>
      </w:r>
      <w:r w:rsidR="00A24F76" w:rsidRPr="00CB1DBB">
        <w:rPr>
          <w:rFonts w:ascii="Times New Roman" w:hAnsi="Times New Roman" w:hint="eastAsia"/>
          <w:lang w:eastAsia="zh-CN"/>
        </w:rPr>
        <w:t>在</w:t>
      </w:r>
      <w:r w:rsidR="00A24F76" w:rsidRPr="00CB1DBB">
        <w:rPr>
          <w:rFonts w:ascii="Times New Roman" w:hAnsi="Times New Roman"/>
          <w:lang w:eastAsia="zh-CN"/>
        </w:rPr>
        <w:t>群里交谈，对于发现的</w:t>
      </w:r>
      <w:r w:rsidR="0066016B">
        <w:rPr>
          <w:rFonts w:ascii="Times New Roman" w:hAnsi="Times New Roman"/>
          <w:lang w:eastAsia="zh-CN"/>
        </w:rPr>
        <w:t>Bug</w:t>
      </w:r>
      <w:r w:rsidR="00A24F76" w:rsidRPr="00CB1DBB">
        <w:rPr>
          <w:rFonts w:ascii="Times New Roman" w:hAnsi="Times New Roman" w:hint="eastAsia"/>
          <w:lang w:eastAsia="zh-CN"/>
        </w:rPr>
        <w:t>没有相应</w:t>
      </w:r>
      <w:r w:rsidR="00A24F76" w:rsidRPr="00CB1DBB">
        <w:rPr>
          <w:rFonts w:ascii="Times New Roman" w:hAnsi="Times New Roman"/>
          <w:lang w:eastAsia="zh-CN"/>
        </w:rPr>
        <w:t>的系统来对</w:t>
      </w:r>
      <w:r w:rsidR="00A24F76" w:rsidRPr="00CB1DBB">
        <w:rPr>
          <w:rFonts w:ascii="Times New Roman" w:hAnsi="Times New Roman" w:hint="eastAsia"/>
          <w:lang w:eastAsia="zh-CN"/>
        </w:rPr>
        <w:t>它</w:t>
      </w:r>
      <w:r w:rsidR="00A24F76" w:rsidRPr="00CB1DBB">
        <w:rPr>
          <w:rFonts w:ascii="Times New Roman" w:hAnsi="Times New Roman"/>
          <w:lang w:eastAsia="zh-CN"/>
        </w:rPr>
        <w:t>们进行管理和</w:t>
      </w:r>
      <w:r w:rsidR="00A24F76" w:rsidRPr="00CB1DBB">
        <w:rPr>
          <w:rFonts w:ascii="Times New Roman" w:hAnsi="Times New Roman" w:hint="eastAsia"/>
          <w:lang w:eastAsia="zh-CN"/>
        </w:rPr>
        <w:t>追踪</w:t>
      </w:r>
      <w:r w:rsidR="00A24F76" w:rsidRPr="00CB1DBB">
        <w:rPr>
          <w:rFonts w:ascii="Times New Roman" w:hAnsi="Times New Roman"/>
          <w:lang w:eastAsia="zh-CN"/>
        </w:rPr>
        <w:t>，</w:t>
      </w:r>
      <w:r w:rsidR="00A24F76" w:rsidRPr="00CB1DBB">
        <w:rPr>
          <w:rFonts w:ascii="Times New Roman" w:hAnsi="Times New Roman" w:hint="eastAsia"/>
          <w:lang w:eastAsia="zh-CN"/>
        </w:rPr>
        <w:t>从而</w:t>
      </w:r>
      <w:r w:rsidR="00A24F76" w:rsidRPr="00CB1DBB">
        <w:rPr>
          <w:rFonts w:ascii="Times New Roman" w:hAnsi="Times New Roman"/>
          <w:lang w:eastAsia="zh-CN"/>
        </w:rPr>
        <w:t>严重的拖长了软件的交付周期，</w:t>
      </w:r>
      <w:r w:rsidR="00A24F76" w:rsidRPr="00CB1DBB">
        <w:rPr>
          <w:rFonts w:ascii="Times New Roman" w:hAnsi="Times New Roman" w:hint="eastAsia"/>
          <w:lang w:eastAsia="zh-CN"/>
        </w:rPr>
        <w:t>也影响</w:t>
      </w:r>
      <w:r w:rsidR="00A24F76" w:rsidRPr="00CB1DBB">
        <w:rPr>
          <w:rFonts w:ascii="Times New Roman" w:hAnsi="Times New Roman"/>
          <w:lang w:eastAsia="zh-CN"/>
        </w:rPr>
        <w:t>了软件开发的质量。</w:t>
      </w:r>
      <w:r w:rsidR="00A24F76" w:rsidRPr="00CB1DBB">
        <w:rPr>
          <w:rFonts w:ascii="Times New Roman" w:hAnsi="Times New Roman" w:hint="eastAsia"/>
          <w:lang w:eastAsia="zh-CN"/>
        </w:rPr>
        <w:t>所以想要</w:t>
      </w:r>
      <w:r w:rsidR="00A24F76" w:rsidRPr="00CB1DBB">
        <w:rPr>
          <w:rFonts w:ascii="Times New Roman" w:hAnsi="Times New Roman"/>
          <w:lang w:eastAsia="zh-CN"/>
        </w:rPr>
        <w:t>动手</w:t>
      </w:r>
      <w:r w:rsidR="00A24F76" w:rsidRPr="00CB1DBB">
        <w:rPr>
          <w:rFonts w:ascii="Times New Roman" w:hAnsi="Times New Roman" w:hint="eastAsia"/>
          <w:lang w:eastAsia="zh-CN"/>
        </w:rPr>
        <w:t>开发</w:t>
      </w:r>
      <w:r w:rsidR="00A24F76" w:rsidRPr="00CB1DBB">
        <w:rPr>
          <w:rFonts w:ascii="Times New Roman" w:hAnsi="Times New Roman"/>
          <w:lang w:eastAsia="zh-CN"/>
        </w:rPr>
        <w:t>一套简单、灵活、</w:t>
      </w:r>
      <w:r w:rsidR="00A24F76" w:rsidRPr="00CB1DBB">
        <w:rPr>
          <w:rFonts w:ascii="Times New Roman" w:hAnsi="Times New Roman" w:hint="eastAsia"/>
          <w:lang w:eastAsia="zh-CN"/>
        </w:rPr>
        <w:t>实用</w:t>
      </w:r>
      <w:r w:rsidR="00A24F76" w:rsidRPr="00CB1DBB">
        <w:rPr>
          <w:rFonts w:ascii="Times New Roman" w:hAnsi="Times New Roman"/>
          <w:lang w:eastAsia="zh-CN"/>
        </w:rPr>
        <w:t>基于</w:t>
      </w:r>
      <w:r w:rsidR="00A24F76" w:rsidRPr="00CB1DBB">
        <w:rPr>
          <w:rFonts w:ascii="Times New Roman" w:hAnsi="Times New Roman" w:hint="eastAsia"/>
          <w:lang w:eastAsia="zh-CN"/>
        </w:rPr>
        <w:t>Java</w:t>
      </w:r>
      <w:r w:rsidR="00A24F76" w:rsidRPr="00CB1DBB">
        <w:rPr>
          <w:rFonts w:ascii="Times New Roman" w:hAnsi="Times New Roman" w:hint="eastAsia"/>
          <w:lang w:eastAsia="zh-CN"/>
        </w:rPr>
        <w:t>平台</w:t>
      </w:r>
      <w:r w:rsidR="00A24F76" w:rsidRPr="00CB1DBB">
        <w:rPr>
          <w:rFonts w:ascii="Times New Roman" w:hAnsi="Times New Roman"/>
          <w:lang w:eastAsia="zh-CN"/>
        </w:rPr>
        <w:t>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w:t>
      </w:r>
    </w:p>
    <w:p w14:paraId="06CBF746" w14:textId="77777777" w:rsidR="00A437FB" w:rsidRPr="00CB1DBB" w:rsidRDefault="00AD79E2" w:rsidP="00A437FB">
      <w:pPr>
        <w:ind w:firstLineChars="0" w:firstLine="480"/>
        <w:rPr>
          <w:rFonts w:ascii="Times New Roman" w:hAnsi="Times New Roman"/>
          <w:lang w:eastAsia="zh-CN"/>
        </w:rPr>
      </w:pPr>
      <w:r w:rsidRPr="00CB1DBB">
        <w:rPr>
          <w:rFonts w:ascii="Times New Roman" w:hAnsi="Times New Roman"/>
          <w:lang w:eastAsia="zh-CN"/>
        </w:rPr>
        <w:t>而且，</w:t>
      </w:r>
      <w:r w:rsidR="009C06AD" w:rsidRPr="00CB1DBB">
        <w:rPr>
          <w:rFonts w:ascii="Times New Roman" w:hAnsi="Times New Roman"/>
          <w:lang w:eastAsia="zh-CN"/>
        </w:rPr>
        <w:t>从目前的现状来看</w:t>
      </w:r>
      <w:r w:rsidR="00A437FB" w:rsidRPr="00CB1DBB">
        <w:rPr>
          <w:rFonts w:ascii="Times New Roman" w:hAnsi="Times New Roman"/>
          <w:lang w:eastAsia="zh-CN"/>
        </w:rPr>
        <w:t>，</w:t>
      </w:r>
      <w:r w:rsidR="00A437FB" w:rsidRPr="00CB1DBB">
        <w:rPr>
          <w:rFonts w:ascii="Times New Roman" w:hAnsi="Times New Roman" w:hint="eastAsia"/>
          <w:lang w:eastAsia="zh-CN"/>
        </w:rPr>
        <w:t>国</w:t>
      </w:r>
      <w:r w:rsidR="009C06AD" w:rsidRPr="00CB1DBB">
        <w:rPr>
          <w:rFonts w:ascii="Times New Roman" w:hAnsi="Times New Roman"/>
          <w:lang w:eastAsia="zh-CN"/>
        </w:rPr>
        <w:t>内</w:t>
      </w:r>
      <w:r w:rsidR="00A437FB" w:rsidRPr="00CB1DBB">
        <w:rPr>
          <w:rFonts w:ascii="Times New Roman" w:hAnsi="Times New Roman" w:hint="eastAsia"/>
          <w:lang w:eastAsia="zh-CN"/>
        </w:rPr>
        <w:t>的软件测试</w:t>
      </w:r>
      <w:r w:rsidR="009C06AD" w:rsidRPr="00CB1DBB">
        <w:rPr>
          <w:rFonts w:ascii="Times New Roman" w:hAnsi="Times New Roman"/>
          <w:lang w:eastAsia="zh-CN"/>
        </w:rPr>
        <w:t>虽</w:t>
      </w:r>
      <w:r w:rsidR="009C06AD" w:rsidRPr="00CB1DBB">
        <w:rPr>
          <w:rFonts w:ascii="Times New Roman" w:hAnsi="Times New Roman" w:hint="eastAsia"/>
          <w:lang w:eastAsia="zh-CN"/>
        </w:rPr>
        <w:t>有</w:t>
      </w:r>
      <w:r w:rsidR="009C06AD" w:rsidRPr="00CB1DBB">
        <w:rPr>
          <w:rFonts w:ascii="Times New Roman" w:hAnsi="Times New Roman"/>
          <w:lang w:eastAsia="zh-CN"/>
        </w:rPr>
        <w:t>兴起的趋势</w:t>
      </w:r>
      <w:r w:rsidR="009C06AD" w:rsidRPr="00CB1DBB">
        <w:rPr>
          <w:rFonts w:ascii="Times New Roman" w:hAnsi="Times New Roman" w:hint="eastAsia"/>
          <w:lang w:eastAsia="zh-CN"/>
        </w:rPr>
        <w:t>但</w:t>
      </w:r>
      <w:r w:rsidR="00A437FB" w:rsidRPr="00CB1DBB">
        <w:rPr>
          <w:rFonts w:ascii="Times New Roman" w:hAnsi="Times New Roman" w:hint="eastAsia"/>
          <w:lang w:eastAsia="zh-CN"/>
        </w:rPr>
        <w:t>仍然处于起步</w:t>
      </w:r>
      <w:r w:rsidR="009C06AD" w:rsidRPr="00CB1DBB">
        <w:rPr>
          <w:rFonts w:ascii="Times New Roman" w:hAnsi="Times New Roman"/>
          <w:lang w:eastAsia="zh-CN"/>
        </w:rPr>
        <w:t>发展</w:t>
      </w:r>
      <w:r w:rsidR="00A437FB" w:rsidRPr="00CB1DBB">
        <w:rPr>
          <w:rFonts w:ascii="Times New Roman" w:hAnsi="Times New Roman" w:hint="eastAsia"/>
          <w:lang w:eastAsia="zh-CN"/>
        </w:rPr>
        <w:t>阶段，</w:t>
      </w:r>
      <w:r w:rsidR="009C06AD" w:rsidRPr="00CB1DBB">
        <w:rPr>
          <w:rFonts w:ascii="Times New Roman" w:hAnsi="Times New Roman" w:hint="eastAsia"/>
          <w:lang w:eastAsia="zh-CN"/>
        </w:rPr>
        <w:t>比方说</w:t>
      </w:r>
      <w:r w:rsidR="009C06AD" w:rsidRPr="00CB1DBB">
        <w:rPr>
          <w:rFonts w:ascii="Times New Roman" w:hAnsi="Times New Roman"/>
          <w:lang w:eastAsia="zh-CN"/>
        </w:rPr>
        <w:t>个别</w:t>
      </w:r>
      <w:r w:rsidR="00BE59A6" w:rsidRPr="00CB1DBB">
        <w:rPr>
          <w:rFonts w:ascii="Times New Roman" w:hAnsi="Times New Roman"/>
          <w:lang w:eastAsia="zh-CN"/>
        </w:rPr>
        <w:t>刚刚起步的</w:t>
      </w:r>
      <w:r w:rsidR="0022345A" w:rsidRPr="00CB1DBB">
        <w:rPr>
          <w:rFonts w:ascii="Times New Roman" w:hAnsi="Times New Roman"/>
          <w:lang w:eastAsia="zh-CN"/>
        </w:rPr>
        <w:t>规模</w:t>
      </w:r>
      <w:r w:rsidR="00931D0F" w:rsidRPr="00CB1DBB">
        <w:rPr>
          <w:rFonts w:ascii="Times New Roman" w:hAnsi="Times New Roman"/>
          <w:lang w:eastAsia="zh-CN"/>
        </w:rPr>
        <w:t>较小</w:t>
      </w:r>
      <w:r w:rsidR="00A437FB" w:rsidRPr="00CB1DBB">
        <w:rPr>
          <w:rFonts w:ascii="Times New Roman" w:hAnsi="Times New Roman" w:hint="eastAsia"/>
          <w:lang w:eastAsia="zh-CN"/>
        </w:rPr>
        <w:t>的软件公司，软件测试人员专业程度不够，</w:t>
      </w:r>
      <w:r w:rsidR="00A437FB" w:rsidRPr="00CB1DBB">
        <w:rPr>
          <w:rFonts w:ascii="Times New Roman" w:hAnsi="Times New Roman"/>
          <w:lang w:eastAsia="zh-CN"/>
        </w:rPr>
        <w:t>甚至没有专业</w:t>
      </w:r>
      <w:r w:rsidR="00A437FB" w:rsidRPr="00CB1DBB">
        <w:rPr>
          <w:rFonts w:ascii="Times New Roman" w:hAnsi="Times New Roman" w:hint="eastAsia"/>
          <w:lang w:eastAsia="zh-CN"/>
        </w:rPr>
        <w:t>的软件</w:t>
      </w:r>
      <w:r w:rsidR="00A437FB" w:rsidRPr="00CB1DBB">
        <w:rPr>
          <w:rFonts w:ascii="Times New Roman" w:hAnsi="Times New Roman"/>
          <w:lang w:eastAsia="zh-CN"/>
        </w:rPr>
        <w:t>测试人员，</w:t>
      </w:r>
      <w:r w:rsidR="00A437FB" w:rsidRPr="00CB1DBB">
        <w:rPr>
          <w:rFonts w:ascii="Times New Roman" w:hAnsi="Times New Roman" w:hint="eastAsia"/>
          <w:lang w:eastAsia="zh-CN"/>
        </w:rPr>
        <w:t>更没有一套适合自己的</w:t>
      </w:r>
      <w:r w:rsidR="00A437FB" w:rsidRPr="00CB1DBB">
        <w:rPr>
          <w:rFonts w:ascii="Times New Roman" w:hAnsi="Times New Roman" w:hint="eastAsia"/>
          <w:lang w:eastAsia="zh-CN"/>
        </w:rPr>
        <w:t xml:space="preserve"> </w:t>
      </w:r>
      <w:r w:rsidR="0066016B">
        <w:rPr>
          <w:rFonts w:ascii="Times New Roman" w:hAnsi="Times New Roman"/>
          <w:lang w:eastAsia="zh-CN"/>
        </w:rPr>
        <w:t>Bug</w:t>
      </w:r>
      <w:r w:rsidR="00A437FB" w:rsidRPr="00CB1DBB">
        <w:rPr>
          <w:rFonts w:ascii="Times New Roman" w:hAnsi="Times New Roman" w:hint="eastAsia"/>
          <w:lang w:eastAsia="zh-CN"/>
        </w:rPr>
        <w:t>管理系统，有的</w:t>
      </w:r>
      <w:r w:rsidR="00A437FB" w:rsidRPr="00CB1DBB">
        <w:rPr>
          <w:rFonts w:ascii="Times New Roman" w:hAnsi="Times New Roman"/>
          <w:lang w:eastAsia="zh-CN"/>
        </w:rPr>
        <w:t>软件公司还在</w:t>
      </w:r>
      <w:r w:rsidR="00A437FB" w:rsidRPr="00CB1DBB">
        <w:rPr>
          <w:rFonts w:ascii="Times New Roman" w:hAnsi="Times New Roman" w:hint="eastAsia"/>
          <w:lang w:eastAsia="zh-CN"/>
        </w:rPr>
        <w:t>使用表格来进行</w:t>
      </w:r>
      <w:r w:rsidR="0066016B">
        <w:rPr>
          <w:rFonts w:ascii="Times New Roman" w:hAnsi="Times New Roman" w:hint="eastAsia"/>
          <w:lang w:eastAsia="zh-CN"/>
        </w:rPr>
        <w:t>Bug</w:t>
      </w:r>
      <w:r w:rsidR="00A437FB" w:rsidRPr="00CB1DBB">
        <w:rPr>
          <w:rFonts w:ascii="Times New Roman" w:hAnsi="Times New Roman" w:hint="eastAsia"/>
          <w:lang w:eastAsia="zh-CN"/>
        </w:rPr>
        <w:t>的描述，人工进行</w:t>
      </w:r>
      <w:r w:rsidR="0066016B">
        <w:rPr>
          <w:rFonts w:ascii="Times New Roman" w:hAnsi="Times New Roman"/>
          <w:lang w:eastAsia="zh-CN"/>
        </w:rPr>
        <w:t>Bug</w:t>
      </w:r>
      <w:r w:rsidR="00A437FB" w:rsidRPr="00CB1DBB">
        <w:rPr>
          <w:rFonts w:ascii="Times New Roman" w:hAnsi="Times New Roman" w:hint="eastAsia"/>
          <w:lang w:eastAsia="zh-CN"/>
        </w:rPr>
        <w:t>的统计和追踪、统计，毫无时效性，严重影响软件开发的</w:t>
      </w:r>
      <w:r w:rsidR="0047248B" w:rsidRPr="00CB1DBB">
        <w:rPr>
          <w:rFonts w:ascii="Times New Roman" w:hAnsi="Times New Roman" w:hint="eastAsia"/>
          <w:lang w:eastAsia="zh-CN"/>
        </w:rPr>
        <w:t>效率</w:t>
      </w:r>
      <w:r w:rsidR="00A437FB" w:rsidRPr="00CB1DBB">
        <w:rPr>
          <w:rFonts w:ascii="Times New Roman" w:hAnsi="Times New Roman" w:hint="eastAsia"/>
          <w:lang w:eastAsia="zh-CN"/>
        </w:rPr>
        <w:t>，</w:t>
      </w:r>
      <w:r w:rsidR="00C21254" w:rsidRPr="00CB1DBB">
        <w:rPr>
          <w:rFonts w:ascii="Times New Roman" w:hAnsi="Times New Roman" w:hint="eastAsia"/>
          <w:lang w:eastAsia="zh-CN"/>
        </w:rPr>
        <w:t>而且</w:t>
      </w:r>
      <w:r w:rsidR="00A437FB" w:rsidRPr="00CB1DBB">
        <w:rPr>
          <w:rFonts w:ascii="Times New Roman" w:hAnsi="Times New Roman" w:hint="eastAsia"/>
          <w:lang w:eastAsia="zh-CN"/>
        </w:rPr>
        <w:t>难以确保软件的质量</w:t>
      </w:r>
      <w:r w:rsidR="00A437FB" w:rsidRPr="00CB1DBB">
        <w:rPr>
          <w:rFonts w:ascii="Times New Roman" w:hAnsi="Times New Roman"/>
          <w:lang w:eastAsia="zh-CN"/>
        </w:rPr>
        <w:t>。</w:t>
      </w:r>
    </w:p>
    <w:p w14:paraId="59D9E6BC" w14:textId="77777777" w:rsidR="00367B5B" w:rsidRPr="00CB1DBB" w:rsidRDefault="008759A4" w:rsidP="006B6213">
      <w:pPr>
        <w:ind w:firstLineChars="0" w:firstLine="480"/>
        <w:rPr>
          <w:rFonts w:ascii="Times New Roman" w:hAnsi="Times New Roman"/>
          <w:lang w:eastAsia="zh-CN"/>
        </w:rPr>
      </w:pPr>
      <w:r w:rsidRPr="00CB1DBB">
        <w:rPr>
          <w:rFonts w:ascii="Times New Roman" w:hAnsi="Times New Roman" w:hint="eastAsia"/>
          <w:lang w:eastAsia="zh-CN"/>
        </w:rPr>
        <w:t>因此</w:t>
      </w:r>
      <w:r w:rsidRPr="00CB1DBB">
        <w:rPr>
          <w:rFonts w:ascii="Times New Roman" w:hAnsi="Times New Roman"/>
          <w:lang w:eastAsia="zh-CN"/>
        </w:rPr>
        <w:t>，</w:t>
      </w:r>
      <w:r w:rsidR="005B5CD7" w:rsidRPr="00CB1DBB">
        <w:rPr>
          <w:rFonts w:ascii="Times New Roman" w:hAnsi="Times New Roman" w:hint="eastAsia"/>
          <w:lang w:eastAsia="zh-CN"/>
        </w:rPr>
        <w:t>为了对软件开发周期中发生的</w:t>
      </w:r>
      <w:r w:rsidR="005B5CD7" w:rsidRPr="00CB1DBB">
        <w:rPr>
          <w:rFonts w:ascii="Times New Roman" w:hAnsi="Times New Roman" w:hint="eastAsia"/>
          <w:lang w:eastAsia="zh-CN"/>
        </w:rPr>
        <w:t xml:space="preserve"> </w:t>
      </w:r>
      <w:r w:rsidR="0066016B">
        <w:rPr>
          <w:rFonts w:ascii="Times New Roman" w:hAnsi="Times New Roman"/>
          <w:lang w:eastAsia="zh-CN"/>
        </w:rPr>
        <w:t>Bug</w:t>
      </w:r>
      <w:r w:rsidR="005B5CD7" w:rsidRPr="00CB1DBB">
        <w:rPr>
          <w:rFonts w:ascii="Times New Roman" w:hAnsi="Times New Roman" w:hint="eastAsia"/>
          <w:lang w:eastAsia="zh-CN"/>
        </w:rPr>
        <w:t>有一个及时有效的管理方式，开发</w:t>
      </w:r>
      <w:r w:rsidR="005B5CD7" w:rsidRPr="00CB1DBB">
        <w:rPr>
          <w:rFonts w:ascii="Times New Roman" w:hAnsi="Times New Roman"/>
          <w:lang w:eastAsia="zh-CN"/>
        </w:rPr>
        <w:t>一个</w:t>
      </w:r>
      <w:r w:rsidR="005B5CD7" w:rsidRPr="00CB1DBB">
        <w:rPr>
          <w:rFonts w:ascii="Times New Roman" w:hAnsi="Times New Roman" w:hint="eastAsia"/>
          <w:lang w:eastAsia="zh-CN"/>
        </w:rPr>
        <w:t>Java</w:t>
      </w:r>
      <w:r w:rsidR="005B5CD7" w:rsidRPr="00CB1DBB">
        <w:rPr>
          <w:rFonts w:ascii="Times New Roman" w:hAnsi="Times New Roman" w:hint="eastAsia"/>
          <w:lang w:eastAsia="zh-CN"/>
        </w:rPr>
        <w:t>平台</w:t>
      </w:r>
      <w:r w:rsidR="005B5CD7" w:rsidRPr="00CB1DBB">
        <w:rPr>
          <w:rFonts w:ascii="Times New Roman" w:hAnsi="Times New Roman"/>
          <w:lang w:eastAsia="zh-CN"/>
        </w:rPr>
        <w:t>的简单、</w:t>
      </w:r>
      <w:r w:rsidR="005B5CD7" w:rsidRPr="00CB1DBB">
        <w:rPr>
          <w:rFonts w:ascii="Times New Roman" w:hAnsi="Times New Roman" w:hint="eastAsia"/>
          <w:lang w:eastAsia="zh-CN"/>
        </w:rPr>
        <w:t>灵活</w:t>
      </w:r>
      <w:r w:rsidR="005B5CD7" w:rsidRPr="00CB1DBB">
        <w:rPr>
          <w:rFonts w:ascii="Times New Roman" w:hAnsi="Times New Roman"/>
          <w:lang w:eastAsia="zh-CN"/>
        </w:rPr>
        <w:t>、</w:t>
      </w:r>
      <w:r w:rsidR="005B5CD7" w:rsidRPr="00CB1DBB">
        <w:rPr>
          <w:rFonts w:ascii="Times New Roman" w:hAnsi="Times New Roman" w:hint="eastAsia"/>
          <w:lang w:eastAsia="zh-CN"/>
        </w:rPr>
        <w:t>实用</w:t>
      </w:r>
      <w:r w:rsidR="005B5CD7" w:rsidRPr="00CB1DBB">
        <w:rPr>
          <w:rFonts w:ascii="Times New Roman" w:hAnsi="Times New Roman"/>
          <w:lang w:eastAsia="zh-CN"/>
        </w:rPr>
        <w:t>的</w:t>
      </w:r>
      <w:r w:rsidR="0066016B">
        <w:rPr>
          <w:rFonts w:ascii="Times New Roman" w:hAnsi="Times New Roman"/>
          <w:lang w:eastAsia="zh-CN"/>
        </w:rPr>
        <w:t>Bug</w:t>
      </w:r>
      <w:r w:rsidR="005B5CD7" w:rsidRPr="00CB1DBB">
        <w:rPr>
          <w:rFonts w:ascii="Times New Roman" w:hAnsi="Times New Roman" w:hint="eastAsia"/>
          <w:lang w:eastAsia="zh-CN"/>
        </w:rPr>
        <w:t>管理</w:t>
      </w:r>
      <w:r w:rsidR="005B5CD7" w:rsidRPr="00CB1DBB">
        <w:rPr>
          <w:rFonts w:ascii="Times New Roman" w:hAnsi="Times New Roman"/>
          <w:lang w:eastAsia="zh-CN"/>
        </w:rPr>
        <w:t>系统</w:t>
      </w:r>
      <w:r w:rsidRPr="00CB1DBB">
        <w:rPr>
          <w:rFonts w:ascii="Times New Roman" w:hAnsi="Times New Roman" w:hint="eastAsia"/>
          <w:lang w:eastAsia="zh-CN"/>
        </w:rPr>
        <w:t>就显</w:t>
      </w:r>
      <w:r w:rsidRPr="00CB1DBB">
        <w:rPr>
          <w:rFonts w:ascii="Times New Roman" w:hAnsi="Times New Roman"/>
          <w:lang w:eastAsia="zh-CN"/>
        </w:rPr>
        <w:t>的</w:t>
      </w:r>
      <w:r w:rsidRPr="00CB1DBB">
        <w:rPr>
          <w:rFonts w:ascii="Times New Roman" w:hAnsi="Times New Roman" w:hint="eastAsia"/>
          <w:lang w:eastAsia="zh-CN"/>
        </w:rPr>
        <w:t>非常</w:t>
      </w:r>
      <w:r w:rsidRPr="00CB1DBB">
        <w:rPr>
          <w:rFonts w:ascii="Times New Roman" w:hAnsi="Times New Roman"/>
          <w:lang w:eastAsia="zh-CN"/>
        </w:rPr>
        <w:t>必要和重要。</w:t>
      </w:r>
    </w:p>
    <w:p w14:paraId="17759DE1"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469" w:name="_Toc451434947"/>
      <w:bookmarkStart w:id="470" w:name="_Toc451435781"/>
      <w:bookmarkStart w:id="471" w:name="_Toc451455829"/>
      <w:bookmarkStart w:id="472" w:name="_Toc451456800"/>
      <w:bookmarkStart w:id="473" w:name="_Toc451457036"/>
      <w:bookmarkStart w:id="474" w:name="_Toc451457502"/>
      <w:bookmarkStart w:id="475" w:name="_Toc451701348"/>
      <w:r w:rsidR="0089702C" w:rsidRPr="00CB1DBB">
        <w:rPr>
          <w:rFonts w:ascii="Times New Roman" w:hAnsi="Times New Roman" w:hint="eastAsia"/>
        </w:rPr>
        <w:t>课题</w:t>
      </w:r>
      <w:r w:rsidR="0089702C" w:rsidRPr="00CB1DBB">
        <w:rPr>
          <w:rFonts w:ascii="Times New Roman" w:hAnsi="Times New Roman"/>
        </w:rPr>
        <w:t>研究的现状</w:t>
      </w:r>
      <w:bookmarkEnd w:id="469"/>
      <w:bookmarkEnd w:id="470"/>
      <w:bookmarkEnd w:id="471"/>
      <w:bookmarkEnd w:id="472"/>
      <w:bookmarkEnd w:id="473"/>
      <w:bookmarkEnd w:id="474"/>
      <w:bookmarkEnd w:id="475"/>
    </w:p>
    <w:p w14:paraId="16368394" w14:textId="77777777" w:rsidR="00AF6A87" w:rsidRPr="00CB1DBB" w:rsidRDefault="008E5258">
      <w:pPr>
        <w:ind w:firstLine="480"/>
        <w:rPr>
          <w:rFonts w:ascii="Times New Roman" w:hAnsi="Times New Roman"/>
          <w:lang w:eastAsia="zh-CN"/>
        </w:rPr>
      </w:pPr>
      <w:r w:rsidRPr="00CB1DBB">
        <w:rPr>
          <w:rFonts w:ascii="Times New Roman" w:hAnsi="Times New Roman" w:hint="eastAsia"/>
          <w:lang w:eastAsia="zh-CN"/>
        </w:rPr>
        <w:t>为了提高软件开发的进度和质量</w:t>
      </w:r>
      <w:r w:rsidRPr="00CB1DBB">
        <w:rPr>
          <w:rFonts w:ascii="Times New Roman" w:hAnsi="Times New Roman"/>
          <w:lang w:eastAsia="zh-CN"/>
        </w:rPr>
        <w:t>，</w:t>
      </w:r>
      <w:r w:rsidR="00D254E2" w:rsidRPr="00CB1DBB">
        <w:rPr>
          <w:rFonts w:ascii="Times New Roman" w:hAnsi="Times New Roman"/>
          <w:lang w:eastAsia="zh-CN"/>
        </w:rPr>
        <w:t>人们</w:t>
      </w:r>
      <w:r w:rsidR="00D254E2" w:rsidRPr="00CB1DBB">
        <w:rPr>
          <w:rFonts w:ascii="Times New Roman" w:hAnsi="Times New Roman" w:hint="eastAsia"/>
          <w:lang w:eastAsia="zh-CN"/>
        </w:rPr>
        <w:t>对软件测试</w:t>
      </w:r>
      <w:r w:rsidR="00D254E2" w:rsidRPr="00CB1DBB">
        <w:rPr>
          <w:rFonts w:ascii="Times New Roman" w:hAnsi="Times New Roman"/>
          <w:lang w:eastAsia="zh-CN"/>
        </w:rPr>
        <w:t>行业的重视</w:t>
      </w:r>
      <w:r w:rsidR="00D254E2" w:rsidRPr="00CB1DBB">
        <w:rPr>
          <w:rFonts w:ascii="Times New Roman" w:hAnsi="Times New Roman" w:hint="eastAsia"/>
          <w:lang w:eastAsia="zh-CN"/>
        </w:rPr>
        <w:t>度</w:t>
      </w:r>
      <w:r w:rsidR="00D254E2" w:rsidRPr="00CB1DBB">
        <w:rPr>
          <w:rFonts w:ascii="Times New Roman" w:hAnsi="Times New Roman"/>
          <w:lang w:eastAsia="zh-CN"/>
        </w:rPr>
        <w:t>越来越高</w:t>
      </w:r>
      <w:r w:rsidR="004E3CE8" w:rsidRPr="00CB1DBB">
        <w:rPr>
          <w:rFonts w:ascii="Times New Roman" w:hAnsi="Times New Roman" w:hint="eastAsia"/>
          <w:lang w:eastAsia="zh-CN"/>
        </w:rPr>
        <w:t>，除了软件测试人员越发受到各个公司的亲赖外</w:t>
      </w:r>
      <w:r w:rsidR="004E3CE8" w:rsidRPr="00CB1DBB">
        <w:rPr>
          <w:rFonts w:ascii="Times New Roman" w:hAnsi="Times New Roman"/>
          <w:lang w:eastAsia="zh-CN"/>
        </w:rPr>
        <w:t>，</w:t>
      </w:r>
      <w:r w:rsidR="00D254E2" w:rsidRPr="00CB1DBB">
        <w:rPr>
          <w:rFonts w:ascii="Times New Roman" w:hAnsi="Times New Roman" w:hint="eastAsia"/>
          <w:lang w:eastAsia="zh-CN"/>
        </w:rPr>
        <w:t>也</w:t>
      </w:r>
      <w:r w:rsidR="00A454FA" w:rsidRPr="00CB1DBB">
        <w:rPr>
          <w:rFonts w:ascii="Times New Roman" w:hAnsi="Times New Roman"/>
          <w:lang w:eastAsia="zh-CN"/>
        </w:rPr>
        <w:t>涌现</w:t>
      </w:r>
      <w:r w:rsidR="00D254E2" w:rsidRPr="00CB1DBB">
        <w:rPr>
          <w:rFonts w:ascii="Times New Roman" w:hAnsi="Times New Roman"/>
          <w:lang w:eastAsia="zh-CN"/>
        </w:rPr>
        <w:t>了很多</w:t>
      </w:r>
      <w:r w:rsidR="00D254E2" w:rsidRPr="00CB1DBB">
        <w:rPr>
          <w:rFonts w:ascii="Times New Roman" w:hAnsi="Times New Roman"/>
          <w:lang w:eastAsia="zh-CN"/>
        </w:rPr>
        <w:t xml:space="preserve"> </w:t>
      </w:r>
      <w:r w:rsidR="0066016B">
        <w:rPr>
          <w:rFonts w:ascii="Times New Roman" w:hAnsi="Times New Roman"/>
          <w:lang w:eastAsia="zh-CN"/>
        </w:rPr>
        <w:t>Bug</w:t>
      </w:r>
      <w:r w:rsidR="00D254E2" w:rsidRPr="00CB1DBB">
        <w:rPr>
          <w:rFonts w:ascii="Times New Roman" w:hAnsi="Times New Roman" w:hint="eastAsia"/>
          <w:lang w:eastAsia="zh-CN"/>
        </w:rPr>
        <w:t>管理</w:t>
      </w:r>
      <w:r w:rsidR="00D254E2" w:rsidRPr="00CB1DBB">
        <w:rPr>
          <w:rFonts w:ascii="Times New Roman" w:hAnsi="Times New Roman"/>
          <w:lang w:eastAsia="zh-CN"/>
        </w:rPr>
        <w:t>系统。</w:t>
      </w:r>
      <w:r w:rsidR="009C18DB" w:rsidRPr="00CB1DBB">
        <w:rPr>
          <w:rFonts w:ascii="Times New Roman" w:hAnsi="Times New Roman" w:hint="eastAsia"/>
          <w:lang w:eastAsia="zh-CN"/>
        </w:rPr>
        <w:t>比如</w:t>
      </w:r>
      <w:r w:rsidR="009C18DB" w:rsidRPr="00CB1DBB">
        <w:rPr>
          <w:rFonts w:ascii="Times New Roman" w:hAnsi="Times New Roman"/>
          <w:lang w:eastAsia="zh-CN"/>
        </w:rPr>
        <w:t>说免费开源的</w:t>
      </w:r>
      <w:r w:rsidR="009C18DB" w:rsidRPr="00CB1DBB">
        <w:rPr>
          <w:rFonts w:ascii="Times New Roman" w:hAnsi="Times New Roman" w:hint="eastAsia"/>
          <w:lang w:eastAsia="zh-CN"/>
        </w:rPr>
        <w:t>Ma</w:t>
      </w:r>
      <w:r w:rsidR="009C18DB" w:rsidRPr="00CB1DBB">
        <w:rPr>
          <w:rFonts w:ascii="Times New Roman" w:hAnsi="Times New Roman"/>
          <w:lang w:eastAsia="zh-CN"/>
        </w:rPr>
        <w:t xml:space="preserve">ntis </w:t>
      </w:r>
      <w:r w:rsidR="009C18DB" w:rsidRPr="00CB1DBB">
        <w:rPr>
          <w:rFonts w:ascii="Times New Roman" w:hAnsi="Times New Roman" w:hint="eastAsia"/>
          <w:lang w:eastAsia="zh-CN"/>
        </w:rPr>
        <w:t>这一</w:t>
      </w:r>
      <w:r w:rsidR="0066016B">
        <w:rPr>
          <w:rFonts w:ascii="Times New Roman" w:hAnsi="Times New Roman"/>
          <w:lang w:eastAsia="zh-CN"/>
        </w:rPr>
        <w:t>Bug</w:t>
      </w:r>
      <w:r w:rsidR="009C18DB" w:rsidRPr="00CB1DBB">
        <w:rPr>
          <w:rFonts w:ascii="Times New Roman" w:hAnsi="Times New Roman" w:hint="eastAsia"/>
          <w:lang w:eastAsia="zh-CN"/>
        </w:rPr>
        <w:t>管理</w:t>
      </w:r>
      <w:r w:rsidR="009C18DB" w:rsidRPr="00CB1DBB">
        <w:rPr>
          <w:rFonts w:ascii="Times New Roman" w:hAnsi="Times New Roman"/>
          <w:lang w:eastAsia="zh-CN"/>
        </w:rPr>
        <w:t>系统，</w:t>
      </w:r>
      <w:r w:rsidR="00EA4A28" w:rsidRPr="00CB1DBB">
        <w:rPr>
          <w:rFonts w:ascii="Times New Roman" w:hAnsi="Times New Roman" w:hint="eastAsia"/>
          <w:lang w:eastAsia="zh-CN"/>
        </w:rPr>
        <w:t>虽然</w:t>
      </w:r>
      <w:r w:rsidR="00E56AAC" w:rsidRPr="00CB1DBB">
        <w:rPr>
          <w:rFonts w:ascii="Times New Roman" w:hAnsi="Times New Roman"/>
          <w:lang w:eastAsia="zh-CN"/>
        </w:rPr>
        <w:t>它</w:t>
      </w:r>
      <w:r w:rsidR="009C18DB" w:rsidRPr="00CB1DBB">
        <w:rPr>
          <w:rFonts w:ascii="Times New Roman" w:hAnsi="Times New Roman" w:hint="eastAsia"/>
          <w:lang w:eastAsia="zh-CN"/>
        </w:rPr>
        <w:t>可以</w:t>
      </w:r>
      <w:r w:rsidR="009C18DB" w:rsidRPr="00CB1DBB">
        <w:rPr>
          <w:rFonts w:ascii="Times New Roman" w:hAnsi="Times New Roman"/>
          <w:lang w:eastAsia="zh-CN"/>
        </w:rPr>
        <w:t>满足一般</w:t>
      </w:r>
      <w:r w:rsidR="0066016B">
        <w:rPr>
          <w:rFonts w:ascii="Times New Roman" w:hAnsi="Times New Roman"/>
          <w:lang w:eastAsia="zh-CN"/>
        </w:rPr>
        <w:t>Bug</w:t>
      </w:r>
      <w:r w:rsidR="009C18DB" w:rsidRPr="00CB1DBB">
        <w:rPr>
          <w:rFonts w:ascii="Times New Roman" w:hAnsi="Times New Roman" w:hint="eastAsia"/>
          <w:lang w:eastAsia="zh-CN"/>
        </w:rPr>
        <w:t>的</w:t>
      </w:r>
      <w:r w:rsidR="009C18DB" w:rsidRPr="00CB1DBB">
        <w:rPr>
          <w:rFonts w:ascii="Times New Roman" w:hAnsi="Times New Roman"/>
          <w:lang w:eastAsia="zh-CN"/>
        </w:rPr>
        <w:t>追踪</w:t>
      </w:r>
      <w:r w:rsidR="00DE3769" w:rsidRPr="00CB1DBB">
        <w:rPr>
          <w:rFonts w:ascii="Times New Roman" w:hAnsi="Times New Roman"/>
          <w:lang w:eastAsia="zh-CN"/>
        </w:rPr>
        <w:t>、</w:t>
      </w:r>
      <w:r w:rsidR="009C18DB" w:rsidRPr="00CB1DBB">
        <w:rPr>
          <w:rFonts w:ascii="Times New Roman" w:hAnsi="Times New Roman"/>
          <w:lang w:eastAsia="zh-CN"/>
        </w:rPr>
        <w:t>处理</w:t>
      </w:r>
      <w:r w:rsidR="00DE3769" w:rsidRPr="00CB1DBB">
        <w:rPr>
          <w:rFonts w:ascii="Times New Roman" w:hAnsi="Times New Roman"/>
          <w:lang w:eastAsia="zh-CN"/>
        </w:rPr>
        <w:t>、</w:t>
      </w:r>
      <w:r w:rsidR="009C18DB" w:rsidRPr="00CB1DBB">
        <w:rPr>
          <w:rFonts w:ascii="Times New Roman" w:hAnsi="Times New Roman"/>
          <w:lang w:eastAsia="zh-CN"/>
        </w:rPr>
        <w:t>统计</w:t>
      </w:r>
      <w:r w:rsidR="009C18DB" w:rsidRPr="00CB1DBB">
        <w:rPr>
          <w:rFonts w:ascii="Times New Roman" w:hAnsi="Times New Roman" w:hint="eastAsia"/>
          <w:lang w:eastAsia="zh-CN"/>
        </w:rPr>
        <w:t>等功能</w:t>
      </w:r>
      <w:r w:rsidR="00AF6A87" w:rsidRPr="00CB1DBB">
        <w:rPr>
          <w:rFonts w:ascii="Times New Roman" w:hAnsi="Times New Roman"/>
          <w:lang w:eastAsia="zh-CN"/>
        </w:rPr>
        <w:t>。</w:t>
      </w:r>
      <w:r w:rsidR="009C18DB" w:rsidRPr="00CB1DBB">
        <w:rPr>
          <w:rFonts w:ascii="Times New Roman" w:hAnsi="Times New Roman"/>
          <w:lang w:eastAsia="zh-CN"/>
        </w:rPr>
        <w:t>但</w:t>
      </w:r>
      <w:r w:rsidR="00B66949" w:rsidRPr="00CB1DBB">
        <w:rPr>
          <w:rFonts w:ascii="Times New Roman" w:hAnsi="Times New Roman" w:hint="eastAsia"/>
          <w:lang w:eastAsia="zh-CN"/>
        </w:rPr>
        <w:t>同时</w:t>
      </w:r>
      <w:r w:rsidR="009C18DB" w:rsidRPr="00CB1DBB">
        <w:rPr>
          <w:rFonts w:ascii="Times New Roman" w:hAnsi="Times New Roman" w:hint="eastAsia"/>
          <w:lang w:eastAsia="zh-CN"/>
        </w:rPr>
        <w:t>它</w:t>
      </w:r>
      <w:r w:rsidR="003D2EB4" w:rsidRPr="00CB1DBB">
        <w:rPr>
          <w:rFonts w:ascii="Times New Roman" w:hAnsi="Times New Roman" w:hint="eastAsia"/>
          <w:lang w:eastAsia="zh-CN"/>
        </w:rPr>
        <w:t>也</w:t>
      </w:r>
      <w:r w:rsidR="003D2EB4" w:rsidRPr="00CB1DBB">
        <w:rPr>
          <w:rFonts w:ascii="Times New Roman" w:hAnsi="Times New Roman"/>
          <w:lang w:eastAsia="zh-CN"/>
        </w:rPr>
        <w:t>存在一些问题。</w:t>
      </w:r>
    </w:p>
    <w:p w14:paraId="44627924" w14:textId="77777777" w:rsidR="00367B5B" w:rsidRPr="00CB1DBB" w:rsidRDefault="00AE5C9D" w:rsidP="004B2DDA">
      <w:pPr>
        <w:ind w:firstLine="480"/>
        <w:rPr>
          <w:rFonts w:ascii="Times New Roman" w:hAnsi="Times New Roman"/>
          <w:lang w:eastAsia="zh-CN"/>
        </w:rPr>
      </w:pPr>
      <w:r w:rsidRPr="00CB1DBB">
        <w:rPr>
          <w:rFonts w:ascii="Times New Roman" w:hAnsi="Times New Roman" w:hint="eastAsia"/>
          <w:lang w:eastAsia="zh-CN"/>
        </w:rPr>
        <w:t>首先</w:t>
      </w:r>
      <w:r w:rsidRPr="00CB1DBB">
        <w:rPr>
          <w:rFonts w:ascii="Times New Roman" w:hAnsi="Times New Roman"/>
          <w:lang w:eastAsia="zh-CN"/>
        </w:rPr>
        <w:t>它是</w:t>
      </w:r>
      <w:r w:rsidR="009C18DB" w:rsidRPr="00CB1DBB">
        <w:rPr>
          <w:rFonts w:ascii="Times New Roman" w:hAnsi="Times New Roman"/>
          <w:lang w:eastAsia="zh-CN"/>
        </w:rPr>
        <w:t>基于</w:t>
      </w:r>
      <w:r w:rsidR="009C18DB" w:rsidRPr="00CB1DBB">
        <w:rPr>
          <w:rFonts w:ascii="Times New Roman" w:hAnsi="Times New Roman"/>
          <w:lang w:eastAsia="zh-CN"/>
        </w:rPr>
        <w:t xml:space="preserve"> </w:t>
      </w:r>
      <w:r w:rsidR="009C18DB" w:rsidRPr="00CB1DBB">
        <w:rPr>
          <w:rFonts w:ascii="Times New Roman" w:hAnsi="Times New Roman" w:hint="eastAsia"/>
          <w:lang w:eastAsia="zh-CN"/>
        </w:rPr>
        <w:t>PHP</w:t>
      </w:r>
      <w:r w:rsidR="009C18DB" w:rsidRPr="00CB1DBB">
        <w:rPr>
          <w:rFonts w:ascii="Times New Roman" w:hAnsi="Times New Roman"/>
          <w:lang w:eastAsia="zh-CN"/>
        </w:rPr>
        <w:t>/MySQL</w:t>
      </w:r>
      <w:r w:rsidR="006525B2" w:rsidRPr="00CB1DBB">
        <w:rPr>
          <w:rFonts w:ascii="Times New Roman" w:hAnsi="Times New Roman"/>
          <w:lang w:eastAsia="zh-CN"/>
        </w:rPr>
        <w:t xml:space="preserve"> </w:t>
      </w:r>
      <w:r w:rsidR="006525B2" w:rsidRPr="00CB1DBB">
        <w:rPr>
          <w:rFonts w:ascii="Times New Roman" w:hAnsi="Times New Roman" w:hint="eastAsia"/>
          <w:lang w:eastAsia="zh-CN"/>
        </w:rPr>
        <w:t>平台</w:t>
      </w:r>
      <w:r w:rsidR="006047D4" w:rsidRPr="00CB1DBB">
        <w:rPr>
          <w:rFonts w:ascii="Times New Roman" w:hAnsi="Times New Roman"/>
          <w:lang w:eastAsia="zh-CN"/>
        </w:rPr>
        <w:t>，</w:t>
      </w:r>
      <w:r w:rsidR="00F87636" w:rsidRPr="00CB1DBB">
        <w:rPr>
          <w:rFonts w:ascii="Times New Roman" w:hAnsi="Times New Roman"/>
          <w:lang w:eastAsia="zh-CN"/>
        </w:rPr>
        <w:t>为了使用它，</w:t>
      </w:r>
      <w:r w:rsidR="00F87636" w:rsidRPr="00CB1DBB">
        <w:rPr>
          <w:rFonts w:ascii="Times New Roman" w:hAnsi="Times New Roman" w:hint="eastAsia"/>
          <w:lang w:eastAsia="zh-CN"/>
        </w:rPr>
        <w:t>作为</w:t>
      </w:r>
      <w:r w:rsidR="00F87636" w:rsidRPr="00CB1DBB">
        <w:rPr>
          <w:rFonts w:ascii="Times New Roman" w:hAnsi="Times New Roman"/>
          <w:lang w:eastAsia="zh-CN"/>
        </w:rPr>
        <w:t>以</w:t>
      </w:r>
      <w:r w:rsidR="00F87636" w:rsidRPr="00CB1DBB">
        <w:rPr>
          <w:rFonts w:ascii="Times New Roman" w:hAnsi="Times New Roman"/>
          <w:lang w:eastAsia="zh-CN"/>
        </w:rPr>
        <w:t xml:space="preserve">Java </w:t>
      </w:r>
      <w:r w:rsidR="00F87636" w:rsidRPr="00CB1DBB">
        <w:rPr>
          <w:rFonts w:ascii="Times New Roman" w:hAnsi="Times New Roman" w:hint="eastAsia"/>
          <w:lang w:eastAsia="zh-CN"/>
        </w:rPr>
        <w:t>平台</w:t>
      </w:r>
      <w:r w:rsidR="00F87636" w:rsidRPr="00CB1DBB">
        <w:rPr>
          <w:rFonts w:ascii="Times New Roman" w:hAnsi="Times New Roman"/>
          <w:lang w:eastAsia="zh-CN"/>
        </w:rPr>
        <w:t>为核心的软件公司</w:t>
      </w:r>
      <w:r w:rsidR="00756E9C" w:rsidRPr="00CB1DBB">
        <w:rPr>
          <w:rFonts w:ascii="Times New Roman" w:hAnsi="Times New Roman" w:hint="eastAsia"/>
          <w:lang w:eastAsia="zh-CN"/>
        </w:rPr>
        <w:t>就</w:t>
      </w:r>
      <w:r w:rsidR="00F87636" w:rsidRPr="00CB1DBB">
        <w:rPr>
          <w:rFonts w:ascii="Times New Roman" w:hAnsi="Times New Roman"/>
          <w:lang w:eastAsia="zh-CN"/>
        </w:rPr>
        <w:t>要多准备一个</w:t>
      </w:r>
      <w:r w:rsidR="00F87636" w:rsidRPr="00CB1DBB">
        <w:rPr>
          <w:rFonts w:ascii="Times New Roman" w:hAnsi="Times New Roman" w:hint="eastAsia"/>
          <w:lang w:eastAsia="zh-CN"/>
        </w:rPr>
        <w:t>运行</w:t>
      </w:r>
      <w:r w:rsidR="00F87636" w:rsidRPr="00CB1DBB">
        <w:rPr>
          <w:rFonts w:ascii="Times New Roman" w:hAnsi="Times New Roman"/>
          <w:lang w:eastAsia="zh-CN"/>
        </w:rPr>
        <w:t>环境</w:t>
      </w:r>
      <w:r w:rsidR="009C18DB" w:rsidRPr="00CB1DBB">
        <w:rPr>
          <w:rFonts w:ascii="Times New Roman" w:hAnsi="Times New Roman"/>
          <w:lang w:eastAsia="zh-CN"/>
        </w:rPr>
        <w:t>，</w:t>
      </w:r>
      <w:r w:rsidR="00D84EBB" w:rsidRPr="00CB1DBB">
        <w:rPr>
          <w:rFonts w:ascii="Times New Roman" w:hAnsi="Times New Roman"/>
          <w:lang w:eastAsia="zh-CN"/>
        </w:rPr>
        <w:t>其次</w:t>
      </w:r>
      <w:r w:rsidR="00DD3BE7" w:rsidRPr="00CB1DBB">
        <w:rPr>
          <w:rFonts w:ascii="Times New Roman" w:hAnsi="Times New Roman" w:hint="eastAsia"/>
          <w:lang w:eastAsia="zh-CN"/>
        </w:rPr>
        <w:t>它</w:t>
      </w:r>
      <w:r w:rsidR="00DD3BE7" w:rsidRPr="00CB1DBB">
        <w:rPr>
          <w:rFonts w:ascii="Times New Roman" w:hAnsi="Times New Roman"/>
          <w:lang w:eastAsia="zh-CN"/>
        </w:rPr>
        <w:t>的</w:t>
      </w:r>
      <w:r w:rsidR="009C18DB" w:rsidRPr="00CB1DBB">
        <w:rPr>
          <w:rFonts w:ascii="Times New Roman" w:hAnsi="Times New Roman" w:hint="eastAsia"/>
          <w:lang w:eastAsia="zh-CN"/>
        </w:rPr>
        <w:t>界面</w:t>
      </w:r>
      <w:r w:rsidR="009C18DB" w:rsidRPr="00CB1DBB">
        <w:rPr>
          <w:rFonts w:ascii="Times New Roman" w:hAnsi="Times New Roman"/>
          <w:lang w:eastAsia="zh-CN"/>
        </w:rPr>
        <w:t>布局过于老套，</w:t>
      </w:r>
      <w:r w:rsidR="009C18DB" w:rsidRPr="00CB1DBB">
        <w:rPr>
          <w:rFonts w:ascii="Times New Roman" w:hAnsi="Times New Roman" w:hint="eastAsia"/>
          <w:lang w:eastAsia="zh-CN"/>
        </w:rPr>
        <w:t>不美观</w:t>
      </w:r>
      <w:r w:rsidR="009C18DB" w:rsidRPr="00CB1DBB">
        <w:rPr>
          <w:rFonts w:ascii="Times New Roman" w:hAnsi="Times New Roman"/>
          <w:lang w:eastAsia="zh-CN"/>
        </w:rPr>
        <w:t>，</w:t>
      </w:r>
      <w:r w:rsidR="009C18DB" w:rsidRPr="00CB1DBB">
        <w:rPr>
          <w:rFonts w:ascii="Times New Roman" w:hAnsi="Times New Roman" w:hint="eastAsia"/>
          <w:lang w:eastAsia="zh-CN"/>
        </w:rPr>
        <w:t>在</w:t>
      </w:r>
      <w:r w:rsidR="00FA05A8" w:rsidRPr="00CB1DBB">
        <w:rPr>
          <w:rFonts w:ascii="Times New Roman" w:hAnsi="Times New Roman" w:hint="eastAsia"/>
          <w:lang w:eastAsia="zh-CN"/>
        </w:rPr>
        <w:t>各个尺寸</w:t>
      </w:r>
      <w:r w:rsidR="00FA05A8" w:rsidRPr="00CB1DBB">
        <w:rPr>
          <w:rFonts w:ascii="Times New Roman" w:hAnsi="Times New Roman"/>
          <w:lang w:eastAsia="zh-CN"/>
        </w:rPr>
        <w:t>的</w:t>
      </w:r>
      <w:r w:rsidR="009C18DB" w:rsidRPr="00CB1DBB">
        <w:rPr>
          <w:rFonts w:ascii="Times New Roman" w:hAnsi="Times New Roman" w:hint="eastAsia"/>
          <w:lang w:eastAsia="zh-CN"/>
        </w:rPr>
        <w:t>显示</w:t>
      </w:r>
      <w:r w:rsidR="009C18DB" w:rsidRPr="00CB1DBB">
        <w:rPr>
          <w:rFonts w:ascii="Times New Roman" w:hAnsi="Times New Roman"/>
          <w:lang w:eastAsia="zh-CN"/>
        </w:rPr>
        <w:t>设备上效果不是很好</w:t>
      </w:r>
      <w:r w:rsidR="00284F71" w:rsidRPr="00CB1DBB">
        <w:rPr>
          <w:rFonts w:ascii="Times New Roman" w:hAnsi="Times New Roman"/>
          <w:lang w:eastAsia="zh-CN"/>
        </w:rPr>
        <w:t>，</w:t>
      </w:r>
      <w:r w:rsidR="00BB3E08" w:rsidRPr="00CB1DBB">
        <w:rPr>
          <w:rFonts w:ascii="Times New Roman" w:hAnsi="Times New Roman"/>
          <w:lang w:eastAsia="zh-CN"/>
        </w:rPr>
        <w:t>而且</w:t>
      </w:r>
      <w:r w:rsidR="0066016B">
        <w:rPr>
          <w:rFonts w:ascii="Times New Roman" w:hAnsi="Times New Roman"/>
          <w:lang w:eastAsia="zh-CN"/>
        </w:rPr>
        <w:t>Bug</w:t>
      </w:r>
      <w:r w:rsidR="00A212FB" w:rsidRPr="00CB1DBB">
        <w:rPr>
          <w:rFonts w:ascii="Times New Roman" w:hAnsi="Times New Roman"/>
          <w:lang w:eastAsia="zh-CN"/>
        </w:rPr>
        <w:t>流转</w:t>
      </w:r>
      <w:r w:rsidR="009C18DB" w:rsidRPr="00CB1DBB">
        <w:rPr>
          <w:rFonts w:ascii="Times New Roman" w:hAnsi="Times New Roman" w:hint="eastAsia"/>
          <w:lang w:eastAsia="zh-CN"/>
        </w:rPr>
        <w:t>比较</w:t>
      </w:r>
      <w:r w:rsidR="009C18DB" w:rsidRPr="00CB1DBB">
        <w:rPr>
          <w:rFonts w:ascii="Times New Roman" w:hAnsi="Times New Roman"/>
          <w:lang w:eastAsia="zh-CN"/>
        </w:rPr>
        <w:t>固定</w:t>
      </w:r>
      <w:r w:rsidR="00AD0980" w:rsidRPr="00CB1DBB">
        <w:rPr>
          <w:rFonts w:ascii="Times New Roman" w:hAnsi="Times New Roman"/>
          <w:lang w:eastAsia="zh-CN"/>
        </w:rPr>
        <w:t>，</w:t>
      </w:r>
      <w:r w:rsidR="00AD0980" w:rsidRPr="00CB1DBB">
        <w:rPr>
          <w:rFonts w:ascii="Times New Roman" w:hAnsi="Times New Roman" w:hint="eastAsia"/>
          <w:lang w:eastAsia="zh-CN"/>
        </w:rPr>
        <w:t>缺少</w:t>
      </w:r>
      <w:r w:rsidR="00AD0980" w:rsidRPr="00CB1DBB">
        <w:rPr>
          <w:rFonts w:ascii="Times New Roman" w:hAnsi="Times New Roman"/>
          <w:lang w:eastAsia="zh-CN"/>
        </w:rPr>
        <w:t>一定的灵活</w:t>
      </w:r>
      <w:r w:rsidR="00F076F1" w:rsidRPr="00CB1DBB">
        <w:rPr>
          <w:rFonts w:ascii="Times New Roman" w:hAnsi="Times New Roman" w:hint="eastAsia"/>
          <w:lang w:eastAsia="zh-CN"/>
        </w:rPr>
        <w:t>性</w:t>
      </w:r>
      <w:r w:rsidR="00EA4A28" w:rsidRPr="00CB1DBB">
        <w:rPr>
          <w:rFonts w:ascii="Times New Roman" w:hAnsi="Times New Roman"/>
          <w:lang w:eastAsia="zh-CN"/>
        </w:rPr>
        <w:t>，</w:t>
      </w:r>
      <w:r w:rsidR="00B44FB5" w:rsidRPr="00CB1DBB">
        <w:rPr>
          <w:rFonts w:ascii="Times New Roman" w:hAnsi="Times New Roman" w:hint="eastAsia"/>
          <w:lang w:eastAsia="zh-CN"/>
        </w:rPr>
        <w:t>参与</w:t>
      </w:r>
      <w:r w:rsidR="00B44FB5" w:rsidRPr="00CB1DBB">
        <w:rPr>
          <w:rFonts w:ascii="Times New Roman" w:hAnsi="Times New Roman"/>
          <w:lang w:eastAsia="zh-CN"/>
        </w:rPr>
        <w:t>人员</w:t>
      </w:r>
      <w:r w:rsidR="00B44FB5" w:rsidRPr="00CB1DBB">
        <w:rPr>
          <w:rFonts w:ascii="Times New Roman" w:hAnsi="Times New Roman" w:hint="eastAsia"/>
          <w:lang w:eastAsia="zh-CN"/>
        </w:rPr>
        <w:t>在</w:t>
      </w:r>
      <w:r w:rsidR="00B44FB5" w:rsidRPr="00CB1DBB">
        <w:rPr>
          <w:rFonts w:ascii="Times New Roman" w:hAnsi="Times New Roman"/>
          <w:lang w:eastAsia="zh-CN"/>
        </w:rPr>
        <w:t>处理</w:t>
      </w:r>
      <w:r w:rsidR="0066016B">
        <w:rPr>
          <w:rFonts w:ascii="Times New Roman" w:hAnsi="Times New Roman"/>
          <w:lang w:eastAsia="zh-CN"/>
        </w:rPr>
        <w:t>Bug</w:t>
      </w:r>
      <w:r w:rsidR="00B44FB5" w:rsidRPr="00CB1DBB">
        <w:rPr>
          <w:rFonts w:ascii="Times New Roman" w:hAnsi="Times New Roman"/>
          <w:lang w:eastAsia="zh-CN"/>
        </w:rPr>
        <w:t>上有了分歧，</w:t>
      </w:r>
      <w:r w:rsidR="00B44FB5" w:rsidRPr="00CB1DBB">
        <w:rPr>
          <w:rFonts w:ascii="Times New Roman" w:hAnsi="Times New Roman" w:hint="eastAsia"/>
          <w:lang w:eastAsia="zh-CN"/>
        </w:rPr>
        <w:t>也没有</w:t>
      </w:r>
      <w:r w:rsidR="00B44FB5" w:rsidRPr="00CB1DBB">
        <w:rPr>
          <w:rFonts w:ascii="Times New Roman" w:hAnsi="Times New Roman"/>
          <w:lang w:eastAsia="zh-CN"/>
        </w:rPr>
        <w:t>一个很好的</w:t>
      </w:r>
      <w:r w:rsidR="00B44FB5" w:rsidRPr="00CB1DBB">
        <w:rPr>
          <w:rFonts w:ascii="Times New Roman" w:hAnsi="Times New Roman" w:hint="eastAsia"/>
          <w:lang w:eastAsia="zh-CN"/>
        </w:rPr>
        <w:t>沟通</w:t>
      </w:r>
      <w:r w:rsidR="00B44FB5" w:rsidRPr="00CB1DBB">
        <w:rPr>
          <w:rFonts w:ascii="Times New Roman" w:hAnsi="Times New Roman"/>
          <w:lang w:eastAsia="zh-CN"/>
        </w:rPr>
        <w:t>方式。</w:t>
      </w:r>
    </w:p>
    <w:p w14:paraId="10CE32A6" w14:textId="77777777" w:rsidR="00AF0031" w:rsidRPr="00CB1DBB" w:rsidRDefault="00AF0031" w:rsidP="00367B5B">
      <w:pPr>
        <w:ind w:firstLine="480"/>
        <w:rPr>
          <w:rFonts w:ascii="Times New Roman" w:hAnsi="Times New Roman"/>
          <w:lang w:eastAsia="zh-CN"/>
        </w:rPr>
      </w:pPr>
      <w:r w:rsidRPr="00CB1DBB">
        <w:rPr>
          <w:rFonts w:ascii="Times New Roman" w:hAnsi="Times New Roman" w:hint="eastAsia"/>
          <w:lang w:eastAsia="zh-CN"/>
        </w:rPr>
        <w:lastRenderedPageBreak/>
        <w:t>此刻</w:t>
      </w:r>
      <w:r w:rsidRPr="00CB1DBB">
        <w:rPr>
          <w:rFonts w:ascii="Times New Roman" w:hAnsi="Times New Roman"/>
          <w:lang w:eastAsia="zh-CN"/>
        </w:rPr>
        <w:t>我们都知道了，</w:t>
      </w:r>
      <w:r w:rsidRPr="00CB1DBB">
        <w:rPr>
          <w:rFonts w:ascii="Times New Roman" w:hAnsi="Times New Roman" w:hint="eastAsia"/>
          <w:lang w:eastAsia="zh-CN"/>
        </w:rPr>
        <w:t>在</w:t>
      </w:r>
      <w:r w:rsidRPr="00CB1DBB">
        <w:rPr>
          <w:rFonts w:ascii="Times New Roman" w:hAnsi="Times New Roman" w:hint="eastAsia"/>
        </w:rPr>
        <w:t>软件</w:t>
      </w:r>
      <w:r w:rsidRPr="00CB1DBB">
        <w:rPr>
          <w:rFonts w:ascii="Times New Roman" w:hAnsi="Times New Roman"/>
        </w:rPr>
        <w:t>开发</w:t>
      </w:r>
      <w:r w:rsidR="000E0E81">
        <w:rPr>
          <w:rFonts w:ascii="Times New Roman" w:hAnsi="Times New Roman"/>
        </w:rPr>
        <w:t>的</w:t>
      </w:r>
      <w:r w:rsidRPr="00CB1DBB">
        <w:rPr>
          <w:rFonts w:ascii="Times New Roman" w:hAnsi="Times New Roman"/>
          <w:lang w:eastAsia="zh-CN"/>
        </w:rPr>
        <w:t>过程中，</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中发现</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lang w:eastAsia="zh-CN"/>
        </w:rPr>
        <w:t>的</w:t>
      </w:r>
      <w:r w:rsidRPr="00CB1DBB">
        <w:rPr>
          <w:rFonts w:ascii="Times New Roman" w:hAnsi="Times New Roman" w:hint="eastAsia"/>
          <w:lang w:eastAsia="zh-CN"/>
        </w:rPr>
        <w:t>管理</w:t>
      </w:r>
      <w:r w:rsidRPr="00CB1DBB">
        <w:rPr>
          <w:rFonts w:ascii="Times New Roman" w:hAnsi="Times New Roman"/>
          <w:lang w:eastAsia="zh-CN"/>
        </w:rPr>
        <w:t>的重要性。</w:t>
      </w:r>
      <w:r w:rsidRPr="00CB1DBB">
        <w:rPr>
          <w:rFonts w:ascii="Times New Roman" w:hAnsi="Times New Roman" w:hint="eastAsia"/>
          <w:lang w:eastAsia="zh-CN"/>
        </w:rPr>
        <w:t>当下</w:t>
      </w:r>
      <w:r w:rsidRPr="00CB1DBB">
        <w:rPr>
          <w:rFonts w:ascii="Times New Roman" w:hAnsi="Times New Roman"/>
          <w:lang w:eastAsia="zh-CN"/>
        </w:rPr>
        <w:t>软件</w:t>
      </w:r>
      <w:r w:rsidRPr="00CB1DBB">
        <w:rPr>
          <w:rFonts w:ascii="Times New Roman" w:hAnsi="Times New Roman" w:hint="eastAsia"/>
          <w:lang w:eastAsia="zh-CN"/>
        </w:rPr>
        <w:t>日新月异</w:t>
      </w:r>
      <w:r w:rsidRPr="00CB1DBB">
        <w:rPr>
          <w:rFonts w:ascii="Times New Roman" w:hAnsi="Times New Roman"/>
          <w:lang w:eastAsia="zh-CN"/>
        </w:rPr>
        <w:t>，开发周期越来越短，</w:t>
      </w:r>
      <w:r w:rsidRPr="00CB1DBB">
        <w:rPr>
          <w:rFonts w:ascii="Times New Roman" w:hAnsi="Times New Roman" w:hint="eastAsia"/>
          <w:lang w:eastAsia="zh-CN"/>
        </w:rPr>
        <w:t>用</w:t>
      </w:r>
      <w:r w:rsidRPr="00CB1DBB">
        <w:rPr>
          <w:rFonts w:ascii="Times New Roman" w:hAnsi="Times New Roman"/>
          <w:lang w:eastAsia="zh-CN"/>
        </w:rPr>
        <w:t>户</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质量</w:t>
      </w:r>
      <w:r w:rsidRPr="00CB1DBB">
        <w:rPr>
          <w:rFonts w:ascii="Times New Roman" w:hAnsi="Times New Roman"/>
          <w:lang w:eastAsia="zh-CN"/>
        </w:rPr>
        <w:t>的要求也越来越高。</w:t>
      </w:r>
      <w:r w:rsidRPr="00CB1DBB">
        <w:rPr>
          <w:rFonts w:ascii="Times New Roman" w:hAnsi="Times New Roman" w:hint="eastAsia"/>
          <w:lang w:eastAsia="zh-CN"/>
        </w:rPr>
        <w:t>传统</w:t>
      </w:r>
      <w:r w:rsidRPr="00CB1DBB">
        <w:rPr>
          <w:rFonts w:ascii="Times New Roman" w:hAnsi="Times New Roman"/>
          <w:lang w:eastAsia="zh-CN"/>
        </w:rPr>
        <w:t>的手工</w:t>
      </w:r>
      <w:r w:rsidRPr="00CB1DBB">
        <w:rPr>
          <w:rFonts w:ascii="Times New Roman" w:hAnsi="Times New Roman" w:hint="eastAsia"/>
          <w:lang w:eastAsia="zh-CN"/>
        </w:rPr>
        <w:t>处理</w:t>
      </w:r>
      <w:r w:rsidR="0066016B">
        <w:rPr>
          <w:rFonts w:ascii="Times New Roman" w:hAnsi="Times New Roman"/>
          <w:lang w:eastAsia="zh-CN"/>
        </w:rPr>
        <w:t>Bug</w:t>
      </w:r>
      <w:r w:rsidRPr="00CB1DBB">
        <w:rPr>
          <w:rFonts w:ascii="Times New Roman" w:hAnsi="Times New Roman" w:hint="eastAsia"/>
          <w:lang w:eastAsia="zh-CN"/>
        </w:rPr>
        <w:t>和</w:t>
      </w:r>
      <w:r w:rsidRPr="00CB1DBB">
        <w:rPr>
          <w:rFonts w:ascii="Times New Roman" w:hAnsi="Times New Roman"/>
          <w:lang w:eastAsia="zh-CN"/>
        </w:rPr>
        <w:t>复杂</w:t>
      </w:r>
      <w:r w:rsidRPr="00CB1DBB">
        <w:rPr>
          <w:rFonts w:ascii="Times New Roman" w:hAnsi="Times New Roman" w:hint="eastAsia"/>
          <w:lang w:eastAsia="zh-CN"/>
        </w:rPr>
        <w:t>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让参与用户要花费大量的</w:t>
      </w:r>
      <w:r w:rsidRPr="00CB1DBB">
        <w:rPr>
          <w:rFonts w:ascii="Times New Roman" w:hAnsi="Times New Roman" w:hint="eastAsia"/>
          <w:lang w:eastAsia="zh-CN"/>
        </w:rPr>
        <w:t>精力去关心</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流转问题上，这使得工作的</w:t>
      </w:r>
      <w:r w:rsidRPr="00CB1DBB">
        <w:rPr>
          <w:rFonts w:ascii="Times New Roman" w:hAnsi="Times New Roman" w:hint="eastAsia"/>
          <w:lang w:eastAsia="zh-CN"/>
        </w:rPr>
        <w:t>重心</w:t>
      </w:r>
      <w:r w:rsidRPr="00CB1DBB">
        <w:rPr>
          <w:rFonts w:ascii="Times New Roman" w:hAnsi="Times New Roman"/>
          <w:lang w:eastAsia="zh-CN"/>
        </w:rPr>
        <w:t>产生了</w:t>
      </w:r>
      <w:r w:rsidRPr="00CB1DBB">
        <w:rPr>
          <w:rFonts w:ascii="Times New Roman" w:hAnsi="Times New Roman" w:hint="eastAsia"/>
          <w:lang w:eastAsia="zh-CN"/>
        </w:rPr>
        <w:t>偏移</w:t>
      </w:r>
      <w:r w:rsidRPr="00CB1DBB">
        <w:rPr>
          <w:rFonts w:ascii="Times New Roman" w:hAnsi="Times New Roman"/>
          <w:lang w:eastAsia="zh-CN"/>
        </w:rPr>
        <w:t>，</w:t>
      </w:r>
      <w:r w:rsidRPr="00CB1DBB">
        <w:rPr>
          <w:rFonts w:ascii="Times New Roman" w:hAnsi="Times New Roman" w:hint="eastAsia"/>
          <w:lang w:eastAsia="zh-CN"/>
        </w:rPr>
        <w:t>而且在实际的项目开发过程中，项目组的成员并不是一成不变的，软件</w:t>
      </w:r>
      <w:r w:rsidR="0066016B">
        <w:rPr>
          <w:rFonts w:ascii="Times New Roman" w:hAnsi="Times New Roman" w:hint="eastAsia"/>
          <w:lang w:eastAsia="zh-CN"/>
        </w:rPr>
        <w:t>Bug</w:t>
      </w:r>
      <w:r w:rsidRPr="00CB1DBB">
        <w:rPr>
          <w:rFonts w:ascii="Times New Roman" w:hAnsi="Times New Roman" w:hint="eastAsia"/>
          <w:lang w:eastAsia="zh-CN"/>
        </w:rPr>
        <w:t>的流转可能根据项目组人员的变动，职责的变动或者其他一些原因，产生变化，</w:t>
      </w:r>
      <w:r w:rsidRPr="00CB1DBB">
        <w:rPr>
          <w:rFonts w:ascii="Times New Roman" w:hAnsi="Times New Roman"/>
          <w:lang w:eastAsia="zh-CN"/>
        </w:rPr>
        <w:t>这个时候</w:t>
      </w:r>
      <w:r w:rsidRPr="00CB1DBB">
        <w:rPr>
          <w:rFonts w:ascii="Times New Roman" w:hAnsi="Times New Roman" w:hint="eastAsia"/>
          <w:lang w:eastAsia="zh-CN"/>
        </w:rPr>
        <w:t>为了实时追踪</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，就需要调整原有的</w:t>
      </w:r>
      <w:r w:rsidR="0066016B">
        <w:rPr>
          <w:rFonts w:ascii="Times New Roman" w:hAnsi="Times New Roman"/>
          <w:lang w:eastAsia="zh-CN"/>
        </w:rPr>
        <w:t>Bug</w:t>
      </w:r>
      <w:r w:rsidRPr="00CB1DBB">
        <w:rPr>
          <w:rFonts w:ascii="Times New Roman" w:hAnsi="Times New Roman" w:hint="eastAsia"/>
          <w:lang w:eastAsia="zh-CN"/>
        </w:rPr>
        <w:t>流转流程，确保流转流程的完整性</w:t>
      </w:r>
      <w:r w:rsidRPr="00CB1DBB">
        <w:rPr>
          <w:rFonts w:ascii="Times New Roman" w:hAnsi="Times New Roman"/>
          <w:lang w:eastAsia="zh-CN"/>
        </w:rPr>
        <w:t>和</w:t>
      </w:r>
      <w:r w:rsidRPr="00CB1DBB">
        <w:rPr>
          <w:rFonts w:ascii="Times New Roman" w:hAnsi="Times New Roman" w:hint="eastAsia"/>
          <w:lang w:eastAsia="zh-CN"/>
        </w:rPr>
        <w:t>有</w:t>
      </w:r>
      <w:r w:rsidRPr="00CB1DBB">
        <w:rPr>
          <w:rFonts w:ascii="Times New Roman" w:hAnsi="Times New Roman"/>
          <w:lang w:eastAsia="zh-CN"/>
        </w:rPr>
        <w:t>效性。</w:t>
      </w:r>
    </w:p>
    <w:p w14:paraId="5179B23E" w14:textId="77777777" w:rsidR="00AE4A70" w:rsidRPr="00CB1DBB" w:rsidRDefault="00AF6A87" w:rsidP="00CB1DBB">
      <w:pPr>
        <w:ind w:firstLineChars="0" w:firstLine="480"/>
        <w:rPr>
          <w:rFonts w:ascii="Times New Roman" w:hAnsi="Times New Roman"/>
          <w:lang w:eastAsia="zh-CN"/>
        </w:rPr>
      </w:pPr>
      <w:r w:rsidRPr="00CB1DBB">
        <w:rPr>
          <w:rFonts w:ascii="Times New Roman" w:hAnsi="Times New Roman" w:hint="eastAsia"/>
          <w:lang w:eastAsia="zh-CN"/>
        </w:rPr>
        <w:t>如何在多变、复杂的软件开发中进行</w:t>
      </w:r>
      <w:r w:rsidR="0066016B">
        <w:rPr>
          <w:rFonts w:ascii="Times New Roman" w:hAnsi="Times New Roman"/>
          <w:lang w:eastAsia="zh-CN"/>
        </w:rPr>
        <w:t>Bug</w:t>
      </w:r>
      <w:r w:rsidRPr="00CB1DBB">
        <w:rPr>
          <w:rFonts w:ascii="Times New Roman" w:hAnsi="Times New Roman" w:hint="eastAsia"/>
          <w:lang w:eastAsia="zh-CN"/>
        </w:rPr>
        <w:t>管理，并针对团队的现状对</w:t>
      </w:r>
      <w:r w:rsidR="0066016B">
        <w:rPr>
          <w:rFonts w:ascii="Times New Roman" w:hAnsi="Times New Roman" w:hint="eastAsia"/>
          <w:lang w:eastAsia="zh-CN"/>
        </w:rPr>
        <w:t>Bug</w:t>
      </w:r>
      <w:r w:rsidRPr="00CB1DBB">
        <w:rPr>
          <w:rFonts w:ascii="Times New Roman" w:hAnsi="Times New Roman" w:hint="eastAsia"/>
          <w:lang w:eastAsia="zh-CN"/>
        </w:rPr>
        <w:t>问题单的流转进行相应的调整，让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管理系统可以更好的融入到团队开发中，从而更好的加快软件开发的速度，保证软件的质量，是每个软件公司都在考虑的问题。如何让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 xml:space="preserve"> </w:t>
      </w:r>
      <w:r w:rsidRPr="00CB1DBB">
        <w:rPr>
          <w:rFonts w:ascii="Times New Roman" w:hAnsi="Times New Roman" w:hint="eastAsia"/>
          <w:lang w:eastAsia="zh-CN"/>
        </w:rPr>
        <w:t>的流转更加灵活高效呢？</w:t>
      </w:r>
      <w:r w:rsidR="008C689E" w:rsidRPr="00CB1DBB">
        <w:rPr>
          <w:rFonts w:ascii="Times New Roman" w:hAnsi="Times New Roman"/>
          <w:lang w:eastAsia="zh-CN"/>
        </w:rPr>
        <w:t>工作流不失为</w:t>
      </w:r>
      <w:r w:rsidR="008C689E" w:rsidRPr="00CB1DBB">
        <w:rPr>
          <w:rFonts w:ascii="Times New Roman" w:hAnsi="Times New Roman" w:hint="eastAsia"/>
          <w:lang w:eastAsia="zh-CN"/>
        </w:rPr>
        <w:t>一种</w:t>
      </w:r>
      <w:r w:rsidR="008C689E" w:rsidRPr="00CB1DBB">
        <w:rPr>
          <w:rFonts w:ascii="Times New Roman" w:hAnsi="Times New Roman"/>
          <w:lang w:eastAsia="zh-CN"/>
        </w:rPr>
        <w:t>很好的解决方案</w:t>
      </w:r>
      <w:r w:rsidR="000E02D5" w:rsidRPr="00CB1DBB">
        <w:rPr>
          <w:rFonts w:ascii="Times New Roman" w:hAnsi="Times New Roman" w:hint="eastAsia"/>
          <w:lang w:eastAsia="zh-CN"/>
        </w:rPr>
        <w:t>。近几年，许多信息化</w:t>
      </w:r>
      <w:r w:rsidR="000E02D5" w:rsidRPr="00CB1DBB">
        <w:rPr>
          <w:rFonts w:ascii="Times New Roman" w:hAnsi="Times New Roman"/>
          <w:lang w:eastAsia="zh-CN"/>
        </w:rPr>
        <w:t>应用</w:t>
      </w:r>
      <w:r w:rsidR="000E02D5" w:rsidRPr="00CB1DBB">
        <w:rPr>
          <w:rFonts w:ascii="Times New Roman" w:hAnsi="Times New Roman" w:hint="eastAsia"/>
          <w:lang w:eastAsia="zh-CN"/>
        </w:rPr>
        <w:t>系统都集成了工作流（</w:t>
      </w:r>
      <w:r w:rsidR="000E02D5" w:rsidRPr="00CB1DBB">
        <w:rPr>
          <w:rFonts w:ascii="Times New Roman" w:hAnsi="Times New Roman" w:hint="eastAsia"/>
          <w:lang w:eastAsia="zh-CN"/>
        </w:rPr>
        <w:t>Work Flow</w:t>
      </w:r>
      <w:r w:rsidR="000E02D5" w:rsidRPr="00CB1DBB">
        <w:rPr>
          <w:rFonts w:ascii="Times New Roman" w:hAnsi="Times New Roman" w:hint="eastAsia"/>
          <w:lang w:eastAsia="zh-CN"/>
        </w:rPr>
        <w:t>）引擎技术，它通过解析一个标准的</w:t>
      </w:r>
      <w:r w:rsidR="000E02D5" w:rsidRPr="00CB1DBB">
        <w:rPr>
          <w:rFonts w:ascii="Times New Roman" w:hAnsi="Times New Roman" w:hint="eastAsia"/>
          <w:lang w:eastAsia="zh-CN"/>
        </w:rPr>
        <w:t xml:space="preserve"> BPMN </w:t>
      </w:r>
      <w:r w:rsidR="00F70C0A" w:rsidRPr="00CB1DBB">
        <w:rPr>
          <w:rFonts w:ascii="Times New Roman" w:hAnsi="Times New Roman"/>
          <w:lang w:eastAsia="zh-CN"/>
        </w:rPr>
        <w:t>（</w:t>
      </w:r>
      <w:r w:rsidR="00F70C0A" w:rsidRPr="00CB1DBB">
        <w:rPr>
          <w:rFonts w:ascii="Times New Roman" w:hAnsi="Times New Roman" w:hint="eastAsia"/>
          <w:lang w:eastAsia="zh-CN"/>
        </w:rPr>
        <w:t>Business Process Modeling Notation</w:t>
      </w:r>
      <w:r w:rsidR="00F70C0A" w:rsidRPr="00CB1DBB">
        <w:rPr>
          <w:rFonts w:ascii="Times New Roman" w:hAnsi="Times New Roman"/>
          <w:lang w:eastAsia="zh-CN"/>
        </w:rPr>
        <w:t>）</w:t>
      </w:r>
      <w:r w:rsidR="000E02D5" w:rsidRPr="00CB1DBB">
        <w:rPr>
          <w:rFonts w:ascii="Times New Roman" w:hAnsi="Times New Roman" w:hint="eastAsia"/>
          <w:lang w:eastAsia="zh-CN"/>
        </w:rPr>
        <w:t>文件，便能够将现实生活中复杂的流程流转集成到计算机作业中来，这样一来将大大的简化复杂的</w:t>
      </w:r>
      <w:r w:rsidR="00F57B06" w:rsidRPr="00CB1DBB">
        <w:rPr>
          <w:rFonts w:ascii="Times New Roman" w:hAnsi="Times New Roman" w:hint="eastAsia"/>
          <w:lang w:eastAsia="zh-CN"/>
        </w:rPr>
        <w:t>业务</w:t>
      </w:r>
      <w:r w:rsidR="00D64E93" w:rsidRPr="00CB1DBB">
        <w:rPr>
          <w:rFonts w:ascii="Times New Roman" w:hAnsi="Times New Roman" w:hint="eastAsia"/>
          <w:lang w:eastAsia="zh-CN"/>
        </w:rPr>
        <w:t>流转</w:t>
      </w:r>
      <w:r w:rsidR="000E02D5" w:rsidRPr="00CB1DBB">
        <w:rPr>
          <w:rFonts w:ascii="Times New Roman" w:hAnsi="Times New Roman"/>
          <w:lang w:eastAsia="zh-CN"/>
        </w:rPr>
        <w:t>。</w:t>
      </w:r>
      <w:r w:rsidR="002B0C79" w:rsidRPr="00CB1DBB">
        <w:rPr>
          <w:rFonts w:ascii="Times New Roman" w:hAnsi="Times New Roman"/>
          <w:lang w:eastAsia="zh-CN"/>
        </w:rPr>
        <w:t>就</w:t>
      </w:r>
      <w:r w:rsidR="006B6213" w:rsidRPr="00CB1DBB">
        <w:rPr>
          <w:rFonts w:ascii="Times New Roman" w:hAnsi="Times New Roman" w:hint="eastAsia"/>
          <w:lang w:eastAsia="zh-CN"/>
        </w:rPr>
        <w:t>目前</w:t>
      </w:r>
      <w:r w:rsidR="002B0C79" w:rsidRPr="00CB1DBB">
        <w:rPr>
          <w:rFonts w:ascii="Times New Roman" w:hAnsi="Times New Roman" w:hint="eastAsia"/>
          <w:lang w:eastAsia="zh-CN"/>
        </w:rPr>
        <w:t>而言</w:t>
      </w:r>
      <w:r w:rsidR="00CC53DF" w:rsidRPr="00CB1DBB">
        <w:rPr>
          <w:rFonts w:ascii="Times New Roman" w:hAnsi="Times New Roman" w:hint="eastAsia"/>
          <w:lang w:eastAsia="zh-CN"/>
        </w:rPr>
        <w:t>，工作流引擎</w:t>
      </w:r>
      <w:r w:rsidR="006B6213" w:rsidRPr="00CB1DBB">
        <w:rPr>
          <w:rFonts w:ascii="Times New Roman" w:hAnsi="Times New Roman"/>
          <w:lang w:eastAsia="zh-CN"/>
        </w:rPr>
        <w:t>Activiti</w:t>
      </w:r>
      <w:r w:rsidR="00A3231D" w:rsidRPr="00CB1DBB">
        <w:rPr>
          <w:rFonts w:ascii="Times New Roman" w:hAnsi="Times New Roman"/>
          <w:lang w:eastAsia="zh-CN"/>
        </w:rPr>
        <w:t>十分流行，</w:t>
      </w:r>
      <w:r w:rsidR="006B6213" w:rsidRPr="00CB1DBB">
        <w:rPr>
          <w:rFonts w:ascii="Times New Roman" w:hAnsi="Times New Roman" w:hint="eastAsia"/>
          <w:lang w:eastAsia="zh-CN"/>
        </w:rPr>
        <w:t>并且</w:t>
      </w:r>
      <w:r w:rsidR="006B6213" w:rsidRPr="00CB1DBB">
        <w:rPr>
          <w:rFonts w:ascii="Times New Roman" w:hAnsi="Times New Roman"/>
          <w:lang w:eastAsia="zh-CN"/>
        </w:rPr>
        <w:t>它</w:t>
      </w:r>
      <w:r w:rsidR="006B6213" w:rsidRPr="00CB1DBB">
        <w:rPr>
          <w:rFonts w:ascii="Times New Roman" w:hAnsi="Times New Roman" w:hint="eastAsia"/>
          <w:lang w:eastAsia="zh-CN"/>
        </w:rPr>
        <w:t>集成</w:t>
      </w:r>
      <w:r w:rsidR="006B6213" w:rsidRPr="00CB1DBB">
        <w:rPr>
          <w:rFonts w:ascii="Times New Roman" w:hAnsi="Times New Roman"/>
          <w:lang w:eastAsia="zh-CN"/>
        </w:rPr>
        <w:t>的</w:t>
      </w:r>
      <w:r w:rsidR="006B6213" w:rsidRPr="00CB1DBB">
        <w:rPr>
          <w:rFonts w:ascii="Times New Roman" w:hAnsi="Times New Roman" w:hint="eastAsia"/>
          <w:lang w:eastAsia="zh-CN"/>
        </w:rPr>
        <w:t>流程在线</w:t>
      </w:r>
      <w:r w:rsidR="006B6213" w:rsidRPr="00CB1DBB">
        <w:rPr>
          <w:rFonts w:ascii="Times New Roman" w:hAnsi="Times New Roman"/>
          <w:lang w:eastAsia="zh-CN"/>
        </w:rPr>
        <w:t>设计器也可以</w:t>
      </w:r>
      <w:r w:rsidR="006B6213" w:rsidRPr="00CB1DBB">
        <w:rPr>
          <w:rFonts w:ascii="Times New Roman" w:hAnsi="Times New Roman" w:hint="eastAsia"/>
          <w:lang w:eastAsia="zh-CN"/>
        </w:rPr>
        <w:t>对</w:t>
      </w:r>
      <w:r w:rsidR="002520F0" w:rsidRPr="00CB1DBB">
        <w:rPr>
          <w:rFonts w:ascii="Times New Roman" w:hAnsi="Times New Roman" w:hint="eastAsia"/>
          <w:lang w:eastAsia="zh-CN"/>
        </w:rPr>
        <w:t>业务</w:t>
      </w:r>
      <w:r w:rsidR="006B6213" w:rsidRPr="00CB1DBB">
        <w:rPr>
          <w:rFonts w:ascii="Times New Roman" w:hAnsi="Times New Roman"/>
          <w:lang w:eastAsia="zh-CN"/>
        </w:rPr>
        <w:t>的</w:t>
      </w:r>
      <w:r w:rsidR="006B6213" w:rsidRPr="00CB1DBB">
        <w:rPr>
          <w:rFonts w:ascii="Times New Roman" w:hAnsi="Times New Roman" w:hint="eastAsia"/>
          <w:lang w:eastAsia="zh-CN"/>
        </w:rPr>
        <w:t>流转</w:t>
      </w:r>
      <w:r w:rsidR="006B6213" w:rsidRPr="00CB1DBB">
        <w:rPr>
          <w:rFonts w:ascii="Times New Roman" w:hAnsi="Times New Roman"/>
          <w:lang w:eastAsia="zh-CN"/>
        </w:rPr>
        <w:t>进行</w:t>
      </w:r>
      <w:r w:rsidR="006B6213" w:rsidRPr="00CB1DBB">
        <w:rPr>
          <w:rFonts w:ascii="Times New Roman" w:hAnsi="Times New Roman" w:hint="eastAsia"/>
          <w:lang w:eastAsia="zh-CN"/>
        </w:rPr>
        <w:t>相应</w:t>
      </w:r>
      <w:r w:rsidR="006B6213" w:rsidRPr="00CB1DBB">
        <w:rPr>
          <w:rFonts w:ascii="Times New Roman" w:hAnsi="Times New Roman"/>
          <w:lang w:eastAsia="zh-CN"/>
        </w:rPr>
        <w:t>的调整</w:t>
      </w:r>
      <w:r w:rsidR="00AA04F8" w:rsidRPr="00CB1DBB">
        <w:rPr>
          <w:rFonts w:ascii="Times New Roman" w:hAnsi="Times New Roman"/>
          <w:lang w:eastAsia="zh-CN"/>
        </w:rPr>
        <w:t>。</w:t>
      </w:r>
    </w:p>
    <w:p w14:paraId="44B7C73F" w14:textId="77777777" w:rsidR="00583BA3" w:rsidRPr="00CB1DBB" w:rsidRDefault="00583BA3" w:rsidP="00367B5B">
      <w:pPr>
        <w:ind w:firstLine="480"/>
        <w:rPr>
          <w:rFonts w:ascii="Times New Roman" w:hAnsi="Times New Roman"/>
          <w:lang w:eastAsia="zh-CN"/>
        </w:rPr>
      </w:pPr>
      <w:r w:rsidRPr="00CB1DBB">
        <w:rPr>
          <w:rFonts w:ascii="Times New Roman" w:hAnsi="Times New Roman" w:hint="eastAsia"/>
          <w:lang w:eastAsia="zh-CN"/>
        </w:rPr>
        <w:t>因此开发</w:t>
      </w:r>
      <w:r w:rsidRPr="00CB1DBB">
        <w:rPr>
          <w:rFonts w:ascii="Times New Roman" w:hAnsi="Times New Roman"/>
          <w:lang w:eastAsia="zh-CN"/>
        </w:rPr>
        <w:t>一个</w:t>
      </w:r>
      <w:r w:rsidRPr="00CB1DBB">
        <w:rPr>
          <w:rFonts w:ascii="Times New Roman" w:hAnsi="Times New Roman" w:hint="eastAsia"/>
          <w:lang w:eastAsia="zh-CN"/>
        </w:rPr>
        <w:t>Java</w:t>
      </w:r>
      <w:r w:rsidRPr="00CB1DBB">
        <w:rPr>
          <w:rFonts w:ascii="Times New Roman" w:hAnsi="Times New Roman" w:hint="eastAsia"/>
          <w:lang w:eastAsia="zh-CN"/>
        </w:rPr>
        <w:t>平台</w:t>
      </w:r>
      <w:r w:rsidRPr="00CB1DBB">
        <w:rPr>
          <w:rFonts w:ascii="Times New Roman" w:hAnsi="Times New Roman"/>
          <w:lang w:eastAsia="zh-CN"/>
        </w:rPr>
        <w:t>的简单、</w:t>
      </w:r>
      <w:r w:rsidRPr="00CB1DBB">
        <w:rPr>
          <w:rFonts w:ascii="Times New Roman" w:hAnsi="Times New Roman" w:hint="eastAsia"/>
          <w:lang w:eastAsia="zh-CN"/>
        </w:rPr>
        <w:t>灵活</w:t>
      </w:r>
      <w:r w:rsidRPr="00CB1DBB">
        <w:rPr>
          <w:rFonts w:ascii="Times New Roman" w:hAnsi="Times New Roman"/>
          <w:lang w:eastAsia="zh-CN"/>
        </w:rPr>
        <w:t>、</w:t>
      </w:r>
      <w:r w:rsidRPr="00CB1DBB">
        <w:rPr>
          <w:rFonts w:ascii="Times New Roman" w:hAnsi="Times New Roman" w:hint="eastAsia"/>
          <w:lang w:eastAsia="zh-CN"/>
        </w:rPr>
        <w:t>实用</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变显得</w:t>
      </w:r>
      <w:r w:rsidRPr="00CB1DBB">
        <w:rPr>
          <w:rFonts w:ascii="Times New Roman" w:hAnsi="Times New Roman"/>
          <w:lang w:eastAsia="zh-CN"/>
        </w:rPr>
        <w:t>十分</w:t>
      </w:r>
      <w:r w:rsidRPr="00CB1DBB">
        <w:rPr>
          <w:rFonts w:ascii="Times New Roman" w:hAnsi="Times New Roman" w:hint="eastAsia"/>
          <w:lang w:eastAsia="zh-CN"/>
        </w:rPr>
        <w:t>重要，本</w:t>
      </w:r>
      <w:r w:rsidR="0066016B">
        <w:rPr>
          <w:rFonts w:ascii="Times New Roman" w:hAnsi="Times New Roman"/>
          <w:lang w:eastAsia="zh-CN"/>
        </w:rPr>
        <w:t>Bug</w:t>
      </w:r>
      <w:r w:rsidRPr="00CB1DBB">
        <w:rPr>
          <w:rFonts w:ascii="Times New Roman" w:hAnsi="Times New Roman" w:hint="eastAsia"/>
          <w:lang w:eastAsia="zh-CN"/>
        </w:rPr>
        <w:t>管理系统的设计与实现，</w:t>
      </w:r>
      <w:r w:rsidRPr="00CB1DBB">
        <w:rPr>
          <w:rFonts w:ascii="Times New Roman" w:hAnsi="Times New Roman"/>
          <w:lang w:eastAsia="zh-CN"/>
        </w:rPr>
        <w:t>是</w:t>
      </w:r>
      <w:r w:rsidRPr="00CB1DBB">
        <w:rPr>
          <w:rFonts w:ascii="Times New Roman" w:hAnsi="Times New Roman" w:hint="eastAsia"/>
          <w:lang w:eastAsia="zh-CN"/>
        </w:rPr>
        <w:t>基于</w:t>
      </w:r>
      <w:r w:rsidRPr="00CB1DBB">
        <w:rPr>
          <w:rFonts w:ascii="Times New Roman" w:hAnsi="Times New Roman" w:hint="eastAsia"/>
          <w:lang w:eastAsia="zh-CN"/>
        </w:rPr>
        <w:t xml:space="preserve">Java </w:t>
      </w:r>
      <w:r w:rsidRPr="00CB1DBB">
        <w:rPr>
          <w:rFonts w:ascii="Times New Roman" w:hAnsi="Times New Roman" w:hint="eastAsia"/>
          <w:lang w:eastAsia="zh-CN"/>
        </w:rPr>
        <w:t>框架</w:t>
      </w:r>
      <w:r w:rsidRPr="00CB1DBB">
        <w:rPr>
          <w:rFonts w:ascii="Times New Roman" w:hAnsi="Times New Roman" w:hint="eastAsia"/>
          <w:lang w:eastAsia="zh-CN"/>
        </w:rPr>
        <w:t xml:space="preserve"> SSH</w:t>
      </w:r>
      <w:r w:rsidRPr="00CB1DBB">
        <w:rPr>
          <w:rFonts w:ascii="Times New Roman" w:hAnsi="Times New Roman" w:hint="eastAsia"/>
          <w:lang w:eastAsia="zh-CN"/>
        </w:rPr>
        <w:t>并集成</w:t>
      </w:r>
      <w:r w:rsidRPr="00CB1DBB">
        <w:rPr>
          <w:rFonts w:ascii="Times New Roman" w:hAnsi="Times New Roman"/>
          <w:lang w:eastAsia="zh-CN"/>
        </w:rPr>
        <w:t>了</w:t>
      </w:r>
      <w:r w:rsidR="00E22203" w:rsidRPr="00CB1DBB">
        <w:rPr>
          <w:rFonts w:ascii="Times New Roman" w:hAnsi="Times New Roman"/>
          <w:lang w:eastAsia="zh-CN"/>
        </w:rPr>
        <w:t xml:space="preserve"> </w:t>
      </w:r>
      <w:r w:rsidR="00E22203" w:rsidRPr="00CB1DBB">
        <w:rPr>
          <w:rFonts w:ascii="Times New Roman" w:hAnsi="Times New Roman" w:hint="eastAsia"/>
          <w:lang w:eastAsia="zh-CN"/>
        </w:rPr>
        <w:t>Activiti</w:t>
      </w:r>
      <w:r w:rsidR="0030526B" w:rsidRPr="00CB1DBB">
        <w:rPr>
          <w:rFonts w:ascii="Times New Roman" w:hAnsi="Times New Roman"/>
          <w:lang w:eastAsia="zh-CN"/>
        </w:rPr>
        <w:t>这一</w:t>
      </w:r>
      <w:r w:rsidRPr="00CB1DBB">
        <w:rPr>
          <w:rFonts w:ascii="Times New Roman" w:hAnsi="Times New Roman" w:hint="eastAsia"/>
          <w:lang w:eastAsia="zh-CN"/>
        </w:rPr>
        <w:t>工作流引擎框架，</w:t>
      </w:r>
      <w:r w:rsidR="00AE4A70" w:rsidRPr="00CB1DBB">
        <w:rPr>
          <w:rFonts w:ascii="Times New Roman" w:hAnsi="Times New Roman" w:hint="eastAsia"/>
          <w:lang w:eastAsia="zh-CN"/>
        </w:rPr>
        <w:t>从而</w:t>
      </w:r>
      <w:r w:rsidR="00AE4A70" w:rsidRPr="00CB1DBB">
        <w:rPr>
          <w:rFonts w:ascii="Times New Roman" w:hAnsi="Times New Roman"/>
          <w:lang w:eastAsia="zh-CN"/>
        </w:rPr>
        <w:t>可以高效的</w:t>
      </w:r>
      <w:r w:rsidR="00AE4A70" w:rsidRPr="00CB1DBB">
        <w:rPr>
          <w:rFonts w:ascii="Times New Roman" w:hAnsi="Times New Roman" w:hint="eastAsia"/>
          <w:lang w:eastAsia="zh-CN"/>
        </w:rPr>
        <w:t>流转测试</w:t>
      </w:r>
      <w:r w:rsidR="00AE4A70" w:rsidRPr="00CB1DBB">
        <w:rPr>
          <w:rFonts w:ascii="Times New Roman" w:hAnsi="Times New Roman"/>
          <w:lang w:eastAsia="zh-CN"/>
        </w:rPr>
        <w:t>人员</w:t>
      </w:r>
      <w:r w:rsidR="00AE4A70" w:rsidRPr="00CB1DBB">
        <w:rPr>
          <w:rFonts w:ascii="Times New Roman" w:hAnsi="Times New Roman" w:hint="eastAsia"/>
          <w:lang w:eastAsia="zh-CN"/>
        </w:rPr>
        <w:t>提出</w:t>
      </w:r>
      <w:r w:rsidR="00AE4A70" w:rsidRPr="00CB1DBB">
        <w:rPr>
          <w:rFonts w:ascii="Times New Roman" w:hAnsi="Times New Roman"/>
          <w:lang w:eastAsia="zh-CN"/>
        </w:rPr>
        <w:t>的</w:t>
      </w:r>
      <w:r w:rsidR="00AE4A70" w:rsidRPr="00CB1DBB">
        <w:rPr>
          <w:rFonts w:ascii="Times New Roman" w:hAnsi="Times New Roman"/>
          <w:lang w:eastAsia="zh-CN"/>
        </w:rPr>
        <w:t xml:space="preserve"> </w:t>
      </w:r>
      <w:r w:rsidR="0066016B">
        <w:rPr>
          <w:rFonts w:ascii="Times New Roman" w:hAnsi="Times New Roman"/>
          <w:lang w:eastAsia="zh-CN"/>
        </w:rPr>
        <w:t>Bug</w:t>
      </w:r>
      <w:r w:rsidR="00AE4A70" w:rsidRPr="00CB1DBB">
        <w:rPr>
          <w:rFonts w:ascii="Times New Roman" w:hAnsi="Times New Roman"/>
          <w:lang w:eastAsia="zh-CN"/>
        </w:rPr>
        <w:t>，</w:t>
      </w:r>
      <w:r w:rsidR="00AE4A70" w:rsidRPr="00CB1DBB">
        <w:rPr>
          <w:rFonts w:ascii="Times New Roman" w:hAnsi="Times New Roman" w:hint="eastAsia"/>
          <w:lang w:eastAsia="zh-CN"/>
        </w:rPr>
        <w:t>在</w:t>
      </w:r>
      <w:r w:rsidR="00AE4A70" w:rsidRPr="00CB1DBB">
        <w:rPr>
          <w:rFonts w:ascii="Times New Roman" w:hAnsi="Times New Roman"/>
          <w:lang w:eastAsia="zh-CN"/>
        </w:rPr>
        <w:t xml:space="preserve"> </w:t>
      </w:r>
      <w:r w:rsidR="00AE4A70" w:rsidRPr="00CB1DBB">
        <w:rPr>
          <w:rFonts w:ascii="Times New Roman" w:hAnsi="Times New Roman" w:hint="eastAsia"/>
          <w:lang w:eastAsia="zh-CN"/>
        </w:rPr>
        <w:t>A</w:t>
      </w:r>
      <w:r w:rsidR="00AE4A70" w:rsidRPr="00CB1DBB">
        <w:rPr>
          <w:rFonts w:ascii="Times New Roman" w:hAnsi="Times New Roman"/>
          <w:lang w:eastAsia="zh-CN"/>
        </w:rPr>
        <w:t xml:space="preserve">ctiviti </w:t>
      </w:r>
      <w:r w:rsidR="00AE4A70" w:rsidRPr="00CB1DBB">
        <w:rPr>
          <w:rFonts w:ascii="Times New Roman" w:hAnsi="Times New Roman" w:hint="eastAsia"/>
          <w:lang w:eastAsia="zh-CN"/>
        </w:rPr>
        <w:t>的</w:t>
      </w:r>
      <w:r w:rsidR="00AE4A70" w:rsidRPr="00CB1DBB">
        <w:rPr>
          <w:rFonts w:ascii="Times New Roman" w:hAnsi="Times New Roman"/>
          <w:lang w:eastAsia="zh-CN"/>
        </w:rPr>
        <w:t>调动下，</w:t>
      </w:r>
      <w:r w:rsidR="00AE4A70" w:rsidRPr="00CB1DBB">
        <w:rPr>
          <w:rFonts w:ascii="Times New Roman" w:hAnsi="Times New Roman" w:hint="eastAsia"/>
          <w:lang w:eastAsia="zh-CN"/>
        </w:rPr>
        <w:t>将</w:t>
      </w:r>
      <w:r w:rsidR="0066016B">
        <w:rPr>
          <w:rFonts w:ascii="Times New Roman" w:hAnsi="Times New Roman"/>
          <w:lang w:eastAsia="zh-CN"/>
        </w:rPr>
        <w:t>Bug</w:t>
      </w:r>
      <w:r w:rsidR="00AE4A70" w:rsidRPr="00CB1DBB">
        <w:rPr>
          <w:rFonts w:ascii="Times New Roman" w:hAnsi="Times New Roman"/>
          <w:lang w:eastAsia="zh-CN"/>
        </w:rPr>
        <w:t>流转到</w:t>
      </w:r>
      <w:r w:rsidR="00AE4A70" w:rsidRPr="00CB1DBB">
        <w:rPr>
          <w:rFonts w:ascii="Times New Roman" w:hAnsi="Times New Roman" w:hint="eastAsia"/>
          <w:lang w:eastAsia="zh-CN"/>
        </w:rPr>
        <w:t>下一个</w:t>
      </w:r>
      <w:r w:rsidR="00AE4A70" w:rsidRPr="00CB1DBB">
        <w:rPr>
          <w:rFonts w:ascii="Times New Roman" w:hAnsi="Times New Roman"/>
          <w:lang w:eastAsia="zh-CN"/>
        </w:rPr>
        <w:t>参与用户的活动任务（</w:t>
      </w:r>
      <w:r w:rsidR="00AE4A70" w:rsidRPr="00CB1DBB">
        <w:rPr>
          <w:rFonts w:ascii="Times New Roman" w:hAnsi="Times New Roman"/>
          <w:lang w:eastAsia="zh-CN"/>
        </w:rPr>
        <w:t>Task</w:t>
      </w:r>
      <w:r w:rsidR="00AE4A70" w:rsidRPr="00CB1DBB">
        <w:rPr>
          <w:rFonts w:ascii="Times New Roman" w:hAnsi="Times New Roman" w:hint="eastAsia"/>
          <w:lang w:eastAsia="zh-CN"/>
        </w:rPr>
        <w:t>）</w:t>
      </w:r>
      <w:r w:rsidR="00AE4A70" w:rsidRPr="00CB1DBB">
        <w:rPr>
          <w:rFonts w:ascii="Times New Roman" w:hAnsi="Times New Roman" w:hint="eastAsia"/>
          <w:lang w:eastAsia="zh-CN"/>
        </w:rPr>
        <w:t xml:space="preserve"> </w:t>
      </w:r>
      <w:r w:rsidR="00AE4A70" w:rsidRPr="00CB1DBB">
        <w:rPr>
          <w:rFonts w:ascii="Times New Roman" w:hAnsi="Times New Roman" w:hint="eastAsia"/>
          <w:lang w:eastAsia="zh-CN"/>
        </w:rPr>
        <w:t>节点</w:t>
      </w:r>
      <w:r w:rsidR="00AE4A70" w:rsidRPr="00CB1DBB">
        <w:rPr>
          <w:rFonts w:ascii="Times New Roman" w:hAnsi="Times New Roman"/>
          <w:lang w:eastAsia="zh-CN"/>
        </w:rPr>
        <w:t>上，</w:t>
      </w:r>
      <w:r w:rsidR="00AE4A70" w:rsidRPr="00CB1DBB">
        <w:rPr>
          <w:rFonts w:ascii="Times New Roman" w:hAnsi="Times New Roman" w:hint="eastAsia"/>
          <w:lang w:eastAsia="zh-CN"/>
        </w:rPr>
        <w:t>每个人</w:t>
      </w:r>
      <w:r w:rsidR="00AE4A70" w:rsidRPr="00CB1DBB">
        <w:rPr>
          <w:rFonts w:ascii="Times New Roman" w:hAnsi="Times New Roman"/>
          <w:lang w:eastAsia="zh-CN"/>
        </w:rPr>
        <w:t>并不需要</w:t>
      </w:r>
      <w:r w:rsidR="00AE4A70" w:rsidRPr="00CB1DBB">
        <w:rPr>
          <w:rFonts w:ascii="Times New Roman" w:hAnsi="Times New Roman" w:hint="eastAsia"/>
          <w:lang w:eastAsia="zh-CN"/>
        </w:rPr>
        <w:t>关心</w:t>
      </w:r>
      <w:r w:rsidR="00AE4A70" w:rsidRPr="00CB1DBB">
        <w:rPr>
          <w:rFonts w:ascii="Times New Roman" w:hAnsi="Times New Roman"/>
          <w:lang w:eastAsia="zh-CN"/>
        </w:rPr>
        <w:t>整个流程</w:t>
      </w:r>
      <w:r w:rsidR="00AE4A70" w:rsidRPr="00CB1DBB">
        <w:rPr>
          <w:rFonts w:ascii="Times New Roman" w:hAnsi="Times New Roman" w:hint="eastAsia"/>
          <w:lang w:eastAsia="zh-CN"/>
        </w:rPr>
        <w:t>的</w:t>
      </w:r>
      <w:r w:rsidR="00AE4A70" w:rsidRPr="00CB1DBB">
        <w:rPr>
          <w:rFonts w:ascii="Times New Roman" w:hAnsi="Times New Roman"/>
          <w:lang w:eastAsia="zh-CN"/>
        </w:rPr>
        <w:t>下一个节点，</w:t>
      </w:r>
      <w:r w:rsidR="00AE4A70" w:rsidRPr="00CB1DBB">
        <w:rPr>
          <w:rFonts w:ascii="Times New Roman" w:hAnsi="Times New Roman" w:hint="eastAsia"/>
          <w:lang w:eastAsia="zh-CN"/>
        </w:rPr>
        <w:t>只需要</w:t>
      </w:r>
      <w:r w:rsidR="00AE4A70" w:rsidRPr="00CB1DBB">
        <w:rPr>
          <w:rFonts w:ascii="Times New Roman" w:hAnsi="Times New Roman"/>
          <w:lang w:eastAsia="zh-CN"/>
        </w:rPr>
        <w:t>认真</w:t>
      </w:r>
      <w:r w:rsidR="00AE4A70" w:rsidRPr="00CB1DBB">
        <w:rPr>
          <w:rFonts w:ascii="Times New Roman" w:hAnsi="Times New Roman" w:hint="eastAsia"/>
          <w:lang w:eastAsia="zh-CN"/>
        </w:rPr>
        <w:t>自己处理</w:t>
      </w:r>
      <w:r w:rsidR="00AE4A70" w:rsidRPr="00CB1DBB">
        <w:rPr>
          <w:rFonts w:ascii="Times New Roman" w:hAnsi="Times New Roman"/>
          <w:lang w:eastAsia="zh-CN"/>
        </w:rPr>
        <w:t>分配给自己的任务，</w:t>
      </w:r>
      <w:r w:rsidR="00AE4A70" w:rsidRPr="00CB1DBB">
        <w:rPr>
          <w:rFonts w:ascii="Times New Roman" w:hAnsi="Times New Roman" w:hint="eastAsia"/>
          <w:lang w:eastAsia="zh-CN"/>
        </w:rPr>
        <w:t>这样</w:t>
      </w:r>
      <w:r w:rsidR="00AE4A70" w:rsidRPr="00CB1DBB">
        <w:rPr>
          <w:rFonts w:ascii="Times New Roman" w:hAnsi="Times New Roman"/>
          <w:lang w:eastAsia="zh-CN"/>
        </w:rPr>
        <w:t>缩短</w:t>
      </w:r>
      <w:r w:rsidR="00AE4A70" w:rsidRPr="00CB1DBB">
        <w:rPr>
          <w:rFonts w:ascii="Times New Roman" w:hAnsi="Times New Roman" w:hint="eastAsia"/>
          <w:lang w:eastAsia="zh-CN"/>
        </w:rPr>
        <w:t>了</w:t>
      </w:r>
      <w:r w:rsidR="00AE4A70" w:rsidRPr="00CB1DBB">
        <w:rPr>
          <w:rFonts w:ascii="Times New Roman" w:hAnsi="Times New Roman"/>
          <w:lang w:eastAsia="zh-CN"/>
        </w:rPr>
        <w:t>软件交付周期</w:t>
      </w:r>
      <w:r w:rsidR="00AE4A70" w:rsidRPr="00CB1DBB">
        <w:rPr>
          <w:rFonts w:ascii="Times New Roman" w:hAnsi="Times New Roman" w:hint="eastAsia"/>
          <w:lang w:eastAsia="zh-CN"/>
        </w:rPr>
        <w:t>的同时</w:t>
      </w:r>
      <w:r w:rsidR="00AE4A70" w:rsidRPr="00CB1DBB">
        <w:rPr>
          <w:rFonts w:ascii="Times New Roman" w:hAnsi="Times New Roman"/>
          <w:lang w:eastAsia="zh-CN"/>
        </w:rPr>
        <w:t>也保证了</w:t>
      </w:r>
      <w:r w:rsidR="00AE4A70" w:rsidRPr="00CB1DBB">
        <w:rPr>
          <w:rFonts w:ascii="Times New Roman" w:hAnsi="Times New Roman" w:hint="eastAsia"/>
          <w:lang w:eastAsia="zh-CN"/>
        </w:rPr>
        <w:t>软件</w:t>
      </w:r>
      <w:r w:rsidR="00AE4A70" w:rsidRPr="00CB1DBB">
        <w:rPr>
          <w:rFonts w:ascii="Times New Roman" w:hAnsi="Times New Roman"/>
          <w:lang w:eastAsia="zh-CN"/>
        </w:rPr>
        <w:t>开发的质量。</w:t>
      </w:r>
      <w:r w:rsidR="001D0B77" w:rsidRPr="00CB1DBB">
        <w:rPr>
          <w:rFonts w:ascii="Times New Roman" w:hAnsi="Times New Roman"/>
          <w:lang w:eastAsia="zh-CN"/>
        </w:rPr>
        <w:t>并且</w:t>
      </w:r>
      <w:r w:rsidRPr="00CB1DBB">
        <w:rPr>
          <w:rFonts w:ascii="Times New Roman" w:hAnsi="Times New Roman" w:hint="eastAsia"/>
          <w:lang w:eastAsia="zh-CN"/>
        </w:rPr>
        <w:t>提供在线的</w:t>
      </w:r>
      <w:r w:rsidR="0066016B">
        <w:rPr>
          <w:rFonts w:ascii="Times New Roman" w:hAnsi="Times New Roman"/>
          <w:lang w:eastAsia="zh-CN"/>
        </w:rPr>
        <w:t>Bug</w:t>
      </w:r>
      <w:r w:rsidRPr="00CB1DBB">
        <w:rPr>
          <w:rFonts w:ascii="Times New Roman" w:hAnsi="Times New Roman" w:hint="eastAsia"/>
          <w:lang w:eastAsia="zh-CN"/>
        </w:rPr>
        <w:t>流转</w:t>
      </w:r>
      <w:r w:rsidR="008B6CAF" w:rsidRPr="00CB1DBB">
        <w:rPr>
          <w:rFonts w:ascii="Times New Roman" w:hAnsi="Times New Roman" w:hint="eastAsia"/>
          <w:lang w:eastAsia="zh-CN"/>
        </w:rPr>
        <w:t>流程</w:t>
      </w:r>
      <w:r w:rsidRPr="00CB1DBB">
        <w:rPr>
          <w:rFonts w:ascii="Times New Roman" w:hAnsi="Times New Roman" w:hint="eastAsia"/>
          <w:lang w:eastAsia="zh-CN"/>
        </w:rPr>
        <w:t>设计，</w:t>
      </w:r>
      <w:r w:rsidR="00DF1E78" w:rsidRPr="00CB1DBB">
        <w:rPr>
          <w:rFonts w:ascii="Times New Roman" w:hAnsi="Times New Roman"/>
          <w:lang w:eastAsia="zh-CN"/>
        </w:rPr>
        <w:t>团队</w:t>
      </w:r>
      <w:r w:rsidR="00DF1E78" w:rsidRPr="00CB1DBB">
        <w:rPr>
          <w:rFonts w:ascii="Times New Roman" w:hAnsi="Times New Roman" w:hint="eastAsia"/>
          <w:lang w:eastAsia="zh-CN"/>
        </w:rPr>
        <w:t>负责任</w:t>
      </w:r>
      <w:r w:rsidR="00DF1E78" w:rsidRPr="00CB1DBB">
        <w:rPr>
          <w:rFonts w:ascii="Times New Roman" w:hAnsi="Times New Roman"/>
          <w:lang w:eastAsia="zh-CN"/>
        </w:rPr>
        <w:t>可以</w:t>
      </w:r>
      <w:r w:rsidR="00D5488F" w:rsidRPr="00CB1DBB">
        <w:rPr>
          <w:rFonts w:ascii="Times New Roman" w:hAnsi="Times New Roman" w:hint="eastAsia"/>
          <w:lang w:eastAsia="zh-CN"/>
        </w:rPr>
        <w:t>按照</w:t>
      </w:r>
      <w:r w:rsidR="00615AC6" w:rsidRPr="00CB1DBB">
        <w:rPr>
          <w:rFonts w:ascii="Times New Roman" w:hAnsi="Times New Roman" w:hint="eastAsia"/>
          <w:lang w:eastAsia="zh-CN"/>
        </w:rPr>
        <w:t>团队</w:t>
      </w:r>
      <w:r w:rsidR="00615AC6" w:rsidRPr="00CB1DBB">
        <w:rPr>
          <w:rFonts w:ascii="Times New Roman" w:hAnsi="Times New Roman"/>
          <w:lang w:eastAsia="zh-CN"/>
        </w:rPr>
        <w:t>的实际</w:t>
      </w:r>
      <w:r w:rsidR="00615AC6" w:rsidRPr="00CB1DBB">
        <w:rPr>
          <w:rFonts w:ascii="Times New Roman" w:hAnsi="Times New Roman" w:hint="eastAsia"/>
          <w:lang w:eastAsia="zh-CN"/>
        </w:rPr>
        <w:t>情况</w:t>
      </w:r>
      <w:r w:rsidRPr="00CB1DBB">
        <w:rPr>
          <w:rFonts w:ascii="Times New Roman" w:hAnsi="Times New Roman" w:hint="eastAsia"/>
          <w:lang w:eastAsia="zh-CN"/>
        </w:rPr>
        <w:t>，</w:t>
      </w:r>
      <w:r w:rsidR="00615AC6" w:rsidRPr="00CB1DBB">
        <w:rPr>
          <w:rFonts w:ascii="Times New Roman" w:hAnsi="Times New Roman"/>
          <w:lang w:eastAsia="zh-CN"/>
        </w:rPr>
        <w:t>设计出</w:t>
      </w:r>
      <w:r w:rsidR="00615AC6" w:rsidRPr="00CB1DBB">
        <w:rPr>
          <w:rFonts w:ascii="Times New Roman" w:hAnsi="Times New Roman" w:hint="eastAsia"/>
          <w:lang w:eastAsia="zh-CN"/>
        </w:rPr>
        <w:t>切合</w:t>
      </w:r>
      <w:r w:rsidRPr="00CB1DBB">
        <w:rPr>
          <w:rFonts w:ascii="Times New Roman" w:hAnsi="Times New Roman" w:hint="eastAsia"/>
          <w:lang w:eastAsia="zh-CN"/>
        </w:rPr>
        <w:t>自己团队的</w:t>
      </w:r>
      <w:r w:rsidR="0066016B">
        <w:rPr>
          <w:rFonts w:ascii="Times New Roman" w:hAnsi="Times New Roman"/>
          <w:lang w:eastAsia="zh-CN"/>
        </w:rPr>
        <w:t>Bug</w:t>
      </w:r>
      <w:r w:rsidRPr="00CB1DBB">
        <w:rPr>
          <w:rFonts w:ascii="Times New Roman" w:hAnsi="Times New Roman" w:hint="eastAsia"/>
          <w:lang w:eastAsia="zh-CN"/>
        </w:rPr>
        <w:t>流转流程</w:t>
      </w:r>
      <w:r w:rsidR="007315F5" w:rsidRPr="00CB1DBB">
        <w:rPr>
          <w:rFonts w:ascii="Times New Roman" w:hAnsi="Times New Roman"/>
          <w:lang w:eastAsia="zh-CN"/>
        </w:rPr>
        <w:t>。</w:t>
      </w:r>
    </w:p>
    <w:p w14:paraId="596383BE"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476" w:name="_Toc451434948"/>
      <w:bookmarkStart w:id="477" w:name="_Toc451435782"/>
      <w:bookmarkStart w:id="478" w:name="_Toc451455830"/>
      <w:bookmarkStart w:id="479" w:name="_Toc451456801"/>
      <w:bookmarkStart w:id="480" w:name="_Toc451457037"/>
      <w:bookmarkStart w:id="481" w:name="_Toc451457503"/>
      <w:bookmarkStart w:id="482" w:name="_Toc451701349"/>
      <w:r w:rsidR="0089702C" w:rsidRPr="00CB1DBB">
        <w:rPr>
          <w:rFonts w:ascii="Times New Roman" w:hAnsi="Times New Roman" w:hint="eastAsia"/>
        </w:rPr>
        <w:t>课题</w:t>
      </w:r>
      <w:r w:rsidR="0089702C" w:rsidRPr="00CB1DBB">
        <w:rPr>
          <w:rFonts w:ascii="Times New Roman" w:hAnsi="Times New Roman"/>
        </w:rPr>
        <w:t>研究的</w:t>
      </w:r>
      <w:r w:rsidR="00EE1907" w:rsidRPr="00CB1DBB">
        <w:rPr>
          <w:rFonts w:ascii="Times New Roman" w:hAnsi="Times New Roman"/>
        </w:rPr>
        <w:t>主要内容</w:t>
      </w:r>
      <w:bookmarkEnd w:id="476"/>
      <w:bookmarkEnd w:id="477"/>
      <w:bookmarkEnd w:id="478"/>
      <w:bookmarkEnd w:id="479"/>
      <w:bookmarkEnd w:id="480"/>
      <w:bookmarkEnd w:id="481"/>
      <w:bookmarkEnd w:id="482"/>
    </w:p>
    <w:p w14:paraId="59C1F147" w14:textId="77777777" w:rsidR="00340F18"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绪论。</w:t>
      </w:r>
      <w:r w:rsidR="00AE4A70" w:rsidRPr="00CB1DBB">
        <w:rPr>
          <w:rFonts w:ascii="Times New Roman" w:hAnsi="Times New Roman" w:hint="eastAsia"/>
          <w:lang w:eastAsia="zh-CN"/>
        </w:rPr>
        <w:t>主要</w:t>
      </w:r>
      <w:r w:rsidR="00AE4A70" w:rsidRPr="00CB1DBB">
        <w:rPr>
          <w:rFonts w:ascii="Times New Roman" w:hAnsi="Times New Roman"/>
          <w:lang w:eastAsia="zh-CN"/>
        </w:rPr>
        <w:t>简单介绍了</w:t>
      </w:r>
      <w:r w:rsidR="0066016B">
        <w:rPr>
          <w:rFonts w:ascii="Times New Roman" w:hAnsi="Times New Roman"/>
          <w:lang w:eastAsia="zh-CN"/>
        </w:rPr>
        <w:t>Bug</w:t>
      </w:r>
      <w:r w:rsidR="00AE4A70" w:rsidRPr="00CB1DBB">
        <w:rPr>
          <w:rFonts w:ascii="Times New Roman" w:hAnsi="Times New Roman" w:hint="eastAsia"/>
          <w:lang w:eastAsia="zh-CN"/>
        </w:rPr>
        <w:t>管理</w:t>
      </w:r>
      <w:r w:rsidR="00AE4A70" w:rsidRPr="00CB1DBB">
        <w:rPr>
          <w:rFonts w:ascii="Times New Roman" w:hAnsi="Times New Roman"/>
          <w:lang w:eastAsia="zh-CN"/>
        </w:rPr>
        <w:t>系统</w:t>
      </w:r>
      <w:r w:rsidR="00AE4A70" w:rsidRPr="00CB1DBB">
        <w:rPr>
          <w:rFonts w:ascii="Times New Roman" w:hAnsi="Times New Roman" w:hint="eastAsia"/>
          <w:lang w:eastAsia="zh-CN"/>
        </w:rPr>
        <w:t>研究</w:t>
      </w:r>
      <w:r w:rsidR="00AE4A70" w:rsidRPr="00CB1DBB">
        <w:rPr>
          <w:rFonts w:ascii="Times New Roman" w:hAnsi="Times New Roman"/>
          <w:lang w:eastAsia="zh-CN"/>
        </w:rPr>
        <w:t>目的及意义、</w:t>
      </w:r>
      <w:r w:rsidR="00151406" w:rsidRPr="00CB1DBB">
        <w:rPr>
          <w:rFonts w:ascii="Times New Roman" w:hAnsi="Times New Roman" w:hint="eastAsia"/>
          <w:lang w:eastAsia="zh-CN"/>
        </w:rPr>
        <w:t>并对</w:t>
      </w:r>
      <w:r w:rsidR="00AE4A70" w:rsidRPr="00CB1DBB">
        <w:rPr>
          <w:rFonts w:ascii="Times New Roman" w:hAnsi="Times New Roman"/>
          <w:lang w:eastAsia="zh-CN"/>
        </w:rPr>
        <w:t>开源的</w:t>
      </w:r>
      <w:r w:rsidR="0066016B">
        <w:rPr>
          <w:rFonts w:ascii="Times New Roman" w:hAnsi="Times New Roman"/>
          <w:lang w:eastAsia="zh-CN"/>
        </w:rPr>
        <w:t>Bug</w:t>
      </w:r>
    </w:p>
    <w:p w14:paraId="00522828" w14:textId="77777777" w:rsidR="004C2881" w:rsidRPr="00CB1DBB" w:rsidRDefault="00151406" w:rsidP="00CB1DBB">
      <w:pPr>
        <w:pStyle w:val="a8"/>
        <w:ind w:firstLineChars="0" w:firstLine="0"/>
        <w:rPr>
          <w:rFonts w:ascii="Times New Roman" w:hAnsi="Times New Roman"/>
          <w:lang w:eastAsia="zh-CN"/>
        </w:rPr>
      </w:pPr>
      <w:r w:rsidRPr="00CB1DBB">
        <w:rPr>
          <w:rFonts w:ascii="Times New Roman" w:hAnsi="Times New Roman" w:hint="eastAsia"/>
          <w:lang w:eastAsia="zh-CN"/>
        </w:rPr>
        <w:t>管理</w:t>
      </w:r>
      <w:r w:rsidR="004C2881" w:rsidRPr="00CB1DBB">
        <w:rPr>
          <w:rFonts w:ascii="Times New Roman" w:hAnsi="Times New Roman" w:hint="eastAsia"/>
          <w:lang w:eastAsia="zh-CN"/>
        </w:rPr>
        <w:t>系统</w:t>
      </w:r>
      <w:r w:rsidRPr="00CB1DBB">
        <w:rPr>
          <w:rFonts w:ascii="Times New Roman" w:hAnsi="Times New Roman"/>
          <w:lang w:eastAsia="zh-CN"/>
        </w:rPr>
        <w:t xml:space="preserve"> </w:t>
      </w:r>
      <w:r w:rsidRPr="00CB1DBB">
        <w:rPr>
          <w:rFonts w:ascii="Times New Roman" w:hAnsi="Times New Roman" w:hint="eastAsia"/>
          <w:lang w:eastAsia="zh-CN"/>
        </w:rPr>
        <w:t>Ma</w:t>
      </w:r>
      <w:r w:rsidRPr="00CB1DBB">
        <w:rPr>
          <w:rFonts w:ascii="Times New Roman" w:hAnsi="Times New Roman"/>
          <w:lang w:eastAsia="zh-CN"/>
        </w:rPr>
        <w:t xml:space="preserve">ntis </w:t>
      </w:r>
      <w:r w:rsidRPr="00CB1DBB">
        <w:rPr>
          <w:rFonts w:ascii="Times New Roman" w:hAnsi="Times New Roman" w:hint="eastAsia"/>
          <w:lang w:eastAsia="zh-CN"/>
        </w:rPr>
        <w:t>进行简要</w:t>
      </w:r>
      <w:r w:rsidRPr="00CB1DBB">
        <w:rPr>
          <w:rFonts w:ascii="Times New Roman" w:hAnsi="Times New Roman"/>
          <w:lang w:eastAsia="zh-CN"/>
        </w:rPr>
        <w:t>的分析</w:t>
      </w:r>
      <w:r w:rsidR="004C2881" w:rsidRPr="00CB1DBB">
        <w:rPr>
          <w:rFonts w:ascii="Times New Roman" w:hAnsi="Times New Roman"/>
          <w:lang w:eastAsia="zh-CN"/>
        </w:rPr>
        <w:t>，</w:t>
      </w:r>
      <w:r w:rsidR="004C2881" w:rsidRPr="00CB1DBB">
        <w:rPr>
          <w:rFonts w:ascii="Times New Roman" w:hAnsi="Times New Roman" w:hint="eastAsia"/>
          <w:lang w:eastAsia="zh-CN"/>
        </w:rPr>
        <w:t>并</w:t>
      </w:r>
      <w:r w:rsidR="004C2881" w:rsidRPr="00CB1DBB">
        <w:rPr>
          <w:rFonts w:ascii="Times New Roman" w:hAnsi="Times New Roman"/>
          <w:lang w:eastAsia="zh-CN"/>
        </w:rPr>
        <w:t>针对它存在的一些问题</w:t>
      </w:r>
      <w:r w:rsidR="004C2881" w:rsidRPr="00CB1DBB">
        <w:rPr>
          <w:rFonts w:ascii="Times New Roman" w:hAnsi="Times New Roman" w:hint="eastAsia"/>
          <w:lang w:eastAsia="zh-CN"/>
        </w:rPr>
        <w:t>提自己</w:t>
      </w:r>
      <w:r w:rsidR="004C2881" w:rsidRPr="00CB1DBB">
        <w:rPr>
          <w:rFonts w:ascii="Times New Roman" w:hAnsi="Times New Roman"/>
          <w:lang w:eastAsia="zh-CN"/>
        </w:rPr>
        <w:t>的解决</w:t>
      </w:r>
      <w:r w:rsidR="004C2881" w:rsidRPr="00CB1DBB">
        <w:rPr>
          <w:rFonts w:ascii="Times New Roman" w:hAnsi="Times New Roman" w:hint="eastAsia"/>
          <w:lang w:eastAsia="zh-CN"/>
        </w:rPr>
        <w:t>思路</w:t>
      </w:r>
      <w:r w:rsidR="004C2881" w:rsidRPr="00CB1DBB">
        <w:rPr>
          <w:rFonts w:ascii="Times New Roman" w:hAnsi="Times New Roman"/>
          <w:lang w:eastAsia="zh-CN"/>
        </w:rPr>
        <w:t>。</w:t>
      </w:r>
    </w:p>
    <w:p w14:paraId="6ADB4791" w14:textId="77777777" w:rsidR="00DD2C8C"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主要技术。</w:t>
      </w:r>
      <w:r w:rsidR="004C2881" w:rsidRPr="00CB1DBB">
        <w:rPr>
          <w:rFonts w:ascii="Times New Roman" w:hAnsi="Times New Roman"/>
          <w:lang w:eastAsia="zh-CN"/>
        </w:rPr>
        <w:t>主要介绍了</w:t>
      </w:r>
      <w:r w:rsidR="0066016B">
        <w:rPr>
          <w:rFonts w:ascii="Times New Roman" w:hAnsi="Times New Roman"/>
          <w:lang w:eastAsia="zh-CN"/>
        </w:rPr>
        <w:t>Bug</w:t>
      </w:r>
      <w:r w:rsidR="004C2881" w:rsidRPr="00CB1DBB">
        <w:rPr>
          <w:rFonts w:ascii="Times New Roman" w:hAnsi="Times New Roman" w:hint="eastAsia"/>
          <w:lang w:eastAsia="zh-CN"/>
        </w:rPr>
        <w:t>管理系统实现的开发环境、</w:t>
      </w:r>
      <w:r w:rsidR="00DD2C8C">
        <w:rPr>
          <w:rFonts w:ascii="Times New Roman" w:hAnsi="Times New Roman" w:hint="eastAsia"/>
          <w:lang w:eastAsia="zh-CN"/>
        </w:rPr>
        <w:t>对</w:t>
      </w:r>
      <w:r w:rsidR="004C2881" w:rsidRPr="00CB1DBB">
        <w:rPr>
          <w:rFonts w:ascii="Times New Roman" w:hAnsi="Times New Roman"/>
          <w:lang w:eastAsia="zh-CN"/>
        </w:rPr>
        <w:t>使用到的主要</w:t>
      </w:r>
    </w:p>
    <w:p w14:paraId="795578FD" w14:textId="77777777" w:rsidR="004C2881" w:rsidRPr="00CB1DBB" w:rsidRDefault="004C2881" w:rsidP="00CB1DBB">
      <w:pPr>
        <w:pStyle w:val="a8"/>
        <w:ind w:firstLineChars="0" w:firstLine="0"/>
        <w:rPr>
          <w:lang w:eastAsia="zh-CN"/>
        </w:rPr>
      </w:pPr>
      <w:r w:rsidRPr="00CB1DBB">
        <w:rPr>
          <w:rFonts w:ascii="Times New Roman" w:hAnsi="Times New Roman"/>
          <w:lang w:eastAsia="zh-CN"/>
        </w:rPr>
        <w:t>技</w:t>
      </w:r>
      <w:r w:rsidRPr="00CB1DBB">
        <w:rPr>
          <w:lang w:eastAsia="zh-CN"/>
        </w:rPr>
        <w:t>术进行</w:t>
      </w:r>
      <w:r w:rsidRPr="00CB1DBB">
        <w:rPr>
          <w:rFonts w:hint="eastAsia"/>
          <w:lang w:eastAsia="zh-CN"/>
        </w:rPr>
        <w:t>简单</w:t>
      </w:r>
      <w:r w:rsidRPr="00CB1DBB">
        <w:rPr>
          <w:lang w:eastAsia="zh-CN"/>
        </w:rPr>
        <w:t>的</w:t>
      </w:r>
      <w:r w:rsidR="004C6F8C">
        <w:rPr>
          <w:lang w:eastAsia="zh-CN"/>
        </w:rPr>
        <w:t>说明</w:t>
      </w:r>
      <w:r w:rsidRPr="00CB1DBB">
        <w:rPr>
          <w:lang w:eastAsia="zh-CN"/>
        </w:rPr>
        <w:t>。</w:t>
      </w:r>
    </w:p>
    <w:p w14:paraId="5F0F7F1D" w14:textId="77777777" w:rsidR="004E02C6"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需求</w:t>
      </w:r>
      <w:r w:rsidR="002654E9">
        <w:rPr>
          <w:rFonts w:ascii="Times New Roman" w:hAnsi="Times New Roman" w:hint="eastAsia"/>
          <w:lang w:eastAsia="zh-CN"/>
        </w:rPr>
        <w:t>设计</w:t>
      </w:r>
      <w:r w:rsidRPr="00CB1DBB">
        <w:rPr>
          <w:rFonts w:ascii="Times New Roman" w:hAnsi="Times New Roman"/>
          <w:lang w:eastAsia="zh-CN"/>
        </w:rPr>
        <w:t>。</w:t>
      </w:r>
      <w:r w:rsidR="004C2881" w:rsidRPr="00CB1DBB">
        <w:rPr>
          <w:rFonts w:ascii="Times New Roman" w:hAnsi="Times New Roman" w:hint="eastAsia"/>
          <w:lang w:eastAsia="zh-CN"/>
        </w:rPr>
        <w:t>主要</w:t>
      </w:r>
      <w:r w:rsidR="004C2881" w:rsidRPr="00CB1DBB">
        <w:rPr>
          <w:rFonts w:ascii="Times New Roman" w:hAnsi="Times New Roman"/>
          <w:lang w:eastAsia="zh-CN"/>
        </w:rPr>
        <w:t>对</w:t>
      </w:r>
      <w:r w:rsidR="0066016B">
        <w:rPr>
          <w:rFonts w:ascii="Times New Roman" w:hAnsi="Times New Roman"/>
          <w:lang w:eastAsia="zh-CN"/>
        </w:rPr>
        <w:t>Bug</w:t>
      </w:r>
      <w:r w:rsidR="004E02C6" w:rsidRPr="002B2FFF">
        <w:rPr>
          <w:rFonts w:ascii="Times New Roman" w:hAnsi="Times New Roman" w:hint="eastAsia"/>
          <w:lang w:eastAsia="zh-CN"/>
        </w:rPr>
        <w:t>管理系统</w:t>
      </w:r>
      <w:r w:rsidR="004E02C6">
        <w:rPr>
          <w:rFonts w:ascii="Times New Roman" w:hAnsi="Times New Roman" w:hint="eastAsia"/>
          <w:lang w:eastAsia="zh-CN"/>
        </w:rPr>
        <w:t>中</w:t>
      </w:r>
      <w:r w:rsidR="0066016B">
        <w:rPr>
          <w:rFonts w:ascii="Times New Roman" w:hAnsi="Times New Roman"/>
          <w:lang w:eastAsia="zh-CN"/>
        </w:rPr>
        <w:t>Bug</w:t>
      </w:r>
      <w:r w:rsidR="003C4846" w:rsidRPr="00CB1DBB">
        <w:rPr>
          <w:rFonts w:ascii="Times New Roman" w:hAnsi="Times New Roman" w:hint="eastAsia"/>
          <w:lang w:eastAsia="zh-CN"/>
        </w:rPr>
        <w:t>及其</w:t>
      </w:r>
      <w:r w:rsidR="0066016B">
        <w:rPr>
          <w:rFonts w:ascii="Times New Roman" w:hAnsi="Times New Roman"/>
          <w:lang w:eastAsia="zh-CN"/>
        </w:rPr>
        <w:t>Bug</w:t>
      </w:r>
      <w:r w:rsidR="004C2881" w:rsidRPr="00CB1DBB">
        <w:rPr>
          <w:rFonts w:ascii="Times New Roman" w:hAnsi="Times New Roman" w:hint="eastAsia"/>
          <w:lang w:eastAsia="zh-CN"/>
        </w:rPr>
        <w:t>的</w:t>
      </w:r>
      <w:r w:rsidRPr="00CB1DBB">
        <w:rPr>
          <w:rFonts w:ascii="Times New Roman" w:hAnsi="Times New Roman" w:hint="eastAsia"/>
          <w:lang w:eastAsia="zh-CN"/>
        </w:rPr>
        <w:t>流转</w:t>
      </w:r>
      <w:r w:rsidR="00146605" w:rsidRPr="00CB1DBB">
        <w:rPr>
          <w:rFonts w:ascii="Times New Roman" w:hAnsi="Times New Roman" w:hint="eastAsia"/>
          <w:lang w:eastAsia="zh-CN"/>
        </w:rPr>
        <w:t>流程</w:t>
      </w:r>
      <w:r w:rsidR="004C2881" w:rsidRPr="00CB1DBB">
        <w:rPr>
          <w:rFonts w:ascii="Times New Roman" w:hAnsi="Times New Roman"/>
          <w:lang w:eastAsia="zh-CN"/>
        </w:rPr>
        <w:t>进行</w:t>
      </w:r>
      <w:r w:rsidR="003C4846" w:rsidRPr="00CB1DBB">
        <w:rPr>
          <w:rFonts w:ascii="Times New Roman" w:hAnsi="Times New Roman"/>
          <w:lang w:eastAsia="zh-CN"/>
        </w:rPr>
        <w:t>分析</w:t>
      </w:r>
      <w:r w:rsidR="002654E9">
        <w:rPr>
          <w:rFonts w:ascii="Times New Roman" w:hAnsi="Times New Roman"/>
          <w:lang w:eastAsia="zh-CN"/>
        </w:rPr>
        <w:t>，</w:t>
      </w:r>
    </w:p>
    <w:p w14:paraId="708C6974" w14:textId="77777777" w:rsidR="004C2881" w:rsidRPr="00CB1DBB" w:rsidRDefault="00A9584C" w:rsidP="00CB1DBB">
      <w:pPr>
        <w:pStyle w:val="a8"/>
        <w:ind w:firstLineChars="0" w:firstLine="0"/>
        <w:rPr>
          <w:lang w:eastAsia="zh-CN"/>
        </w:rPr>
      </w:pPr>
      <w:r>
        <w:rPr>
          <w:rFonts w:ascii="Times New Roman" w:hAnsi="Times New Roman"/>
          <w:lang w:eastAsia="zh-CN"/>
        </w:rPr>
        <w:lastRenderedPageBreak/>
        <w:t>通过用例图，</w:t>
      </w:r>
      <w:r>
        <w:rPr>
          <w:rFonts w:ascii="Times New Roman" w:hAnsi="Times New Roman" w:hint="eastAsia"/>
          <w:lang w:eastAsia="zh-CN"/>
        </w:rPr>
        <w:t>时序图对</w:t>
      </w:r>
      <w:r>
        <w:rPr>
          <w:rFonts w:ascii="Times New Roman" w:hAnsi="Times New Roman"/>
          <w:lang w:eastAsia="zh-CN"/>
        </w:rPr>
        <w:t>主要</w:t>
      </w:r>
      <w:r>
        <w:rPr>
          <w:rFonts w:ascii="Times New Roman" w:hAnsi="Times New Roman" w:hint="eastAsia"/>
          <w:lang w:eastAsia="zh-CN"/>
        </w:rPr>
        <w:t>功能进行</w:t>
      </w:r>
      <w:r w:rsidR="004C2881" w:rsidRPr="00CB1DBB">
        <w:rPr>
          <w:lang w:eastAsia="zh-CN"/>
        </w:rPr>
        <w:t>分析。</w:t>
      </w:r>
    </w:p>
    <w:p w14:paraId="55B672E3" w14:textId="77777777" w:rsidR="004C2881"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总体设计。</w:t>
      </w:r>
      <w:r w:rsidRPr="00CB1DBB">
        <w:rPr>
          <w:rFonts w:ascii="Times New Roman" w:hAnsi="Times New Roman" w:hint="eastAsia"/>
          <w:lang w:eastAsia="zh-CN"/>
        </w:rPr>
        <w:t>主要</w:t>
      </w:r>
      <w:r w:rsidRPr="00CB1DBB">
        <w:rPr>
          <w:rFonts w:ascii="Times New Roman" w:hAnsi="Times New Roman"/>
          <w:lang w:eastAsia="zh-CN"/>
        </w:rPr>
        <w:t>是</w:t>
      </w:r>
      <w:r w:rsidR="0066016B">
        <w:rPr>
          <w:rFonts w:ascii="Times New Roman" w:hAnsi="Times New Roman"/>
          <w:lang w:eastAsia="zh-CN"/>
        </w:rPr>
        <w:t>Bug</w:t>
      </w:r>
      <w:r w:rsidR="00130DDE" w:rsidRPr="002B2FFF">
        <w:rPr>
          <w:rFonts w:ascii="Times New Roman" w:hAnsi="Times New Roman" w:hint="eastAsia"/>
          <w:lang w:eastAsia="zh-CN"/>
        </w:rPr>
        <w:t>管理系统</w:t>
      </w:r>
      <w:r w:rsidR="004E02C6">
        <w:rPr>
          <w:rFonts w:ascii="Times New Roman" w:hAnsi="Times New Roman"/>
          <w:lang w:eastAsia="zh-CN"/>
        </w:rPr>
        <w:t xml:space="preserve"> </w:t>
      </w:r>
      <w:r w:rsidRPr="00CB1DBB">
        <w:rPr>
          <w:rFonts w:ascii="Times New Roman" w:hAnsi="Times New Roman" w:hint="eastAsia"/>
          <w:lang w:eastAsia="zh-CN"/>
        </w:rPr>
        <w:t>的总体功能框架</w:t>
      </w:r>
      <w:r w:rsidR="00AF581F">
        <w:rPr>
          <w:rFonts w:ascii="Times New Roman" w:hAnsi="Times New Roman"/>
          <w:lang w:eastAsia="zh-CN"/>
        </w:rPr>
        <w:t>，</w:t>
      </w:r>
      <w:r w:rsidRPr="00CB1DBB">
        <w:rPr>
          <w:rFonts w:ascii="Times New Roman" w:hAnsi="Times New Roman"/>
          <w:lang w:eastAsia="zh-CN"/>
        </w:rPr>
        <w:t>数据库</w:t>
      </w:r>
      <w:r w:rsidRPr="00CB1DBB">
        <w:rPr>
          <w:rFonts w:ascii="Times New Roman" w:hAnsi="Times New Roman" w:hint="eastAsia"/>
          <w:lang w:eastAsia="zh-CN"/>
        </w:rPr>
        <w:t>的</w:t>
      </w:r>
      <w:r w:rsidRPr="00CB1DBB">
        <w:rPr>
          <w:rFonts w:ascii="Times New Roman" w:hAnsi="Times New Roman"/>
          <w:lang w:eastAsia="zh-CN"/>
        </w:rPr>
        <w:t>设计。</w:t>
      </w:r>
    </w:p>
    <w:p w14:paraId="53625018" w14:textId="77777777" w:rsidR="009A48DD" w:rsidRPr="00CB1DBB" w:rsidRDefault="009A48DD"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详细</w:t>
      </w:r>
      <w:r w:rsidRPr="00CB1DBB">
        <w:rPr>
          <w:rFonts w:ascii="Times New Roman" w:hAnsi="Times New Roman"/>
          <w:lang w:eastAsia="zh-CN"/>
        </w:rPr>
        <w:t>设计</w:t>
      </w:r>
      <w:r w:rsidR="001A2083" w:rsidRPr="00CB1DBB">
        <w:rPr>
          <w:rFonts w:ascii="Times New Roman" w:hAnsi="Times New Roman"/>
          <w:lang w:eastAsia="zh-CN"/>
        </w:rPr>
        <w:t>。</w:t>
      </w:r>
      <w:r w:rsidR="001A2083" w:rsidRPr="00CB1DBB">
        <w:rPr>
          <w:rFonts w:ascii="Times New Roman" w:hAnsi="Times New Roman" w:hint="eastAsia"/>
          <w:lang w:eastAsia="zh-CN"/>
        </w:rPr>
        <w:t>主要介绍</w:t>
      </w:r>
      <w:r w:rsidR="0066016B">
        <w:rPr>
          <w:rFonts w:ascii="Times New Roman" w:hAnsi="Times New Roman"/>
          <w:lang w:eastAsia="zh-CN"/>
        </w:rPr>
        <w:t>Bug</w:t>
      </w:r>
      <w:r w:rsidR="00760165">
        <w:rPr>
          <w:rFonts w:ascii="Times New Roman" w:hAnsi="Times New Roman"/>
          <w:lang w:eastAsia="zh-CN"/>
        </w:rPr>
        <w:t>管理</w:t>
      </w:r>
      <w:r w:rsidR="00760165">
        <w:rPr>
          <w:rFonts w:ascii="Times New Roman" w:hAnsi="Times New Roman" w:hint="eastAsia"/>
          <w:lang w:eastAsia="zh-CN"/>
        </w:rPr>
        <w:t>系统</w:t>
      </w:r>
      <w:r w:rsidR="001A2083" w:rsidRPr="00CB1DBB">
        <w:rPr>
          <w:rFonts w:ascii="Times New Roman" w:hAnsi="Times New Roman" w:hint="eastAsia"/>
          <w:lang w:eastAsia="zh-CN"/>
        </w:rPr>
        <w:t>各个</w:t>
      </w:r>
      <w:r w:rsidR="001A2083" w:rsidRPr="00CB1DBB">
        <w:rPr>
          <w:rFonts w:ascii="Times New Roman" w:hAnsi="Times New Roman"/>
          <w:lang w:eastAsia="zh-CN"/>
        </w:rPr>
        <w:t>模块下主要</w:t>
      </w:r>
      <w:r w:rsidR="001A2083" w:rsidRPr="00CB1DBB">
        <w:rPr>
          <w:rFonts w:ascii="Times New Roman" w:hAnsi="Times New Roman" w:hint="eastAsia"/>
          <w:lang w:eastAsia="zh-CN"/>
        </w:rPr>
        <w:t>功能</w:t>
      </w:r>
      <w:r w:rsidR="001A2083" w:rsidRPr="00CB1DBB">
        <w:rPr>
          <w:rFonts w:ascii="Times New Roman" w:hAnsi="Times New Roman"/>
          <w:lang w:eastAsia="zh-CN"/>
        </w:rPr>
        <w:t>的详细实现。</w:t>
      </w:r>
    </w:p>
    <w:p w14:paraId="7DA79C8E" w14:textId="77777777" w:rsidR="001A2083" w:rsidRPr="00CB1DBB"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系统</w:t>
      </w:r>
      <w:r w:rsidRPr="00CB1DBB">
        <w:rPr>
          <w:rFonts w:ascii="Times New Roman" w:hAnsi="Times New Roman"/>
          <w:lang w:eastAsia="zh-CN"/>
        </w:rPr>
        <w:t>实现。</w:t>
      </w:r>
      <w:r w:rsidRPr="00CB1DBB">
        <w:rPr>
          <w:rFonts w:ascii="Times New Roman" w:hAnsi="Times New Roman" w:hint="eastAsia"/>
          <w:lang w:eastAsia="zh-CN"/>
        </w:rPr>
        <w:t>主要</w:t>
      </w:r>
      <w:r w:rsidRPr="00CB1DBB">
        <w:rPr>
          <w:rFonts w:ascii="Times New Roman" w:hAnsi="Times New Roman"/>
          <w:lang w:eastAsia="zh-CN"/>
        </w:rPr>
        <w:t>展示</w:t>
      </w:r>
      <w:r w:rsidRPr="00CB1DBB">
        <w:rPr>
          <w:rFonts w:ascii="Times New Roman" w:hAnsi="Times New Roman" w:hint="eastAsia"/>
          <w:lang w:eastAsia="zh-CN"/>
        </w:rPr>
        <w:t>本</w:t>
      </w:r>
      <w:r w:rsidR="0066016B">
        <w:rPr>
          <w:rFonts w:ascii="Times New Roman" w:hAnsi="Times New Roman"/>
          <w:lang w:eastAsia="zh-CN"/>
        </w:rPr>
        <w:t>Bug</w:t>
      </w:r>
      <w:r w:rsidR="00A033A8" w:rsidRPr="002B2FFF">
        <w:rPr>
          <w:rFonts w:ascii="Times New Roman" w:hAnsi="Times New Roman" w:hint="eastAsia"/>
          <w:lang w:eastAsia="zh-CN"/>
        </w:rPr>
        <w:t>管理</w:t>
      </w:r>
      <w:r w:rsidRPr="00CB1DBB">
        <w:rPr>
          <w:rFonts w:ascii="Times New Roman" w:hAnsi="Times New Roman" w:hint="eastAsia"/>
          <w:lang w:eastAsia="zh-CN"/>
        </w:rPr>
        <w:t>系统</w:t>
      </w:r>
      <w:r w:rsidRPr="00CB1DBB">
        <w:rPr>
          <w:rFonts w:ascii="Times New Roman" w:hAnsi="Times New Roman"/>
          <w:lang w:eastAsia="zh-CN"/>
        </w:rPr>
        <w:t>实现后各个模块的具体</w:t>
      </w:r>
      <w:r w:rsidRPr="00CB1DBB">
        <w:rPr>
          <w:rFonts w:ascii="Times New Roman" w:hAnsi="Times New Roman" w:hint="eastAsia"/>
          <w:lang w:eastAsia="zh-CN"/>
        </w:rPr>
        <w:t>情况</w:t>
      </w:r>
      <w:r w:rsidRPr="00CB1DBB">
        <w:rPr>
          <w:rFonts w:ascii="Times New Roman" w:hAnsi="Times New Roman"/>
          <w:lang w:eastAsia="zh-CN"/>
        </w:rPr>
        <w:t>。</w:t>
      </w:r>
    </w:p>
    <w:p w14:paraId="222DECBF" w14:textId="77777777" w:rsidR="00C2620F"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总结</w:t>
      </w:r>
      <w:r w:rsidR="00477D62" w:rsidRPr="00CB1DBB">
        <w:rPr>
          <w:rFonts w:ascii="Times New Roman" w:hAnsi="Times New Roman"/>
          <w:lang w:eastAsia="zh-CN"/>
        </w:rPr>
        <w:t>。</w:t>
      </w:r>
      <w:r w:rsidR="00477D62" w:rsidRPr="00CB1DBB">
        <w:rPr>
          <w:rFonts w:ascii="Times New Roman" w:hAnsi="Times New Roman" w:hint="eastAsia"/>
          <w:lang w:eastAsia="zh-CN"/>
        </w:rPr>
        <w:t>总结</w:t>
      </w:r>
      <w:r w:rsidR="00477D62" w:rsidRPr="00CB1DBB">
        <w:rPr>
          <w:rFonts w:ascii="Times New Roman" w:hAnsi="Times New Roman"/>
          <w:lang w:eastAsia="zh-CN"/>
        </w:rPr>
        <w:t>了本</w:t>
      </w:r>
      <w:r w:rsidR="0066016B">
        <w:rPr>
          <w:rFonts w:ascii="Times New Roman" w:hAnsi="Times New Roman"/>
          <w:lang w:eastAsia="zh-CN"/>
        </w:rPr>
        <w:t>Bug</w:t>
      </w:r>
      <w:r w:rsidR="00477D62" w:rsidRPr="00CB1DBB">
        <w:rPr>
          <w:rFonts w:ascii="Times New Roman" w:hAnsi="Times New Roman" w:hint="eastAsia"/>
          <w:lang w:eastAsia="zh-CN"/>
        </w:rPr>
        <w:t>管理系统</w:t>
      </w:r>
      <w:r w:rsidR="00477D62" w:rsidRPr="00CB1DBB">
        <w:rPr>
          <w:rFonts w:ascii="Times New Roman" w:hAnsi="Times New Roman"/>
          <w:lang w:eastAsia="zh-CN"/>
        </w:rPr>
        <w:t>用到的技术和实现的思路。</w:t>
      </w:r>
      <w:r w:rsidR="00477D62" w:rsidRPr="00CB1DBB">
        <w:rPr>
          <w:rFonts w:ascii="Times New Roman" w:hAnsi="Times New Roman" w:hint="eastAsia"/>
          <w:lang w:eastAsia="zh-CN"/>
        </w:rPr>
        <w:t>以及</w:t>
      </w:r>
      <w:r w:rsidR="00340F18" w:rsidRPr="00CB1DBB">
        <w:rPr>
          <w:rFonts w:ascii="Times New Roman" w:hAnsi="Times New Roman" w:hint="eastAsia"/>
          <w:lang w:eastAsia="zh-CN"/>
        </w:rPr>
        <w:t>不足</w:t>
      </w:r>
      <w:r w:rsidR="00340F18" w:rsidRPr="00CB1DBB">
        <w:rPr>
          <w:rFonts w:ascii="Times New Roman" w:hAnsi="Times New Roman"/>
          <w:lang w:eastAsia="zh-CN"/>
        </w:rPr>
        <w:t>和改</w:t>
      </w:r>
    </w:p>
    <w:p w14:paraId="56E02A49" w14:textId="77777777" w:rsidR="00340F18" w:rsidRPr="00CB1DBB" w:rsidRDefault="00340F18" w:rsidP="00CB1DBB">
      <w:pPr>
        <w:pStyle w:val="a8"/>
        <w:ind w:firstLineChars="0" w:firstLine="0"/>
        <w:rPr>
          <w:rFonts w:ascii="Times New Roman" w:hAnsi="Times New Roman"/>
          <w:lang w:eastAsia="zh-CN"/>
        </w:rPr>
      </w:pPr>
      <w:r w:rsidRPr="00CB1DBB">
        <w:rPr>
          <w:rFonts w:ascii="Times New Roman" w:hAnsi="Times New Roman"/>
          <w:lang w:eastAsia="zh-CN"/>
        </w:rPr>
        <w:t>进</w:t>
      </w:r>
      <w:r w:rsidRPr="00CB1DBB">
        <w:rPr>
          <w:rFonts w:ascii="Times New Roman" w:hAnsi="Times New Roman" w:hint="eastAsia"/>
          <w:lang w:eastAsia="zh-CN"/>
        </w:rPr>
        <w:t>方案</w:t>
      </w:r>
      <w:r w:rsidRPr="00CB1DBB">
        <w:rPr>
          <w:rFonts w:ascii="Times New Roman" w:hAnsi="Times New Roman"/>
          <w:lang w:eastAsia="zh-CN"/>
        </w:rPr>
        <w:t>。</w:t>
      </w:r>
    </w:p>
    <w:p w14:paraId="70C3169F" w14:textId="77777777" w:rsidR="00340F18" w:rsidRPr="00CB1DBB" w:rsidRDefault="00340F18" w:rsidP="00CB1DBB">
      <w:pPr>
        <w:pStyle w:val="a8"/>
        <w:ind w:firstLineChars="0" w:firstLine="0"/>
        <w:rPr>
          <w:rFonts w:ascii="Times New Roman" w:hAnsi="Times New Roman"/>
          <w:lang w:eastAsia="zh-CN"/>
        </w:rPr>
      </w:pPr>
    </w:p>
    <w:p w14:paraId="0747C561" w14:textId="77777777" w:rsidR="00255F7A" w:rsidRPr="00CB1DBB" w:rsidRDefault="00340F18" w:rsidP="00CB1DBB">
      <w:pPr>
        <w:pStyle w:val="10"/>
        <w:numPr>
          <w:ilvl w:val="0"/>
          <w:numId w:val="57"/>
        </w:numPr>
        <w:ind w:firstLineChars="0"/>
        <w:rPr>
          <w:rFonts w:ascii="Times New Roman" w:hAnsi="Times New Roman"/>
        </w:rPr>
      </w:pPr>
      <w:bookmarkStart w:id="483" w:name="_Toc451455831"/>
      <w:bookmarkStart w:id="484" w:name="_Toc451456802"/>
      <w:bookmarkStart w:id="485" w:name="_Toc451457038"/>
      <w:bookmarkStart w:id="486" w:name="_Toc451457504"/>
      <w:r w:rsidRPr="00CB1DBB">
        <w:rPr>
          <w:rFonts w:ascii="Times New Roman" w:hAnsi="Times New Roman"/>
        </w:rPr>
        <w:br w:type="page"/>
      </w:r>
      <w:bookmarkStart w:id="487" w:name="_Toc451701350"/>
      <w:r w:rsidR="00255F7A" w:rsidRPr="00CB1DBB">
        <w:rPr>
          <w:rFonts w:ascii="Times New Roman" w:hAnsi="Times New Roman" w:hint="eastAsia"/>
        </w:rPr>
        <w:lastRenderedPageBreak/>
        <w:t>主要</w:t>
      </w:r>
      <w:r w:rsidR="00255F7A" w:rsidRPr="00CB1DBB">
        <w:rPr>
          <w:rFonts w:ascii="Times New Roman" w:hAnsi="Times New Roman"/>
        </w:rPr>
        <w:t>技术</w:t>
      </w:r>
      <w:bookmarkEnd w:id="483"/>
      <w:bookmarkEnd w:id="484"/>
      <w:bookmarkEnd w:id="485"/>
      <w:bookmarkEnd w:id="486"/>
      <w:bookmarkEnd w:id="487"/>
    </w:p>
    <w:p w14:paraId="676BD834" w14:textId="77777777" w:rsidR="00255F7A" w:rsidRPr="00CB1DBB" w:rsidRDefault="00255F7A" w:rsidP="00DE5361">
      <w:pPr>
        <w:pStyle w:val="2"/>
        <w:numPr>
          <w:ilvl w:val="1"/>
          <w:numId w:val="79"/>
        </w:numPr>
        <w:ind w:firstLineChars="0"/>
        <w:rPr>
          <w:rFonts w:ascii="Times New Roman" w:hAnsi="Times New Roman"/>
        </w:rPr>
      </w:pPr>
      <w:bookmarkStart w:id="488" w:name="_Toc451455832"/>
      <w:bookmarkStart w:id="489" w:name="_Toc451456803"/>
      <w:bookmarkStart w:id="490" w:name="_Toc451457039"/>
      <w:bookmarkStart w:id="491" w:name="_Toc451457505"/>
      <w:bookmarkStart w:id="492" w:name="_Toc451701351"/>
      <w:r w:rsidRPr="00CB1DBB">
        <w:rPr>
          <w:rFonts w:ascii="Times New Roman" w:hAnsi="Times New Roman" w:hint="eastAsia"/>
        </w:rPr>
        <w:t>开发</w:t>
      </w:r>
      <w:r w:rsidRPr="00CB1DBB">
        <w:rPr>
          <w:rFonts w:ascii="Times New Roman" w:hAnsi="Times New Roman"/>
        </w:rPr>
        <w:t>环境</w:t>
      </w:r>
      <w:bookmarkEnd w:id="488"/>
      <w:bookmarkEnd w:id="489"/>
      <w:bookmarkEnd w:id="490"/>
      <w:bookmarkEnd w:id="491"/>
      <w:bookmarkEnd w:id="492"/>
    </w:p>
    <w:p w14:paraId="2F52250C"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lang w:eastAsia="zh-CN"/>
        </w:rPr>
        <w:t>服务器中间件：</w:t>
      </w:r>
      <w:r w:rsidRPr="00CB1DBB">
        <w:rPr>
          <w:rFonts w:ascii="Times New Roman" w:hAnsi="Times New Roman" w:hint="eastAsia"/>
          <w:lang w:eastAsia="zh-CN"/>
        </w:rPr>
        <w:t>在</w:t>
      </w:r>
      <w:r w:rsidRPr="00CB1DBB">
        <w:rPr>
          <w:rFonts w:ascii="Times New Roman" w:hAnsi="Times New Roman"/>
          <w:lang w:eastAsia="zh-CN"/>
        </w:rPr>
        <w:t xml:space="preserve"> Java </w:t>
      </w:r>
      <w:r w:rsidRPr="00CB1DBB">
        <w:rPr>
          <w:rFonts w:ascii="Times New Roman" w:hAnsi="Times New Roman" w:hint="eastAsia"/>
          <w:lang w:eastAsia="zh-CN"/>
        </w:rPr>
        <w:t>EE</w:t>
      </w:r>
      <w:r w:rsidRPr="00CB1DBB">
        <w:rPr>
          <w:rFonts w:ascii="Times New Roman" w:hAnsi="Times New Roman"/>
          <w:lang w:eastAsia="zh-CN"/>
        </w:rPr>
        <w:t xml:space="preserve"> 7 </w:t>
      </w:r>
      <w:r w:rsidRPr="00CB1DBB">
        <w:rPr>
          <w:rFonts w:ascii="Times New Roman" w:hAnsi="Times New Roman" w:hint="eastAsia"/>
          <w:lang w:eastAsia="zh-CN"/>
        </w:rPr>
        <w:t>规范</w:t>
      </w:r>
      <w:r w:rsidRPr="00CB1DBB">
        <w:rPr>
          <w:rFonts w:ascii="Times New Roman" w:hAnsi="Times New Roman"/>
          <w:lang w:eastAsia="zh-CN"/>
        </w:rPr>
        <w:t>下（</w:t>
      </w:r>
      <w:r w:rsidRPr="00CB1DBB">
        <w:rPr>
          <w:rFonts w:ascii="Times New Roman" w:hAnsi="Times New Roman"/>
          <w:lang w:eastAsia="zh-CN"/>
        </w:rPr>
        <w:t>Servlet 3.1</w:t>
      </w:r>
      <w:r w:rsidRPr="00CB1DBB">
        <w:rPr>
          <w:rFonts w:ascii="Times New Roman" w:hAnsi="Times New Roman"/>
          <w:lang w:eastAsia="zh-CN"/>
        </w:rPr>
        <w:t>、</w:t>
      </w:r>
      <w:r w:rsidRPr="00CB1DBB">
        <w:rPr>
          <w:rFonts w:ascii="Times New Roman" w:hAnsi="Times New Roman"/>
          <w:lang w:eastAsia="zh-CN"/>
        </w:rPr>
        <w:t>JSP 2.3</w:t>
      </w:r>
      <w:r w:rsidRPr="00CB1DBB">
        <w:rPr>
          <w:rFonts w:ascii="Times New Roman" w:hAnsi="Times New Roman"/>
          <w:lang w:eastAsia="zh-CN"/>
        </w:rPr>
        <w:t>）下开发，应用</w:t>
      </w:r>
      <w:r w:rsidRPr="00CB1DBB">
        <w:rPr>
          <w:rFonts w:ascii="Times New Roman" w:hAnsi="Times New Roman" w:hint="eastAsia"/>
          <w:lang w:eastAsia="zh-CN"/>
        </w:rPr>
        <w:t>服务器中间件</w:t>
      </w:r>
      <w:r w:rsidRPr="00CB1DBB">
        <w:rPr>
          <w:rFonts w:ascii="Times New Roman" w:hAnsi="Times New Roman"/>
          <w:lang w:eastAsia="zh-CN"/>
        </w:rPr>
        <w:t xml:space="preserve"> T</w:t>
      </w:r>
      <w:r w:rsidRPr="00CB1DBB">
        <w:rPr>
          <w:rFonts w:ascii="Times New Roman" w:hAnsi="Times New Roman" w:hint="eastAsia"/>
          <w:lang w:eastAsia="zh-CN"/>
        </w:rPr>
        <w:t>omcat</w:t>
      </w:r>
      <w:r w:rsidRPr="00CB1DBB">
        <w:rPr>
          <w:rFonts w:ascii="Times New Roman" w:hAnsi="Times New Roman"/>
          <w:lang w:eastAsia="zh-CN"/>
        </w:rPr>
        <w:t>。</w:t>
      </w:r>
    </w:p>
    <w:p w14:paraId="7D64153F"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数据库</w:t>
      </w:r>
      <w:r w:rsidRPr="00CB1DBB">
        <w:rPr>
          <w:rFonts w:ascii="Times New Roman" w:hAnsi="Times New Roman"/>
          <w:lang w:eastAsia="zh-CN"/>
        </w:rPr>
        <w:t>：</w:t>
      </w:r>
      <w:r w:rsidRPr="00CB1DBB">
        <w:rPr>
          <w:rFonts w:ascii="Times New Roman" w:hAnsi="Times New Roman" w:hint="eastAsia"/>
          <w:lang w:eastAsia="zh-CN"/>
        </w:rPr>
        <w:t>My</w:t>
      </w:r>
      <w:r w:rsidRPr="00CB1DBB">
        <w:rPr>
          <w:rFonts w:ascii="Times New Roman" w:hAnsi="Times New Roman"/>
          <w:lang w:eastAsia="zh-CN"/>
        </w:rPr>
        <w:t>SQL 5.7</w:t>
      </w:r>
      <w:r w:rsidRPr="00CB1DBB">
        <w:rPr>
          <w:rFonts w:ascii="Times New Roman" w:hAnsi="Times New Roman"/>
          <w:lang w:eastAsia="zh-CN"/>
        </w:rPr>
        <w:t>。</w:t>
      </w:r>
    </w:p>
    <w:p w14:paraId="03901491"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开发环境</w:t>
      </w:r>
      <w:r w:rsidRPr="00CB1DBB">
        <w:rPr>
          <w:rFonts w:ascii="Times New Roman" w:hAnsi="Times New Roman"/>
          <w:lang w:eastAsia="zh-CN"/>
        </w:rPr>
        <w:t>：</w:t>
      </w:r>
      <w:r w:rsidRPr="00CB1DBB">
        <w:rPr>
          <w:rFonts w:ascii="Times New Roman" w:hAnsi="Times New Roman"/>
          <w:lang w:eastAsia="zh-CN"/>
        </w:rPr>
        <w:t xml:space="preserve">Java EE </w:t>
      </w:r>
      <w:r w:rsidRPr="00CB1DBB">
        <w:rPr>
          <w:rFonts w:ascii="Times New Roman" w:hAnsi="Times New Roman"/>
          <w:lang w:eastAsia="zh-CN"/>
        </w:rPr>
        <w:t>、</w:t>
      </w:r>
      <w:r w:rsidRPr="00CB1DBB">
        <w:rPr>
          <w:rFonts w:ascii="Times New Roman" w:hAnsi="Times New Roman" w:hint="eastAsia"/>
          <w:lang w:eastAsia="zh-CN"/>
        </w:rPr>
        <w:t>Maven</w:t>
      </w:r>
      <w:r w:rsidRPr="00CB1DBB">
        <w:rPr>
          <w:rFonts w:ascii="Times New Roman" w:hAnsi="Times New Roman" w:hint="eastAsia"/>
          <w:lang w:eastAsia="zh-CN"/>
        </w:rPr>
        <w:t>、</w:t>
      </w:r>
      <w:r w:rsidRPr="00CB1DBB">
        <w:rPr>
          <w:rFonts w:ascii="Times New Roman" w:hAnsi="Times New Roman" w:hint="eastAsia"/>
          <w:lang w:eastAsia="zh-CN"/>
        </w:rPr>
        <w:t>G</w:t>
      </w:r>
      <w:r w:rsidRPr="00CB1DBB">
        <w:rPr>
          <w:rFonts w:ascii="Times New Roman" w:hAnsi="Times New Roman"/>
          <w:lang w:eastAsia="zh-CN"/>
        </w:rPr>
        <w:t>it</w:t>
      </w:r>
    </w:p>
    <w:p w14:paraId="4971A9C2" w14:textId="77777777" w:rsidR="00053677" w:rsidRPr="00CB1DBB" w:rsidRDefault="00053677" w:rsidP="00CB1DBB">
      <w:pPr>
        <w:ind w:firstLine="480"/>
        <w:rPr>
          <w:rFonts w:ascii="Times New Roman" w:hAnsi="Times New Roman"/>
        </w:rPr>
      </w:pPr>
    </w:p>
    <w:p w14:paraId="288A6253" w14:textId="77777777" w:rsidR="00F958AC" w:rsidRPr="00CB1DBB" w:rsidRDefault="00DE5361" w:rsidP="00DE5361">
      <w:pPr>
        <w:pStyle w:val="2"/>
        <w:numPr>
          <w:ilvl w:val="1"/>
          <w:numId w:val="79"/>
        </w:numPr>
        <w:ind w:firstLineChars="0"/>
        <w:rPr>
          <w:rFonts w:ascii="Times New Roman" w:hAnsi="Times New Roman"/>
        </w:rPr>
      </w:pPr>
      <w:bookmarkStart w:id="493" w:name="_Toc451434951"/>
      <w:bookmarkStart w:id="494" w:name="_Toc451435785"/>
      <w:bookmarkStart w:id="495" w:name="_Toc451455833"/>
      <w:bookmarkStart w:id="496" w:name="_Toc451456804"/>
      <w:bookmarkStart w:id="497" w:name="_Toc451457040"/>
      <w:bookmarkStart w:id="498" w:name="_Toc451457506"/>
      <w:r>
        <w:rPr>
          <w:rFonts w:ascii="Times New Roman" w:hAnsi="Times New Roman"/>
        </w:rPr>
        <w:t xml:space="preserve"> </w:t>
      </w:r>
      <w:bookmarkStart w:id="499" w:name="_Toc451701352"/>
      <w:r w:rsidR="009636F1" w:rsidRPr="00CB1DBB">
        <w:rPr>
          <w:rFonts w:ascii="Times New Roman" w:hAnsi="Times New Roman"/>
        </w:rPr>
        <w:t>主要技术</w:t>
      </w:r>
      <w:r w:rsidR="00520852" w:rsidRPr="00CB1DBB">
        <w:rPr>
          <w:rFonts w:ascii="Times New Roman" w:hAnsi="Times New Roman"/>
        </w:rPr>
        <w:t>简介</w:t>
      </w:r>
      <w:bookmarkEnd w:id="493"/>
      <w:bookmarkEnd w:id="494"/>
      <w:bookmarkEnd w:id="495"/>
      <w:bookmarkEnd w:id="496"/>
      <w:bookmarkEnd w:id="497"/>
      <w:bookmarkEnd w:id="498"/>
      <w:bookmarkEnd w:id="499"/>
    </w:p>
    <w:p w14:paraId="5FEAE4BD" w14:textId="77777777" w:rsidR="006A3FA9" w:rsidRPr="00CB1DBB" w:rsidRDefault="00E2015A" w:rsidP="00DE5361">
      <w:pPr>
        <w:pStyle w:val="3"/>
        <w:numPr>
          <w:ilvl w:val="2"/>
          <w:numId w:val="79"/>
        </w:numPr>
        <w:ind w:firstLineChars="0"/>
        <w:rPr>
          <w:rFonts w:ascii="Times New Roman" w:hAnsi="Times New Roman"/>
        </w:rPr>
      </w:pPr>
      <w:bookmarkStart w:id="500" w:name="_Toc451434952"/>
      <w:bookmarkStart w:id="501" w:name="_Toc451435786"/>
      <w:bookmarkStart w:id="502" w:name="_Toc451455834"/>
      <w:bookmarkStart w:id="503" w:name="_Toc451456805"/>
      <w:bookmarkStart w:id="504" w:name="_Toc451457041"/>
      <w:bookmarkStart w:id="505" w:name="_Toc451457507"/>
      <w:bookmarkStart w:id="506" w:name="_Toc451701353"/>
      <w:r w:rsidRPr="00CB1DBB">
        <w:rPr>
          <w:rFonts w:ascii="Times New Roman" w:hAnsi="Times New Roman" w:hint="eastAsia"/>
        </w:rPr>
        <w:t>SS</w:t>
      </w:r>
      <w:r w:rsidRPr="00CB1DBB">
        <w:rPr>
          <w:rFonts w:ascii="Times New Roman" w:hAnsi="Times New Roman"/>
        </w:rPr>
        <w:t>H</w:t>
      </w:r>
      <w:bookmarkEnd w:id="500"/>
      <w:bookmarkEnd w:id="501"/>
      <w:bookmarkEnd w:id="502"/>
      <w:bookmarkEnd w:id="503"/>
      <w:bookmarkEnd w:id="504"/>
      <w:bookmarkEnd w:id="505"/>
      <w:r w:rsidR="00D870F2">
        <w:rPr>
          <w:rFonts w:ascii="Times New Roman" w:hAnsi="Times New Roman"/>
        </w:rPr>
        <w:t xml:space="preserve"> </w:t>
      </w:r>
      <w:r w:rsidR="00D870F2">
        <w:rPr>
          <w:rFonts w:ascii="Times New Roman" w:hAnsi="Times New Roman" w:hint="eastAsia"/>
        </w:rPr>
        <w:t>框架</w:t>
      </w:r>
      <w:bookmarkEnd w:id="506"/>
    </w:p>
    <w:p w14:paraId="515617A7" w14:textId="77777777" w:rsidR="00AA5DB6" w:rsidRPr="00CB1DBB" w:rsidRDefault="00AA5DB6" w:rsidP="00AA5DB6">
      <w:pPr>
        <w:ind w:firstLine="480"/>
        <w:rPr>
          <w:rFonts w:ascii="Times New Roman" w:hAnsi="Times New Roman"/>
          <w:lang w:eastAsia="zh-CN"/>
        </w:rPr>
      </w:pPr>
      <w:r w:rsidRPr="00CB1DBB">
        <w:rPr>
          <w:rFonts w:ascii="Times New Roman" w:hAnsi="Times New Roman" w:hint="eastAsia"/>
          <w:lang w:eastAsia="zh-CN"/>
        </w:rPr>
        <w:t>SSH</w:t>
      </w:r>
      <w:r w:rsidRPr="00CB1DBB">
        <w:rPr>
          <w:rFonts w:ascii="Times New Roman" w:hAnsi="Times New Roman" w:hint="eastAsia"/>
          <w:lang w:eastAsia="zh-CN"/>
        </w:rPr>
        <w:t>，即</w:t>
      </w:r>
      <w:r w:rsidRPr="00CB1DBB">
        <w:rPr>
          <w:rFonts w:ascii="Times New Roman" w:hAnsi="Times New Roman" w:hint="eastAsia"/>
          <w:lang w:eastAsia="zh-CN"/>
        </w:rPr>
        <w:t xml:space="preserve">Spring MVC </w:t>
      </w:r>
      <w:r w:rsidRPr="00CB1DBB">
        <w:rPr>
          <w:rFonts w:ascii="Times New Roman" w:hAnsi="Times New Roman" w:hint="eastAsia"/>
          <w:lang w:eastAsia="zh-CN"/>
        </w:rPr>
        <w:t>、</w:t>
      </w:r>
      <w:r w:rsidRPr="00CB1DBB">
        <w:rPr>
          <w:rFonts w:ascii="Times New Roman" w:hAnsi="Times New Roman" w:hint="eastAsia"/>
          <w:lang w:eastAsia="zh-CN"/>
        </w:rPr>
        <w:t xml:space="preserve">Spring </w:t>
      </w:r>
      <w:r w:rsidRPr="00CB1DBB">
        <w:rPr>
          <w:rFonts w:ascii="Times New Roman" w:hAnsi="Times New Roman" w:hint="eastAsia"/>
          <w:lang w:eastAsia="zh-CN"/>
        </w:rPr>
        <w:t>、</w:t>
      </w:r>
      <w:r w:rsidRPr="00CB1DBB">
        <w:rPr>
          <w:rFonts w:ascii="Times New Roman" w:hAnsi="Times New Roman" w:hint="eastAsia"/>
          <w:lang w:eastAsia="zh-CN"/>
        </w:rPr>
        <w:t>Hibernate</w:t>
      </w:r>
      <w:r w:rsidR="00174A8D" w:rsidRPr="00CB1DBB">
        <w:rPr>
          <w:rFonts w:ascii="Times New Roman" w:hAnsi="Times New Roman" w:hint="eastAsia"/>
          <w:lang w:eastAsia="zh-CN"/>
        </w:rPr>
        <w:t>，是</w:t>
      </w:r>
      <w:r w:rsidR="003A7C24" w:rsidRPr="00CB1DBB">
        <w:rPr>
          <w:rFonts w:ascii="Times New Roman" w:hAnsi="Times New Roman" w:hint="eastAsia"/>
          <w:lang w:eastAsia="zh-CN"/>
        </w:rPr>
        <w:t>目前</w:t>
      </w:r>
      <w:r w:rsidR="00174A8D" w:rsidRPr="00CB1DBB">
        <w:rPr>
          <w:rFonts w:ascii="Times New Roman" w:hAnsi="Times New Roman"/>
          <w:lang w:eastAsia="zh-CN"/>
        </w:rPr>
        <w:t>Jav</w:t>
      </w:r>
      <w:r w:rsidR="00174A8D" w:rsidRPr="00CB1DBB">
        <w:rPr>
          <w:rFonts w:ascii="Times New Roman" w:hAnsi="Times New Roman" w:hint="eastAsia"/>
          <w:lang w:eastAsia="zh-CN"/>
        </w:rPr>
        <w:t>a</w:t>
      </w:r>
      <w:r w:rsidR="00174A8D" w:rsidRPr="00CB1DBB">
        <w:rPr>
          <w:rFonts w:ascii="Times New Roman" w:hAnsi="Times New Roman"/>
          <w:lang w:eastAsia="zh-CN"/>
        </w:rPr>
        <w:t xml:space="preserve"> </w:t>
      </w:r>
      <w:r w:rsidR="00174A8D" w:rsidRPr="00CB1DBB">
        <w:rPr>
          <w:rFonts w:ascii="Times New Roman" w:hAnsi="Times New Roman" w:hint="eastAsia"/>
          <w:lang w:eastAsia="zh-CN"/>
        </w:rPr>
        <w:t>开发</w:t>
      </w:r>
      <w:r w:rsidR="003A7C24" w:rsidRPr="00CB1DBB">
        <w:rPr>
          <w:rFonts w:ascii="Times New Roman" w:hAnsi="Times New Roman" w:hint="eastAsia"/>
          <w:lang w:eastAsia="zh-CN"/>
        </w:rPr>
        <w:t>w</w:t>
      </w:r>
      <w:r w:rsidR="00174A8D" w:rsidRPr="00CB1DBB">
        <w:rPr>
          <w:rFonts w:ascii="Times New Roman" w:hAnsi="Times New Roman"/>
          <w:lang w:eastAsia="zh-CN"/>
        </w:rPr>
        <w:t xml:space="preserve">eb </w:t>
      </w:r>
      <w:r w:rsidR="00174A8D" w:rsidRPr="00CB1DBB">
        <w:rPr>
          <w:rFonts w:ascii="Times New Roman" w:hAnsi="Times New Roman" w:hint="eastAsia"/>
          <w:lang w:eastAsia="zh-CN"/>
        </w:rPr>
        <w:t>项目</w:t>
      </w:r>
      <w:r w:rsidR="00174A8D" w:rsidRPr="00CB1DBB">
        <w:rPr>
          <w:rFonts w:ascii="Times New Roman" w:hAnsi="Times New Roman"/>
          <w:lang w:eastAsia="zh-CN"/>
        </w:rPr>
        <w:t>非常</w:t>
      </w:r>
      <w:r w:rsidR="00174A8D" w:rsidRPr="00CB1DBB">
        <w:rPr>
          <w:rFonts w:ascii="Times New Roman" w:hAnsi="Times New Roman" w:hint="eastAsia"/>
          <w:lang w:eastAsia="zh-CN"/>
        </w:rPr>
        <w:t>流行</w:t>
      </w:r>
      <w:r w:rsidR="00174A8D" w:rsidRPr="00CB1DBB">
        <w:rPr>
          <w:rFonts w:ascii="Times New Roman" w:hAnsi="Times New Roman"/>
          <w:lang w:eastAsia="zh-CN"/>
        </w:rPr>
        <w:t>一种开源框架</w:t>
      </w:r>
      <w:r w:rsidR="008364F1" w:rsidRPr="00CB1DBB">
        <w:rPr>
          <w:rFonts w:ascii="Times New Roman" w:hAnsi="Times New Roman"/>
          <w:lang w:eastAsia="zh-CN"/>
        </w:rPr>
        <w:t>的</w:t>
      </w:r>
      <w:r w:rsidR="00174A8D" w:rsidRPr="00CB1DBB">
        <w:rPr>
          <w:rFonts w:ascii="Times New Roman" w:hAnsi="Times New Roman"/>
          <w:lang w:eastAsia="zh-CN"/>
        </w:rPr>
        <w:t>组合模式</w:t>
      </w:r>
      <w:r w:rsidRPr="00CB1DBB">
        <w:rPr>
          <w:rFonts w:ascii="Times New Roman" w:hAnsi="Times New Roman"/>
          <w:lang w:eastAsia="zh-CN"/>
        </w:rPr>
        <w:t>。</w:t>
      </w:r>
    </w:p>
    <w:p w14:paraId="6ED63835" w14:textId="77777777" w:rsidR="00E271B4" w:rsidRPr="00CB1DBB" w:rsidRDefault="00AA5DB6"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Spring MVC</w:t>
      </w:r>
    </w:p>
    <w:p w14:paraId="2B374197" w14:textId="77777777" w:rsidR="00E271B4" w:rsidRPr="00CB1DBB" w:rsidRDefault="00AA5DB6" w:rsidP="00E271B4">
      <w:pPr>
        <w:ind w:firstLineChars="0" w:firstLine="480"/>
        <w:rPr>
          <w:rFonts w:ascii="Times New Roman" w:hAnsi="Times New Roman"/>
          <w:lang w:eastAsia="zh-CN"/>
        </w:rPr>
      </w:pPr>
      <w:r w:rsidRPr="00CB1DBB">
        <w:rPr>
          <w:rFonts w:ascii="Times New Roman" w:hAnsi="Times New Roman" w:hint="eastAsia"/>
          <w:lang w:eastAsia="zh-CN"/>
        </w:rPr>
        <w:t>Spring MVC</w:t>
      </w:r>
      <w:r w:rsidRPr="00CB1DBB">
        <w:rPr>
          <w:rFonts w:ascii="Times New Roman" w:hAnsi="Times New Roman" w:hint="eastAsia"/>
          <w:lang w:eastAsia="zh-CN"/>
        </w:rPr>
        <w:t>框</w:t>
      </w:r>
      <w:r w:rsidR="005218EB" w:rsidRPr="00CB1DBB">
        <w:rPr>
          <w:rFonts w:ascii="Times New Roman" w:hAnsi="Times New Roman"/>
          <w:lang w:eastAsia="zh-CN"/>
        </w:rPr>
        <w:t>是当下</w:t>
      </w:r>
      <w:r w:rsidR="005218EB" w:rsidRPr="00CB1DBB">
        <w:rPr>
          <w:rFonts w:ascii="Times New Roman" w:hAnsi="Times New Roman" w:hint="eastAsia"/>
          <w:lang w:eastAsia="zh-CN"/>
        </w:rPr>
        <w:t>非常</w:t>
      </w:r>
      <w:r w:rsidR="005218EB" w:rsidRPr="00CB1DBB">
        <w:rPr>
          <w:rFonts w:ascii="Times New Roman" w:hAnsi="Times New Roman"/>
          <w:lang w:eastAsia="zh-CN"/>
        </w:rPr>
        <w:t>流行的</w:t>
      </w:r>
      <w:r w:rsidRPr="00CB1DBB">
        <w:rPr>
          <w:rFonts w:ascii="Times New Roman" w:hAnsi="Times New Roman" w:hint="eastAsia"/>
          <w:lang w:eastAsia="zh-CN"/>
        </w:rPr>
        <w:t>MVC</w:t>
      </w:r>
      <w:r w:rsidR="005218EB" w:rsidRPr="00CB1DBB">
        <w:rPr>
          <w:rFonts w:ascii="Times New Roman" w:hAnsi="Times New Roman"/>
          <w:lang w:eastAsia="zh-CN"/>
        </w:rPr>
        <w:t>（</w:t>
      </w:r>
      <w:r w:rsidR="005218EB" w:rsidRPr="00CB1DBB">
        <w:rPr>
          <w:rFonts w:ascii="Times New Roman" w:hAnsi="Times New Roman"/>
          <w:lang w:eastAsia="zh-CN"/>
        </w:rPr>
        <w:t>Model-View-Controller</w:t>
      </w:r>
      <w:r w:rsidR="005218EB" w:rsidRPr="00CB1DBB">
        <w:rPr>
          <w:rFonts w:ascii="Times New Roman" w:hAnsi="Times New Roman"/>
          <w:lang w:eastAsia="zh-CN"/>
        </w:rPr>
        <w:t>）</w:t>
      </w:r>
      <w:r w:rsidRPr="00CB1DBB">
        <w:rPr>
          <w:rFonts w:ascii="Times New Roman" w:hAnsi="Times New Roman" w:hint="eastAsia"/>
          <w:lang w:eastAsia="zh-CN"/>
        </w:rPr>
        <w:t>框架</w:t>
      </w:r>
      <w:r w:rsidR="00725034" w:rsidRPr="00CB1DBB">
        <w:rPr>
          <w:rFonts w:ascii="Times New Roman" w:hAnsi="Times New Roman"/>
          <w:lang w:eastAsia="zh-CN"/>
        </w:rPr>
        <w:t>，</w:t>
      </w:r>
      <w:r w:rsidR="00725034" w:rsidRPr="00CB1DBB" w:rsidDel="00725034">
        <w:rPr>
          <w:rFonts w:ascii="Times New Roman" w:hAnsi="Times New Roman" w:hint="eastAsia"/>
          <w:lang w:eastAsia="zh-CN"/>
        </w:rPr>
        <w:t xml:space="preserve"> </w:t>
      </w:r>
      <w:r w:rsidR="00725034" w:rsidRPr="00CB1DBB">
        <w:rPr>
          <w:rFonts w:ascii="Times New Roman" w:hAnsi="Times New Roman"/>
          <w:lang w:eastAsia="zh-CN"/>
        </w:rPr>
        <w:t>它</w:t>
      </w:r>
      <w:r w:rsidRPr="00CB1DBB">
        <w:rPr>
          <w:rFonts w:ascii="Times New Roman" w:hAnsi="Times New Roman" w:hint="eastAsia"/>
          <w:lang w:eastAsia="zh-CN"/>
        </w:rPr>
        <w:t>的设计是围绕</w:t>
      </w:r>
      <w:r w:rsidRPr="00CB1DBB">
        <w:rPr>
          <w:rFonts w:ascii="Times New Roman" w:hAnsi="Times New Roman" w:hint="eastAsia"/>
          <w:lang w:eastAsia="zh-CN"/>
        </w:rPr>
        <w:t xml:space="preserve"> DispatcherServlet </w:t>
      </w:r>
      <w:r w:rsidRPr="00CB1DBB">
        <w:rPr>
          <w:rFonts w:ascii="Times New Roman" w:hAnsi="Times New Roman" w:hint="eastAsia"/>
          <w:lang w:eastAsia="zh-CN"/>
        </w:rPr>
        <w:t>展开，它是一个普通的轻量级的</w:t>
      </w:r>
      <w:r w:rsidRPr="00CB1DBB">
        <w:rPr>
          <w:rFonts w:ascii="Times New Roman" w:hAnsi="Times New Roman" w:hint="eastAsia"/>
          <w:lang w:eastAsia="zh-CN"/>
        </w:rPr>
        <w:t xml:space="preserve"> Servlet</w:t>
      </w:r>
      <w:r w:rsidRPr="00CB1DBB">
        <w:rPr>
          <w:rFonts w:ascii="Times New Roman" w:hAnsi="Times New Roman"/>
          <w:lang w:eastAsia="zh-CN"/>
        </w:rPr>
        <w:t>。</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基于类的字段的方式获取属性值，</w:t>
      </w:r>
      <w:r w:rsidR="00E271B4" w:rsidRPr="00CB1DBB">
        <w:rPr>
          <w:rFonts w:ascii="Times New Roman" w:hAnsi="Times New Roman" w:hint="eastAsia"/>
          <w:lang w:eastAsia="zh-CN"/>
        </w:rPr>
        <w:t xml:space="preserve">Spring MVC </w:t>
      </w:r>
      <w:r w:rsidR="00E271B4" w:rsidRPr="00CB1DBB">
        <w:rPr>
          <w:rFonts w:ascii="Times New Roman" w:hAnsi="Times New Roman" w:hint="eastAsia"/>
          <w:lang w:eastAsia="zh-CN"/>
        </w:rPr>
        <w:t>通过方法参数获取属性值更加的轻量级，也能避免不必要的线程安全问题。和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的集成也要比</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更高效和方便，</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集成时，</w:t>
      </w:r>
      <w:r w:rsidR="00E271B4" w:rsidRPr="00CB1DBB">
        <w:rPr>
          <w:rFonts w:ascii="Times New Roman" w:hAnsi="Times New Roman" w:hint="eastAsia"/>
          <w:lang w:eastAsia="zh-CN"/>
        </w:rPr>
        <w:t xml:space="preserve">Spring </w:t>
      </w:r>
      <w:r w:rsidR="00E271B4" w:rsidRPr="00CB1DBB">
        <w:rPr>
          <w:rFonts w:ascii="Times New Roman" w:hAnsi="Times New Roman" w:hint="eastAsia"/>
          <w:lang w:eastAsia="zh-CN"/>
        </w:rPr>
        <w:t>管理</w:t>
      </w:r>
      <w:r w:rsidR="00E271B4" w:rsidRPr="00CB1DBB">
        <w:rPr>
          <w:rFonts w:ascii="Times New Roman" w:hAnsi="Times New Roman" w:hint="eastAsia"/>
          <w:lang w:eastAsia="zh-CN"/>
        </w:rPr>
        <w:t xml:space="preserve">bean </w:t>
      </w:r>
      <w:r w:rsidR="00E271B4" w:rsidRPr="00CB1DBB">
        <w:rPr>
          <w:rFonts w:ascii="Times New Roman" w:hAnsi="Times New Roman" w:hint="eastAsia"/>
          <w:lang w:eastAsia="zh-CN"/>
        </w:rPr>
        <w:t>的方式默认是单例，这样及其容易造成线程完全问题，通过设置将</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的</w:t>
      </w:r>
      <w:r w:rsidR="00E271B4" w:rsidRPr="00CB1DBB">
        <w:rPr>
          <w:rFonts w:ascii="Times New Roman" w:hAnsi="Times New Roman" w:hint="eastAsia"/>
          <w:lang w:eastAsia="zh-CN"/>
        </w:rPr>
        <w:t xml:space="preserve"> Action </w:t>
      </w:r>
      <w:r w:rsidR="00E271B4" w:rsidRPr="00CB1DBB">
        <w:rPr>
          <w:rFonts w:ascii="Times New Roman" w:hAnsi="Times New Roman" w:hint="eastAsia"/>
          <w:lang w:eastAsia="zh-CN"/>
        </w:rPr>
        <w:t>修正为原型，这样会造成性能的缺失。而且由于设计问题，</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利用过滤器</w:t>
      </w:r>
      <w:r w:rsidR="00E271B4" w:rsidRPr="00CB1DBB">
        <w:rPr>
          <w:rFonts w:ascii="Times New Roman" w:hAnsi="Times New Roman" w:hint="eastAsia"/>
          <w:lang w:eastAsia="zh-CN"/>
        </w:rPr>
        <w:t>(Filter)</w:t>
      </w:r>
      <w:r w:rsidR="00E271B4" w:rsidRPr="00CB1DBB">
        <w:rPr>
          <w:rFonts w:ascii="Times New Roman" w:hAnsi="Times New Roman" w:hint="eastAsia"/>
          <w:lang w:eastAsia="zh-CN"/>
        </w:rPr>
        <w:t>的方式虽然可以说很好的处理请求和响应，但对于不必要的请求与响应依然进行繁琐的递归处理，另外</w:t>
      </w:r>
      <w:r w:rsidR="00E271B4" w:rsidRPr="00CB1DBB">
        <w:rPr>
          <w:rFonts w:ascii="Times New Roman" w:hAnsi="Times New Roman" w:hint="eastAsia"/>
          <w:lang w:eastAsia="zh-CN"/>
        </w:rPr>
        <w:t>Struts2</w:t>
      </w:r>
      <w:r w:rsidR="00E271B4" w:rsidRPr="00CB1DBB">
        <w:rPr>
          <w:rFonts w:ascii="Times New Roman" w:hAnsi="Times New Roman" w:hint="eastAsia"/>
          <w:lang w:eastAsia="zh-CN"/>
        </w:rPr>
        <w:t>还存在者一些安全漏洞。</w:t>
      </w:r>
      <w:r w:rsidR="001B02BA" w:rsidRPr="00CB1DBB">
        <w:rPr>
          <w:rFonts w:ascii="Times New Roman" w:hAnsi="Times New Roman" w:hint="eastAsia"/>
          <w:lang w:eastAsia="zh-CN"/>
        </w:rPr>
        <w:t>与</w:t>
      </w:r>
      <w:r w:rsidR="00725034" w:rsidRPr="00CB1DBB">
        <w:rPr>
          <w:rFonts w:ascii="Times New Roman" w:hAnsi="Times New Roman"/>
          <w:lang w:eastAsia="zh-CN"/>
        </w:rPr>
        <w:t>Struts2</w:t>
      </w:r>
      <w:r w:rsidR="001B02BA" w:rsidRPr="00CB1DBB">
        <w:rPr>
          <w:rFonts w:ascii="Times New Roman" w:hAnsi="Times New Roman" w:hint="eastAsia"/>
          <w:lang w:eastAsia="zh-CN"/>
        </w:rPr>
        <w:t>对比</w:t>
      </w:r>
      <w:r w:rsidR="00996D56" w:rsidRPr="00CB1DBB">
        <w:rPr>
          <w:rFonts w:ascii="Times New Roman" w:hAnsi="Times New Roman"/>
          <w:lang w:eastAsia="zh-CN"/>
        </w:rPr>
        <w:t>一下</w:t>
      </w:r>
      <w:r w:rsidR="00E271B4" w:rsidRPr="00CB1DBB">
        <w:rPr>
          <w:rFonts w:ascii="Times New Roman" w:hAnsi="Times New Roman" w:hint="eastAsia"/>
          <w:lang w:eastAsia="zh-CN"/>
        </w:rPr>
        <w:t>，</w:t>
      </w:r>
      <w:r w:rsidR="00996D56" w:rsidRPr="00CB1DBB">
        <w:rPr>
          <w:rFonts w:ascii="Times New Roman" w:hAnsi="Times New Roman"/>
          <w:lang w:eastAsia="zh-CN"/>
        </w:rPr>
        <w:t>我们会发现</w:t>
      </w:r>
      <w:r w:rsidR="00E271B4" w:rsidRPr="00CB1DBB">
        <w:rPr>
          <w:rFonts w:ascii="Times New Roman" w:hAnsi="Times New Roman" w:hint="eastAsia"/>
          <w:lang w:eastAsia="zh-CN"/>
        </w:rPr>
        <w:t>Spring MVC</w:t>
      </w:r>
      <w:r w:rsidR="00CE29DF" w:rsidRPr="00CB1DBB">
        <w:rPr>
          <w:rFonts w:ascii="Times New Roman" w:hAnsi="Times New Roman"/>
          <w:lang w:eastAsia="zh-CN"/>
        </w:rPr>
        <w:t>更</w:t>
      </w:r>
      <w:r w:rsidR="00E271B4" w:rsidRPr="00CB1DBB">
        <w:rPr>
          <w:rFonts w:ascii="Times New Roman" w:hAnsi="Times New Roman" w:hint="eastAsia"/>
          <w:lang w:eastAsia="zh-CN"/>
        </w:rPr>
        <w:t>轻量级、安全、高效</w:t>
      </w:r>
      <w:r w:rsidR="00E271B4" w:rsidRPr="00CB1DBB">
        <w:rPr>
          <w:rFonts w:ascii="Times New Roman" w:hAnsi="Times New Roman"/>
          <w:lang w:eastAsia="zh-CN"/>
        </w:rPr>
        <w:t>。</w:t>
      </w:r>
    </w:p>
    <w:p w14:paraId="01DC0CE9" w14:textId="77777777" w:rsidR="00A549B5" w:rsidRPr="00CB1DBB" w:rsidRDefault="00A549B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 xml:space="preserve">Spring </w:t>
      </w:r>
    </w:p>
    <w:p w14:paraId="71E7EBF5"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Spring</w:t>
      </w:r>
      <w:r w:rsidRPr="00CB1DBB">
        <w:rPr>
          <w:rFonts w:ascii="Times New Roman" w:hAnsi="Times New Roman" w:hint="eastAsia"/>
          <w:lang w:eastAsia="zh-CN"/>
        </w:rPr>
        <w:t>框架是一个基于</w:t>
      </w:r>
      <w:r w:rsidRPr="00CB1DBB">
        <w:rPr>
          <w:rFonts w:ascii="Times New Roman" w:hAnsi="Times New Roman" w:hint="eastAsia"/>
          <w:lang w:eastAsia="zh-CN"/>
        </w:rPr>
        <w:t xml:space="preserve"> Java </w:t>
      </w:r>
      <w:r w:rsidRPr="00CB1DBB">
        <w:rPr>
          <w:rFonts w:ascii="Times New Roman" w:hAnsi="Times New Roman" w:hint="eastAsia"/>
          <w:lang w:eastAsia="zh-CN"/>
        </w:rPr>
        <w:t>开发的平台，它为你的</w:t>
      </w:r>
      <w:r w:rsidRPr="00CB1DBB">
        <w:rPr>
          <w:rFonts w:ascii="Times New Roman" w:hAnsi="Times New Roman" w:hint="eastAsia"/>
          <w:lang w:eastAsia="zh-CN"/>
        </w:rPr>
        <w:t xml:space="preserve"> Java </w:t>
      </w:r>
      <w:r w:rsidRPr="00CB1DBB">
        <w:rPr>
          <w:rFonts w:ascii="Times New Roman" w:hAnsi="Times New Roman" w:hint="eastAsia"/>
          <w:lang w:eastAsia="zh-CN"/>
        </w:rPr>
        <w:t>引用提供了非常全面的技术架构的支持，让您可以专注于您的应用程序。</w:t>
      </w:r>
    </w:p>
    <w:p w14:paraId="69540160"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lastRenderedPageBreak/>
        <w:t xml:space="preserve">Spring </w:t>
      </w:r>
      <w:r w:rsidR="006539DF" w:rsidRPr="00CB1DBB">
        <w:rPr>
          <w:rFonts w:ascii="Times New Roman" w:hAnsi="Times New Roman"/>
          <w:lang w:eastAsia="zh-CN"/>
        </w:rPr>
        <w:t>是一个</w:t>
      </w:r>
      <w:r w:rsidR="006539DF" w:rsidRPr="00CB1DBB">
        <w:rPr>
          <w:rFonts w:ascii="Times New Roman" w:hAnsi="Times New Roman" w:hint="eastAsia"/>
          <w:lang w:eastAsia="zh-CN"/>
        </w:rPr>
        <w:t>轻量级</w:t>
      </w:r>
      <w:r w:rsidR="006539DF" w:rsidRPr="00CB1DBB">
        <w:rPr>
          <w:rFonts w:ascii="Times New Roman" w:hAnsi="Times New Roman"/>
          <w:lang w:eastAsia="zh-CN"/>
        </w:rPr>
        <w:t>的容器</w:t>
      </w:r>
      <w:r w:rsidR="000E42D4" w:rsidRPr="00CB1DBB">
        <w:rPr>
          <w:rFonts w:ascii="Times New Roman" w:hAnsi="Times New Roman"/>
          <w:lang w:eastAsia="zh-CN"/>
        </w:rPr>
        <w:t>，</w:t>
      </w:r>
      <w:r w:rsidR="000E42D4" w:rsidRPr="00CB1DBB">
        <w:rPr>
          <w:rFonts w:ascii="Times New Roman" w:hAnsi="Times New Roman" w:hint="eastAsia"/>
          <w:lang w:eastAsia="zh-CN"/>
        </w:rPr>
        <w:t>它可以</w:t>
      </w:r>
      <w:r w:rsidRPr="00CB1DBB">
        <w:rPr>
          <w:rFonts w:ascii="Times New Roman" w:hAnsi="Times New Roman" w:hint="eastAsia"/>
          <w:lang w:eastAsia="zh-CN"/>
        </w:rPr>
        <w:t>创建</w:t>
      </w:r>
      <w:r w:rsidRPr="00CB1DBB">
        <w:rPr>
          <w:rFonts w:ascii="Times New Roman" w:hAnsi="Times New Roman" w:hint="eastAsia"/>
          <w:lang w:eastAsia="zh-CN"/>
        </w:rPr>
        <w:t xml:space="preserve"> POJO (plain old java object) </w:t>
      </w:r>
      <w:r w:rsidRPr="00CB1DBB">
        <w:rPr>
          <w:rFonts w:ascii="Times New Roman" w:hAnsi="Times New Roman" w:hint="eastAsia"/>
          <w:lang w:eastAsia="zh-CN"/>
        </w:rPr>
        <w:t>和</w:t>
      </w:r>
      <w:r w:rsidRPr="00CB1DBB">
        <w:rPr>
          <w:rFonts w:ascii="Times New Roman" w:hAnsi="Times New Roman" w:hint="eastAsia"/>
          <w:lang w:eastAsia="zh-CN"/>
        </w:rPr>
        <w:t xml:space="preserve"> </w:t>
      </w:r>
      <w:r w:rsidRPr="00CB1DBB">
        <w:rPr>
          <w:rFonts w:ascii="Times New Roman" w:hAnsi="Times New Roman" w:hint="eastAsia"/>
          <w:lang w:eastAsia="zh-CN"/>
        </w:rPr>
        <w:t>非侵入性的企业应用服务。它的两大核心是</w:t>
      </w:r>
      <w:r w:rsidRPr="00CB1DBB">
        <w:rPr>
          <w:rFonts w:ascii="Times New Roman" w:hAnsi="Times New Roman" w:hint="eastAsia"/>
          <w:lang w:eastAsia="zh-CN"/>
        </w:rPr>
        <w:t>DI</w:t>
      </w:r>
      <w:r w:rsidRPr="00CB1DBB">
        <w:rPr>
          <w:rFonts w:ascii="Times New Roman" w:hAnsi="Times New Roman" w:hint="eastAsia"/>
          <w:lang w:eastAsia="zh-CN"/>
        </w:rPr>
        <w:t>（</w:t>
      </w:r>
      <w:r w:rsidRPr="00CB1DBB">
        <w:rPr>
          <w:rFonts w:ascii="Times New Roman" w:hAnsi="Times New Roman" w:hint="eastAsia"/>
          <w:lang w:eastAsia="zh-CN"/>
        </w:rPr>
        <w:t xml:space="preserve">Dependency Injection </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和</w:t>
      </w:r>
      <w:r w:rsidRPr="00CB1DBB">
        <w:rPr>
          <w:rFonts w:ascii="Times New Roman" w:hAnsi="Times New Roman" w:hint="eastAsia"/>
          <w:lang w:eastAsia="zh-CN"/>
        </w:rPr>
        <w:t xml:space="preserve"> AOP(Aspect Oriented Programming)</w:t>
      </w:r>
      <w:r w:rsidRPr="00CB1DBB">
        <w:rPr>
          <w:rFonts w:ascii="Times New Roman" w:hAnsi="Times New Roman" w:hint="eastAsia"/>
          <w:lang w:eastAsia="zh-CN"/>
        </w:rPr>
        <w:t>。</w:t>
      </w:r>
      <w:r w:rsidRPr="00CB1DBB">
        <w:rPr>
          <w:rFonts w:ascii="Times New Roman" w:hAnsi="Times New Roman" w:hint="eastAsia"/>
          <w:lang w:eastAsia="zh-CN"/>
        </w:rPr>
        <w:t>DI</w:t>
      </w:r>
      <w:r w:rsidRPr="00CB1DBB">
        <w:rPr>
          <w:rFonts w:ascii="Times New Roman" w:hAnsi="Times New Roman" w:hint="eastAsia"/>
          <w:lang w:eastAsia="zh-CN"/>
        </w:rPr>
        <w:t>，即依赖注入，通过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容器来管理</w:t>
      </w:r>
      <w:r w:rsidRPr="00CB1DBB">
        <w:rPr>
          <w:rFonts w:ascii="Times New Roman" w:hAnsi="Times New Roman" w:hint="eastAsia"/>
          <w:lang w:eastAsia="zh-CN"/>
        </w:rPr>
        <w:t xml:space="preserve">Java </w:t>
      </w:r>
      <w:r w:rsidRPr="00CB1DBB">
        <w:rPr>
          <w:rFonts w:ascii="Times New Roman" w:hAnsi="Times New Roman" w:hint="eastAsia"/>
          <w:lang w:eastAsia="zh-CN"/>
        </w:rPr>
        <w:t>应用程序中实例的生命周期，这样的好处就是可以再运行时，通过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容器动态的创建实例，动态的为注入的对象添加新的行为。</w:t>
      </w:r>
      <w:r w:rsidRPr="00CB1DBB">
        <w:rPr>
          <w:rFonts w:ascii="Times New Roman" w:hAnsi="Times New Roman" w:hint="eastAsia"/>
          <w:lang w:eastAsia="zh-CN"/>
        </w:rPr>
        <w:t>AOP</w:t>
      </w:r>
      <w:r w:rsidRPr="00CB1DBB">
        <w:rPr>
          <w:rFonts w:ascii="Times New Roman" w:hAnsi="Times New Roman" w:hint="eastAsia"/>
          <w:lang w:eastAsia="zh-CN"/>
        </w:rPr>
        <w:t>，面向切面编程，可以进行功能性的扩展，例如日志记录，事物控制，权限控制等。</w:t>
      </w:r>
      <w:r w:rsidRPr="00CB1DBB">
        <w:rPr>
          <w:rFonts w:ascii="Times New Roman" w:hAnsi="Times New Roman" w:hint="eastAsia"/>
          <w:lang w:eastAsia="zh-CN"/>
        </w:rPr>
        <w:t xml:space="preserve">Spring </w:t>
      </w:r>
      <w:r w:rsidRPr="00CB1DBB">
        <w:rPr>
          <w:rFonts w:ascii="Times New Roman" w:hAnsi="Times New Roman" w:hint="eastAsia"/>
          <w:lang w:eastAsia="zh-CN"/>
        </w:rPr>
        <w:t>功能十分强大</w:t>
      </w:r>
      <w:r w:rsidRPr="00CB1DBB">
        <w:rPr>
          <w:rFonts w:ascii="Times New Roman" w:hAnsi="Times New Roman"/>
          <w:lang w:eastAsia="zh-CN"/>
        </w:rPr>
        <w:t>。</w:t>
      </w:r>
    </w:p>
    <w:p w14:paraId="56C5BBE1"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对于</w:t>
      </w:r>
      <w:r w:rsidRPr="00CB1DBB">
        <w:rPr>
          <w:rFonts w:ascii="Times New Roman" w:hAnsi="Times New Roman" w:hint="eastAsia"/>
          <w:lang w:eastAsia="zh-CN"/>
        </w:rPr>
        <w:t xml:space="preserve">Java </w:t>
      </w:r>
      <w:r w:rsidRPr="00CB1DBB">
        <w:rPr>
          <w:rFonts w:ascii="Times New Roman" w:hAnsi="Times New Roman" w:hint="eastAsia"/>
          <w:lang w:eastAsia="zh-CN"/>
        </w:rPr>
        <w:t>开发</w:t>
      </w:r>
      <w:r w:rsidRPr="00CB1DBB">
        <w:rPr>
          <w:rFonts w:ascii="Times New Roman" w:hAnsi="Times New Roman"/>
          <w:lang w:eastAsia="zh-CN"/>
        </w:rPr>
        <w:t>者</w:t>
      </w:r>
      <w:r w:rsidRPr="00CB1DBB">
        <w:rPr>
          <w:rFonts w:ascii="Times New Roman" w:hAnsi="Times New Roman" w:hint="eastAsia"/>
          <w:lang w:eastAsia="zh-CN"/>
        </w:rPr>
        <w:t>来说，</w:t>
      </w:r>
      <w:r w:rsidRPr="00CB1DBB">
        <w:rPr>
          <w:rFonts w:ascii="Times New Roman" w:hAnsi="Times New Roman" w:hint="eastAsia"/>
          <w:lang w:eastAsia="zh-CN"/>
        </w:rPr>
        <w:t xml:space="preserve">Spring  </w:t>
      </w:r>
      <w:r w:rsidR="00FF5D3A" w:rsidRPr="00CB1DBB">
        <w:rPr>
          <w:rFonts w:ascii="Times New Roman" w:hAnsi="Times New Roman"/>
          <w:lang w:eastAsia="zh-CN"/>
        </w:rPr>
        <w:t>内置的至多</w:t>
      </w:r>
      <w:r w:rsidR="00FF5D3A" w:rsidRPr="00CB1DBB">
        <w:rPr>
          <w:rFonts w:ascii="Times New Roman" w:hAnsi="Times New Roman" w:hint="eastAsia"/>
          <w:lang w:eastAsia="zh-CN"/>
        </w:rPr>
        <w:t>功能</w:t>
      </w:r>
      <w:r w:rsidR="00FF5D3A" w:rsidRPr="00CB1DBB">
        <w:rPr>
          <w:rFonts w:ascii="Times New Roman" w:hAnsi="Times New Roman"/>
          <w:lang w:eastAsia="zh-CN"/>
        </w:rPr>
        <w:t>不仅</w:t>
      </w:r>
      <w:r w:rsidR="00A0042E" w:rsidRPr="00CB1DBB">
        <w:rPr>
          <w:rFonts w:ascii="Times New Roman" w:hAnsi="Times New Roman" w:hint="eastAsia"/>
          <w:lang w:eastAsia="zh-CN"/>
        </w:rPr>
        <w:t>大大</w:t>
      </w:r>
      <w:r w:rsidR="0085089D" w:rsidRPr="00CB1DBB">
        <w:rPr>
          <w:rFonts w:ascii="Times New Roman" w:hAnsi="Times New Roman" w:hint="eastAsia"/>
          <w:lang w:eastAsia="zh-CN"/>
        </w:rPr>
        <w:t>减少</w:t>
      </w:r>
      <w:r w:rsidR="0085089D" w:rsidRPr="00CB1DBB">
        <w:rPr>
          <w:rFonts w:ascii="Times New Roman" w:hAnsi="Times New Roman"/>
          <w:lang w:eastAsia="zh-CN"/>
        </w:rPr>
        <w:t>了</w:t>
      </w:r>
      <w:r w:rsidR="0085089D" w:rsidRPr="00CB1DBB">
        <w:rPr>
          <w:rFonts w:ascii="Times New Roman" w:hAnsi="Times New Roman"/>
          <w:lang w:eastAsia="zh-CN"/>
        </w:rPr>
        <w:t xml:space="preserve">Java </w:t>
      </w:r>
      <w:r w:rsidR="0085089D" w:rsidRPr="00CB1DBB">
        <w:rPr>
          <w:rFonts w:ascii="Times New Roman" w:hAnsi="Times New Roman" w:hint="eastAsia"/>
          <w:lang w:eastAsia="zh-CN"/>
        </w:rPr>
        <w:t>开发</w:t>
      </w:r>
      <w:r w:rsidR="0085089D" w:rsidRPr="00CB1DBB">
        <w:rPr>
          <w:rFonts w:ascii="Times New Roman" w:hAnsi="Times New Roman"/>
          <w:lang w:eastAsia="zh-CN"/>
        </w:rPr>
        <w:t>的工作</w:t>
      </w:r>
      <w:r w:rsidR="0085089D" w:rsidRPr="00CB1DBB">
        <w:rPr>
          <w:rFonts w:ascii="Times New Roman" w:hAnsi="Times New Roman" w:hint="eastAsia"/>
          <w:lang w:eastAsia="zh-CN"/>
        </w:rPr>
        <w:t>量</w:t>
      </w:r>
      <w:r w:rsidR="00FF5D3A" w:rsidRPr="00CB1DBB">
        <w:rPr>
          <w:rFonts w:ascii="Times New Roman" w:hAnsi="Times New Roman"/>
          <w:lang w:eastAsia="zh-CN"/>
        </w:rPr>
        <w:t>，</w:t>
      </w:r>
      <w:r w:rsidR="00FF5D3A" w:rsidRPr="00CB1DBB">
        <w:rPr>
          <w:rFonts w:ascii="Times New Roman" w:hAnsi="Times New Roman" w:hint="eastAsia"/>
          <w:lang w:eastAsia="zh-CN"/>
        </w:rPr>
        <w:t>而且</w:t>
      </w:r>
      <w:r w:rsidR="00FF5D3A" w:rsidRPr="00CB1DBB">
        <w:rPr>
          <w:rFonts w:ascii="Times New Roman" w:hAnsi="Times New Roman"/>
          <w:lang w:eastAsia="zh-CN"/>
        </w:rPr>
        <w:t>使得程序更加符合</w:t>
      </w:r>
      <w:r w:rsidR="00FF5D3A" w:rsidRPr="00CB1DBB">
        <w:rPr>
          <w:rFonts w:ascii="Times New Roman" w:hAnsi="Times New Roman" w:hint="eastAsia"/>
          <w:lang w:eastAsia="zh-CN"/>
        </w:rPr>
        <w:t>设计</w:t>
      </w:r>
      <w:r w:rsidR="00FF5D3A" w:rsidRPr="00CB1DBB">
        <w:rPr>
          <w:rFonts w:ascii="Times New Roman" w:hAnsi="Times New Roman"/>
          <w:lang w:eastAsia="zh-CN"/>
        </w:rPr>
        <w:t>模式</w:t>
      </w:r>
      <w:r w:rsidR="008557C9" w:rsidRPr="00CB1DBB">
        <w:rPr>
          <w:rFonts w:ascii="Times New Roman" w:hAnsi="Times New Roman"/>
          <w:lang w:eastAsia="zh-CN"/>
        </w:rPr>
        <w:t>要求</w:t>
      </w:r>
      <w:r w:rsidR="00885B03" w:rsidRPr="00CB1DBB">
        <w:rPr>
          <w:rFonts w:ascii="Times New Roman" w:hAnsi="Times New Roman" w:hint="eastAsia"/>
          <w:lang w:eastAsia="zh-CN"/>
        </w:rPr>
        <w:t>。首先，</w:t>
      </w:r>
      <w:r w:rsidR="00885B03" w:rsidRPr="00CB1DBB">
        <w:rPr>
          <w:rFonts w:ascii="Times New Roman" w:hAnsi="Times New Roman"/>
          <w:lang w:eastAsia="zh-CN"/>
        </w:rPr>
        <w:t>DI</w:t>
      </w:r>
      <w:r w:rsidRPr="00CB1DBB">
        <w:rPr>
          <w:rFonts w:ascii="Times New Roman" w:hAnsi="Times New Roman" w:hint="eastAsia"/>
          <w:lang w:eastAsia="zh-CN"/>
        </w:rPr>
        <w:t>更加容易组合对象之间的关系，通过面向接口编程，可以降低系统组件之间的耦合度；</w:t>
      </w:r>
      <w:r w:rsidRPr="00CB1DBB">
        <w:rPr>
          <w:rFonts w:ascii="Times New Roman" w:hAnsi="Times New Roman" w:hint="eastAsia"/>
          <w:lang w:eastAsia="zh-CN"/>
        </w:rPr>
        <w:t xml:space="preserve">AOP  </w:t>
      </w:r>
      <w:r w:rsidRPr="00CB1DBB">
        <w:rPr>
          <w:rFonts w:ascii="Times New Roman" w:hAnsi="Times New Roman" w:hint="eastAsia"/>
          <w:lang w:eastAsia="zh-CN"/>
        </w:rPr>
        <w:t>可以更加容易的进行功能扩展，遵循</w:t>
      </w:r>
      <w:r w:rsidRPr="00CB1DBB">
        <w:rPr>
          <w:rFonts w:ascii="Times New Roman" w:hAnsi="Times New Roman" w:hint="eastAsia"/>
          <w:lang w:eastAsia="zh-CN"/>
        </w:rPr>
        <w:t xml:space="preserve"> OCP(Open Closed Principle)</w:t>
      </w:r>
      <w:r w:rsidRPr="00CB1DBB">
        <w:rPr>
          <w:rFonts w:ascii="Times New Roman" w:hAnsi="Times New Roman" w:hint="eastAsia"/>
          <w:lang w:eastAsia="zh-CN"/>
        </w:rPr>
        <w:t>。</w:t>
      </w:r>
      <w:r w:rsidR="001D1584" w:rsidRPr="00CB1DBB">
        <w:rPr>
          <w:rFonts w:ascii="Times New Roman" w:hAnsi="Times New Roman" w:hint="eastAsia"/>
          <w:lang w:eastAsia="zh-CN"/>
        </w:rPr>
        <w:t>并且</w:t>
      </w:r>
      <w:r w:rsidRPr="00CB1DBB">
        <w:rPr>
          <w:rFonts w:ascii="Times New Roman" w:hAnsi="Times New Roman" w:hint="eastAsia"/>
          <w:lang w:eastAsia="zh-CN"/>
        </w:rPr>
        <w:t>提供对持久层（</w:t>
      </w:r>
      <w:r w:rsidRPr="00CB1DBB">
        <w:rPr>
          <w:rFonts w:ascii="Times New Roman" w:hAnsi="Times New Roman" w:hint="eastAsia"/>
          <w:lang w:eastAsia="zh-CN"/>
        </w:rPr>
        <w:t>Persistence</w:t>
      </w:r>
      <w:r w:rsidRPr="00CB1DBB">
        <w:rPr>
          <w:rFonts w:ascii="Times New Roman" w:hAnsi="Times New Roman" w:hint="eastAsia"/>
          <w:lang w:eastAsia="zh-CN"/>
        </w:rPr>
        <w:t>），事物（</w:t>
      </w:r>
      <w:r w:rsidRPr="00CB1DBB">
        <w:rPr>
          <w:rFonts w:ascii="Times New Roman" w:hAnsi="Times New Roman" w:hint="eastAsia"/>
          <w:lang w:eastAsia="zh-CN"/>
        </w:rPr>
        <w:t>Transaction</w:t>
      </w:r>
      <w:r w:rsidRPr="00CB1DBB">
        <w:rPr>
          <w:rFonts w:ascii="Times New Roman" w:hAnsi="Times New Roman" w:hint="eastAsia"/>
          <w:lang w:eastAsia="zh-CN"/>
        </w:rPr>
        <w:t>）的支持。除此之外，</w:t>
      </w:r>
      <w:r w:rsidR="00311A33" w:rsidRPr="00CB1DBB">
        <w:rPr>
          <w:rFonts w:ascii="Times New Roman" w:hAnsi="Times New Roman" w:hint="eastAsia"/>
          <w:lang w:eastAsia="zh-CN"/>
        </w:rPr>
        <w:t>Spring</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对</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S</w:t>
      </w:r>
      <w:r w:rsidR="00311A33" w:rsidRPr="00CB1DBB">
        <w:rPr>
          <w:rFonts w:ascii="Times New Roman" w:hAnsi="Times New Roman"/>
          <w:lang w:eastAsia="zh-CN"/>
        </w:rPr>
        <w:t xml:space="preserve">pring MVC </w:t>
      </w:r>
      <w:r w:rsidR="00311A33" w:rsidRPr="00CB1DBB">
        <w:rPr>
          <w:rFonts w:ascii="Times New Roman" w:hAnsi="Times New Roman" w:hint="eastAsia"/>
          <w:lang w:eastAsia="zh-CN"/>
        </w:rPr>
        <w:t>和</w:t>
      </w:r>
      <w:r w:rsidR="00311A33" w:rsidRPr="00CB1DBB">
        <w:rPr>
          <w:rFonts w:ascii="Times New Roman" w:hAnsi="Times New Roman"/>
          <w:lang w:eastAsia="zh-CN"/>
        </w:rPr>
        <w:t xml:space="preserve"> Hibernate </w:t>
      </w:r>
      <w:r w:rsidR="00311A33" w:rsidRPr="00CB1DBB">
        <w:rPr>
          <w:rFonts w:ascii="Times New Roman" w:hAnsi="Times New Roman" w:hint="eastAsia"/>
          <w:lang w:eastAsia="zh-CN"/>
        </w:rPr>
        <w:t>等</w:t>
      </w:r>
      <w:r w:rsidR="001B37FB" w:rsidRPr="00CB1DBB">
        <w:rPr>
          <w:rFonts w:ascii="Times New Roman" w:hAnsi="Times New Roman"/>
          <w:lang w:eastAsia="zh-CN"/>
        </w:rPr>
        <w:t>其他一些</w:t>
      </w:r>
      <w:r w:rsidR="00311A33" w:rsidRPr="00CB1DBB">
        <w:rPr>
          <w:rFonts w:ascii="Times New Roman" w:hAnsi="Times New Roman"/>
          <w:lang w:eastAsia="zh-CN"/>
        </w:rPr>
        <w:t>流行框架也提供了整合</w:t>
      </w:r>
      <w:r w:rsidR="006C5FEB" w:rsidRPr="00CB1DBB">
        <w:rPr>
          <w:rFonts w:ascii="Times New Roman" w:hAnsi="Times New Roman" w:hint="eastAsia"/>
          <w:lang w:eastAsia="zh-CN"/>
        </w:rPr>
        <w:t>办法</w:t>
      </w:r>
      <w:r w:rsidRPr="00CB1DBB">
        <w:rPr>
          <w:rFonts w:ascii="Times New Roman" w:hAnsi="Times New Roman" w:hint="eastAsia"/>
          <w:lang w:eastAsia="zh-CN"/>
        </w:rPr>
        <w:t>。</w:t>
      </w:r>
      <w:r w:rsidRPr="00CB1DBB">
        <w:rPr>
          <w:rFonts w:ascii="Times New Roman" w:hAnsi="Times New Roman" w:hint="eastAsia"/>
          <w:lang w:eastAsia="zh-CN"/>
        </w:rPr>
        <w:t>Spring</w:t>
      </w:r>
      <w:r w:rsidR="009A08C4" w:rsidRPr="00CB1DBB">
        <w:rPr>
          <w:rFonts w:ascii="Times New Roman" w:hAnsi="Times New Roman"/>
          <w:lang w:eastAsia="zh-CN"/>
        </w:rPr>
        <w:t>作为容器</w:t>
      </w:r>
      <w:r w:rsidRPr="00CB1DBB">
        <w:rPr>
          <w:rFonts w:ascii="Times New Roman" w:hAnsi="Times New Roman" w:hint="eastAsia"/>
          <w:lang w:eastAsia="zh-CN"/>
        </w:rPr>
        <w:t>，</w:t>
      </w:r>
      <w:r w:rsidR="009A08C4" w:rsidRPr="00CB1DBB">
        <w:rPr>
          <w:rFonts w:ascii="Times New Roman" w:hAnsi="Times New Roman"/>
          <w:lang w:eastAsia="zh-CN"/>
        </w:rPr>
        <w:t>管理者</w:t>
      </w:r>
      <w:r w:rsidRPr="00CB1DBB">
        <w:rPr>
          <w:rFonts w:ascii="Times New Roman" w:hAnsi="Times New Roman" w:hint="eastAsia"/>
          <w:lang w:eastAsia="zh-CN"/>
        </w:rPr>
        <w:t>表现层、业务层、持久层</w:t>
      </w:r>
      <w:r w:rsidR="009A08C4" w:rsidRPr="00CB1DBB">
        <w:rPr>
          <w:rFonts w:ascii="Times New Roman" w:hAnsi="Times New Roman"/>
          <w:lang w:eastAsia="zh-CN"/>
        </w:rPr>
        <w:t>中</w:t>
      </w:r>
      <w:r w:rsidRPr="00CB1DBB">
        <w:rPr>
          <w:rFonts w:ascii="Times New Roman" w:hAnsi="Times New Roman" w:hint="eastAsia"/>
          <w:lang w:eastAsia="zh-CN"/>
        </w:rPr>
        <w:t>所有</w:t>
      </w:r>
      <w:r w:rsidRPr="00CB1DBB">
        <w:rPr>
          <w:rFonts w:ascii="Times New Roman" w:hAnsi="Times New Roman" w:hint="eastAsia"/>
          <w:lang w:eastAsia="zh-CN"/>
        </w:rPr>
        <w:t xml:space="preserve"> bean </w:t>
      </w:r>
      <w:r w:rsidRPr="00CB1DBB">
        <w:rPr>
          <w:rFonts w:ascii="Times New Roman" w:hAnsi="Times New Roman" w:hint="eastAsia"/>
          <w:lang w:eastAsia="zh-CN"/>
        </w:rPr>
        <w:t>的生命周期和</w:t>
      </w:r>
      <w:r w:rsidR="009A08C4" w:rsidRPr="00CB1DBB">
        <w:rPr>
          <w:rFonts w:ascii="Times New Roman" w:hAnsi="Times New Roman" w:hint="eastAsia"/>
          <w:lang w:eastAsia="zh-CN"/>
        </w:rPr>
        <w:t>它们</w:t>
      </w:r>
      <w:r w:rsidR="009A08C4" w:rsidRPr="00CB1DBB">
        <w:rPr>
          <w:rFonts w:ascii="Times New Roman" w:hAnsi="Times New Roman"/>
          <w:lang w:eastAsia="zh-CN"/>
        </w:rPr>
        <w:t>之间</w:t>
      </w:r>
      <w:r w:rsidRPr="00CB1DBB">
        <w:rPr>
          <w:rFonts w:ascii="Times New Roman" w:hAnsi="Times New Roman" w:hint="eastAsia"/>
          <w:lang w:eastAsia="zh-CN"/>
        </w:rPr>
        <w:t>组合方式。</w:t>
      </w:r>
    </w:p>
    <w:p w14:paraId="7AC5982D" w14:textId="77777777" w:rsidR="00C91675" w:rsidRPr="00CB1DBB" w:rsidRDefault="00C9167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Hibernate</w:t>
      </w:r>
    </w:p>
    <w:p w14:paraId="096BF6B4" w14:textId="5951241B" w:rsidR="00FC1CC1" w:rsidRPr="00CB1DBB" w:rsidRDefault="00C91675" w:rsidP="00C91675">
      <w:pPr>
        <w:ind w:firstLineChars="0" w:firstLine="480"/>
        <w:rPr>
          <w:rFonts w:ascii="Times New Roman" w:hAnsi="Times New Roman"/>
          <w:lang w:eastAsia="zh-CN"/>
        </w:rPr>
      </w:pPr>
      <w:r w:rsidRPr="00CB1DBB">
        <w:rPr>
          <w:rFonts w:ascii="Times New Roman" w:hAnsi="Times New Roman" w:hint="eastAsia"/>
          <w:lang w:eastAsia="zh-CN"/>
        </w:rPr>
        <w:t xml:space="preserve">Hibernate </w:t>
      </w:r>
      <w:r w:rsidRPr="00CB1DBB">
        <w:rPr>
          <w:rFonts w:ascii="Times New Roman" w:hAnsi="Times New Roman" w:hint="eastAsia"/>
          <w:lang w:eastAsia="zh-CN"/>
        </w:rPr>
        <w:t>是一个基于</w:t>
      </w:r>
      <w:r w:rsidRPr="00CB1DBB">
        <w:rPr>
          <w:rFonts w:ascii="Times New Roman" w:hAnsi="Times New Roman" w:hint="eastAsia"/>
          <w:lang w:eastAsia="zh-CN"/>
        </w:rPr>
        <w:t xml:space="preserve"> Java</w:t>
      </w:r>
      <w:r w:rsidR="00E955EA" w:rsidRPr="00CB1DBB">
        <w:rPr>
          <w:rFonts w:ascii="Times New Roman" w:hAnsi="Times New Roman"/>
          <w:lang w:eastAsia="zh-CN"/>
        </w:rPr>
        <w:t>开发的一种</w:t>
      </w:r>
      <w:r w:rsidR="00E955EA" w:rsidRPr="00CB1DBB">
        <w:rPr>
          <w:rFonts w:ascii="Times New Roman" w:hAnsi="Times New Roman"/>
          <w:lang w:eastAsia="zh-CN"/>
        </w:rPr>
        <w:t xml:space="preserve">ORM </w:t>
      </w:r>
      <w:r w:rsidR="00431F55" w:rsidRPr="00CB1DBB">
        <w:rPr>
          <w:rFonts w:ascii="Times New Roman" w:hAnsi="Times New Roman"/>
          <w:lang w:eastAsia="zh-CN"/>
        </w:rPr>
        <w:t>（</w:t>
      </w:r>
      <w:r w:rsidR="00431F55" w:rsidRPr="00CB1DBB">
        <w:rPr>
          <w:rFonts w:ascii="Times New Roman" w:hAnsi="Times New Roman" w:hint="eastAsia"/>
          <w:lang w:eastAsia="zh-CN"/>
        </w:rPr>
        <w:t>Object-Relational Mapping</w:t>
      </w:r>
      <w:r w:rsidR="00431F55" w:rsidRPr="00CB1DBB">
        <w:rPr>
          <w:rFonts w:ascii="Times New Roman" w:hAnsi="Times New Roman"/>
          <w:lang w:eastAsia="zh-CN"/>
        </w:rPr>
        <w:t>）</w:t>
      </w:r>
      <w:r w:rsidR="00E955EA" w:rsidRPr="00CB1DBB">
        <w:rPr>
          <w:rFonts w:ascii="Times New Roman" w:hAnsi="Times New Roman"/>
          <w:lang w:eastAsia="zh-CN"/>
        </w:rPr>
        <w:t>数据持久化开源框架</w:t>
      </w:r>
      <w:r w:rsidRPr="00CB1DBB">
        <w:rPr>
          <w:rFonts w:ascii="Times New Roman" w:hAnsi="Times New Roman" w:hint="eastAsia"/>
          <w:lang w:eastAsia="zh-CN"/>
        </w:rPr>
        <w:t>。它对</w:t>
      </w:r>
      <w:r w:rsidRPr="00CB1DBB">
        <w:rPr>
          <w:rFonts w:ascii="Times New Roman" w:hAnsi="Times New Roman" w:hint="eastAsia"/>
          <w:lang w:eastAsia="zh-CN"/>
        </w:rPr>
        <w:t xml:space="preserve"> JDBC</w:t>
      </w:r>
      <w:r w:rsidR="00E94582" w:rsidRPr="00CB1DBB">
        <w:rPr>
          <w:rFonts w:ascii="Times New Roman" w:hAnsi="Times New Roman"/>
          <w:lang w:eastAsia="zh-CN"/>
        </w:rPr>
        <w:t>（</w:t>
      </w:r>
      <w:r w:rsidR="00E94582" w:rsidRPr="00CB1DBB">
        <w:rPr>
          <w:rFonts w:ascii="Times New Roman" w:hAnsi="Times New Roman" w:hint="eastAsia"/>
          <w:lang w:eastAsia="zh-CN"/>
        </w:rPr>
        <w:t>Ja</w:t>
      </w:r>
      <w:r w:rsidR="00E94582" w:rsidRPr="00CB1DBB">
        <w:rPr>
          <w:rFonts w:ascii="Times New Roman" w:hAnsi="Times New Roman"/>
          <w:lang w:eastAsia="zh-CN"/>
        </w:rPr>
        <w:t xml:space="preserve">va </w:t>
      </w:r>
      <w:r w:rsidR="00DD1E2B" w:rsidRPr="00CB1DBB">
        <w:rPr>
          <w:rFonts w:ascii="Times New Roman" w:hAnsi="Times New Roman"/>
          <w:lang w:eastAsia="zh-CN"/>
        </w:rPr>
        <w:t>Database Connectivity</w:t>
      </w:r>
      <w:r w:rsidR="00E94582" w:rsidRPr="00CB1DBB">
        <w:rPr>
          <w:rFonts w:ascii="Times New Roman" w:hAnsi="Times New Roman"/>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做了轻量级的封装</w:t>
      </w:r>
      <w:r w:rsidR="001622DB" w:rsidRPr="00CB1DBB">
        <w:rPr>
          <w:rFonts w:ascii="Times New Roman" w:hAnsi="Times New Roman"/>
          <w:lang w:eastAsia="zh-CN"/>
        </w:rPr>
        <w:t>，</w:t>
      </w:r>
      <w:r w:rsidR="001622DB" w:rsidRPr="00CB1DBB">
        <w:rPr>
          <w:rFonts w:ascii="Times New Roman" w:hAnsi="Times New Roman" w:hint="eastAsia"/>
          <w:lang w:eastAsia="zh-CN"/>
        </w:rPr>
        <w:t>通过</w:t>
      </w:r>
      <w:r w:rsidR="001622DB" w:rsidRPr="00CB1DBB">
        <w:rPr>
          <w:rFonts w:ascii="Times New Roman" w:hAnsi="Times New Roman"/>
          <w:lang w:eastAsia="zh-CN"/>
        </w:rPr>
        <w:t>配置可以</w:t>
      </w:r>
      <w:r w:rsidR="001622DB" w:rsidRPr="00CB1DBB">
        <w:rPr>
          <w:rFonts w:ascii="Times New Roman" w:hAnsi="Times New Roman" w:hint="eastAsia"/>
          <w:lang w:eastAsia="zh-CN"/>
        </w:rPr>
        <w:t>做到</w:t>
      </w:r>
      <w:r w:rsidR="001622DB" w:rsidRPr="00CB1DBB">
        <w:rPr>
          <w:rFonts w:ascii="Times New Roman" w:hAnsi="Times New Roman"/>
          <w:lang w:eastAsia="zh-CN"/>
        </w:rPr>
        <w:t>操作</w:t>
      </w:r>
      <w:r w:rsidR="001622DB" w:rsidRPr="00CB1DBB">
        <w:rPr>
          <w:rFonts w:ascii="Times New Roman" w:hAnsi="Times New Roman" w:hint="eastAsia"/>
          <w:lang w:eastAsia="zh-CN"/>
        </w:rPr>
        <w:t>数据库而</w:t>
      </w:r>
      <w:r w:rsidR="001622DB" w:rsidRPr="00CB1DBB">
        <w:rPr>
          <w:rFonts w:ascii="Times New Roman" w:hAnsi="Times New Roman"/>
          <w:lang w:eastAsia="zh-CN"/>
        </w:rPr>
        <w:t>与具体数据库无关</w:t>
      </w:r>
      <w:r w:rsidRPr="00CB1DBB">
        <w:rPr>
          <w:rFonts w:ascii="Times New Roman" w:hAnsi="Times New Roman" w:hint="eastAsia"/>
          <w:lang w:eastAsia="zh-CN"/>
        </w:rPr>
        <w:t>。</w:t>
      </w:r>
      <w:r w:rsidR="00341518" w:rsidRPr="00CB1DBB">
        <w:rPr>
          <w:rFonts w:ascii="Times New Roman" w:hAnsi="Times New Roman"/>
          <w:lang w:eastAsia="zh-CN"/>
        </w:rPr>
        <w:t>和其</w:t>
      </w:r>
      <w:r w:rsidR="00341518" w:rsidRPr="00CB1DBB">
        <w:rPr>
          <w:rFonts w:ascii="Times New Roman" w:hAnsi="Times New Roman" w:hint="eastAsia"/>
          <w:lang w:eastAsia="zh-CN"/>
        </w:rPr>
        <w:t>它</w:t>
      </w:r>
      <w:r w:rsidR="00570E02" w:rsidRPr="00CB1DBB">
        <w:rPr>
          <w:rFonts w:ascii="Times New Roman" w:hAnsi="Times New Roman" w:hint="eastAsia"/>
          <w:lang w:eastAsia="zh-CN"/>
        </w:rPr>
        <w:t xml:space="preserve"> ORM</w:t>
      </w:r>
      <w:r w:rsidR="00341518" w:rsidRPr="00CB1DBB">
        <w:rPr>
          <w:rFonts w:ascii="Times New Roman" w:hAnsi="Times New Roman" w:hint="eastAsia"/>
          <w:lang w:eastAsia="zh-CN"/>
        </w:rPr>
        <w:t>框架</w:t>
      </w:r>
      <w:r w:rsidR="00142780" w:rsidRPr="00CB1DBB">
        <w:rPr>
          <w:rFonts w:ascii="Times New Roman" w:hAnsi="Times New Roman" w:hint="eastAsia"/>
          <w:lang w:eastAsia="zh-CN"/>
        </w:rPr>
        <w:t>的原理</w:t>
      </w:r>
      <w:r w:rsidR="00341518" w:rsidRPr="00CB1DBB">
        <w:rPr>
          <w:rFonts w:ascii="Times New Roman" w:hAnsi="Times New Roman"/>
          <w:lang w:eastAsia="zh-CN"/>
        </w:rPr>
        <w:t>一样，</w:t>
      </w:r>
      <w:r w:rsidRPr="00CB1DBB">
        <w:rPr>
          <w:rFonts w:ascii="Times New Roman" w:hAnsi="Times New Roman" w:hint="eastAsia"/>
          <w:lang w:eastAsia="zh-CN"/>
        </w:rPr>
        <w:t xml:space="preserve"> </w:t>
      </w:r>
      <w:r w:rsidR="00303656" w:rsidRPr="00CB1DBB">
        <w:rPr>
          <w:rFonts w:ascii="Times New Roman" w:hAnsi="Times New Roman" w:hint="eastAsia"/>
          <w:lang w:eastAsia="zh-CN"/>
        </w:rPr>
        <w:t>Hib</w:t>
      </w:r>
      <w:r w:rsidR="00303656" w:rsidRPr="00CB1DBB">
        <w:rPr>
          <w:rFonts w:ascii="Times New Roman" w:hAnsi="Times New Roman"/>
          <w:lang w:eastAsia="zh-CN"/>
        </w:rPr>
        <w:t xml:space="preserve">ernate </w:t>
      </w:r>
      <w:r w:rsidR="00303656" w:rsidRPr="00CB1DBB">
        <w:rPr>
          <w:rFonts w:ascii="Times New Roman" w:hAnsi="Times New Roman" w:hint="eastAsia"/>
          <w:lang w:eastAsia="zh-CN"/>
        </w:rPr>
        <w:t>框架</w:t>
      </w:r>
      <w:r w:rsidR="00235EDF" w:rsidRPr="00CB1DBB">
        <w:rPr>
          <w:rFonts w:ascii="Times New Roman" w:hAnsi="Times New Roman"/>
          <w:lang w:eastAsia="zh-CN"/>
        </w:rPr>
        <w:t>将</w:t>
      </w:r>
      <w:r w:rsidRPr="00CB1DBB">
        <w:rPr>
          <w:rFonts w:ascii="Times New Roman" w:hAnsi="Times New Roman" w:hint="eastAsia"/>
          <w:lang w:eastAsia="zh-CN"/>
        </w:rPr>
        <w:t xml:space="preserve">Java </w:t>
      </w:r>
      <w:r w:rsidRPr="00CB1DBB">
        <w:rPr>
          <w:rFonts w:ascii="Times New Roman" w:hAnsi="Times New Roman" w:hint="eastAsia"/>
          <w:lang w:eastAsia="zh-CN"/>
        </w:rPr>
        <w:t>对象</w:t>
      </w:r>
      <w:r w:rsidR="008238BB" w:rsidRPr="00CB1DBB">
        <w:rPr>
          <w:rFonts w:ascii="Times New Roman" w:hAnsi="Times New Roman" w:hint="eastAsia"/>
          <w:lang w:eastAsia="zh-CN"/>
        </w:rPr>
        <w:t>间</w:t>
      </w:r>
      <w:r w:rsidR="00980DC4" w:rsidRPr="00CB1DBB">
        <w:rPr>
          <w:rFonts w:ascii="Times New Roman" w:hAnsi="Times New Roman"/>
          <w:lang w:eastAsia="zh-CN"/>
        </w:rPr>
        <w:t>的</w:t>
      </w:r>
      <w:r w:rsidR="001D170C" w:rsidRPr="00CB1DBB">
        <w:rPr>
          <w:rFonts w:ascii="Times New Roman" w:hAnsi="Times New Roman" w:hint="eastAsia"/>
          <w:lang w:eastAsia="zh-CN"/>
        </w:rPr>
        <w:t>关系转换为关系数据库表</w:t>
      </w:r>
      <w:r w:rsidR="001D170C" w:rsidRPr="00CB1DBB">
        <w:rPr>
          <w:rFonts w:ascii="Times New Roman" w:hAnsi="Times New Roman"/>
          <w:lang w:eastAsia="zh-CN"/>
        </w:rPr>
        <w:t>间的关联</w:t>
      </w:r>
      <w:r w:rsidR="00662F2E" w:rsidRPr="00CB1DBB">
        <w:rPr>
          <w:rFonts w:ascii="Times New Roman" w:hAnsi="Times New Roman"/>
          <w:lang w:eastAsia="zh-CN"/>
        </w:rPr>
        <w:t>，</w:t>
      </w:r>
      <w:r w:rsidR="00662F2E" w:rsidRPr="00CB1DBB">
        <w:rPr>
          <w:rFonts w:ascii="Times New Roman" w:hAnsi="Times New Roman" w:hint="eastAsia"/>
          <w:lang w:eastAsia="zh-CN"/>
        </w:rPr>
        <w:t>将</w:t>
      </w:r>
      <w:r w:rsidR="00662F2E" w:rsidRPr="00CB1DBB">
        <w:rPr>
          <w:rFonts w:ascii="Times New Roman" w:hAnsi="Times New Roman" w:hint="eastAsia"/>
          <w:lang w:eastAsia="zh-CN"/>
        </w:rPr>
        <w:t>Java</w:t>
      </w:r>
      <w:r w:rsidR="00662F2E" w:rsidRPr="00CB1DBB">
        <w:rPr>
          <w:rFonts w:ascii="Times New Roman" w:hAnsi="Times New Roman"/>
          <w:lang w:eastAsia="zh-CN"/>
        </w:rPr>
        <w:t xml:space="preserve"> </w:t>
      </w:r>
      <w:r w:rsidR="00662F2E" w:rsidRPr="00CB1DBB">
        <w:rPr>
          <w:rFonts w:ascii="Times New Roman" w:hAnsi="Times New Roman" w:hint="eastAsia"/>
          <w:lang w:eastAsia="zh-CN"/>
        </w:rPr>
        <w:t>对象</w:t>
      </w:r>
      <w:r w:rsidR="00662F2E" w:rsidRPr="00CB1DBB">
        <w:rPr>
          <w:rFonts w:ascii="Times New Roman" w:hAnsi="Times New Roman"/>
          <w:lang w:eastAsia="zh-CN"/>
        </w:rPr>
        <w:t>的字段映射到数据库表字段上</w:t>
      </w:r>
      <w:r w:rsidRPr="00CB1DBB">
        <w:rPr>
          <w:rFonts w:ascii="Times New Roman" w:hAnsi="Times New Roman" w:hint="eastAsia"/>
          <w:lang w:eastAsia="zh-CN"/>
        </w:rPr>
        <w:t>。</w:t>
      </w:r>
      <w:r w:rsidR="007469E2" w:rsidRPr="00CB1DBB">
        <w:rPr>
          <w:rFonts w:ascii="Times New Roman" w:hAnsi="Times New Roman" w:hint="eastAsia"/>
          <w:lang w:eastAsia="zh-CN"/>
        </w:rPr>
        <w:t>开发人员通过</w:t>
      </w:r>
      <w:r w:rsidR="009737C6" w:rsidRPr="00CB1DBB">
        <w:rPr>
          <w:rFonts w:ascii="Times New Roman" w:hAnsi="Times New Roman" w:hint="eastAsia"/>
          <w:lang w:eastAsia="zh-CN"/>
        </w:rPr>
        <w:t>编写</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lang w:eastAsia="zh-CN"/>
        </w:rPr>
        <w:t>（</w:t>
      </w:r>
      <w:r w:rsidR="009737C6" w:rsidRPr="00CB1DBB">
        <w:rPr>
          <w:rFonts w:ascii="Times New Roman" w:hAnsi="Times New Roman"/>
          <w:lang w:eastAsia="zh-CN"/>
        </w:rPr>
        <w:t>Hibernate  Query Language</w:t>
      </w:r>
      <w:r w:rsidR="009737C6" w:rsidRPr="00CB1DBB">
        <w:rPr>
          <w:rFonts w:ascii="Times New Roman" w:hAnsi="Times New Roman"/>
          <w:lang w:eastAsia="zh-CN"/>
        </w:rPr>
        <w:t>）</w:t>
      </w:r>
      <w:r w:rsidR="007469E2" w:rsidRPr="00CB1DBB">
        <w:rPr>
          <w:rFonts w:ascii="Times New Roman" w:hAnsi="Times New Roman"/>
          <w:lang w:eastAsia="zh-CN"/>
        </w:rPr>
        <w:t>调用</w:t>
      </w:r>
      <w:r w:rsidR="007469E2" w:rsidRPr="00CB1DBB">
        <w:rPr>
          <w:rFonts w:ascii="Times New Roman" w:hAnsi="Times New Roman"/>
          <w:lang w:eastAsia="zh-CN"/>
        </w:rPr>
        <w:t xml:space="preserve"> </w:t>
      </w:r>
      <w:r w:rsidR="007469E2" w:rsidRPr="00CB1DBB">
        <w:rPr>
          <w:rFonts w:ascii="Times New Roman" w:hAnsi="Times New Roman" w:hint="eastAsia"/>
          <w:lang w:eastAsia="zh-CN"/>
        </w:rPr>
        <w:t>Hiber</w:t>
      </w:r>
      <w:r w:rsidR="007469E2" w:rsidRPr="00CB1DBB">
        <w:rPr>
          <w:rFonts w:ascii="Times New Roman" w:hAnsi="Times New Roman"/>
          <w:lang w:eastAsia="zh-CN"/>
        </w:rPr>
        <w:t xml:space="preserve">nate API </w:t>
      </w:r>
      <w:r w:rsidR="007469E2" w:rsidRPr="00CB1DBB">
        <w:rPr>
          <w:rFonts w:ascii="Times New Roman" w:hAnsi="Times New Roman"/>
          <w:lang w:eastAsia="zh-CN"/>
        </w:rPr>
        <w:t>，</w:t>
      </w:r>
      <w:r w:rsidR="009737C6" w:rsidRPr="00CB1DBB">
        <w:rPr>
          <w:rFonts w:ascii="Times New Roman" w:hAnsi="Times New Roman"/>
          <w:lang w:eastAsia="zh-CN"/>
        </w:rPr>
        <w:t>然后</w:t>
      </w:r>
      <w:r w:rsidR="009737C6" w:rsidRPr="00CB1DBB">
        <w:rPr>
          <w:rFonts w:ascii="Times New Roman" w:hAnsi="Times New Roman" w:hint="eastAsia"/>
          <w:lang w:eastAsia="zh-CN"/>
        </w:rPr>
        <w:t>将</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hint="eastAsia"/>
          <w:lang w:eastAsia="zh-CN"/>
        </w:rPr>
        <w:t>语言解析</w:t>
      </w:r>
      <w:r w:rsidR="009737C6" w:rsidRPr="00CB1DBB">
        <w:rPr>
          <w:rFonts w:ascii="Times New Roman" w:hAnsi="Times New Roman"/>
          <w:lang w:eastAsia="zh-CN"/>
        </w:rPr>
        <w:t>成</w:t>
      </w:r>
      <w:r w:rsidRPr="00CB1DBB">
        <w:rPr>
          <w:rFonts w:ascii="Times New Roman" w:hAnsi="Times New Roman" w:hint="eastAsia"/>
          <w:lang w:eastAsia="zh-CN"/>
        </w:rPr>
        <w:t xml:space="preserve"> SQL</w:t>
      </w:r>
      <w:r w:rsidR="009737C6" w:rsidRPr="00CB1DBB">
        <w:rPr>
          <w:rFonts w:ascii="Times New Roman" w:hAnsi="Times New Roman"/>
          <w:lang w:eastAsia="zh-CN"/>
        </w:rPr>
        <w:t>，</w:t>
      </w:r>
      <w:r w:rsidR="009737C6" w:rsidRPr="00CB1DBB">
        <w:rPr>
          <w:rFonts w:ascii="Times New Roman" w:hAnsi="Times New Roman" w:hint="eastAsia"/>
          <w:lang w:eastAsia="zh-CN"/>
        </w:rPr>
        <w:t>通过</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JDBC</w:t>
      </w:r>
      <w:r w:rsidR="009A08C4" w:rsidRPr="00CB1DBB">
        <w:rPr>
          <w:rFonts w:ascii="Times New Roman" w:hAnsi="Times New Roman" w:hint="eastAsia"/>
          <w:lang w:eastAsia="zh-CN"/>
        </w:rPr>
        <w:t>操作</w:t>
      </w:r>
      <w:r w:rsidRPr="00CB1DBB">
        <w:rPr>
          <w:rFonts w:ascii="Times New Roman" w:hAnsi="Times New Roman" w:hint="eastAsia"/>
          <w:lang w:eastAsia="zh-CN"/>
        </w:rPr>
        <w:t>数据库，</w:t>
      </w:r>
      <w:r w:rsidR="00665930" w:rsidRPr="00CB1DBB">
        <w:rPr>
          <w:rFonts w:ascii="Times New Roman" w:hAnsi="Times New Roman"/>
          <w:lang w:eastAsia="zh-CN"/>
        </w:rPr>
        <w:t>然后</w:t>
      </w:r>
      <w:r w:rsidRPr="00CB1DBB">
        <w:rPr>
          <w:rFonts w:ascii="Times New Roman" w:hAnsi="Times New Roman" w:hint="eastAsia"/>
          <w:lang w:eastAsia="zh-CN"/>
        </w:rPr>
        <w:t>把数据库返回的结果</w:t>
      </w:r>
      <w:r w:rsidR="009A08C4" w:rsidRPr="00CB1DBB">
        <w:rPr>
          <w:rFonts w:ascii="Times New Roman" w:hAnsi="Times New Roman"/>
          <w:lang w:eastAsia="zh-CN"/>
        </w:rPr>
        <w:t>封</w:t>
      </w:r>
      <w:r w:rsidRPr="00CB1DBB">
        <w:rPr>
          <w:rFonts w:ascii="Times New Roman" w:hAnsi="Times New Roman" w:hint="eastAsia"/>
          <w:lang w:eastAsia="zh-CN"/>
        </w:rPr>
        <w:t>装成对象</w:t>
      </w:r>
      <w:r w:rsidR="009A08C4" w:rsidRPr="00CB1DBB">
        <w:rPr>
          <w:rFonts w:ascii="Times New Roman" w:hAnsi="Times New Roman"/>
          <w:lang w:eastAsia="zh-CN"/>
        </w:rPr>
        <w:t>。</w:t>
      </w:r>
      <w:del w:id="507" w:author="Microsoft Office User" w:date="2016-05-22T16:28:00Z">
        <w:r w:rsidRPr="00CB1DBB" w:rsidDel="002F2ADF">
          <w:rPr>
            <w:rFonts w:ascii="Times New Roman" w:hAnsi="Times New Roman" w:hint="eastAsia"/>
            <w:lang w:eastAsia="zh-CN"/>
          </w:rPr>
          <w:delText>如下图</w:delText>
        </w:r>
        <w:r w:rsidRPr="00CB1DBB" w:rsidDel="002F2ADF">
          <w:rPr>
            <w:rFonts w:ascii="Times New Roman" w:hAnsi="Times New Roman" w:hint="eastAsia"/>
            <w:lang w:eastAsia="zh-CN"/>
          </w:rPr>
          <w:delText xml:space="preserve"> 2-3</w:delText>
        </w:r>
        <w:r w:rsidRPr="00CB1DBB" w:rsidDel="002F2ADF">
          <w:rPr>
            <w:rFonts w:ascii="Times New Roman" w:hAnsi="Times New Roman" w:hint="eastAsia"/>
            <w:lang w:eastAsia="zh-CN"/>
          </w:rPr>
          <w:delText>所示</w:delText>
        </w:r>
        <w:r w:rsidRPr="00CB1DBB" w:rsidDel="002F2ADF">
          <w:rPr>
            <w:rFonts w:ascii="Times New Roman" w:hAnsi="Times New Roman"/>
            <w:lang w:eastAsia="zh-CN"/>
          </w:rPr>
          <w:delText>，</w:delText>
        </w:r>
      </w:del>
      <w:r w:rsidR="000224AD" w:rsidRPr="00CB1DBB">
        <w:rPr>
          <w:rFonts w:ascii="Times New Roman" w:hAnsi="Times New Roman" w:hint="eastAsia"/>
          <w:lang w:eastAsia="zh-CN"/>
        </w:rPr>
        <w:t>在</w:t>
      </w:r>
      <w:r w:rsidR="000224AD" w:rsidRPr="00CB1DBB">
        <w:rPr>
          <w:rFonts w:ascii="Times New Roman" w:hAnsi="Times New Roman"/>
          <w:lang w:eastAsia="zh-CN"/>
        </w:rPr>
        <w:t xml:space="preserve">Java </w:t>
      </w:r>
      <w:r w:rsidR="000224AD" w:rsidRPr="00CB1DBB">
        <w:rPr>
          <w:rFonts w:ascii="Times New Roman" w:hAnsi="Times New Roman" w:hint="eastAsia"/>
          <w:lang w:eastAsia="zh-CN"/>
        </w:rPr>
        <w:t>开发</w:t>
      </w:r>
      <w:r w:rsidR="000224AD" w:rsidRPr="00CB1DBB">
        <w:rPr>
          <w:rFonts w:ascii="Times New Roman" w:hAnsi="Times New Roman"/>
          <w:lang w:eastAsia="zh-CN"/>
        </w:rPr>
        <w:t>过程中，</w:t>
      </w:r>
      <w:r w:rsidRPr="00CB1DBB">
        <w:rPr>
          <w:rFonts w:ascii="Times New Roman" w:hAnsi="Times New Roman" w:hint="eastAsia"/>
          <w:lang w:eastAsia="zh-CN"/>
        </w:rPr>
        <w:t>Hibernate</w:t>
      </w:r>
      <w:r w:rsidR="00D14F4F" w:rsidRPr="00CB1DBB">
        <w:rPr>
          <w:rFonts w:ascii="Times New Roman" w:hAnsi="Times New Roman"/>
          <w:lang w:eastAsia="zh-CN"/>
        </w:rPr>
        <w:t>是一个桥梁，</w:t>
      </w:r>
      <w:r w:rsidR="00D14F4F" w:rsidRPr="00CB1DBB">
        <w:rPr>
          <w:rFonts w:ascii="Times New Roman" w:hAnsi="Times New Roman" w:hint="eastAsia"/>
          <w:lang w:eastAsia="zh-CN"/>
        </w:rPr>
        <w:t>连接着</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Java</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对象</w:t>
      </w:r>
      <w:r w:rsidR="00D14F4F" w:rsidRPr="00CB1DBB">
        <w:rPr>
          <w:rFonts w:ascii="Times New Roman" w:hAnsi="Times New Roman"/>
          <w:lang w:eastAsia="zh-CN"/>
        </w:rPr>
        <w:t>和数据库</w:t>
      </w:r>
      <w:r w:rsidRPr="00CB1DBB">
        <w:rPr>
          <w:rFonts w:ascii="Times New Roman" w:hAnsi="Times New Roman" w:hint="eastAsia"/>
          <w:lang w:eastAsia="zh-CN"/>
        </w:rPr>
        <w:t>，</w:t>
      </w:r>
      <w:r w:rsidR="00B80AA0" w:rsidRPr="00CB1DBB">
        <w:rPr>
          <w:rFonts w:ascii="Times New Roman" w:hAnsi="Times New Roman" w:hint="eastAsia"/>
          <w:lang w:eastAsia="zh-CN"/>
        </w:rPr>
        <w:t>通过</w:t>
      </w:r>
      <w:r w:rsidR="00B80AA0" w:rsidRPr="00CB1DBB">
        <w:rPr>
          <w:rFonts w:ascii="Times New Roman" w:hAnsi="Times New Roman"/>
          <w:lang w:eastAsia="zh-CN"/>
        </w:rPr>
        <w:t xml:space="preserve">Hibernate </w:t>
      </w:r>
      <w:r w:rsidR="00B80AA0" w:rsidRPr="00CB1DBB">
        <w:rPr>
          <w:rFonts w:ascii="Times New Roman" w:hAnsi="Times New Roman" w:hint="eastAsia"/>
          <w:lang w:eastAsia="zh-CN"/>
        </w:rPr>
        <w:t>A</w:t>
      </w:r>
      <w:r w:rsidR="00B80AA0" w:rsidRPr="00CB1DBB">
        <w:rPr>
          <w:rFonts w:ascii="Times New Roman" w:hAnsi="Times New Roman"/>
          <w:lang w:eastAsia="zh-CN"/>
        </w:rPr>
        <w:t>PI</w:t>
      </w:r>
      <w:r w:rsidRPr="00CB1DBB">
        <w:rPr>
          <w:rFonts w:ascii="Times New Roman" w:hAnsi="Times New Roman" w:hint="eastAsia"/>
          <w:lang w:eastAsia="zh-CN"/>
        </w:rPr>
        <w:t>对</w:t>
      </w:r>
      <w:r w:rsidR="000D36A6" w:rsidRPr="00CB1DBB">
        <w:rPr>
          <w:rFonts w:ascii="Times New Roman" w:hAnsi="Times New Roman"/>
          <w:lang w:eastAsia="zh-CN"/>
        </w:rPr>
        <w:t>作用</w:t>
      </w:r>
      <w:r w:rsidR="000D36A6" w:rsidRPr="00CB1DBB">
        <w:rPr>
          <w:rFonts w:ascii="Times New Roman" w:hAnsi="Times New Roman" w:hint="eastAsia"/>
          <w:lang w:eastAsia="zh-CN"/>
        </w:rPr>
        <w:t>于</w:t>
      </w:r>
      <w:r w:rsidR="000D36A6" w:rsidRPr="00CB1DBB">
        <w:rPr>
          <w:rFonts w:ascii="Times New Roman" w:hAnsi="Times New Roman"/>
          <w:lang w:eastAsia="zh-CN"/>
        </w:rPr>
        <w:t>对象，</w:t>
      </w:r>
      <w:r w:rsidR="000D36A6" w:rsidRPr="00CB1DBB">
        <w:rPr>
          <w:rFonts w:ascii="Times New Roman" w:hAnsi="Times New Roman" w:hint="eastAsia"/>
          <w:lang w:eastAsia="zh-CN"/>
        </w:rPr>
        <w:t>便可以</w:t>
      </w:r>
      <w:r w:rsidR="00D73A6E" w:rsidRPr="00CB1DBB">
        <w:rPr>
          <w:rFonts w:ascii="Times New Roman" w:hAnsi="Times New Roman" w:hint="eastAsia"/>
          <w:lang w:eastAsia="zh-CN"/>
        </w:rPr>
        <w:t>对象</w:t>
      </w:r>
      <w:r w:rsidR="00D73A6E" w:rsidRPr="00CB1DBB">
        <w:rPr>
          <w:rFonts w:ascii="Times New Roman" w:hAnsi="Times New Roman"/>
          <w:lang w:eastAsia="zh-CN"/>
        </w:rPr>
        <w:t>或者数据</w:t>
      </w:r>
      <w:r w:rsidRPr="00CB1DBB">
        <w:rPr>
          <w:rFonts w:ascii="Times New Roman" w:hAnsi="Times New Roman" w:hint="eastAsia"/>
          <w:lang w:eastAsia="zh-CN"/>
        </w:rPr>
        <w:t>进行持久化操作</w:t>
      </w:r>
      <w:r w:rsidRPr="00CB1DBB">
        <w:rPr>
          <w:rFonts w:ascii="Times New Roman" w:hAnsi="Times New Roman"/>
          <w:lang w:eastAsia="zh-CN"/>
        </w:rPr>
        <w:t>。</w:t>
      </w:r>
    </w:p>
    <w:p w14:paraId="0DE410B7" w14:textId="77777777" w:rsidR="00CE11C1" w:rsidRPr="00CB1DBB" w:rsidRDefault="00CE11C1" w:rsidP="00CB1DBB">
      <w:pPr>
        <w:ind w:firstLineChars="0" w:firstLine="480"/>
      </w:pPr>
      <w:bookmarkStart w:id="508" w:name="_Toc451434953"/>
      <w:bookmarkStart w:id="509" w:name="_Toc451435787"/>
      <w:bookmarkStart w:id="510" w:name="_Toc451455835"/>
      <w:bookmarkStart w:id="511" w:name="_Toc451456806"/>
      <w:bookmarkStart w:id="512" w:name="_Toc451457042"/>
      <w:bookmarkStart w:id="513" w:name="_Toc451457508"/>
    </w:p>
    <w:p w14:paraId="0161EE3D" w14:textId="77777777" w:rsidR="006A3FA9" w:rsidRPr="00CB1DBB" w:rsidRDefault="006A3FA9" w:rsidP="00DE5361">
      <w:pPr>
        <w:pStyle w:val="3"/>
        <w:numPr>
          <w:ilvl w:val="2"/>
          <w:numId w:val="79"/>
        </w:numPr>
        <w:ind w:firstLineChars="0"/>
        <w:rPr>
          <w:rFonts w:ascii="Times New Roman" w:hAnsi="Times New Roman"/>
        </w:rPr>
      </w:pPr>
      <w:bookmarkStart w:id="514" w:name="_Toc451701354"/>
      <w:r w:rsidRPr="00CB1DBB">
        <w:rPr>
          <w:rFonts w:ascii="Times New Roman" w:hAnsi="Times New Roman" w:hint="eastAsia"/>
        </w:rPr>
        <w:t>工作流</w:t>
      </w:r>
      <w:r w:rsidRPr="00CB1DBB">
        <w:rPr>
          <w:rFonts w:ascii="Times New Roman" w:hAnsi="Times New Roman"/>
        </w:rPr>
        <w:t>框架</w:t>
      </w:r>
      <w:bookmarkEnd w:id="508"/>
      <w:bookmarkEnd w:id="509"/>
      <w:bookmarkEnd w:id="510"/>
      <w:bookmarkEnd w:id="511"/>
      <w:bookmarkEnd w:id="512"/>
      <w:bookmarkEnd w:id="513"/>
      <w:bookmarkEnd w:id="514"/>
    </w:p>
    <w:p w14:paraId="24FD3EA7" w14:textId="77777777" w:rsidR="00913B2C" w:rsidRPr="00CB1DBB" w:rsidRDefault="00435989" w:rsidP="00441FEF">
      <w:pPr>
        <w:ind w:firstLine="480"/>
        <w:rPr>
          <w:rFonts w:ascii="Times New Roman" w:hAnsi="Times New Roman"/>
          <w:lang w:eastAsia="zh-CN"/>
        </w:rPr>
      </w:pPr>
      <w:r w:rsidRPr="00CB1DBB">
        <w:rPr>
          <w:rFonts w:ascii="Times New Roman" w:hAnsi="Times New Roman" w:hint="eastAsia"/>
          <w:lang w:eastAsia="zh-CN"/>
        </w:rPr>
        <w:t>一般</w:t>
      </w:r>
      <w:r w:rsidRPr="00CB1DBB">
        <w:rPr>
          <w:rFonts w:ascii="Times New Roman" w:hAnsi="Times New Roman"/>
          <w:lang w:eastAsia="zh-CN"/>
        </w:rPr>
        <w:t>而言</w:t>
      </w:r>
      <w:r w:rsidR="002524D7" w:rsidRPr="00CB1DBB">
        <w:rPr>
          <w:rFonts w:ascii="Times New Roman" w:hAnsi="Times New Roman"/>
          <w:lang w:eastAsia="zh-CN"/>
        </w:rPr>
        <w:t>，一个成熟的</w:t>
      </w:r>
      <w:r w:rsidR="007D105C" w:rsidRPr="00CB1DBB">
        <w:rPr>
          <w:rFonts w:ascii="Times New Roman" w:hAnsi="Times New Roman" w:hint="eastAsia"/>
          <w:lang w:eastAsia="zh-CN"/>
        </w:rPr>
        <w:t>运行</w:t>
      </w:r>
      <w:r w:rsidR="007D105C" w:rsidRPr="00CB1DBB">
        <w:rPr>
          <w:rFonts w:ascii="Times New Roman" w:hAnsi="Times New Roman"/>
          <w:lang w:eastAsia="zh-CN"/>
        </w:rPr>
        <w:t>成熟的工作流</w:t>
      </w:r>
      <w:r w:rsidR="007D105C" w:rsidRPr="00CB1DBB">
        <w:rPr>
          <w:rFonts w:ascii="Times New Roman" w:hAnsi="Times New Roman" w:hint="eastAsia"/>
          <w:lang w:eastAsia="zh-CN"/>
        </w:rPr>
        <w:t>流转</w:t>
      </w:r>
      <w:r w:rsidR="007D105C" w:rsidRPr="00CB1DBB">
        <w:rPr>
          <w:rFonts w:ascii="Times New Roman" w:hAnsi="Times New Roman"/>
          <w:lang w:eastAsia="zh-CN"/>
        </w:rPr>
        <w:t>程序</w:t>
      </w:r>
      <w:r w:rsidR="002524D7" w:rsidRPr="00CB1DBB">
        <w:rPr>
          <w:rFonts w:ascii="Times New Roman" w:hAnsi="Times New Roman"/>
          <w:lang w:eastAsia="zh-CN"/>
        </w:rPr>
        <w:t>会</w:t>
      </w:r>
      <w:r w:rsidR="007D105C" w:rsidRPr="00CB1DBB">
        <w:rPr>
          <w:rFonts w:ascii="Times New Roman" w:hAnsi="Times New Roman" w:hint="eastAsia"/>
          <w:lang w:eastAsia="zh-CN"/>
        </w:rPr>
        <w:t>经历</w:t>
      </w:r>
      <w:r w:rsidR="007D105C" w:rsidRPr="00CB1DBB">
        <w:rPr>
          <w:rFonts w:ascii="Times New Roman" w:hAnsi="Times New Roman"/>
          <w:lang w:eastAsia="zh-CN"/>
        </w:rPr>
        <w:t>5</w:t>
      </w:r>
      <w:r w:rsidR="007D105C" w:rsidRPr="00CB1DBB">
        <w:rPr>
          <w:rFonts w:ascii="Times New Roman" w:hAnsi="Times New Roman" w:hint="eastAsia"/>
          <w:lang w:eastAsia="zh-CN"/>
        </w:rPr>
        <w:t>个</w:t>
      </w:r>
      <w:r w:rsidR="007D105C" w:rsidRPr="00CB1DBB">
        <w:rPr>
          <w:rFonts w:ascii="Times New Roman" w:hAnsi="Times New Roman"/>
          <w:lang w:eastAsia="zh-CN"/>
        </w:rPr>
        <w:t>过程</w:t>
      </w:r>
      <w:r w:rsidR="00441FEF" w:rsidRPr="00CB1DBB">
        <w:rPr>
          <w:rFonts w:ascii="Times New Roman" w:hAnsi="Times New Roman"/>
          <w:lang w:eastAsia="zh-CN"/>
        </w:rPr>
        <w:t>，</w:t>
      </w:r>
      <w:r w:rsidR="00441FEF" w:rsidRPr="00CB1DBB">
        <w:rPr>
          <w:rFonts w:ascii="Times New Roman" w:hAnsi="Times New Roman" w:hint="eastAsia"/>
          <w:lang w:eastAsia="zh-CN"/>
        </w:rPr>
        <w:t>定义</w:t>
      </w:r>
      <w:r w:rsidR="00441FEF" w:rsidRPr="00CB1DBB">
        <w:rPr>
          <w:rFonts w:ascii="Times New Roman" w:hAnsi="Times New Roman"/>
          <w:lang w:eastAsia="zh-CN"/>
        </w:rPr>
        <w:t>、发布、</w:t>
      </w:r>
      <w:r w:rsidR="00441FEF" w:rsidRPr="00CB1DBB">
        <w:rPr>
          <w:rFonts w:ascii="Times New Roman" w:hAnsi="Times New Roman" w:hint="eastAsia"/>
          <w:lang w:eastAsia="zh-CN"/>
        </w:rPr>
        <w:t>执行</w:t>
      </w:r>
      <w:r w:rsidR="00441FEF" w:rsidRPr="00CB1DBB">
        <w:rPr>
          <w:rFonts w:ascii="Times New Roman" w:hAnsi="Times New Roman"/>
          <w:lang w:eastAsia="zh-CN"/>
        </w:rPr>
        <w:t>、</w:t>
      </w:r>
      <w:r w:rsidR="00441FEF" w:rsidRPr="00CB1DBB">
        <w:rPr>
          <w:rFonts w:ascii="Times New Roman" w:hAnsi="Times New Roman" w:hint="eastAsia"/>
          <w:lang w:eastAsia="zh-CN"/>
        </w:rPr>
        <w:t>监控</w:t>
      </w:r>
      <w:r w:rsidR="00441FEF" w:rsidRPr="00CB1DBB">
        <w:rPr>
          <w:rFonts w:ascii="Times New Roman" w:hAnsi="Times New Roman"/>
          <w:lang w:eastAsia="zh-CN"/>
        </w:rPr>
        <w:t>、</w:t>
      </w:r>
      <w:r w:rsidR="00441FEF" w:rsidRPr="00CB1DBB">
        <w:rPr>
          <w:rFonts w:ascii="Times New Roman" w:hAnsi="Times New Roman" w:hint="eastAsia"/>
          <w:lang w:eastAsia="zh-CN"/>
        </w:rPr>
        <w:t>优化</w:t>
      </w:r>
      <w:r w:rsidR="00441FEF" w:rsidRPr="00CB1DBB">
        <w:rPr>
          <w:rFonts w:ascii="Times New Roman" w:hAnsi="Times New Roman"/>
          <w:lang w:eastAsia="zh-CN"/>
        </w:rPr>
        <w:t>。</w:t>
      </w:r>
      <w:r w:rsidR="000A6EB6" w:rsidRPr="00CB1DBB">
        <w:rPr>
          <w:rFonts w:ascii="Times New Roman" w:hAnsi="Times New Roman" w:hint="eastAsia"/>
          <w:lang w:eastAsia="zh-CN"/>
        </w:rPr>
        <w:t>而</w:t>
      </w:r>
      <w:r w:rsidR="000A6EB6" w:rsidRPr="00CB1DBB">
        <w:rPr>
          <w:rFonts w:ascii="Times New Roman" w:hAnsi="Times New Roman"/>
          <w:lang w:eastAsia="zh-CN"/>
        </w:rPr>
        <w:t>工作流的业务流转是依赖于一个</w:t>
      </w:r>
      <w:r w:rsidR="00475400" w:rsidRPr="00CB1DBB">
        <w:rPr>
          <w:rFonts w:ascii="Times New Roman" w:hAnsi="Times New Roman"/>
          <w:lang w:eastAsia="zh-CN"/>
        </w:rPr>
        <w:t>遵循</w:t>
      </w:r>
      <w:r w:rsidR="00475400" w:rsidRPr="00CB1DBB">
        <w:rPr>
          <w:rFonts w:ascii="Times New Roman" w:hAnsi="Times New Roman"/>
          <w:lang w:eastAsia="zh-CN"/>
        </w:rPr>
        <w:t xml:space="preserve"> </w:t>
      </w:r>
      <w:r w:rsidR="00475400" w:rsidRPr="00CB1DBB">
        <w:rPr>
          <w:rFonts w:ascii="Times New Roman" w:hAnsi="Times New Roman" w:hint="eastAsia"/>
          <w:lang w:eastAsia="zh-CN"/>
        </w:rPr>
        <w:t>BPMN</w:t>
      </w:r>
      <w:r w:rsidR="00475400" w:rsidRPr="00CB1DBB">
        <w:rPr>
          <w:rFonts w:ascii="Times New Roman" w:hAnsi="Times New Roman" w:hint="eastAsia"/>
          <w:lang w:eastAsia="zh-CN"/>
        </w:rPr>
        <w:t>规范</w:t>
      </w:r>
      <w:r w:rsidR="00475400" w:rsidRPr="00CB1DBB">
        <w:rPr>
          <w:rFonts w:ascii="Times New Roman" w:hAnsi="Times New Roman"/>
          <w:lang w:eastAsia="zh-CN"/>
        </w:rPr>
        <w:t>的</w:t>
      </w:r>
      <w:r w:rsidR="007E7EA9" w:rsidRPr="00CB1DBB">
        <w:rPr>
          <w:rFonts w:ascii="Times New Roman" w:hAnsi="Times New Roman"/>
          <w:lang w:eastAsia="zh-CN"/>
        </w:rPr>
        <w:t>描述文件</w:t>
      </w:r>
      <w:r w:rsidR="009C4542" w:rsidRPr="00CB1DBB">
        <w:rPr>
          <w:rFonts w:ascii="Times New Roman" w:hAnsi="Times New Roman"/>
          <w:lang w:eastAsia="zh-CN"/>
        </w:rPr>
        <w:t>。</w:t>
      </w:r>
      <w:r w:rsidR="000E51C9" w:rsidRPr="00CB1DBB">
        <w:rPr>
          <w:rFonts w:ascii="Times New Roman" w:hAnsi="Times New Roman" w:hint="eastAsia"/>
          <w:lang w:eastAsia="zh-CN"/>
        </w:rPr>
        <w:t>通俗</w:t>
      </w:r>
      <w:r w:rsidR="000E51C9" w:rsidRPr="00CB1DBB">
        <w:rPr>
          <w:rFonts w:ascii="Times New Roman" w:hAnsi="Times New Roman"/>
          <w:lang w:eastAsia="zh-CN"/>
        </w:rPr>
        <w:t>来讲这个文件定义了</w:t>
      </w:r>
      <w:r w:rsidR="000E51C9" w:rsidRPr="00CB1DBB">
        <w:rPr>
          <w:rFonts w:ascii="Times New Roman" w:hAnsi="Times New Roman" w:hint="eastAsia"/>
          <w:lang w:eastAsia="zh-CN"/>
        </w:rPr>
        <w:t>工作</w:t>
      </w:r>
      <w:r w:rsidR="000E51C9" w:rsidRPr="00CB1DBB">
        <w:rPr>
          <w:rFonts w:ascii="Times New Roman" w:hAnsi="Times New Roman"/>
          <w:lang w:eastAsia="zh-CN"/>
        </w:rPr>
        <w:t>流的流程，</w:t>
      </w:r>
      <w:r w:rsidR="000E51C9" w:rsidRPr="00CB1DBB">
        <w:rPr>
          <w:rFonts w:ascii="Times New Roman" w:hAnsi="Times New Roman" w:hint="eastAsia"/>
          <w:lang w:eastAsia="zh-CN"/>
        </w:rPr>
        <w:t>是</w:t>
      </w:r>
      <w:r w:rsidR="000E51C9" w:rsidRPr="00CB1DBB">
        <w:rPr>
          <w:rFonts w:ascii="Times New Roman" w:hAnsi="Times New Roman"/>
          <w:lang w:eastAsia="zh-CN"/>
        </w:rPr>
        <w:t>整个工作流业务流转的关键文件。</w:t>
      </w:r>
      <w:r w:rsidR="00811F7C" w:rsidRPr="00CB1DBB">
        <w:rPr>
          <w:rFonts w:ascii="Times New Roman" w:hAnsi="Times New Roman" w:hint="eastAsia"/>
          <w:lang w:eastAsia="zh-CN"/>
        </w:rPr>
        <w:t>由于它</w:t>
      </w:r>
      <w:r w:rsidR="00811F7C" w:rsidRPr="00CB1DBB">
        <w:rPr>
          <w:rFonts w:ascii="Times New Roman" w:hAnsi="Times New Roman"/>
          <w:lang w:eastAsia="zh-CN"/>
        </w:rPr>
        <w:t>是一个规范，所以任何流程设计器</w:t>
      </w:r>
      <w:r w:rsidR="00EC3101" w:rsidRPr="00CB1DBB">
        <w:rPr>
          <w:rFonts w:ascii="Times New Roman" w:hAnsi="Times New Roman" w:hint="eastAsia"/>
          <w:lang w:eastAsia="zh-CN"/>
        </w:rPr>
        <w:t>和</w:t>
      </w:r>
      <w:r w:rsidR="00EC3101" w:rsidRPr="00CB1DBB">
        <w:rPr>
          <w:rFonts w:ascii="Times New Roman" w:hAnsi="Times New Roman"/>
          <w:lang w:eastAsia="zh-CN"/>
        </w:rPr>
        <w:t>符合</w:t>
      </w:r>
      <w:r w:rsidR="00EC3101" w:rsidRPr="00CB1DBB">
        <w:rPr>
          <w:rFonts w:ascii="Times New Roman" w:hAnsi="Times New Roman"/>
          <w:lang w:eastAsia="zh-CN"/>
        </w:rPr>
        <w:t>BPMN</w:t>
      </w:r>
      <w:r w:rsidR="00EC3101" w:rsidRPr="00CB1DBB">
        <w:rPr>
          <w:rFonts w:ascii="Times New Roman" w:hAnsi="Times New Roman"/>
          <w:lang w:eastAsia="zh-CN"/>
        </w:rPr>
        <w:t>规范的流程引擎都可以</w:t>
      </w:r>
      <w:r w:rsidR="00EC3101" w:rsidRPr="00CB1DBB">
        <w:rPr>
          <w:rFonts w:ascii="Times New Roman" w:hAnsi="Times New Roman" w:hint="eastAsia"/>
          <w:lang w:eastAsia="zh-CN"/>
        </w:rPr>
        <w:t>解析</w:t>
      </w:r>
      <w:r w:rsidR="00EC3101" w:rsidRPr="00CB1DBB">
        <w:rPr>
          <w:rFonts w:ascii="Times New Roman" w:hAnsi="Times New Roman"/>
          <w:lang w:eastAsia="zh-CN"/>
        </w:rPr>
        <w:t>这个</w:t>
      </w:r>
      <w:r w:rsidR="00EC3101" w:rsidRPr="00CB1DBB">
        <w:rPr>
          <w:rFonts w:ascii="Times New Roman" w:hAnsi="Times New Roman" w:hint="eastAsia"/>
          <w:lang w:eastAsia="zh-CN"/>
        </w:rPr>
        <w:t>文件</w:t>
      </w:r>
      <w:r w:rsidR="0078166D" w:rsidRPr="00CB1DBB">
        <w:rPr>
          <w:rFonts w:ascii="Times New Roman" w:hAnsi="Times New Roman" w:hint="eastAsia"/>
          <w:lang w:eastAsia="zh-CN"/>
        </w:rPr>
        <w:t>。</w:t>
      </w:r>
      <w:r w:rsidR="00AC5267" w:rsidRPr="00CB1DBB">
        <w:rPr>
          <w:rFonts w:ascii="Times New Roman" w:hAnsi="Times New Roman" w:hint="eastAsia"/>
          <w:lang w:eastAsia="zh-CN"/>
        </w:rPr>
        <w:t>而目前</w:t>
      </w:r>
      <w:r w:rsidR="00AC5267" w:rsidRPr="00CB1DBB">
        <w:rPr>
          <w:rFonts w:ascii="Times New Roman" w:hAnsi="Times New Roman"/>
          <w:lang w:eastAsia="zh-CN"/>
        </w:rPr>
        <w:t>盛行的</w:t>
      </w:r>
      <w:r w:rsidR="00FF49F3" w:rsidRPr="00CB1DBB">
        <w:rPr>
          <w:rFonts w:ascii="Times New Roman" w:hAnsi="Times New Roman"/>
          <w:lang w:eastAsia="zh-CN"/>
        </w:rPr>
        <w:t>新一代工作流框架</w:t>
      </w:r>
      <w:r w:rsidR="00915B14" w:rsidRPr="00CB1DBB">
        <w:rPr>
          <w:rFonts w:ascii="Times New Roman" w:hAnsi="Times New Roman" w:hint="eastAsia"/>
          <w:lang w:eastAsia="zh-CN"/>
        </w:rPr>
        <w:t>Activiti</w:t>
      </w:r>
      <w:r w:rsidR="00AC5267" w:rsidRPr="00CB1DBB">
        <w:rPr>
          <w:rFonts w:ascii="Times New Roman" w:hAnsi="Times New Roman"/>
          <w:lang w:eastAsia="zh-CN"/>
        </w:rPr>
        <w:t>，</w:t>
      </w:r>
      <w:r w:rsidR="00915B14" w:rsidRPr="00CB1DBB">
        <w:rPr>
          <w:rFonts w:ascii="Times New Roman" w:hAnsi="Times New Roman" w:hint="eastAsia"/>
          <w:lang w:eastAsia="zh-CN"/>
        </w:rPr>
        <w:t xml:space="preserve"> </w:t>
      </w:r>
      <w:r w:rsidR="00915B14" w:rsidRPr="00CB1DBB">
        <w:rPr>
          <w:rFonts w:ascii="Times New Roman" w:hAnsi="Times New Roman" w:hint="eastAsia"/>
          <w:lang w:eastAsia="zh-CN"/>
        </w:rPr>
        <w:t>支持并扩展了</w:t>
      </w:r>
      <w:r w:rsidR="00915B14" w:rsidRPr="00CB1DBB">
        <w:rPr>
          <w:rFonts w:ascii="Times New Roman" w:hAnsi="Times New Roman" w:hint="eastAsia"/>
          <w:lang w:eastAsia="zh-CN"/>
        </w:rPr>
        <w:t>BPMN 2.0</w:t>
      </w:r>
      <w:r w:rsidR="00915B14" w:rsidRPr="00CB1DBB">
        <w:rPr>
          <w:rFonts w:ascii="Times New Roman" w:hAnsi="Times New Roman"/>
          <w:lang w:eastAsia="zh-CN"/>
        </w:rPr>
        <w:t>。</w:t>
      </w:r>
    </w:p>
    <w:p w14:paraId="225951C1" w14:textId="77777777" w:rsidR="00994BD1" w:rsidRPr="00CB1DBB" w:rsidRDefault="00AB2C50" w:rsidP="00075255">
      <w:pPr>
        <w:ind w:firstLine="480"/>
        <w:rPr>
          <w:rFonts w:ascii="Times New Roman" w:hAnsi="Times New Roman"/>
          <w:lang w:eastAsia="zh-CN"/>
        </w:rPr>
      </w:pPr>
      <w:r w:rsidRPr="00CB1DBB">
        <w:rPr>
          <w:rFonts w:ascii="Times New Roman" w:hAnsi="Times New Roman" w:hint="eastAsia"/>
          <w:lang w:eastAsia="zh-CN"/>
        </w:rPr>
        <w:lastRenderedPageBreak/>
        <w:t>由于</w:t>
      </w:r>
      <w:r w:rsidRPr="00CB1DBB">
        <w:rPr>
          <w:rFonts w:ascii="Times New Roman" w:hAnsi="Times New Roman"/>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流行和</w:t>
      </w:r>
      <w:r w:rsidRPr="00CB1DBB">
        <w:rPr>
          <w:rFonts w:ascii="Times New Roman" w:hAnsi="Times New Roman" w:hint="eastAsia"/>
          <w:lang w:eastAsia="zh-CN"/>
        </w:rPr>
        <w:t>S</w:t>
      </w:r>
      <w:r w:rsidRPr="00CB1DBB">
        <w:rPr>
          <w:rFonts w:ascii="Times New Roman" w:hAnsi="Times New Roman"/>
          <w:lang w:eastAsia="zh-CN"/>
        </w:rPr>
        <w:t xml:space="preserve">pring </w:t>
      </w:r>
      <w:r w:rsidRPr="00CB1DBB">
        <w:rPr>
          <w:rFonts w:ascii="Times New Roman" w:hAnsi="Times New Roman" w:hint="eastAsia"/>
          <w:lang w:eastAsia="zh-CN"/>
        </w:rPr>
        <w:t>的</w:t>
      </w:r>
      <w:r w:rsidRPr="00CB1DBB">
        <w:rPr>
          <w:rFonts w:ascii="Times New Roman" w:hAnsi="Times New Roman"/>
          <w:lang w:eastAsia="zh-CN"/>
        </w:rPr>
        <w:t>强大，</w:t>
      </w:r>
      <w:r w:rsidRPr="00CB1DBB">
        <w:rPr>
          <w:rFonts w:ascii="Times New Roman" w:hAnsi="Times New Roman"/>
          <w:lang w:eastAsia="zh-CN"/>
        </w:rPr>
        <w:t xml:space="preserve">Activiti </w:t>
      </w:r>
      <w:r w:rsidRPr="00CB1DBB">
        <w:rPr>
          <w:rFonts w:ascii="Times New Roman" w:hAnsi="Times New Roman" w:hint="eastAsia"/>
          <w:lang w:eastAsia="zh-CN"/>
        </w:rPr>
        <w:t>可以</w:t>
      </w:r>
      <w:r w:rsidRPr="00CB1DBB">
        <w:rPr>
          <w:rFonts w:ascii="Times New Roman" w:hAnsi="Times New Roman"/>
          <w:lang w:eastAsia="zh-CN"/>
        </w:rPr>
        <w:t>很轻易的集成到</w:t>
      </w:r>
      <w:r w:rsidRPr="00CB1DBB">
        <w:rPr>
          <w:rFonts w:ascii="Times New Roman" w:hAnsi="Times New Roman"/>
          <w:lang w:eastAsia="zh-CN"/>
        </w:rPr>
        <w:t xml:space="preserve">Spring </w:t>
      </w:r>
      <w:r w:rsidRPr="00CB1DBB">
        <w:rPr>
          <w:rFonts w:ascii="Times New Roman" w:hAnsi="Times New Roman" w:hint="eastAsia"/>
          <w:lang w:eastAsia="zh-CN"/>
        </w:rPr>
        <w:t>中</w:t>
      </w:r>
      <w:r w:rsidRPr="00CB1DBB">
        <w:rPr>
          <w:rFonts w:ascii="Times New Roman" w:hAnsi="Times New Roman"/>
          <w:lang w:eastAsia="zh-CN"/>
        </w:rPr>
        <w:t>来。</w:t>
      </w:r>
      <w:r w:rsidR="0044060F" w:rsidRPr="00CB1DBB">
        <w:rPr>
          <w:rFonts w:ascii="Times New Roman" w:hAnsi="Times New Roman"/>
          <w:lang w:eastAsia="zh-CN"/>
        </w:rPr>
        <w:t>并且</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团队专门设计了用来设计</w:t>
      </w:r>
      <w:r w:rsidR="00994BD1" w:rsidRPr="00CB1DBB">
        <w:rPr>
          <w:rFonts w:ascii="Times New Roman" w:hAnsi="Times New Roman" w:hint="eastAsia"/>
          <w:lang w:eastAsia="zh-CN"/>
        </w:rPr>
        <w:t xml:space="preserve">BPMN 2.0 </w:t>
      </w:r>
      <w:r w:rsidR="00994BD1" w:rsidRPr="00CB1DBB">
        <w:rPr>
          <w:rFonts w:ascii="Times New Roman" w:hAnsi="Times New Roman" w:hint="eastAsia"/>
          <w:lang w:eastAsia="zh-CN"/>
        </w:rPr>
        <w:t>规范的流程设计器—</w:t>
      </w:r>
      <w:r w:rsidR="00994BD1" w:rsidRPr="00CB1DBB">
        <w:rPr>
          <w:rFonts w:ascii="Times New Roman" w:hAnsi="Times New Roman" w:hint="eastAsia"/>
          <w:lang w:eastAsia="zh-CN"/>
        </w:rPr>
        <w:t>Eclipse Designer</w:t>
      </w:r>
      <w:r w:rsidR="00994BD1" w:rsidRPr="00CB1DBB">
        <w:rPr>
          <w:rFonts w:ascii="Times New Roman" w:hAnsi="Times New Roman" w:hint="eastAsia"/>
          <w:lang w:eastAsia="zh-CN"/>
        </w:rPr>
        <w:t>。此外还有</w:t>
      </w:r>
      <w:r w:rsidR="00994BD1" w:rsidRPr="00CB1DBB">
        <w:rPr>
          <w:rFonts w:ascii="Times New Roman" w:hAnsi="Times New Roman" w:hint="eastAsia"/>
          <w:lang w:eastAsia="zh-CN"/>
        </w:rPr>
        <w:t xml:space="preserve">Signavio </w:t>
      </w:r>
      <w:r w:rsidR="00994BD1" w:rsidRPr="00CB1DBB">
        <w:rPr>
          <w:rFonts w:ascii="Times New Roman" w:hAnsi="Times New Roman" w:hint="eastAsia"/>
          <w:lang w:eastAsia="zh-CN"/>
        </w:rPr>
        <w:t>公司为</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定制的基于</w:t>
      </w:r>
      <w:r w:rsidR="00994BD1" w:rsidRPr="00CB1DBB">
        <w:rPr>
          <w:rFonts w:ascii="Times New Roman" w:hAnsi="Times New Roman" w:hint="eastAsia"/>
          <w:lang w:eastAsia="zh-CN"/>
        </w:rPr>
        <w:t xml:space="preserve">Web </w:t>
      </w:r>
      <w:r w:rsidR="00994BD1" w:rsidRPr="00CB1DBB">
        <w:rPr>
          <w:rFonts w:ascii="Times New Roman" w:hAnsi="Times New Roman" w:hint="eastAsia"/>
          <w:lang w:eastAsia="zh-CN"/>
        </w:rPr>
        <w:t>的</w:t>
      </w:r>
      <w:r w:rsidR="00994BD1" w:rsidRPr="00CB1DBB">
        <w:rPr>
          <w:rFonts w:ascii="Times New Roman" w:hAnsi="Times New Roman" w:hint="eastAsia"/>
          <w:lang w:eastAsia="zh-CN"/>
        </w:rPr>
        <w:t xml:space="preserve">Activiti Modeler </w:t>
      </w:r>
      <w:r w:rsidR="00994BD1" w:rsidRPr="00CB1DBB">
        <w:rPr>
          <w:rFonts w:ascii="Times New Roman" w:hAnsi="Times New Roman" w:hint="eastAsia"/>
          <w:lang w:eastAsia="zh-CN"/>
        </w:rPr>
        <w:t>流程设计器</w:t>
      </w:r>
      <w:r w:rsidR="00994BD1" w:rsidRPr="00CB1DBB">
        <w:rPr>
          <w:rFonts w:ascii="Times New Roman" w:hAnsi="Times New Roman"/>
          <w:lang w:eastAsia="zh-CN"/>
        </w:rPr>
        <w:t>。</w:t>
      </w:r>
    </w:p>
    <w:p w14:paraId="57A22A39" w14:textId="77777777" w:rsidR="00812621" w:rsidRPr="00CB1DBB" w:rsidRDefault="002478F5" w:rsidP="00697632">
      <w:pPr>
        <w:ind w:firstLineChars="0" w:firstLine="480"/>
        <w:rPr>
          <w:rFonts w:ascii="Times New Roman" w:hAnsi="Times New Roman"/>
          <w:lang w:eastAsia="zh-CN"/>
        </w:rPr>
      </w:pPr>
      <w:r w:rsidRPr="00CB1DBB">
        <w:rPr>
          <w:rFonts w:ascii="Times New Roman" w:hAnsi="Times New Roman"/>
          <w:lang w:eastAsia="zh-CN"/>
        </w:rPr>
        <w:t xml:space="preserve">Activiti </w:t>
      </w:r>
      <w:r w:rsidR="007717D5" w:rsidRPr="00CB1DBB">
        <w:rPr>
          <w:rFonts w:ascii="Times New Roman" w:hAnsi="Times New Roman" w:hint="eastAsia"/>
          <w:lang w:eastAsia="zh-CN"/>
        </w:rPr>
        <w:t>涉及</w:t>
      </w:r>
      <w:r w:rsidR="007717D5" w:rsidRPr="00CB1DBB">
        <w:rPr>
          <w:rFonts w:ascii="Times New Roman" w:hAnsi="Times New Roman"/>
          <w:lang w:eastAsia="zh-CN"/>
        </w:rPr>
        <w:t>23</w:t>
      </w:r>
      <w:r w:rsidR="007717D5" w:rsidRPr="00CB1DBB">
        <w:rPr>
          <w:rFonts w:ascii="Times New Roman" w:hAnsi="Times New Roman"/>
          <w:lang w:eastAsia="zh-CN"/>
        </w:rPr>
        <w:t>张表，并且表</w:t>
      </w:r>
      <w:r w:rsidR="007717D5" w:rsidRPr="00CB1DBB">
        <w:rPr>
          <w:rFonts w:ascii="Times New Roman" w:hAnsi="Times New Roman" w:hint="eastAsia"/>
          <w:lang w:eastAsia="zh-CN"/>
        </w:rPr>
        <w:t>设计简洁</w:t>
      </w:r>
      <w:r w:rsidR="007717D5" w:rsidRPr="00CB1DBB">
        <w:rPr>
          <w:rFonts w:ascii="Times New Roman" w:hAnsi="Times New Roman"/>
          <w:lang w:eastAsia="zh-CN"/>
        </w:rPr>
        <w:t>清晰，</w:t>
      </w:r>
      <w:r w:rsidR="007717D5" w:rsidRPr="00CB1DBB">
        <w:rPr>
          <w:rFonts w:ascii="Times New Roman" w:hAnsi="Times New Roman" w:hint="eastAsia"/>
          <w:lang w:eastAsia="zh-CN"/>
        </w:rPr>
        <w:t>它</w:t>
      </w:r>
      <w:r w:rsidR="007717D5" w:rsidRPr="00CB1DBB">
        <w:rPr>
          <w:rFonts w:ascii="Times New Roman" w:hAnsi="Times New Roman"/>
          <w:lang w:eastAsia="zh-CN"/>
        </w:rPr>
        <w:t>的持久</w:t>
      </w:r>
      <w:r w:rsidR="007717D5" w:rsidRPr="00CB1DBB">
        <w:rPr>
          <w:rFonts w:ascii="Times New Roman" w:hAnsi="Times New Roman" w:hint="eastAsia"/>
          <w:lang w:eastAsia="zh-CN"/>
        </w:rPr>
        <w:t>化</w:t>
      </w:r>
      <w:r w:rsidR="007717D5" w:rsidRPr="00CB1DBB">
        <w:rPr>
          <w:rFonts w:ascii="Times New Roman" w:hAnsi="Times New Roman"/>
          <w:lang w:eastAsia="zh-CN"/>
        </w:rPr>
        <w:t>框架选择的是比</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Hiber</w:t>
      </w:r>
      <w:r w:rsidR="007717D5" w:rsidRPr="00CB1DBB">
        <w:rPr>
          <w:rFonts w:ascii="Times New Roman" w:hAnsi="Times New Roman"/>
          <w:lang w:eastAsia="zh-CN"/>
        </w:rPr>
        <w:t xml:space="preserve">nate </w:t>
      </w:r>
      <w:r w:rsidR="007717D5" w:rsidRPr="00CB1DBB">
        <w:rPr>
          <w:rFonts w:ascii="Times New Roman" w:hAnsi="Times New Roman" w:hint="eastAsia"/>
          <w:lang w:eastAsia="zh-CN"/>
        </w:rPr>
        <w:t>还要轻量级</w:t>
      </w:r>
      <w:r w:rsidR="007717D5" w:rsidRPr="00CB1DBB">
        <w:rPr>
          <w:rFonts w:ascii="Times New Roman" w:hAnsi="Times New Roman"/>
          <w:lang w:eastAsia="zh-CN"/>
        </w:rPr>
        <w:t>的</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My</w:t>
      </w:r>
      <w:r w:rsidR="007717D5" w:rsidRPr="00CB1DBB">
        <w:rPr>
          <w:rFonts w:ascii="Times New Roman" w:hAnsi="Times New Roman"/>
          <w:lang w:eastAsia="zh-CN"/>
        </w:rPr>
        <w:t>b</w:t>
      </w:r>
      <w:r w:rsidR="007717D5" w:rsidRPr="00CB1DBB">
        <w:rPr>
          <w:rFonts w:ascii="Times New Roman" w:hAnsi="Times New Roman" w:hint="eastAsia"/>
          <w:lang w:eastAsia="zh-CN"/>
        </w:rPr>
        <w:t>atis</w:t>
      </w:r>
      <w:r w:rsidR="002C71C0" w:rsidRPr="00CB1DBB">
        <w:rPr>
          <w:rFonts w:ascii="Times New Roman" w:hAnsi="Times New Roman" w:hint="eastAsia"/>
          <w:lang w:eastAsia="zh-CN"/>
        </w:rPr>
        <w:t>。</w:t>
      </w:r>
      <w:r w:rsidR="009D00B9" w:rsidRPr="00CB1DBB">
        <w:rPr>
          <w:rFonts w:ascii="Times New Roman" w:hAnsi="Times New Roman" w:hint="eastAsia"/>
          <w:lang w:eastAsia="zh-CN"/>
        </w:rPr>
        <w:t>A</w:t>
      </w:r>
      <w:r w:rsidR="009D00B9" w:rsidRPr="00CB1DBB">
        <w:rPr>
          <w:rFonts w:ascii="Times New Roman" w:hAnsi="Times New Roman"/>
          <w:lang w:eastAsia="zh-CN"/>
        </w:rPr>
        <w:t xml:space="preserve">ctiviti </w:t>
      </w:r>
      <w:r w:rsidR="009D00B9" w:rsidRPr="00CB1DBB">
        <w:rPr>
          <w:rFonts w:ascii="Times New Roman" w:hAnsi="Times New Roman" w:hint="eastAsia"/>
          <w:lang w:eastAsia="zh-CN"/>
        </w:rPr>
        <w:t>采用</w:t>
      </w:r>
      <w:r w:rsidR="009D00B9" w:rsidRPr="00CB1DBB">
        <w:rPr>
          <w:rFonts w:ascii="Times New Roman" w:hAnsi="Times New Roman"/>
          <w:lang w:eastAsia="zh-CN"/>
        </w:rPr>
        <w:t>分层设计，</w:t>
      </w:r>
      <w:r w:rsidR="009D00B9" w:rsidRPr="00CB1DBB">
        <w:rPr>
          <w:rFonts w:ascii="Times New Roman" w:hAnsi="Times New Roman" w:hint="eastAsia"/>
          <w:lang w:eastAsia="zh-CN"/>
        </w:rPr>
        <w:t>接口编程</w:t>
      </w:r>
      <w:r w:rsidR="009D00B9" w:rsidRPr="00CB1DBB">
        <w:rPr>
          <w:rFonts w:ascii="Times New Roman" w:hAnsi="Times New Roman"/>
          <w:lang w:eastAsia="zh-CN"/>
        </w:rPr>
        <w:t>，</w:t>
      </w:r>
      <w:r w:rsidR="009D00B9" w:rsidRPr="00CB1DBB">
        <w:rPr>
          <w:rFonts w:ascii="Times New Roman" w:hAnsi="Times New Roman" w:hint="eastAsia"/>
          <w:lang w:eastAsia="zh-CN"/>
        </w:rPr>
        <w:t>并且</w:t>
      </w:r>
      <w:r w:rsidR="009D00B9" w:rsidRPr="00CB1DBB">
        <w:rPr>
          <w:rFonts w:ascii="Times New Roman" w:hAnsi="Times New Roman"/>
          <w:lang w:eastAsia="zh-CN"/>
        </w:rPr>
        <w:t>提供</w:t>
      </w:r>
      <w:r w:rsidR="009D00B9" w:rsidRPr="00CB1DBB">
        <w:rPr>
          <w:rFonts w:ascii="Times New Roman" w:hAnsi="Times New Roman" w:hint="eastAsia"/>
          <w:lang w:eastAsia="zh-CN"/>
        </w:rPr>
        <w:t>了七</w:t>
      </w:r>
      <w:r w:rsidR="009D00B9" w:rsidRPr="00CB1DBB">
        <w:rPr>
          <w:rFonts w:ascii="Times New Roman" w:hAnsi="Times New Roman"/>
          <w:lang w:eastAsia="zh-CN"/>
        </w:rPr>
        <w:t>大接口，</w:t>
      </w:r>
      <w:r w:rsidR="009D00B9" w:rsidRPr="00CB1DBB">
        <w:rPr>
          <w:rFonts w:ascii="Times New Roman" w:hAnsi="Times New Roman" w:hint="eastAsia"/>
          <w:lang w:eastAsia="zh-CN"/>
        </w:rPr>
        <w:t>基本满足了工作流</w:t>
      </w:r>
      <w:r w:rsidR="009D00B9" w:rsidRPr="00CB1DBB">
        <w:rPr>
          <w:rFonts w:ascii="Times New Roman" w:hAnsi="Times New Roman"/>
          <w:lang w:eastAsia="zh-CN"/>
        </w:rPr>
        <w:t>相关的</w:t>
      </w:r>
      <w:r w:rsidR="009D00B9" w:rsidRPr="00CB1DBB">
        <w:rPr>
          <w:rFonts w:ascii="Times New Roman" w:hAnsi="Times New Roman" w:hint="eastAsia"/>
          <w:lang w:eastAsia="zh-CN"/>
        </w:rPr>
        <w:t>功能</w:t>
      </w:r>
      <w:r w:rsidR="009D00B9" w:rsidRPr="00CB1DBB">
        <w:rPr>
          <w:rFonts w:ascii="Times New Roman" w:hAnsi="Times New Roman"/>
          <w:lang w:eastAsia="zh-CN"/>
        </w:rPr>
        <w:t>。</w:t>
      </w:r>
    </w:p>
    <w:p w14:paraId="033AAB62" w14:textId="77777777" w:rsidR="009D00B9" w:rsidRPr="00CB1DBB" w:rsidRDefault="005E600B" w:rsidP="005E600B">
      <w:pPr>
        <w:pStyle w:val="ab"/>
        <w:ind w:firstLine="400"/>
        <w:jc w:val="center"/>
        <w:rPr>
          <w:rFonts w:ascii="Times New Roman" w:hAnsi="Times New Roman"/>
          <w:lang w:eastAsia="zh-CN"/>
        </w:rPr>
      </w:pPr>
      <w:r w:rsidRPr="00CB1DBB">
        <w:rPr>
          <w:rFonts w:ascii="Times New Roman" w:hAnsi="Times New Roman" w:hint="eastAsia"/>
        </w:rPr>
        <w:t>表</w:t>
      </w:r>
      <w:r w:rsidR="00255F7A"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Pr="00CB1DBB">
        <w:rPr>
          <w:rFonts w:ascii="Times New Roman" w:hAnsi="Times New Roman"/>
          <w:lang w:eastAsia="zh-CN"/>
        </w:rPr>
        <w:t xml:space="preserve">2-1 Activiti </w:t>
      </w:r>
      <w:r w:rsidRPr="00CB1DBB">
        <w:rPr>
          <w:rFonts w:ascii="Times New Roman" w:hAnsi="Times New Roman"/>
          <w:lang w:eastAsia="zh-CN"/>
        </w:rPr>
        <w:t>的</w:t>
      </w:r>
      <w:r w:rsidRPr="00CB1DBB">
        <w:rPr>
          <w:rFonts w:ascii="Times New Roman" w:hAnsi="Times New Roman"/>
          <w:lang w:eastAsia="zh-CN"/>
        </w:rPr>
        <w:t xml:space="preserve"> </w:t>
      </w:r>
      <w:r w:rsidRPr="00CB1DBB">
        <w:rPr>
          <w:rFonts w:ascii="Times New Roman" w:hAnsi="Times New Roman"/>
          <w:lang w:eastAsia="zh-CN"/>
        </w:rPr>
        <w:t>七大接口</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7128"/>
      </w:tblGrid>
      <w:tr w:rsidR="00B95913" w:rsidRPr="00CB1DBB" w14:paraId="6B6AF378" w14:textId="77777777" w:rsidTr="00A95CCE">
        <w:trPr>
          <w:trHeight w:val="488"/>
        </w:trPr>
        <w:tc>
          <w:tcPr>
            <w:tcW w:w="2223" w:type="dxa"/>
            <w:shd w:val="clear" w:color="auto" w:fill="AEAAAA"/>
          </w:tcPr>
          <w:p w14:paraId="7CCD822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 xml:space="preserve">Service </w:t>
            </w:r>
            <w:r w:rsidRPr="00CB1DBB">
              <w:rPr>
                <w:rFonts w:ascii="Times New Roman" w:hAnsi="Times New Roman" w:hint="eastAsia"/>
                <w:lang w:eastAsia="zh-CN"/>
              </w:rPr>
              <w:t>接口</w:t>
            </w:r>
          </w:p>
        </w:tc>
        <w:tc>
          <w:tcPr>
            <w:tcW w:w="7128" w:type="dxa"/>
            <w:shd w:val="clear" w:color="auto" w:fill="AEAAAA"/>
          </w:tcPr>
          <w:p w14:paraId="7306EACF"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作用</w:t>
            </w:r>
          </w:p>
        </w:tc>
      </w:tr>
      <w:tr w:rsidR="009D00B9" w:rsidRPr="00CB1DBB" w14:paraId="7BEFCC6F" w14:textId="77777777" w:rsidTr="00A95CCE">
        <w:trPr>
          <w:trHeight w:val="529"/>
        </w:trPr>
        <w:tc>
          <w:tcPr>
            <w:tcW w:w="2223" w:type="dxa"/>
            <w:shd w:val="clear" w:color="auto" w:fill="auto"/>
          </w:tcPr>
          <w:p w14:paraId="010B2E92"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RepositoryService</w:t>
            </w:r>
          </w:p>
        </w:tc>
        <w:tc>
          <w:tcPr>
            <w:tcW w:w="7128" w:type="dxa"/>
            <w:shd w:val="clear" w:color="auto" w:fill="auto"/>
          </w:tcPr>
          <w:p w14:paraId="250640C7"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仓库</w:t>
            </w:r>
            <w:r w:rsidR="000746A8" w:rsidRPr="00CB1DBB">
              <w:rPr>
                <w:rFonts w:ascii="Times New Roman" w:hAnsi="Times New Roman" w:hint="eastAsia"/>
                <w:lang w:eastAsia="zh-CN"/>
              </w:rPr>
              <w:t>业务</w:t>
            </w:r>
            <w:r w:rsidR="00960023" w:rsidRPr="00CB1DBB">
              <w:rPr>
                <w:rFonts w:ascii="Times New Roman" w:hAnsi="Times New Roman" w:hint="eastAsia"/>
                <w:lang w:eastAsia="zh-CN"/>
              </w:rPr>
              <w:t>接口</w:t>
            </w:r>
            <w:r w:rsidR="005922D6" w:rsidRPr="00CB1DBB">
              <w:rPr>
                <w:rFonts w:ascii="Times New Roman" w:hAnsi="Times New Roman" w:hint="eastAsia"/>
                <w:lang w:eastAsia="zh-CN"/>
              </w:rPr>
              <w:t>，包含</w:t>
            </w:r>
            <w:r w:rsidR="00584327" w:rsidRPr="00CB1DBB">
              <w:rPr>
                <w:rFonts w:ascii="Times New Roman" w:hAnsi="Times New Roman" w:hint="eastAsia"/>
                <w:lang w:eastAsia="zh-CN"/>
              </w:rPr>
              <w:t>读取</w:t>
            </w:r>
            <w:r w:rsidR="00584327" w:rsidRPr="00CB1DBB">
              <w:rPr>
                <w:rFonts w:ascii="Times New Roman" w:hAnsi="Times New Roman"/>
                <w:lang w:eastAsia="zh-CN"/>
              </w:rPr>
              <w:t>、</w:t>
            </w:r>
            <w:r w:rsidR="00584327" w:rsidRPr="00CB1DBB">
              <w:rPr>
                <w:rFonts w:ascii="Times New Roman" w:hAnsi="Times New Roman" w:hint="eastAsia"/>
                <w:lang w:eastAsia="zh-CN"/>
              </w:rPr>
              <w:t>部署、删除</w:t>
            </w:r>
            <w:r w:rsidR="004D3F1D" w:rsidRPr="00CB1DBB">
              <w:rPr>
                <w:rFonts w:ascii="Times New Roman" w:hAnsi="Times New Roman" w:hint="eastAsia"/>
                <w:lang w:eastAsia="zh-CN"/>
              </w:rPr>
              <w:t>流程资源</w:t>
            </w:r>
            <w:r w:rsidR="005922D6" w:rsidRPr="00CB1DBB">
              <w:rPr>
                <w:rFonts w:ascii="Times New Roman" w:hAnsi="Times New Roman"/>
                <w:lang w:eastAsia="zh-CN"/>
              </w:rPr>
              <w:t>等</w:t>
            </w:r>
            <w:r w:rsidR="005922D6" w:rsidRPr="00CB1DBB">
              <w:rPr>
                <w:rFonts w:ascii="Times New Roman" w:hAnsi="Times New Roman" w:hint="eastAsia"/>
                <w:lang w:eastAsia="zh-CN"/>
              </w:rPr>
              <w:t>功能</w:t>
            </w:r>
          </w:p>
        </w:tc>
      </w:tr>
      <w:tr w:rsidR="009D00B9" w:rsidRPr="00CB1DBB" w14:paraId="1681B085" w14:textId="77777777" w:rsidTr="00A95CCE">
        <w:tc>
          <w:tcPr>
            <w:tcW w:w="2223" w:type="dxa"/>
            <w:shd w:val="clear" w:color="auto" w:fill="auto"/>
          </w:tcPr>
          <w:p w14:paraId="3982C83B"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IdentifyService</w:t>
            </w:r>
          </w:p>
        </w:tc>
        <w:tc>
          <w:tcPr>
            <w:tcW w:w="7128" w:type="dxa"/>
            <w:shd w:val="clear" w:color="auto" w:fill="auto"/>
          </w:tcPr>
          <w:p w14:paraId="69485214" w14:textId="77777777" w:rsidR="00AC4F08" w:rsidRPr="00CB1DBB" w:rsidRDefault="00CF4B92" w:rsidP="00A95CCE">
            <w:pPr>
              <w:ind w:firstLineChars="0" w:firstLine="0"/>
              <w:rPr>
                <w:rFonts w:ascii="Times New Roman" w:hAnsi="Times New Roman"/>
                <w:lang w:eastAsia="zh-CN"/>
              </w:rPr>
            </w:pPr>
            <w:r w:rsidRPr="00CB1DBB">
              <w:rPr>
                <w:rFonts w:ascii="Times New Roman" w:hAnsi="Times New Roman"/>
                <w:lang w:eastAsia="zh-CN"/>
              </w:rPr>
              <w:t>身份</w:t>
            </w:r>
            <w:r w:rsidR="000746A8" w:rsidRPr="00CB1DBB">
              <w:rPr>
                <w:rFonts w:ascii="Times New Roman" w:hAnsi="Times New Roman"/>
                <w:lang w:eastAsia="zh-CN"/>
              </w:rPr>
              <w:t>业务接口，</w:t>
            </w:r>
            <w:r w:rsidR="004D3F1D" w:rsidRPr="00CB1DBB">
              <w:rPr>
                <w:rFonts w:ascii="Times New Roman" w:hAnsi="Times New Roman" w:hint="eastAsia"/>
                <w:lang w:eastAsia="zh-CN"/>
              </w:rPr>
              <w:t>处理用户和</w:t>
            </w:r>
            <w:r w:rsidR="004D3F1D" w:rsidRPr="00CB1DBB">
              <w:rPr>
                <w:rFonts w:ascii="Times New Roman" w:hAnsi="Times New Roman"/>
                <w:lang w:eastAsia="zh-CN"/>
              </w:rPr>
              <w:t>用户</w:t>
            </w:r>
            <w:r w:rsidR="004D3F1D" w:rsidRPr="00CB1DBB">
              <w:rPr>
                <w:rFonts w:ascii="Times New Roman" w:hAnsi="Times New Roman" w:hint="eastAsia"/>
                <w:lang w:eastAsia="zh-CN"/>
              </w:rPr>
              <w:t>组相关</w:t>
            </w:r>
            <w:r w:rsidR="004D3F1D" w:rsidRPr="00CB1DBB">
              <w:rPr>
                <w:rFonts w:ascii="Times New Roman" w:hAnsi="Times New Roman"/>
                <w:lang w:eastAsia="zh-CN"/>
              </w:rPr>
              <w:t>操作</w:t>
            </w:r>
            <w:r w:rsidR="00CF61B9" w:rsidRPr="00CB1DBB">
              <w:rPr>
                <w:rFonts w:ascii="Times New Roman" w:hAnsi="Times New Roman"/>
                <w:lang w:eastAsia="zh-CN"/>
              </w:rPr>
              <w:t>。</w:t>
            </w:r>
          </w:p>
        </w:tc>
      </w:tr>
      <w:tr w:rsidR="009D00B9" w:rsidRPr="00CB1DBB" w14:paraId="0FBF976D" w14:textId="77777777" w:rsidTr="00A95CCE">
        <w:tc>
          <w:tcPr>
            <w:tcW w:w="2223" w:type="dxa"/>
            <w:shd w:val="clear" w:color="auto" w:fill="auto"/>
          </w:tcPr>
          <w:p w14:paraId="085D9D5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RuntimeService</w:t>
            </w:r>
          </w:p>
        </w:tc>
        <w:tc>
          <w:tcPr>
            <w:tcW w:w="7128" w:type="dxa"/>
            <w:shd w:val="clear" w:color="auto" w:fill="auto"/>
          </w:tcPr>
          <w:p w14:paraId="0A699681" w14:textId="77777777" w:rsidR="00AC4F08" w:rsidRPr="00CB1DBB" w:rsidRDefault="005D5A5F" w:rsidP="00A95CCE">
            <w:pPr>
              <w:ind w:firstLineChars="0" w:firstLine="0"/>
              <w:rPr>
                <w:rFonts w:ascii="Times New Roman" w:hAnsi="Times New Roman"/>
                <w:lang w:eastAsia="zh-CN"/>
              </w:rPr>
            </w:pPr>
            <w:r w:rsidRPr="00CB1DBB">
              <w:rPr>
                <w:rFonts w:ascii="Times New Roman" w:hAnsi="Times New Roman"/>
                <w:lang w:eastAsia="zh-CN"/>
              </w:rPr>
              <w:t>运行业务</w:t>
            </w:r>
            <w:r w:rsidRPr="00CB1DBB">
              <w:rPr>
                <w:rFonts w:ascii="Times New Roman" w:hAnsi="Times New Roman" w:hint="eastAsia"/>
                <w:lang w:eastAsia="zh-CN"/>
              </w:rPr>
              <w:t>接口</w:t>
            </w:r>
            <w:r w:rsidRPr="00CB1DBB">
              <w:rPr>
                <w:rFonts w:ascii="Times New Roman" w:hAnsi="Times New Roman"/>
                <w:lang w:eastAsia="zh-CN"/>
              </w:rPr>
              <w:t>，</w:t>
            </w:r>
            <w:r w:rsidR="00FE1D0C" w:rsidRPr="00CB1DBB">
              <w:rPr>
                <w:rFonts w:ascii="Times New Roman" w:hAnsi="Times New Roman" w:hint="eastAsia"/>
                <w:lang w:eastAsia="zh-CN"/>
              </w:rPr>
              <w:t>包括</w:t>
            </w:r>
            <w:r w:rsidR="006172F0" w:rsidRPr="00CB1DBB">
              <w:rPr>
                <w:rFonts w:ascii="Times New Roman" w:hAnsi="Times New Roman" w:hint="eastAsia"/>
                <w:lang w:eastAsia="zh-CN"/>
              </w:rPr>
              <w:t>正在运行</w:t>
            </w:r>
            <w:r w:rsidR="00AC4F08" w:rsidRPr="00CB1DBB">
              <w:rPr>
                <w:rFonts w:ascii="Times New Roman" w:hAnsi="Times New Roman" w:hint="eastAsia"/>
                <w:lang w:eastAsia="zh-CN"/>
              </w:rPr>
              <w:t>的</w:t>
            </w:r>
            <w:r w:rsidR="00B83134" w:rsidRPr="00CB1DBB">
              <w:rPr>
                <w:rFonts w:ascii="Times New Roman" w:hAnsi="Times New Roman"/>
                <w:lang w:eastAsia="zh-CN"/>
              </w:rPr>
              <w:t>任务</w:t>
            </w:r>
            <w:r w:rsidR="0037174B" w:rsidRPr="00CB1DBB">
              <w:rPr>
                <w:rFonts w:ascii="Times New Roman" w:hAnsi="Times New Roman"/>
                <w:lang w:eastAsia="zh-CN"/>
              </w:rPr>
              <w:t>、</w:t>
            </w:r>
            <w:r w:rsidR="0037174B" w:rsidRPr="00CB1DBB">
              <w:rPr>
                <w:rFonts w:ascii="Times New Roman" w:hAnsi="Times New Roman" w:hint="eastAsia"/>
                <w:lang w:eastAsia="zh-CN"/>
              </w:rPr>
              <w:t>流程实例</w:t>
            </w:r>
            <w:r w:rsidR="00AC4F08" w:rsidRPr="00CB1DBB">
              <w:rPr>
                <w:rFonts w:ascii="Times New Roman" w:hAnsi="Times New Roman" w:hint="eastAsia"/>
                <w:lang w:eastAsia="zh-CN"/>
              </w:rPr>
              <w:t>等</w:t>
            </w:r>
            <w:r w:rsidR="006172F0" w:rsidRPr="00CB1DBB">
              <w:rPr>
                <w:rFonts w:ascii="Times New Roman" w:hAnsi="Times New Roman" w:hint="eastAsia"/>
                <w:lang w:eastAsia="zh-CN"/>
              </w:rPr>
              <w:t>功能</w:t>
            </w:r>
            <w:r w:rsidR="00AC4F08" w:rsidRPr="00CB1DBB">
              <w:rPr>
                <w:rFonts w:ascii="Times New Roman" w:hAnsi="Times New Roman" w:hint="eastAsia"/>
                <w:lang w:eastAsia="zh-CN"/>
              </w:rPr>
              <w:tab/>
            </w:r>
          </w:p>
        </w:tc>
      </w:tr>
      <w:tr w:rsidR="009D00B9" w:rsidRPr="00CB1DBB" w14:paraId="038B4189" w14:textId="77777777" w:rsidTr="00A95CCE">
        <w:trPr>
          <w:trHeight w:val="542"/>
        </w:trPr>
        <w:tc>
          <w:tcPr>
            <w:tcW w:w="2223" w:type="dxa"/>
            <w:shd w:val="clear" w:color="auto" w:fill="auto"/>
          </w:tcPr>
          <w:p w14:paraId="4420EBCB" w14:textId="77777777" w:rsidR="00AC4F08" w:rsidRPr="00CB1DBB" w:rsidRDefault="00AC4F08" w:rsidP="00A95CCE">
            <w:pPr>
              <w:tabs>
                <w:tab w:val="left" w:pos="3004"/>
              </w:tabs>
              <w:ind w:firstLineChars="0" w:firstLine="0"/>
              <w:rPr>
                <w:rFonts w:ascii="Times New Roman" w:hAnsi="Times New Roman"/>
                <w:lang w:eastAsia="zh-CN"/>
              </w:rPr>
            </w:pPr>
            <w:r w:rsidRPr="00CB1DBB">
              <w:rPr>
                <w:rFonts w:ascii="Times New Roman" w:hAnsi="Times New Roman"/>
                <w:lang w:eastAsia="zh-CN"/>
              </w:rPr>
              <w:t>TaskService</w:t>
            </w:r>
          </w:p>
        </w:tc>
        <w:tc>
          <w:tcPr>
            <w:tcW w:w="7128" w:type="dxa"/>
            <w:shd w:val="clear" w:color="auto" w:fill="auto"/>
          </w:tcPr>
          <w:p w14:paraId="3E029141" w14:textId="77777777" w:rsidR="00AC4F08" w:rsidRPr="00CB1DBB" w:rsidRDefault="00C47A63" w:rsidP="00A95CCE">
            <w:pPr>
              <w:ind w:firstLineChars="0" w:firstLine="0"/>
              <w:rPr>
                <w:rFonts w:ascii="Times New Roman" w:hAnsi="Times New Roman"/>
                <w:lang w:eastAsia="zh-CN"/>
              </w:rPr>
            </w:pPr>
            <w:r w:rsidRPr="00CB1DBB">
              <w:rPr>
                <w:rFonts w:ascii="Times New Roman" w:hAnsi="Times New Roman"/>
                <w:lang w:eastAsia="zh-CN"/>
              </w:rPr>
              <w:t>任务业务</w:t>
            </w:r>
            <w:r w:rsidRPr="00CB1DBB">
              <w:rPr>
                <w:rFonts w:ascii="Times New Roman" w:hAnsi="Times New Roman" w:hint="eastAsia"/>
                <w:lang w:eastAsia="zh-CN"/>
              </w:rPr>
              <w:t>接口</w:t>
            </w:r>
            <w:r w:rsidRPr="00CB1DBB">
              <w:rPr>
                <w:rFonts w:ascii="Times New Roman" w:hAnsi="Times New Roman"/>
                <w:lang w:eastAsia="zh-CN"/>
              </w:rPr>
              <w:t>，包含</w:t>
            </w:r>
            <w:r w:rsidRPr="00CB1DBB">
              <w:rPr>
                <w:rFonts w:ascii="Times New Roman" w:hAnsi="Times New Roman" w:hint="eastAsia"/>
                <w:lang w:eastAsia="zh-CN"/>
              </w:rPr>
              <w:t>查询、签收、办理、指派任务</w:t>
            </w:r>
            <w:r w:rsidRPr="00CB1DBB">
              <w:rPr>
                <w:rFonts w:ascii="Times New Roman" w:hAnsi="Times New Roman"/>
                <w:lang w:eastAsia="zh-CN"/>
              </w:rPr>
              <w:t>等</w:t>
            </w:r>
            <w:r w:rsidRPr="00CB1DBB">
              <w:rPr>
                <w:rFonts w:ascii="Times New Roman" w:hAnsi="Times New Roman" w:hint="eastAsia"/>
                <w:lang w:eastAsia="zh-CN"/>
              </w:rPr>
              <w:t>功能</w:t>
            </w:r>
          </w:p>
        </w:tc>
      </w:tr>
      <w:tr w:rsidR="009D00B9" w:rsidRPr="00CB1DBB" w14:paraId="105BF9F6" w14:textId="77777777" w:rsidTr="00A95CCE">
        <w:tc>
          <w:tcPr>
            <w:tcW w:w="2223" w:type="dxa"/>
            <w:shd w:val="clear" w:color="auto" w:fill="auto"/>
          </w:tcPr>
          <w:p w14:paraId="105DCCDC"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FormService</w:t>
            </w:r>
          </w:p>
        </w:tc>
        <w:tc>
          <w:tcPr>
            <w:tcW w:w="7128" w:type="dxa"/>
            <w:shd w:val="clear" w:color="auto" w:fill="auto"/>
          </w:tcPr>
          <w:p w14:paraId="7988CE37" w14:textId="77777777" w:rsidR="00AC4F08" w:rsidRPr="00CB1DBB" w:rsidRDefault="00451660" w:rsidP="00A95CCE">
            <w:pPr>
              <w:ind w:firstLineChars="0" w:firstLine="0"/>
              <w:rPr>
                <w:rFonts w:ascii="Times New Roman" w:hAnsi="Times New Roman"/>
                <w:lang w:eastAsia="zh-CN"/>
              </w:rPr>
            </w:pPr>
            <w:r w:rsidRPr="00CB1DBB">
              <w:rPr>
                <w:rFonts w:ascii="Times New Roman" w:hAnsi="Times New Roman"/>
                <w:lang w:eastAsia="zh-CN"/>
              </w:rPr>
              <w:t>表单业务接口，</w:t>
            </w:r>
            <w:r w:rsidR="00992477" w:rsidRPr="00CB1DBB">
              <w:rPr>
                <w:rFonts w:ascii="Times New Roman" w:hAnsi="Times New Roman" w:hint="eastAsia"/>
                <w:lang w:eastAsia="zh-CN"/>
              </w:rPr>
              <w:t>包含</w:t>
            </w:r>
            <w:r w:rsidR="00AC4F08" w:rsidRPr="00CB1DBB">
              <w:rPr>
                <w:rFonts w:ascii="Times New Roman" w:hAnsi="Times New Roman" w:hint="eastAsia"/>
                <w:lang w:eastAsia="zh-CN"/>
              </w:rPr>
              <w:t>读取和流程、任务相关的表单数据</w:t>
            </w:r>
            <w:r w:rsidR="00992477" w:rsidRPr="00CB1DBB">
              <w:rPr>
                <w:rFonts w:ascii="Times New Roman" w:hAnsi="Times New Roman" w:hint="eastAsia"/>
                <w:lang w:eastAsia="zh-CN"/>
              </w:rPr>
              <w:t>功能</w:t>
            </w:r>
          </w:p>
        </w:tc>
      </w:tr>
      <w:tr w:rsidR="009D00B9" w:rsidRPr="00CB1DBB" w14:paraId="5A6C1B70" w14:textId="77777777" w:rsidTr="00A95CCE">
        <w:tc>
          <w:tcPr>
            <w:tcW w:w="2223" w:type="dxa"/>
            <w:shd w:val="clear" w:color="auto" w:fill="auto"/>
          </w:tcPr>
          <w:p w14:paraId="33910E1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HistoryService</w:t>
            </w:r>
          </w:p>
        </w:tc>
        <w:tc>
          <w:tcPr>
            <w:tcW w:w="7128" w:type="dxa"/>
            <w:shd w:val="clear" w:color="auto" w:fill="auto"/>
          </w:tcPr>
          <w:p w14:paraId="5ED632EA" w14:textId="77777777" w:rsidR="00AC4F08" w:rsidRPr="00CB1DBB" w:rsidRDefault="00A21EE7" w:rsidP="00A95CCE">
            <w:pPr>
              <w:ind w:firstLineChars="0" w:firstLine="0"/>
              <w:rPr>
                <w:rFonts w:ascii="Times New Roman" w:hAnsi="Times New Roman"/>
                <w:lang w:eastAsia="zh-CN"/>
              </w:rPr>
            </w:pPr>
            <w:r w:rsidRPr="00CB1DBB">
              <w:rPr>
                <w:rFonts w:ascii="Times New Roman" w:hAnsi="Times New Roman"/>
                <w:lang w:eastAsia="zh-CN"/>
              </w:rPr>
              <w:t>历史业务接口，</w:t>
            </w:r>
            <w:r w:rsidRPr="00CB1DBB">
              <w:rPr>
                <w:rFonts w:ascii="Times New Roman" w:hAnsi="Times New Roman" w:hint="eastAsia"/>
                <w:lang w:eastAsia="zh-CN"/>
              </w:rPr>
              <w:t>包含查询历史数据，流程实例、任务</w:t>
            </w:r>
            <w:r w:rsidRPr="00CB1DBB">
              <w:rPr>
                <w:rFonts w:ascii="Times New Roman" w:hAnsi="Times New Roman"/>
                <w:lang w:eastAsia="zh-CN"/>
              </w:rPr>
              <w:t>、变量</w:t>
            </w:r>
            <w:r w:rsidRPr="00CB1DBB">
              <w:rPr>
                <w:rFonts w:ascii="Times New Roman" w:hAnsi="Times New Roman" w:hint="eastAsia"/>
                <w:lang w:eastAsia="zh-CN"/>
              </w:rPr>
              <w:t>等</w:t>
            </w:r>
            <w:r w:rsidRPr="00CB1DBB">
              <w:rPr>
                <w:rFonts w:ascii="Times New Roman" w:hAnsi="Times New Roman"/>
                <w:lang w:eastAsia="zh-CN"/>
              </w:rPr>
              <w:t>功能</w:t>
            </w:r>
          </w:p>
        </w:tc>
      </w:tr>
      <w:tr w:rsidR="009D00B9" w:rsidRPr="00CB1DBB" w14:paraId="07A9BDB0" w14:textId="77777777" w:rsidTr="00A95CCE">
        <w:tc>
          <w:tcPr>
            <w:tcW w:w="2223" w:type="dxa"/>
            <w:shd w:val="clear" w:color="auto" w:fill="auto"/>
          </w:tcPr>
          <w:p w14:paraId="00658F21" w14:textId="77777777" w:rsidR="00AC4F08" w:rsidRPr="00CB1DBB" w:rsidRDefault="00AC4F08" w:rsidP="00A95CCE">
            <w:pPr>
              <w:tabs>
                <w:tab w:val="left" w:pos="2652"/>
              </w:tabs>
              <w:ind w:firstLineChars="0" w:firstLine="0"/>
              <w:rPr>
                <w:rFonts w:ascii="Times New Roman" w:hAnsi="Times New Roman"/>
                <w:lang w:eastAsia="zh-CN"/>
              </w:rPr>
            </w:pPr>
            <w:r w:rsidRPr="00CB1DBB">
              <w:rPr>
                <w:rFonts w:ascii="Times New Roman" w:hAnsi="Times New Roman"/>
                <w:lang w:eastAsia="zh-CN"/>
              </w:rPr>
              <w:t>ManagementService</w:t>
            </w:r>
          </w:p>
        </w:tc>
        <w:tc>
          <w:tcPr>
            <w:tcW w:w="7128" w:type="dxa"/>
            <w:shd w:val="clear" w:color="auto" w:fill="auto"/>
          </w:tcPr>
          <w:p w14:paraId="533086A1" w14:textId="77777777" w:rsidR="00AC4F08" w:rsidRPr="00CB1DBB" w:rsidRDefault="00584327" w:rsidP="00A95CCE">
            <w:pPr>
              <w:ind w:firstLineChars="0" w:firstLine="0"/>
              <w:rPr>
                <w:rFonts w:ascii="Times New Roman" w:hAnsi="Times New Roman"/>
                <w:lang w:eastAsia="zh-CN"/>
              </w:rPr>
            </w:pPr>
            <w:r w:rsidRPr="00CB1DBB">
              <w:rPr>
                <w:rFonts w:ascii="Times New Roman" w:hAnsi="Times New Roman"/>
                <w:lang w:eastAsia="zh-CN"/>
              </w:rPr>
              <w:t>管理业务接口，</w:t>
            </w:r>
            <w:r w:rsidR="00AC4F08" w:rsidRPr="00CB1DBB">
              <w:rPr>
                <w:rFonts w:ascii="Times New Roman" w:hAnsi="Times New Roman" w:hint="eastAsia"/>
                <w:lang w:eastAsia="zh-CN"/>
              </w:rPr>
              <w:t>查询</w:t>
            </w:r>
            <w:r w:rsidRPr="00CB1DBB">
              <w:rPr>
                <w:rFonts w:ascii="Times New Roman" w:hAnsi="Times New Roman" w:hint="eastAsia"/>
                <w:lang w:eastAsia="zh-CN"/>
              </w:rPr>
              <w:t>数据库</w:t>
            </w:r>
            <w:r w:rsidRPr="00CB1DBB">
              <w:rPr>
                <w:rFonts w:ascii="Times New Roman" w:hAnsi="Times New Roman"/>
                <w:lang w:eastAsia="zh-CN"/>
              </w:rPr>
              <w:t>、</w:t>
            </w:r>
            <w:r w:rsidR="00AC4F08" w:rsidRPr="00CB1DBB">
              <w:rPr>
                <w:rFonts w:ascii="Times New Roman" w:hAnsi="Times New Roman" w:hint="eastAsia"/>
                <w:lang w:eastAsia="zh-CN"/>
              </w:rPr>
              <w:t>引擎配置、作业等</w:t>
            </w:r>
            <w:r w:rsidRPr="00CB1DBB">
              <w:rPr>
                <w:rFonts w:ascii="Times New Roman" w:hAnsi="Times New Roman" w:hint="eastAsia"/>
                <w:lang w:eastAsia="zh-CN"/>
              </w:rPr>
              <w:t>功能</w:t>
            </w:r>
          </w:p>
        </w:tc>
      </w:tr>
    </w:tbl>
    <w:p w14:paraId="15DEB9B8" w14:textId="77777777" w:rsidR="006A3FA9" w:rsidRPr="00CB1DBB" w:rsidRDefault="006A3FA9" w:rsidP="00DE5361">
      <w:pPr>
        <w:pStyle w:val="3"/>
        <w:numPr>
          <w:ilvl w:val="2"/>
          <w:numId w:val="79"/>
        </w:numPr>
        <w:ind w:firstLineChars="0"/>
        <w:rPr>
          <w:rFonts w:ascii="Times New Roman" w:hAnsi="Times New Roman"/>
        </w:rPr>
      </w:pPr>
      <w:bookmarkStart w:id="515" w:name="_Toc451434954"/>
      <w:bookmarkStart w:id="516" w:name="_Toc451435788"/>
      <w:bookmarkStart w:id="517" w:name="_Toc451455836"/>
      <w:bookmarkStart w:id="518" w:name="_Toc451456807"/>
      <w:bookmarkStart w:id="519" w:name="_Toc451457043"/>
      <w:bookmarkStart w:id="520" w:name="_Toc451457509"/>
      <w:bookmarkStart w:id="521" w:name="_Toc451701355"/>
      <w:r w:rsidRPr="00CB1DBB">
        <w:rPr>
          <w:rFonts w:ascii="Times New Roman" w:hAnsi="Times New Roman" w:hint="eastAsia"/>
        </w:rPr>
        <w:t>权限</w:t>
      </w:r>
      <w:r w:rsidRPr="00CB1DBB">
        <w:rPr>
          <w:rFonts w:ascii="Times New Roman" w:hAnsi="Times New Roman"/>
        </w:rPr>
        <w:t>框架</w:t>
      </w:r>
      <w:bookmarkEnd w:id="515"/>
      <w:bookmarkEnd w:id="516"/>
      <w:bookmarkEnd w:id="517"/>
      <w:bookmarkEnd w:id="518"/>
      <w:bookmarkEnd w:id="519"/>
      <w:bookmarkEnd w:id="520"/>
      <w:bookmarkEnd w:id="521"/>
    </w:p>
    <w:p w14:paraId="1C8784D6" w14:textId="7777777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 xml:space="preserve">Apache Shiro </w:t>
      </w:r>
      <w:r w:rsidRPr="00CB1DBB">
        <w:rPr>
          <w:rFonts w:ascii="Times New Roman" w:hAnsi="Times New Roman" w:hint="eastAsia"/>
          <w:lang w:eastAsia="zh-CN"/>
        </w:rPr>
        <w:t>是一个</w:t>
      </w:r>
      <w:r w:rsidRPr="00CB1DBB">
        <w:rPr>
          <w:rFonts w:ascii="Times New Roman" w:hAnsi="Times New Roman" w:hint="eastAsia"/>
          <w:lang w:eastAsia="zh-CN"/>
        </w:rPr>
        <w:t xml:space="preserve"> Java </w:t>
      </w:r>
      <w:r w:rsidRPr="00CB1DBB">
        <w:rPr>
          <w:rFonts w:ascii="Times New Roman" w:hAnsi="Times New Roman" w:hint="eastAsia"/>
          <w:lang w:eastAsia="zh-CN"/>
        </w:rPr>
        <w:t>安全框架。就目前而言，</w:t>
      </w:r>
      <w:r w:rsidRPr="00CB1DBB">
        <w:rPr>
          <w:rFonts w:ascii="Times New Roman" w:hAnsi="Times New Roman" w:hint="eastAsia"/>
          <w:lang w:eastAsia="zh-CN"/>
        </w:rPr>
        <w:t xml:space="preserve"> </w:t>
      </w:r>
      <w:r w:rsidRPr="00CB1DBB">
        <w:rPr>
          <w:rFonts w:ascii="Times New Roman" w:hAnsi="Times New Roman" w:hint="eastAsia"/>
          <w:lang w:eastAsia="zh-CN"/>
        </w:rPr>
        <w:t>使用</w:t>
      </w:r>
      <w:r w:rsidRPr="00CB1DBB">
        <w:rPr>
          <w:rFonts w:ascii="Times New Roman" w:hAnsi="Times New Roman" w:hint="eastAsia"/>
          <w:lang w:eastAsia="zh-CN"/>
        </w:rPr>
        <w:t xml:space="preserve">Apache Shiro </w:t>
      </w:r>
      <w:r w:rsidRPr="00CB1DBB">
        <w:rPr>
          <w:rFonts w:ascii="Times New Roman" w:hAnsi="Times New Roman" w:hint="eastAsia"/>
          <w:lang w:eastAsia="zh-CN"/>
        </w:rPr>
        <w:t>的开发者逐渐多了起来。因为它使用起来十分的简单，和</w:t>
      </w:r>
      <w:r w:rsidRPr="00CB1DBB">
        <w:rPr>
          <w:rFonts w:ascii="Times New Roman" w:hAnsi="Times New Roman" w:hint="eastAsia"/>
          <w:lang w:eastAsia="zh-CN"/>
        </w:rPr>
        <w:t xml:space="preserve"> Spring Security </w:t>
      </w:r>
      <w:r w:rsidRPr="00CB1DBB">
        <w:rPr>
          <w:rFonts w:ascii="Times New Roman" w:hAnsi="Times New Roman" w:hint="eastAsia"/>
          <w:lang w:eastAsia="zh-CN"/>
        </w:rPr>
        <w:t>相比它更加的轻量级。</w:t>
      </w:r>
    </w:p>
    <w:p w14:paraId="15FFDA0A" w14:textId="7777777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 xml:space="preserve">Shiro </w:t>
      </w:r>
      <w:r w:rsidRPr="00CB1DBB">
        <w:rPr>
          <w:rFonts w:ascii="Times New Roman" w:hAnsi="Times New Roman" w:hint="eastAsia"/>
          <w:lang w:eastAsia="zh-CN"/>
        </w:rPr>
        <w:t>可以帮助我们完成，认证，授权，加密，会话管理，与</w:t>
      </w:r>
      <w:r w:rsidRPr="00CB1DBB">
        <w:rPr>
          <w:rFonts w:ascii="Times New Roman" w:hAnsi="Times New Roman" w:hint="eastAsia"/>
          <w:lang w:eastAsia="zh-CN"/>
        </w:rPr>
        <w:t xml:space="preserve">Web </w:t>
      </w:r>
      <w:r w:rsidRPr="00CB1DBB">
        <w:rPr>
          <w:rFonts w:ascii="Times New Roman" w:hAnsi="Times New Roman" w:hint="eastAsia"/>
          <w:lang w:eastAsia="zh-CN"/>
        </w:rPr>
        <w:t>集成，缓存，但它不会去维护用户和维护权限，这些需要我们自己去设计和提供，然后通过相应的接口注入</w:t>
      </w:r>
      <w:r w:rsidRPr="00CB1DBB">
        <w:rPr>
          <w:rFonts w:ascii="Times New Roman" w:hAnsi="Times New Roman" w:hint="eastAsia"/>
          <w:lang w:eastAsia="zh-CN"/>
        </w:rPr>
        <w:t xml:space="preserve"> Shiro </w:t>
      </w:r>
      <w:r w:rsidRPr="00CB1DBB">
        <w:rPr>
          <w:rFonts w:ascii="Times New Roman" w:hAnsi="Times New Roman" w:hint="eastAsia"/>
          <w:lang w:eastAsia="zh-CN"/>
        </w:rPr>
        <w:t>即可。</w:t>
      </w:r>
    </w:p>
    <w:p w14:paraId="135C7260" w14:textId="77777777" w:rsidR="001E0C78" w:rsidRPr="00CB1DBB" w:rsidRDefault="006A3FA9" w:rsidP="00DE5361">
      <w:pPr>
        <w:pStyle w:val="3"/>
        <w:numPr>
          <w:ilvl w:val="2"/>
          <w:numId w:val="79"/>
        </w:numPr>
        <w:ind w:firstLineChars="0"/>
        <w:rPr>
          <w:rFonts w:ascii="Times New Roman" w:hAnsi="Times New Roman"/>
        </w:rPr>
      </w:pPr>
      <w:bookmarkStart w:id="522" w:name="_Toc451434955"/>
      <w:bookmarkStart w:id="523" w:name="_Toc451435789"/>
      <w:bookmarkStart w:id="524" w:name="_Toc451455837"/>
      <w:bookmarkStart w:id="525" w:name="_Toc451456808"/>
      <w:bookmarkStart w:id="526" w:name="_Toc451457044"/>
      <w:bookmarkStart w:id="527" w:name="_Toc451457510"/>
      <w:bookmarkStart w:id="528" w:name="_Toc451701356"/>
      <w:r w:rsidRPr="00CB1DBB">
        <w:rPr>
          <w:rFonts w:ascii="Times New Roman" w:hAnsi="Times New Roman" w:hint="eastAsia"/>
        </w:rPr>
        <w:t>日志</w:t>
      </w:r>
      <w:r w:rsidRPr="00CB1DBB">
        <w:rPr>
          <w:rFonts w:ascii="Times New Roman" w:hAnsi="Times New Roman"/>
        </w:rPr>
        <w:t>框架</w:t>
      </w:r>
      <w:bookmarkEnd w:id="522"/>
      <w:bookmarkEnd w:id="523"/>
      <w:bookmarkEnd w:id="524"/>
      <w:bookmarkEnd w:id="525"/>
      <w:bookmarkEnd w:id="526"/>
      <w:bookmarkEnd w:id="527"/>
      <w:bookmarkEnd w:id="528"/>
    </w:p>
    <w:p w14:paraId="5C9C7DF4" w14:textId="77777777" w:rsidR="001E0C78" w:rsidRPr="00CB1DBB" w:rsidRDefault="001E0C78" w:rsidP="001E0C78">
      <w:pPr>
        <w:ind w:firstLine="480"/>
        <w:rPr>
          <w:rFonts w:ascii="Times New Roman" w:hAnsi="Times New Roman"/>
          <w:lang w:eastAsia="zh-CN"/>
        </w:rPr>
      </w:pPr>
      <w:r w:rsidRPr="00CB1DBB">
        <w:rPr>
          <w:rFonts w:ascii="Times New Roman" w:hAnsi="Times New Roman"/>
        </w:rPr>
        <w:t xml:space="preserve">SLF4J(Simple Logging Facade </w:t>
      </w:r>
      <w:r w:rsidRPr="00CB1DBB">
        <w:rPr>
          <w:rFonts w:ascii="Times New Roman" w:hAnsi="Times New Roman" w:hint="eastAsia"/>
        </w:rPr>
        <w:t>For Java</w:t>
      </w:r>
      <w:r w:rsidRPr="00CB1DBB">
        <w:rPr>
          <w:rFonts w:ascii="Times New Roman" w:hAnsi="Times New Roman"/>
        </w:rPr>
        <w:t>)</w:t>
      </w:r>
      <w:r w:rsidR="002138D9" w:rsidRPr="00CB1DBB">
        <w:rPr>
          <w:rFonts w:ascii="Times New Roman" w:hAnsi="Times New Roman"/>
          <w:lang w:eastAsia="zh-CN"/>
        </w:rPr>
        <w:t>提供了操作日志的</w:t>
      </w:r>
      <w:r w:rsidR="002138D9" w:rsidRPr="00CB1DBB">
        <w:rPr>
          <w:rFonts w:ascii="Times New Roman" w:hAnsi="Times New Roman" w:hint="eastAsia"/>
          <w:lang w:eastAsia="zh-CN"/>
        </w:rPr>
        <w:t>相应</w:t>
      </w:r>
      <w:r w:rsidR="002138D9" w:rsidRPr="00CB1DBB">
        <w:rPr>
          <w:rFonts w:ascii="Times New Roman" w:hAnsi="Times New Roman"/>
          <w:lang w:eastAsia="zh-CN"/>
        </w:rPr>
        <w:t>接口规范</w:t>
      </w:r>
      <w:r w:rsidRPr="00CB1DBB">
        <w:rPr>
          <w:rFonts w:ascii="Times New Roman" w:hAnsi="Times New Roman"/>
        </w:rPr>
        <w:t>，</w:t>
      </w:r>
      <w:r w:rsidRPr="00CB1DBB">
        <w:rPr>
          <w:rFonts w:ascii="Times New Roman" w:hAnsi="Times New Roman" w:hint="eastAsia"/>
        </w:rPr>
        <w:t>而</w:t>
      </w:r>
      <w:r w:rsidRPr="00CB1DBB">
        <w:rPr>
          <w:rFonts w:ascii="Times New Roman" w:hAnsi="Times New Roman"/>
        </w:rPr>
        <w:t xml:space="preserve"> </w:t>
      </w:r>
      <w:r w:rsidRPr="00CB1DBB">
        <w:rPr>
          <w:rFonts w:ascii="Times New Roman" w:hAnsi="Times New Roman" w:hint="eastAsia"/>
        </w:rPr>
        <w:t>Log</w:t>
      </w:r>
      <w:r w:rsidRPr="00CB1DBB">
        <w:rPr>
          <w:rFonts w:ascii="Times New Roman" w:hAnsi="Times New Roman"/>
        </w:rPr>
        <w:t>4J(Log For Java )</w:t>
      </w:r>
      <w:r w:rsidR="00CB085A" w:rsidRPr="00CB1DBB">
        <w:rPr>
          <w:rFonts w:ascii="Times New Roman" w:hAnsi="Times New Roman"/>
          <w:lang w:eastAsia="zh-CN"/>
        </w:rPr>
        <w:t xml:space="preserve"> </w:t>
      </w:r>
      <w:r w:rsidR="002138D9" w:rsidRPr="00CB1DBB">
        <w:rPr>
          <w:rFonts w:ascii="Times New Roman" w:hAnsi="Times New Roman"/>
        </w:rPr>
        <w:t>框架</w:t>
      </w:r>
      <w:r w:rsidR="002138D9" w:rsidRPr="00CB1DBB">
        <w:rPr>
          <w:rFonts w:ascii="Times New Roman" w:hAnsi="Times New Roman"/>
          <w:lang w:eastAsia="zh-CN"/>
        </w:rPr>
        <w:t>则是针对该规范接口的</w:t>
      </w:r>
      <w:r w:rsidR="002138D9" w:rsidRPr="00CB1DBB">
        <w:rPr>
          <w:rFonts w:ascii="Times New Roman" w:hAnsi="Times New Roman" w:hint="eastAsia"/>
          <w:lang w:eastAsia="zh-CN"/>
        </w:rPr>
        <w:t>对应</w:t>
      </w:r>
      <w:r w:rsidR="002138D9" w:rsidRPr="00CB1DBB">
        <w:rPr>
          <w:rFonts w:ascii="Times New Roman" w:hAnsi="Times New Roman"/>
          <w:lang w:eastAsia="zh-CN"/>
        </w:rPr>
        <w:t>实现</w:t>
      </w:r>
      <w:r w:rsidRPr="00CB1DBB">
        <w:rPr>
          <w:rFonts w:ascii="Times New Roman" w:hAnsi="Times New Roman"/>
        </w:rPr>
        <w:t>。使用</w:t>
      </w:r>
      <w:r w:rsidRPr="00CB1DBB">
        <w:rPr>
          <w:rFonts w:ascii="Times New Roman" w:hAnsi="Times New Roman" w:hint="eastAsia"/>
        </w:rPr>
        <w:t>SLF</w:t>
      </w:r>
      <w:r w:rsidRPr="00CB1DBB">
        <w:rPr>
          <w:rFonts w:ascii="Times New Roman" w:hAnsi="Times New Roman"/>
        </w:rPr>
        <w:t>4J</w:t>
      </w:r>
      <w:r w:rsidR="002138D9" w:rsidRPr="00CB1DBB">
        <w:rPr>
          <w:rFonts w:ascii="Times New Roman" w:hAnsi="Times New Roman"/>
        </w:rPr>
        <w:t>相当于</w:t>
      </w:r>
      <w:r w:rsidR="002138D9" w:rsidRPr="00CB1DBB">
        <w:rPr>
          <w:rFonts w:ascii="Times New Roman" w:hAnsi="Times New Roman"/>
          <w:lang w:eastAsia="zh-CN"/>
        </w:rPr>
        <w:t>一层</w:t>
      </w:r>
      <w:r w:rsidR="002138D9" w:rsidRPr="00CB1DBB">
        <w:rPr>
          <w:rFonts w:ascii="Times New Roman" w:hAnsi="Times New Roman" w:hint="eastAsia"/>
          <w:lang w:eastAsia="zh-CN"/>
        </w:rPr>
        <w:t>接口</w:t>
      </w:r>
      <w:r w:rsidR="002138D9" w:rsidRPr="00CB1DBB">
        <w:rPr>
          <w:rFonts w:ascii="Times New Roman" w:hAnsi="Times New Roman"/>
          <w:lang w:eastAsia="zh-CN"/>
        </w:rPr>
        <w:t>，</w:t>
      </w:r>
      <w:r w:rsidR="002138D9" w:rsidRPr="00CB1DBB">
        <w:rPr>
          <w:rFonts w:ascii="Times New Roman" w:hAnsi="Times New Roman" w:hint="eastAsia"/>
          <w:lang w:eastAsia="zh-CN"/>
        </w:rPr>
        <w:t>使用</w:t>
      </w:r>
      <w:r w:rsidR="002138D9" w:rsidRPr="00CB1DBB">
        <w:rPr>
          <w:rFonts w:ascii="Times New Roman" w:hAnsi="Times New Roman"/>
          <w:lang w:eastAsia="zh-CN"/>
        </w:rPr>
        <w:t>设计模式中的外观模式，</w:t>
      </w:r>
      <w:r w:rsidR="002138D9" w:rsidRPr="00CB1DBB">
        <w:rPr>
          <w:rFonts w:ascii="Times New Roman" w:hAnsi="Times New Roman" w:hint="eastAsia"/>
          <w:lang w:eastAsia="zh-CN"/>
        </w:rPr>
        <w:t>可以</w:t>
      </w:r>
      <w:r w:rsidR="002138D9" w:rsidRPr="00CB1DBB">
        <w:rPr>
          <w:rFonts w:ascii="Times New Roman" w:hAnsi="Times New Roman"/>
          <w:lang w:eastAsia="zh-CN"/>
        </w:rPr>
        <w:t>很好的分离实现，而不依赖</w:t>
      </w:r>
      <w:r w:rsidR="002138D9" w:rsidRPr="00CB1DBB">
        <w:rPr>
          <w:rFonts w:ascii="Times New Roman" w:hAnsi="Times New Roman" w:hint="eastAsia"/>
          <w:lang w:eastAsia="zh-CN"/>
        </w:rPr>
        <w:t>于</w:t>
      </w:r>
      <w:r w:rsidR="002138D9" w:rsidRPr="00CB1DBB">
        <w:rPr>
          <w:rFonts w:ascii="Times New Roman" w:hAnsi="Times New Roman"/>
          <w:lang w:eastAsia="zh-CN"/>
        </w:rPr>
        <w:t>具体的</w:t>
      </w:r>
      <w:r w:rsidR="002138D9" w:rsidRPr="00CB1DBB">
        <w:rPr>
          <w:rFonts w:ascii="Times New Roman" w:hAnsi="Times New Roman" w:hint="eastAsia"/>
          <w:lang w:eastAsia="zh-CN"/>
        </w:rPr>
        <w:t>日志</w:t>
      </w:r>
      <w:r w:rsidR="002138D9" w:rsidRPr="00CB1DBB">
        <w:rPr>
          <w:rFonts w:ascii="Times New Roman" w:hAnsi="Times New Roman"/>
          <w:lang w:eastAsia="zh-CN"/>
        </w:rPr>
        <w:t>实现矿建</w:t>
      </w:r>
      <w:r w:rsidRPr="00CB1DBB">
        <w:rPr>
          <w:rFonts w:ascii="Times New Roman" w:hAnsi="Times New Roman"/>
        </w:rPr>
        <w:t>。通过默认的</w:t>
      </w:r>
      <w:r w:rsidRPr="00CB1DBB">
        <w:rPr>
          <w:rFonts w:ascii="Times New Roman" w:hAnsi="Times New Roman"/>
        </w:rPr>
        <w:t xml:space="preserve">log4.properties </w:t>
      </w:r>
      <w:r w:rsidRPr="00CB1DBB">
        <w:rPr>
          <w:rFonts w:ascii="Times New Roman" w:hAnsi="Times New Roman" w:hint="eastAsia"/>
        </w:rPr>
        <w:t>文件</w:t>
      </w:r>
      <w:r w:rsidRPr="00CB1DBB">
        <w:rPr>
          <w:rFonts w:ascii="Times New Roman" w:hAnsi="Times New Roman"/>
        </w:rPr>
        <w:t>，</w:t>
      </w:r>
      <w:r w:rsidRPr="00CB1DBB">
        <w:rPr>
          <w:rFonts w:ascii="Times New Roman" w:hAnsi="Times New Roman" w:hint="eastAsia"/>
        </w:rPr>
        <w:t>通过对</w:t>
      </w:r>
      <w:r w:rsidRPr="00CB1DBB">
        <w:rPr>
          <w:rFonts w:ascii="Times New Roman" w:hAnsi="Times New Roman"/>
        </w:rPr>
        <w:t>日志输出级别的控制，</w:t>
      </w:r>
      <w:r w:rsidRPr="00CB1DBB">
        <w:rPr>
          <w:rFonts w:ascii="Times New Roman" w:hAnsi="Times New Roman" w:hint="eastAsia"/>
        </w:rPr>
        <w:t>和相应</w:t>
      </w:r>
      <w:r w:rsidRPr="00CB1DBB">
        <w:rPr>
          <w:rFonts w:ascii="Times New Roman" w:hAnsi="Times New Roman"/>
        </w:rPr>
        <w:t>的设置，</w:t>
      </w:r>
      <w:r w:rsidRPr="00CB1DBB">
        <w:rPr>
          <w:rFonts w:ascii="Times New Roman" w:hAnsi="Times New Roman" w:hint="eastAsia"/>
        </w:rPr>
        <w:t>可以</w:t>
      </w:r>
      <w:r w:rsidRPr="00CB1DBB">
        <w:rPr>
          <w:rFonts w:ascii="Times New Roman" w:hAnsi="Times New Roman"/>
        </w:rPr>
        <w:t>很</w:t>
      </w:r>
      <w:r w:rsidRPr="00CB1DBB">
        <w:rPr>
          <w:rFonts w:ascii="Times New Roman" w:hAnsi="Times New Roman"/>
        </w:rPr>
        <w:lastRenderedPageBreak/>
        <w:t>容易的实现</w:t>
      </w:r>
      <w:r w:rsidRPr="00CB1DBB">
        <w:rPr>
          <w:rFonts w:ascii="Times New Roman" w:hAnsi="Times New Roman" w:hint="eastAsia"/>
        </w:rPr>
        <w:t>对程序</w:t>
      </w:r>
      <w:r w:rsidRPr="00CB1DBB">
        <w:rPr>
          <w:rFonts w:ascii="Times New Roman" w:hAnsi="Times New Roman"/>
        </w:rPr>
        <w:t>运行过程中日志</w:t>
      </w:r>
      <w:r w:rsidRPr="00CB1DBB">
        <w:rPr>
          <w:rFonts w:ascii="Times New Roman" w:hAnsi="Times New Roman" w:hint="eastAsia"/>
        </w:rPr>
        <w:t>信息</w:t>
      </w:r>
      <w:r w:rsidRPr="00CB1DBB">
        <w:rPr>
          <w:rFonts w:ascii="Times New Roman" w:hAnsi="Times New Roman"/>
        </w:rPr>
        <w:t>的</w:t>
      </w:r>
      <w:r w:rsidRPr="00CB1DBB">
        <w:rPr>
          <w:rFonts w:ascii="Times New Roman" w:hAnsi="Times New Roman" w:hint="eastAsia"/>
        </w:rPr>
        <w:t>过滤</w:t>
      </w:r>
      <w:r w:rsidRPr="00CB1DBB">
        <w:rPr>
          <w:rFonts w:ascii="Times New Roman" w:hAnsi="Times New Roman"/>
        </w:rPr>
        <w:t>，</w:t>
      </w:r>
      <w:r w:rsidRPr="00CB1DBB">
        <w:rPr>
          <w:rFonts w:ascii="Times New Roman" w:hAnsi="Times New Roman" w:hint="eastAsia"/>
        </w:rPr>
        <w:t>并且可以</w:t>
      </w:r>
      <w:r w:rsidRPr="00CB1DBB">
        <w:rPr>
          <w:rFonts w:ascii="Times New Roman" w:hAnsi="Times New Roman"/>
        </w:rPr>
        <w:t>对重要的日志信息进行文件</w:t>
      </w:r>
      <w:r w:rsidRPr="00CB1DBB">
        <w:rPr>
          <w:rFonts w:ascii="Times New Roman" w:hAnsi="Times New Roman" w:hint="eastAsia"/>
        </w:rPr>
        <w:t>存储</w:t>
      </w:r>
      <w:r w:rsidRPr="00CB1DBB">
        <w:rPr>
          <w:rFonts w:ascii="Times New Roman" w:hAnsi="Times New Roman"/>
        </w:rPr>
        <w:t>。</w:t>
      </w:r>
    </w:p>
    <w:p w14:paraId="7A98D281" w14:textId="77777777" w:rsidR="00E465C9" w:rsidRPr="00CB1DBB" w:rsidRDefault="00E465C9" w:rsidP="00E465C9">
      <w:pPr>
        <w:ind w:firstLineChars="0" w:firstLine="0"/>
        <w:rPr>
          <w:rFonts w:ascii="Times New Roman" w:hAnsi="Times New Roman"/>
          <w:lang w:eastAsia="zh-CN"/>
        </w:rPr>
      </w:pPr>
    </w:p>
    <w:p w14:paraId="53D08909" w14:textId="77777777" w:rsidR="00E465C9" w:rsidRPr="00CB1DBB" w:rsidRDefault="00E465C9" w:rsidP="00DE5361">
      <w:pPr>
        <w:pStyle w:val="3"/>
        <w:numPr>
          <w:ilvl w:val="2"/>
          <w:numId w:val="79"/>
        </w:numPr>
        <w:ind w:firstLineChars="0"/>
        <w:rPr>
          <w:rFonts w:ascii="Times New Roman" w:hAnsi="Times New Roman"/>
        </w:rPr>
      </w:pPr>
      <w:bookmarkStart w:id="529" w:name="_Toc451434956"/>
      <w:bookmarkStart w:id="530" w:name="_Toc451435790"/>
      <w:bookmarkStart w:id="531" w:name="_Toc451455838"/>
      <w:bookmarkStart w:id="532" w:name="_Toc451456809"/>
      <w:bookmarkStart w:id="533" w:name="_Toc451457045"/>
      <w:bookmarkStart w:id="534" w:name="_Toc451457511"/>
      <w:bookmarkStart w:id="535" w:name="_Toc451701357"/>
      <w:r w:rsidRPr="00CB1DBB">
        <w:rPr>
          <w:rFonts w:ascii="Times New Roman" w:hAnsi="Times New Roman" w:hint="eastAsia"/>
        </w:rPr>
        <w:t>布局框架</w:t>
      </w:r>
      <w:bookmarkEnd w:id="529"/>
      <w:bookmarkEnd w:id="530"/>
      <w:bookmarkEnd w:id="531"/>
      <w:bookmarkEnd w:id="532"/>
      <w:bookmarkEnd w:id="533"/>
      <w:bookmarkEnd w:id="534"/>
      <w:bookmarkEnd w:id="535"/>
    </w:p>
    <w:p w14:paraId="022606F3" w14:textId="77777777" w:rsidR="001E0C78" w:rsidRPr="00CB1DBB" w:rsidRDefault="00E465C9" w:rsidP="00273A20">
      <w:pPr>
        <w:ind w:firstLine="480"/>
        <w:rPr>
          <w:rFonts w:ascii="Times New Roman" w:hAnsi="Times New Roman"/>
          <w:lang w:eastAsia="zh-CN"/>
        </w:rPr>
      </w:pPr>
      <w:r w:rsidRPr="00CB1DBB">
        <w:rPr>
          <w:rFonts w:ascii="Times New Roman" w:hAnsi="Times New Roman" w:hint="eastAsia"/>
          <w:lang w:eastAsia="zh-CN"/>
        </w:rPr>
        <w:t xml:space="preserve">SiteMesh </w:t>
      </w:r>
      <w:r w:rsidRPr="00CB1DBB">
        <w:rPr>
          <w:rFonts w:ascii="Times New Roman" w:hAnsi="Times New Roman" w:hint="eastAsia"/>
          <w:lang w:eastAsia="zh-CN"/>
        </w:rPr>
        <w:t>是一个轻量级且灵活的</w:t>
      </w:r>
      <w:r w:rsidRPr="00CB1DBB">
        <w:rPr>
          <w:rFonts w:ascii="Times New Roman" w:hAnsi="Times New Roman" w:hint="eastAsia"/>
          <w:lang w:eastAsia="zh-CN"/>
        </w:rPr>
        <w:t xml:space="preserve">Java web </w:t>
      </w:r>
      <w:r w:rsidRPr="00CB1DBB">
        <w:rPr>
          <w:rFonts w:ascii="Times New Roman" w:hAnsi="Times New Roman" w:hint="eastAsia"/>
          <w:lang w:eastAsia="zh-CN"/>
        </w:rPr>
        <w:t>应用框架，基于</w:t>
      </w:r>
      <w:r w:rsidRPr="00CB1DBB">
        <w:rPr>
          <w:rFonts w:ascii="Times New Roman" w:hAnsi="Times New Roman" w:hint="eastAsia"/>
          <w:lang w:eastAsia="zh-CN"/>
        </w:rPr>
        <w:t xml:space="preserve"> Servlet </w:t>
      </w:r>
      <w:r w:rsidRPr="00CB1DBB">
        <w:rPr>
          <w:rFonts w:ascii="Times New Roman" w:hAnsi="Times New Roman" w:hint="eastAsia"/>
          <w:lang w:eastAsia="zh-CN"/>
        </w:rPr>
        <w:t>中的</w:t>
      </w:r>
      <w:r w:rsidRPr="00CB1DBB">
        <w:rPr>
          <w:rFonts w:ascii="Times New Roman" w:hAnsi="Times New Roman" w:hint="eastAsia"/>
          <w:lang w:eastAsia="zh-CN"/>
        </w:rPr>
        <w:t xml:space="preserve"> Filter</w:t>
      </w:r>
      <w:r w:rsidRPr="00CB1DBB">
        <w:rPr>
          <w:rFonts w:ascii="Times New Roman" w:hAnsi="Times New Roman" w:hint="eastAsia"/>
          <w:lang w:eastAsia="zh-CN"/>
        </w:rPr>
        <w:t>采用了设计模式中的装饰者模式</w:t>
      </w:r>
      <w:r w:rsidRPr="00CB1DBB">
        <w:rPr>
          <w:rFonts w:ascii="Times New Roman" w:hAnsi="Times New Roman" w:hint="eastAsia"/>
          <w:lang w:eastAsia="zh-CN"/>
        </w:rPr>
        <w:t xml:space="preserve">(decorator pattern) </w:t>
      </w:r>
      <w:r w:rsidRPr="00CB1DBB">
        <w:rPr>
          <w:rFonts w:ascii="Times New Roman" w:hAnsi="Times New Roman" w:hint="eastAsia"/>
          <w:lang w:eastAsia="zh-CN"/>
        </w:rPr>
        <w:t>可以很容易的对页面进行布局</w:t>
      </w:r>
      <w:r w:rsidRPr="00CB1DBB">
        <w:rPr>
          <w:rFonts w:ascii="Times New Roman" w:hAnsi="Times New Roman"/>
          <w:lang w:eastAsia="zh-CN"/>
        </w:rPr>
        <w:t>。</w:t>
      </w:r>
    </w:p>
    <w:p w14:paraId="07E5423E" w14:textId="77777777" w:rsidR="00273A20" w:rsidRPr="00CB1DBB" w:rsidRDefault="00273A20" w:rsidP="00273A20">
      <w:pPr>
        <w:keepNext/>
        <w:spacing w:line="240" w:lineRule="auto"/>
        <w:ind w:firstLineChars="0" w:firstLine="0"/>
        <w:jc w:val="center"/>
        <w:rPr>
          <w:rFonts w:ascii="Times New Roman" w:hAnsi="Times New Roman"/>
        </w:rPr>
      </w:pPr>
    </w:p>
    <w:p w14:paraId="012AED37" w14:textId="77777777" w:rsidR="00E465C9" w:rsidRPr="00CB1DBB" w:rsidRDefault="00E465C9" w:rsidP="00DE5361">
      <w:pPr>
        <w:pStyle w:val="3"/>
        <w:numPr>
          <w:ilvl w:val="2"/>
          <w:numId w:val="79"/>
        </w:numPr>
        <w:ind w:firstLineChars="0"/>
        <w:rPr>
          <w:rFonts w:ascii="Times New Roman" w:hAnsi="Times New Roman"/>
        </w:rPr>
      </w:pPr>
      <w:bookmarkStart w:id="536" w:name="_Toc451434957"/>
      <w:bookmarkStart w:id="537" w:name="_Toc451435791"/>
      <w:bookmarkStart w:id="538" w:name="_Toc451455839"/>
      <w:bookmarkStart w:id="539" w:name="_Toc451456810"/>
      <w:bookmarkStart w:id="540" w:name="_Toc451457046"/>
      <w:bookmarkStart w:id="541" w:name="_Toc451457512"/>
      <w:bookmarkStart w:id="542" w:name="_Toc451701358"/>
      <w:r w:rsidRPr="00CB1DBB">
        <w:rPr>
          <w:rFonts w:ascii="Times New Roman" w:hAnsi="Times New Roman" w:hint="eastAsia"/>
        </w:rPr>
        <w:t>前端</w:t>
      </w:r>
      <w:r w:rsidRPr="00CB1DBB">
        <w:rPr>
          <w:rFonts w:ascii="Times New Roman" w:hAnsi="Times New Roman"/>
        </w:rPr>
        <w:t>框架</w:t>
      </w:r>
      <w:r w:rsidR="00CA5879" w:rsidRPr="00CB1DBB">
        <w:rPr>
          <w:rFonts w:ascii="Times New Roman" w:hAnsi="Times New Roman"/>
        </w:rPr>
        <w:t>列表</w:t>
      </w:r>
      <w:bookmarkEnd w:id="536"/>
      <w:bookmarkEnd w:id="537"/>
      <w:bookmarkEnd w:id="538"/>
      <w:bookmarkEnd w:id="539"/>
      <w:bookmarkEnd w:id="540"/>
      <w:bookmarkEnd w:id="541"/>
      <w:bookmarkEnd w:id="542"/>
    </w:p>
    <w:p w14:paraId="66DB1349"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lang w:eastAsia="zh-CN"/>
        </w:rPr>
        <w:t>J</w:t>
      </w:r>
      <w:r w:rsidRPr="00CB1DBB">
        <w:rPr>
          <w:rFonts w:ascii="Times New Roman" w:hAnsi="Times New Roman" w:hint="eastAsia"/>
          <w:lang w:eastAsia="zh-CN"/>
        </w:rPr>
        <w:t>S</w:t>
      </w:r>
      <w:r w:rsidRPr="00CB1DBB">
        <w:rPr>
          <w:rFonts w:ascii="Times New Roman" w:hAnsi="Times New Roman"/>
          <w:lang w:eastAsia="zh-CN"/>
        </w:rPr>
        <w:t xml:space="preserve"> </w:t>
      </w:r>
      <w:r w:rsidRPr="00CB1DBB">
        <w:rPr>
          <w:rFonts w:ascii="Times New Roman" w:hAnsi="Times New Roman" w:hint="eastAsia"/>
          <w:lang w:eastAsia="zh-CN"/>
        </w:rPr>
        <w:t>框架</w:t>
      </w:r>
      <w:r w:rsidRPr="00CB1DBB">
        <w:rPr>
          <w:rFonts w:ascii="Times New Roman" w:hAnsi="Times New Roman"/>
          <w:lang w:eastAsia="zh-CN"/>
        </w:rPr>
        <w:t>：</w:t>
      </w:r>
      <w:r w:rsidRPr="00CB1DBB">
        <w:rPr>
          <w:rFonts w:ascii="Times New Roman" w:hAnsi="Times New Roman" w:hint="eastAsia"/>
          <w:lang w:eastAsia="zh-CN"/>
        </w:rPr>
        <w:t>J</w:t>
      </w:r>
      <w:r w:rsidRPr="00CB1DBB">
        <w:rPr>
          <w:rFonts w:ascii="Times New Roman" w:hAnsi="Times New Roman"/>
          <w:lang w:eastAsia="zh-CN"/>
        </w:rPr>
        <w:t>Query</w:t>
      </w:r>
    </w:p>
    <w:p w14:paraId="7D7FD0EE"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 xml:space="preserve">CSS </w:t>
      </w:r>
      <w:r w:rsidRPr="00CB1DBB">
        <w:rPr>
          <w:rFonts w:ascii="Times New Roman" w:hAnsi="Times New Roman" w:hint="eastAsia"/>
          <w:lang w:eastAsia="zh-CN"/>
        </w:rPr>
        <w:t>框架：</w:t>
      </w:r>
      <w:r w:rsidRPr="00CB1DBB">
        <w:rPr>
          <w:rFonts w:ascii="Times New Roman" w:hAnsi="Times New Roman" w:hint="eastAsia"/>
          <w:lang w:eastAsia="zh-CN"/>
        </w:rPr>
        <w:t>Bootstrap inspinia</w:t>
      </w:r>
    </w:p>
    <w:p w14:paraId="2B7F3113"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客户端校验：</w:t>
      </w:r>
      <w:r w:rsidRPr="00CB1DBB">
        <w:rPr>
          <w:rFonts w:ascii="Times New Roman" w:hAnsi="Times New Roman" w:hint="eastAsia"/>
          <w:lang w:eastAsia="zh-CN"/>
        </w:rPr>
        <w:t>JQuery Validation</w:t>
      </w:r>
    </w:p>
    <w:p w14:paraId="498A6E0F"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富文本：</w:t>
      </w:r>
      <w:r w:rsidRPr="00CB1DBB">
        <w:rPr>
          <w:rFonts w:ascii="Times New Roman" w:hAnsi="Times New Roman" w:hint="eastAsia"/>
          <w:lang w:eastAsia="zh-CN"/>
        </w:rPr>
        <w:t>CKEcitor</w:t>
      </w:r>
    </w:p>
    <w:p w14:paraId="5EAD0C37"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文件管理：</w:t>
      </w:r>
      <w:r w:rsidRPr="00CB1DBB">
        <w:rPr>
          <w:rFonts w:ascii="Times New Roman" w:hAnsi="Times New Roman" w:hint="eastAsia"/>
          <w:lang w:eastAsia="zh-CN"/>
        </w:rPr>
        <w:t>CKFinder</w:t>
      </w:r>
    </w:p>
    <w:p w14:paraId="2FBA80DC"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数据表格：</w:t>
      </w:r>
      <w:r w:rsidRPr="00CB1DBB">
        <w:rPr>
          <w:rFonts w:ascii="Times New Roman" w:hAnsi="Times New Roman" w:hint="eastAsia"/>
          <w:lang w:eastAsia="zh-CN"/>
        </w:rPr>
        <w:t>jqGrid</w:t>
      </w:r>
    </w:p>
    <w:p w14:paraId="20EE3A76"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对话框：</w:t>
      </w:r>
      <w:r w:rsidRPr="00CB1DBB">
        <w:rPr>
          <w:rFonts w:ascii="Times New Roman" w:hAnsi="Times New Roman" w:hint="eastAsia"/>
          <w:lang w:eastAsia="zh-CN"/>
        </w:rPr>
        <w:t>jQuery jBox</w:t>
      </w:r>
    </w:p>
    <w:p w14:paraId="6E457FB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下拉框：</w:t>
      </w:r>
      <w:r w:rsidRPr="00CB1DBB">
        <w:rPr>
          <w:rFonts w:ascii="Times New Roman" w:hAnsi="Times New Roman" w:hint="eastAsia"/>
          <w:lang w:eastAsia="zh-CN"/>
        </w:rPr>
        <w:t>jQuery Select2</w:t>
      </w:r>
    </w:p>
    <w:p w14:paraId="7B4211F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树形结构控件：</w:t>
      </w:r>
      <w:r w:rsidRPr="00CB1DBB">
        <w:rPr>
          <w:rFonts w:ascii="Times New Roman" w:hAnsi="Times New Roman" w:hint="eastAsia"/>
          <w:lang w:eastAsia="zh-CN"/>
        </w:rPr>
        <w:t>JQuery zTree</w:t>
      </w:r>
    </w:p>
    <w:p w14:paraId="30B8BD80" w14:textId="77777777" w:rsidR="005B12C8" w:rsidRPr="00CB1DBB" w:rsidRDefault="005B12C8"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图表控件</w:t>
      </w:r>
      <w:r w:rsidRPr="00CB1DBB">
        <w:rPr>
          <w:rFonts w:ascii="Times New Roman" w:hAnsi="Times New Roman"/>
          <w:lang w:eastAsia="zh-CN"/>
        </w:rPr>
        <w:t>：</w:t>
      </w:r>
      <w:r w:rsidRPr="00CB1DBB">
        <w:rPr>
          <w:rFonts w:ascii="Times New Roman" w:hAnsi="Times New Roman" w:hint="eastAsia"/>
          <w:lang w:eastAsia="zh-CN"/>
        </w:rPr>
        <w:t>C</w:t>
      </w:r>
      <w:r w:rsidRPr="00CB1DBB">
        <w:rPr>
          <w:rFonts w:ascii="Times New Roman" w:hAnsi="Times New Roman"/>
          <w:lang w:eastAsia="zh-CN"/>
        </w:rPr>
        <w:t>hart</w:t>
      </w:r>
    </w:p>
    <w:p w14:paraId="3A4A9FF5" w14:textId="78CDE3E0" w:rsidR="00533733" w:rsidRPr="00CB1DBB" w:rsidRDefault="009B0D2E" w:rsidP="00EF1675">
      <w:pPr>
        <w:pStyle w:val="a8"/>
        <w:numPr>
          <w:ilvl w:val="0"/>
          <w:numId w:val="4"/>
        </w:numPr>
        <w:ind w:firstLineChars="0"/>
        <w:rPr>
          <w:rFonts w:ascii="Times New Roman" w:hAnsi="Times New Roman"/>
          <w:lang w:eastAsia="zh-CN"/>
        </w:rPr>
      </w:pPr>
      <w:del w:id="543" w:author="Microsoft Office User" w:date="2016-05-22T16:28:00Z">
        <w:r w:rsidRPr="00CB1DBB" w:rsidDel="002F2ADF">
          <w:rPr>
            <w:rFonts w:ascii="Times New Roman" w:hAnsi="Times New Roman" w:hint="eastAsia"/>
            <w:lang w:eastAsia="zh-CN"/>
          </w:rPr>
          <w:delText>we</w:delText>
        </w:r>
        <w:r w:rsidRPr="00CB1DBB" w:rsidDel="002F2ADF">
          <w:rPr>
            <w:rFonts w:ascii="Times New Roman" w:hAnsi="Times New Roman"/>
            <w:lang w:eastAsia="zh-CN"/>
          </w:rPr>
          <w:delText xml:space="preserve">bim </w:delText>
        </w:r>
      </w:del>
      <w:r w:rsidRPr="00CB1DBB">
        <w:rPr>
          <w:rFonts w:ascii="Times New Roman" w:hAnsi="Times New Roman" w:hint="eastAsia"/>
          <w:lang w:eastAsia="zh-CN"/>
        </w:rPr>
        <w:t>聊天</w:t>
      </w:r>
      <w:r w:rsidRPr="00CB1DBB">
        <w:rPr>
          <w:rFonts w:ascii="Times New Roman" w:hAnsi="Times New Roman"/>
          <w:lang w:eastAsia="zh-CN"/>
        </w:rPr>
        <w:t>插件：</w:t>
      </w:r>
      <w:r w:rsidRPr="00CB1DBB">
        <w:rPr>
          <w:rFonts w:ascii="Times New Roman" w:hAnsi="Times New Roman" w:hint="eastAsia"/>
          <w:lang w:eastAsia="zh-CN"/>
        </w:rPr>
        <w:t>l</w:t>
      </w:r>
      <w:r w:rsidR="00D51668" w:rsidRPr="00CB1DBB">
        <w:rPr>
          <w:rFonts w:ascii="Times New Roman" w:hAnsi="Times New Roman"/>
          <w:lang w:eastAsia="zh-CN"/>
        </w:rPr>
        <w:t>ayim</w:t>
      </w:r>
    </w:p>
    <w:p w14:paraId="5BE74648" w14:textId="77777777" w:rsidR="00B4233D" w:rsidRPr="00CB1DBB" w:rsidRDefault="00856A15" w:rsidP="00DE5361">
      <w:pPr>
        <w:pStyle w:val="10"/>
        <w:numPr>
          <w:ilvl w:val="0"/>
          <w:numId w:val="79"/>
        </w:numPr>
        <w:ind w:firstLineChars="0"/>
        <w:rPr>
          <w:rFonts w:ascii="Times New Roman" w:hAnsi="Times New Roman"/>
        </w:rPr>
      </w:pPr>
      <w:bookmarkStart w:id="544" w:name="_Toc451434958"/>
      <w:bookmarkStart w:id="545" w:name="_Toc451435792"/>
      <w:bookmarkStart w:id="546" w:name="_Toc451456811"/>
      <w:bookmarkStart w:id="547" w:name="_Toc451457047"/>
      <w:bookmarkStart w:id="548" w:name="_Toc451457513"/>
      <w:bookmarkStart w:id="549" w:name="_Toc451455840"/>
      <w:bookmarkStart w:id="550" w:name="_Toc451701359"/>
      <w:r w:rsidRPr="00CB1DBB">
        <w:rPr>
          <w:rFonts w:ascii="Times New Roman" w:hAnsi="Times New Roman" w:hint="eastAsia"/>
        </w:rPr>
        <w:t>需求</w:t>
      </w:r>
      <w:r w:rsidR="00905640" w:rsidRPr="00CB1DBB">
        <w:rPr>
          <w:rFonts w:ascii="Times New Roman" w:hAnsi="Times New Roman" w:hint="eastAsia"/>
        </w:rPr>
        <w:t>设计</w:t>
      </w:r>
      <w:bookmarkEnd w:id="544"/>
      <w:bookmarkEnd w:id="545"/>
      <w:bookmarkEnd w:id="546"/>
      <w:bookmarkEnd w:id="547"/>
      <w:bookmarkEnd w:id="548"/>
      <w:bookmarkEnd w:id="549"/>
      <w:bookmarkEnd w:id="550"/>
    </w:p>
    <w:p w14:paraId="52800E8C" w14:textId="77777777" w:rsidR="001C7FDD" w:rsidRPr="00CB1DBB" w:rsidRDefault="00DE5361" w:rsidP="00DE5361">
      <w:pPr>
        <w:pStyle w:val="2"/>
        <w:numPr>
          <w:ilvl w:val="1"/>
          <w:numId w:val="79"/>
        </w:numPr>
        <w:ind w:firstLineChars="0"/>
        <w:rPr>
          <w:rFonts w:ascii="Times New Roman" w:hAnsi="Times New Roman"/>
        </w:rPr>
      </w:pPr>
      <w:bookmarkStart w:id="551" w:name="_Toc451434959"/>
      <w:bookmarkStart w:id="552" w:name="_Toc451435793"/>
      <w:bookmarkStart w:id="553" w:name="_Toc451455841"/>
      <w:bookmarkStart w:id="554" w:name="_Toc451456812"/>
      <w:bookmarkStart w:id="555" w:name="_Toc451457048"/>
      <w:bookmarkStart w:id="556" w:name="_Toc451457514"/>
      <w:r>
        <w:rPr>
          <w:rFonts w:ascii="Times New Roman" w:hAnsi="Times New Roman"/>
        </w:rPr>
        <w:t xml:space="preserve"> </w:t>
      </w:r>
      <w:bookmarkStart w:id="557" w:name="_Toc451701360"/>
      <w:r w:rsidR="001C7FDD" w:rsidRPr="00CB1DBB">
        <w:rPr>
          <w:rFonts w:ascii="Times New Roman" w:hAnsi="Times New Roman" w:hint="eastAsia"/>
        </w:rPr>
        <w:t>系统功能</w:t>
      </w:r>
      <w:r w:rsidR="001C7FDD" w:rsidRPr="00CB1DBB">
        <w:rPr>
          <w:rFonts w:ascii="Times New Roman" w:hAnsi="Times New Roman"/>
        </w:rPr>
        <w:t>分析</w:t>
      </w:r>
      <w:bookmarkEnd w:id="551"/>
      <w:bookmarkEnd w:id="552"/>
      <w:bookmarkEnd w:id="553"/>
      <w:bookmarkEnd w:id="554"/>
      <w:bookmarkEnd w:id="555"/>
      <w:bookmarkEnd w:id="556"/>
      <w:bookmarkEnd w:id="557"/>
    </w:p>
    <w:p w14:paraId="15BAFB43" w14:textId="77777777" w:rsidR="001C7FDD" w:rsidRPr="00CB1DBB" w:rsidRDefault="001C7FDD" w:rsidP="001C7FDD">
      <w:pPr>
        <w:ind w:firstLine="480"/>
        <w:rPr>
          <w:rFonts w:ascii="Times New Roman" w:hAnsi="Times New Roman"/>
          <w:lang w:eastAsia="zh-CN"/>
        </w:rPr>
      </w:pPr>
      <w:r w:rsidRPr="00CB1DBB">
        <w:rPr>
          <w:rFonts w:ascii="Times New Roman" w:hAnsi="Times New Roman" w:hint="eastAsia"/>
          <w:lang w:eastAsia="zh-CN"/>
        </w:rPr>
        <w:t>通过</w:t>
      </w:r>
      <w:r w:rsidRPr="00CB1DBB">
        <w:rPr>
          <w:rFonts w:ascii="Times New Roman" w:hAnsi="Times New Roman"/>
          <w:lang w:eastAsia="zh-CN"/>
        </w:rPr>
        <w:t>分析，</w:t>
      </w:r>
      <w:r w:rsidRPr="00CB1DBB">
        <w:rPr>
          <w:rFonts w:ascii="Times New Roman" w:hAnsi="Times New Roman" w:hint="eastAsia"/>
          <w:lang w:eastAsia="zh-CN"/>
        </w:rPr>
        <w:t>对</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进行</w:t>
      </w:r>
      <w:r w:rsidRPr="00CB1DBB">
        <w:rPr>
          <w:rFonts w:ascii="Times New Roman" w:hAnsi="Times New Roman"/>
          <w:lang w:eastAsia="zh-CN"/>
        </w:rPr>
        <w:t>如下设计。</w:t>
      </w:r>
    </w:p>
    <w:p w14:paraId="4145EA1E" w14:textId="77777777" w:rsidR="001C7FDD" w:rsidRPr="00CB1DBB" w:rsidRDefault="007178E1" w:rsidP="001C7FDD">
      <w:pPr>
        <w:ind w:firstLine="480"/>
        <w:rPr>
          <w:rFonts w:ascii="Times New Roman" w:hAnsi="Times New Roman"/>
          <w:lang w:eastAsia="zh-CN"/>
        </w:rPr>
      </w:pPr>
      <w:r w:rsidRPr="00CB1DBB">
        <w:rPr>
          <w:rFonts w:ascii="Times New Roman" w:hAnsi="Times New Roman" w:hint="eastAsia"/>
          <w:lang w:eastAsia="zh-CN"/>
        </w:rPr>
        <w:t>为了</w:t>
      </w:r>
      <w:r w:rsidRPr="00CB1DBB">
        <w:rPr>
          <w:rFonts w:ascii="Times New Roman" w:hAnsi="Times New Roman"/>
          <w:lang w:eastAsia="zh-CN"/>
        </w:rPr>
        <w:t>体现软件的</w:t>
      </w:r>
      <w:r w:rsidRPr="00CB1DBB">
        <w:rPr>
          <w:rFonts w:ascii="Times New Roman" w:hAnsi="Times New Roman" w:hint="eastAsia"/>
          <w:lang w:eastAsia="zh-CN"/>
        </w:rPr>
        <w:t>高</w:t>
      </w:r>
      <w:r w:rsidRPr="00CB1DBB">
        <w:rPr>
          <w:rFonts w:ascii="Times New Roman" w:hAnsi="Times New Roman"/>
          <w:lang w:eastAsia="zh-CN"/>
        </w:rPr>
        <w:t>内聚、</w:t>
      </w:r>
      <w:r w:rsidRPr="00CB1DBB">
        <w:rPr>
          <w:rFonts w:ascii="Times New Roman" w:hAnsi="Times New Roman" w:hint="eastAsia"/>
          <w:lang w:eastAsia="zh-CN"/>
        </w:rPr>
        <w:t>低耦合</w:t>
      </w:r>
      <w:r w:rsidRPr="00CB1DBB">
        <w:rPr>
          <w:rFonts w:ascii="Times New Roman" w:hAnsi="Times New Roman"/>
          <w:lang w:eastAsia="zh-CN"/>
        </w:rPr>
        <w:t>，</w:t>
      </w:r>
      <w:r w:rsidR="001C7FDD" w:rsidRPr="00CB1DBB">
        <w:rPr>
          <w:rFonts w:ascii="Times New Roman" w:hAnsi="Times New Roman" w:hint="eastAsia"/>
          <w:lang w:eastAsia="zh-CN"/>
        </w:rPr>
        <w:t>按</w:t>
      </w:r>
      <w:r w:rsidR="001C7FDD" w:rsidRPr="00CB1DBB">
        <w:rPr>
          <w:rFonts w:ascii="Times New Roman" w:hAnsi="Times New Roman"/>
          <w:lang w:eastAsia="zh-CN"/>
        </w:rPr>
        <w:t>功能模块进行划分，</w:t>
      </w:r>
      <w:r w:rsidR="001C7FDD" w:rsidRPr="00CB1DBB">
        <w:rPr>
          <w:rFonts w:ascii="Times New Roman" w:hAnsi="Times New Roman" w:hint="eastAsia"/>
          <w:lang w:eastAsia="zh-CN"/>
        </w:rPr>
        <w:t>大致划分为</w:t>
      </w:r>
      <w:r w:rsidR="00BC32A9" w:rsidRPr="00CB1DBB">
        <w:rPr>
          <w:rFonts w:ascii="Times New Roman" w:hAnsi="Times New Roman" w:hint="eastAsia"/>
          <w:lang w:eastAsia="zh-CN"/>
        </w:rPr>
        <w:t>如下</w:t>
      </w:r>
      <w:r w:rsidR="00BC32A9" w:rsidRPr="00CB1DBB">
        <w:rPr>
          <w:rFonts w:ascii="Times New Roman" w:hAnsi="Times New Roman"/>
          <w:lang w:eastAsia="zh-CN"/>
        </w:rPr>
        <w:t>模块</w:t>
      </w:r>
      <w:r w:rsidR="00074D0E" w:rsidRPr="00CB1DBB">
        <w:rPr>
          <w:rFonts w:ascii="Times New Roman" w:hAnsi="Times New Roman"/>
          <w:lang w:eastAsia="zh-CN"/>
        </w:rPr>
        <w:t>：</w:t>
      </w:r>
    </w:p>
    <w:p w14:paraId="32336441" w14:textId="48597A41"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t>基础信息管理</w:t>
      </w:r>
      <w:r w:rsidR="001C7FDD" w:rsidRPr="00CB1DBB">
        <w:rPr>
          <w:rFonts w:ascii="Times New Roman" w:hAnsi="Times New Roman"/>
          <w:lang w:eastAsia="zh-CN"/>
        </w:rPr>
        <w:t>：</w:t>
      </w:r>
      <w:r w:rsidR="001C7FDD" w:rsidRPr="00CB1DBB">
        <w:rPr>
          <w:rFonts w:ascii="Times New Roman" w:hAnsi="Times New Roman" w:hint="eastAsia"/>
          <w:lang w:eastAsia="zh-CN"/>
        </w:rPr>
        <w:t>用户</w:t>
      </w:r>
      <w:r w:rsidR="001C7FDD" w:rsidRPr="00CB1DBB">
        <w:rPr>
          <w:rFonts w:ascii="Times New Roman" w:hAnsi="Times New Roman"/>
          <w:lang w:eastAsia="zh-CN"/>
        </w:rPr>
        <w:t>，</w:t>
      </w:r>
      <w:r w:rsidR="001C7FDD" w:rsidRPr="00CB1DBB">
        <w:rPr>
          <w:rFonts w:ascii="Times New Roman" w:hAnsi="Times New Roman" w:hint="eastAsia"/>
          <w:lang w:eastAsia="zh-CN"/>
        </w:rPr>
        <w:t>角色</w:t>
      </w:r>
      <w:r w:rsidR="001C7FDD" w:rsidRPr="00CB1DBB">
        <w:rPr>
          <w:rFonts w:ascii="Times New Roman" w:hAnsi="Times New Roman"/>
          <w:lang w:eastAsia="zh-CN"/>
        </w:rPr>
        <w:t>，</w:t>
      </w:r>
      <w:r w:rsidR="001C7FDD" w:rsidRPr="00CB1DBB">
        <w:rPr>
          <w:rFonts w:ascii="Times New Roman" w:hAnsi="Times New Roman" w:hint="eastAsia"/>
          <w:lang w:eastAsia="zh-CN"/>
        </w:rPr>
        <w:t>权限</w:t>
      </w:r>
      <w:r w:rsidR="001C7FDD" w:rsidRPr="00CB1DBB">
        <w:rPr>
          <w:rFonts w:ascii="Times New Roman" w:hAnsi="Times New Roman"/>
          <w:lang w:eastAsia="zh-CN"/>
        </w:rPr>
        <w:t>，</w:t>
      </w:r>
      <w:r w:rsidR="001C7FDD" w:rsidRPr="00CB1DBB">
        <w:rPr>
          <w:rFonts w:ascii="Times New Roman" w:hAnsi="Times New Roman" w:hint="eastAsia"/>
          <w:lang w:eastAsia="zh-CN"/>
        </w:rPr>
        <w:t>部门</w:t>
      </w:r>
      <w:r w:rsidR="001C7FDD" w:rsidRPr="00CB1DBB">
        <w:rPr>
          <w:rFonts w:ascii="Times New Roman" w:hAnsi="Times New Roman"/>
          <w:lang w:eastAsia="zh-CN"/>
        </w:rPr>
        <w:t xml:space="preserve"> </w:t>
      </w:r>
      <w:r w:rsidR="001C7FDD" w:rsidRPr="00CB1DBB">
        <w:rPr>
          <w:rFonts w:ascii="Times New Roman" w:hAnsi="Times New Roman" w:hint="eastAsia"/>
          <w:lang w:eastAsia="zh-CN"/>
        </w:rPr>
        <w:t>管理</w:t>
      </w:r>
    </w:p>
    <w:p w14:paraId="7899E5E8" w14:textId="724ED836" w:rsidR="001C7FDD" w:rsidRPr="00CB1DBB" w:rsidRDefault="0066016B" w:rsidP="00EF1675">
      <w:pPr>
        <w:pStyle w:val="a8"/>
        <w:numPr>
          <w:ilvl w:val="0"/>
          <w:numId w:val="5"/>
        </w:numPr>
        <w:ind w:firstLineChars="0"/>
        <w:rPr>
          <w:rFonts w:ascii="Times New Roman" w:hAnsi="Times New Roman"/>
          <w:lang w:eastAsia="zh-CN"/>
        </w:rPr>
      </w:pPr>
      <w:del w:id="558" w:author="Microsoft Office User" w:date="2016-05-22T16:26:00Z">
        <w:r w:rsidDel="002F2ADF">
          <w:rPr>
            <w:rFonts w:ascii="Times New Roman" w:hAnsi="Times New Roman"/>
            <w:lang w:eastAsia="zh-CN"/>
          </w:rPr>
          <w:lastRenderedPageBreak/>
          <w:delText>Bug</w:delText>
        </w:r>
        <w:r w:rsidR="001C7FDD" w:rsidRPr="00CB1DBB" w:rsidDel="002F2ADF">
          <w:rPr>
            <w:rFonts w:ascii="Times New Roman" w:hAnsi="Times New Roman"/>
            <w:lang w:eastAsia="zh-CN"/>
          </w:rPr>
          <w:delText>模块</w:delText>
        </w:r>
      </w:del>
      <w:ins w:id="559" w:author="Microsoft Office User" w:date="2016-05-22T16:26:00Z">
        <w:r w:rsidR="002F2ADF">
          <w:rPr>
            <w:rFonts w:ascii="Times New Roman" w:hAnsi="Times New Roman"/>
            <w:lang w:eastAsia="zh-CN"/>
          </w:rPr>
          <w:t>问题单管理模块</w:t>
        </w:r>
      </w:ins>
      <w:r w:rsidR="001C7FDD" w:rsidRPr="00CB1DBB">
        <w:rPr>
          <w:rFonts w:ascii="Times New Roman" w:hAnsi="Times New Roman"/>
          <w:lang w:eastAsia="zh-CN"/>
        </w:rPr>
        <w:t>：</w:t>
      </w:r>
      <w:r>
        <w:rPr>
          <w:rFonts w:ascii="Times New Roman" w:hAnsi="Times New Roman" w:hint="eastAsia"/>
          <w:lang w:eastAsia="zh-CN"/>
        </w:rPr>
        <w:t>Bug</w:t>
      </w:r>
      <w:ins w:id="560" w:author="Microsoft Office User" w:date="2016-05-22T16:26:00Z">
        <w:r w:rsidR="002F2ADF">
          <w:rPr>
            <w:rFonts w:ascii="Times New Roman" w:hAnsi="Times New Roman"/>
            <w:lang w:eastAsia="zh-CN"/>
          </w:rPr>
          <w:t xml:space="preserve"> </w:t>
        </w:r>
        <w:r w:rsidR="002F2ADF">
          <w:rPr>
            <w:rFonts w:ascii="Times New Roman" w:hAnsi="Times New Roman" w:hint="eastAsia"/>
            <w:lang w:eastAsia="zh-CN"/>
          </w:rPr>
          <w:t>管理</w:t>
        </w:r>
      </w:ins>
      <w:r w:rsidR="001C7FDD" w:rsidRPr="00CB1DBB">
        <w:rPr>
          <w:rFonts w:ascii="Times New Roman" w:hAnsi="Times New Roman"/>
          <w:lang w:eastAsia="zh-CN"/>
        </w:rPr>
        <w:t>，</w:t>
      </w:r>
      <w:r w:rsidR="001C7FDD" w:rsidRPr="00CB1DBB">
        <w:rPr>
          <w:rFonts w:ascii="Times New Roman" w:hAnsi="Times New Roman" w:hint="eastAsia"/>
          <w:lang w:eastAsia="zh-CN"/>
        </w:rPr>
        <w:t>项目</w:t>
      </w:r>
      <w:r w:rsidR="001C7FDD" w:rsidRPr="00CB1DBB">
        <w:rPr>
          <w:rFonts w:ascii="Times New Roman" w:hAnsi="Times New Roman"/>
          <w:lang w:eastAsia="zh-CN"/>
        </w:rPr>
        <w:t>管理</w:t>
      </w:r>
    </w:p>
    <w:p w14:paraId="4315DC62" w14:textId="77777777" w:rsidR="001C7FDD" w:rsidRPr="00CB1DBB" w:rsidRDefault="001C7FDD" w:rsidP="00EF1675">
      <w:pPr>
        <w:pStyle w:val="a8"/>
        <w:numPr>
          <w:ilvl w:val="0"/>
          <w:numId w:val="5"/>
        </w:numPr>
        <w:ind w:firstLineChars="0"/>
        <w:rPr>
          <w:rFonts w:ascii="Times New Roman" w:hAnsi="Times New Roman"/>
          <w:lang w:eastAsia="zh-CN"/>
        </w:rPr>
      </w:pPr>
      <w:r w:rsidRPr="00CB1DBB">
        <w:rPr>
          <w:rFonts w:ascii="Times New Roman" w:hAnsi="Times New Roman"/>
          <w:lang w:eastAsia="zh-CN"/>
        </w:rPr>
        <w:t>工作流模块：流程，</w:t>
      </w:r>
      <w:r w:rsidRPr="00CB1DBB">
        <w:rPr>
          <w:rFonts w:ascii="Times New Roman" w:hAnsi="Times New Roman" w:hint="eastAsia"/>
          <w:lang w:eastAsia="zh-CN"/>
        </w:rPr>
        <w:t>模型</w:t>
      </w:r>
      <w:r w:rsidRPr="00CB1DBB">
        <w:rPr>
          <w:rFonts w:ascii="Times New Roman" w:hAnsi="Times New Roman"/>
          <w:lang w:eastAsia="zh-CN"/>
        </w:rPr>
        <w:t>管理</w:t>
      </w:r>
    </w:p>
    <w:p w14:paraId="38B4730B" w14:textId="034C088D" w:rsidR="001C7FDD" w:rsidRPr="00CB1DBB" w:rsidRDefault="001C7FDD" w:rsidP="00EF1675">
      <w:pPr>
        <w:pStyle w:val="a8"/>
        <w:numPr>
          <w:ilvl w:val="0"/>
          <w:numId w:val="5"/>
        </w:numPr>
        <w:ind w:firstLineChars="0"/>
        <w:rPr>
          <w:rFonts w:ascii="Times New Roman" w:hAnsi="Times New Roman"/>
          <w:lang w:eastAsia="zh-CN"/>
        </w:rPr>
      </w:pPr>
      <w:del w:id="561" w:author="Microsoft Office User" w:date="2016-05-22T16:25:00Z">
        <w:r w:rsidRPr="00CB1DBB" w:rsidDel="002F2ADF">
          <w:rPr>
            <w:rFonts w:ascii="Times New Roman" w:hAnsi="Times New Roman"/>
            <w:lang w:eastAsia="zh-CN"/>
          </w:rPr>
          <w:delText>通信模块</w:delText>
        </w:r>
      </w:del>
      <w:ins w:id="562" w:author="Microsoft Office User" w:date="2016-05-22T16:25:00Z">
        <w:r w:rsidR="002F2ADF">
          <w:rPr>
            <w:rFonts w:ascii="Times New Roman" w:hAnsi="Times New Roman"/>
            <w:lang w:eastAsia="zh-CN"/>
          </w:rPr>
          <w:t>项目组成员即时</w:t>
        </w:r>
        <w:r w:rsidR="002F2ADF">
          <w:rPr>
            <w:rFonts w:ascii="Times New Roman" w:hAnsi="Times New Roman" w:hint="eastAsia"/>
            <w:lang w:eastAsia="zh-CN"/>
          </w:rPr>
          <w:t>通讯模块</w:t>
        </w:r>
      </w:ins>
      <w:r w:rsidRPr="00CB1DBB">
        <w:rPr>
          <w:rFonts w:ascii="Times New Roman" w:hAnsi="Times New Roman"/>
          <w:lang w:eastAsia="zh-CN"/>
        </w:rPr>
        <w:t>：</w:t>
      </w:r>
      <w:r w:rsidRPr="00CB1DBB">
        <w:rPr>
          <w:rFonts w:ascii="Times New Roman" w:hAnsi="Times New Roman" w:hint="eastAsia"/>
          <w:lang w:eastAsia="zh-CN"/>
        </w:rPr>
        <w:t>站内</w:t>
      </w:r>
      <w:r w:rsidRPr="00CB1DBB">
        <w:rPr>
          <w:rFonts w:ascii="Times New Roman" w:hAnsi="Times New Roman"/>
          <w:lang w:eastAsia="zh-CN"/>
        </w:rPr>
        <w:t>通知，</w:t>
      </w:r>
      <w:r w:rsidRPr="00CB1DBB">
        <w:rPr>
          <w:rFonts w:ascii="Times New Roman" w:hAnsi="Times New Roman" w:hint="eastAsia"/>
          <w:lang w:eastAsia="zh-CN"/>
        </w:rPr>
        <w:t>聊天管理</w:t>
      </w:r>
    </w:p>
    <w:p w14:paraId="7DAE45DC"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lang w:eastAsia="zh-CN"/>
        </w:rPr>
        <w:t>其中</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模块为本系统的</w:t>
      </w:r>
      <w:r w:rsidRPr="00CB1DBB">
        <w:rPr>
          <w:rFonts w:ascii="Times New Roman" w:hAnsi="Times New Roman" w:hint="eastAsia"/>
          <w:lang w:eastAsia="zh-CN"/>
        </w:rPr>
        <w:t>核心</w:t>
      </w:r>
      <w:r w:rsidRPr="00CB1DBB">
        <w:rPr>
          <w:rFonts w:ascii="Times New Roman" w:hAnsi="Times New Roman"/>
          <w:lang w:eastAsia="zh-CN"/>
        </w:rPr>
        <w:t>，</w:t>
      </w:r>
      <w:r w:rsidRPr="00CB1DBB">
        <w:rPr>
          <w:rFonts w:ascii="Times New Roman" w:hAnsi="Times New Roman" w:hint="eastAsia"/>
          <w:lang w:eastAsia="zh-CN"/>
        </w:rPr>
        <w:t>在</w:t>
      </w:r>
      <w:r w:rsidRPr="00CB1DBB">
        <w:rPr>
          <w:rFonts w:ascii="Times New Roman" w:hAnsi="Times New Roman"/>
          <w:lang w:eastAsia="zh-CN"/>
        </w:rPr>
        <w:t>实际</w:t>
      </w:r>
      <w:r w:rsidRPr="00CB1DBB">
        <w:rPr>
          <w:rFonts w:ascii="Times New Roman" w:hAnsi="Times New Roman" w:hint="eastAsia"/>
          <w:lang w:eastAsia="zh-CN"/>
        </w:rPr>
        <w:t>的</w:t>
      </w:r>
      <w:r w:rsidRPr="00CB1DBB">
        <w:rPr>
          <w:rFonts w:ascii="Times New Roman" w:hAnsi="Times New Roman"/>
          <w:lang w:eastAsia="zh-CN"/>
        </w:rPr>
        <w:t>开发过程中我们可以了解到，</w:t>
      </w:r>
      <w:r w:rsidRPr="00CB1DBB">
        <w:rPr>
          <w:rFonts w:ascii="Times New Roman" w:hAnsi="Times New Roman" w:hint="eastAsia"/>
          <w:lang w:eastAsia="zh-CN"/>
        </w:rPr>
        <w:t>在软件测试</w:t>
      </w:r>
      <w:r w:rsidRPr="00CB1DBB">
        <w:rPr>
          <w:rFonts w:ascii="Times New Roman" w:hAnsi="Times New Roman"/>
          <w:lang w:eastAsia="zh-CN"/>
        </w:rPr>
        <w:t>的过程中，</w:t>
      </w:r>
      <w:r w:rsidRPr="00CB1DBB">
        <w:rPr>
          <w:rFonts w:ascii="Times New Roman" w:hAnsi="Times New Roman" w:hint="eastAsia"/>
          <w:lang w:eastAsia="zh-CN"/>
        </w:rPr>
        <w:t>参与</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可以划分为</w:t>
      </w:r>
      <w:r w:rsidR="00074D0E" w:rsidRPr="00CB1DBB">
        <w:rPr>
          <w:rFonts w:ascii="Times New Roman" w:hAnsi="Times New Roman"/>
          <w:lang w:eastAsia="zh-CN"/>
        </w:rPr>
        <w:t>：</w:t>
      </w:r>
    </w:p>
    <w:p w14:paraId="21BAF319"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lang w:eastAsia="zh-CN"/>
        </w:rPr>
        <w:t>测试人员：负责提交</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Pr="00CB1DBB">
        <w:rPr>
          <w:rFonts w:ascii="Times New Roman" w:hAnsi="Times New Roman" w:hint="eastAsia"/>
          <w:lang w:eastAsia="zh-CN"/>
        </w:rPr>
        <w:t>重新</w:t>
      </w:r>
      <w:r w:rsidRPr="00CB1DBB">
        <w:rPr>
          <w:rFonts w:ascii="Times New Roman" w:hAnsi="Times New Roman"/>
          <w:lang w:eastAsia="zh-CN"/>
        </w:rPr>
        <w:t>验证修复的</w:t>
      </w:r>
      <w:r w:rsidR="0066016B">
        <w:rPr>
          <w:rFonts w:ascii="Times New Roman" w:hAnsi="Times New Roman"/>
          <w:lang w:eastAsia="zh-CN"/>
        </w:rPr>
        <w:t>Bug</w:t>
      </w:r>
    </w:p>
    <w:p w14:paraId="1C0CC865"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测试</w:t>
      </w:r>
      <w:r w:rsidRPr="00CB1DBB">
        <w:rPr>
          <w:rFonts w:ascii="Times New Roman" w:hAnsi="Times New Roman"/>
          <w:lang w:eastAsia="zh-CN"/>
        </w:rPr>
        <w:t>主管：</w:t>
      </w:r>
      <w:r w:rsidRPr="00CB1DBB">
        <w:rPr>
          <w:rFonts w:ascii="Times New Roman" w:hAnsi="Times New Roman" w:hint="eastAsia"/>
          <w:lang w:eastAsia="zh-CN"/>
        </w:rPr>
        <w:t>负责</w:t>
      </w:r>
      <w:r w:rsidRPr="00CB1DBB">
        <w:rPr>
          <w:rFonts w:ascii="Times New Roman" w:hAnsi="Times New Roman"/>
          <w:lang w:eastAsia="zh-CN"/>
        </w:rPr>
        <w:t>审核新建的</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确认</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有效</w:t>
      </w:r>
    </w:p>
    <w:p w14:paraId="31709B04"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lang w:eastAsia="zh-CN"/>
        </w:rPr>
        <w:t xml:space="preserve"> </w:t>
      </w:r>
      <w:r w:rsidRPr="00CB1DBB">
        <w:rPr>
          <w:rFonts w:ascii="Times New Roman" w:hAnsi="Times New Roman"/>
          <w:lang w:eastAsia="zh-CN"/>
        </w:rPr>
        <w:t>负责</w:t>
      </w:r>
      <w:r w:rsidRPr="00CB1DBB">
        <w:rPr>
          <w:rFonts w:ascii="Times New Roman" w:hAnsi="Times New Roman" w:hint="eastAsia"/>
          <w:lang w:eastAsia="zh-CN"/>
        </w:rPr>
        <w:t>处理</w:t>
      </w:r>
      <w:r w:rsidRPr="00CB1DBB">
        <w:rPr>
          <w:rFonts w:ascii="Times New Roman" w:hAnsi="Times New Roman"/>
          <w:lang w:eastAsia="zh-CN"/>
        </w:rPr>
        <w:t>有效</w:t>
      </w:r>
      <w:r w:rsidR="0066016B">
        <w:rPr>
          <w:rFonts w:ascii="Times New Roman" w:hAnsi="Times New Roman"/>
          <w:lang w:eastAsia="zh-CN"/>
        </w:rPr>
        <w:t>Bug</w:t>
      </w:r>
    </w:p>
    <w:p w14:paraId="47F7B781"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主管：</w:t>
      </w:r>
      <w:r w:rsidRPr="00CB1DBB">
        <w:rPr>
          <w:rFonts w:ascii="Times New Roman" w:hAnsi="Times New Roman" w:hint="eastAsia"/>
          <w:lang w:eastAsia="zh-CN"/>
        </w:rPr>
        <w:t>负责处理</w:t>
      </w:r>
      <w:r w:rsidRPr="00CB1DBB">
        <w:rPr>
          <w:rFonts w:ascii="Times New Roman" w:hAnsi="Times New Roman"/>
          <w:lang w:eastAsia="zh-CN"/>
        </w:rPr>
        <w:t>有效</w:t>
      </w:r>
      <w:r w:rsidRPr="00CB1DBB">
        <w:rPr>
          <w:rFonts w:ascii="Times New Roman" w:hAnsi="Times New Roman"/>
          <w:lang w:eastAsia="zh-CN"/>
        </w:rPr>
        <w:t xml:space="preserve"> </w:t>
      </w:r>
      <w:r w:rsidR="0066016B">
        <w:rPr>
          <w:rFonts w:ascii="Times New Roman" w:hAnsi="Times New Roman" w:hint="eastAsia"/>
          <w:lang w:eastAsia="zh-CN"/>
        </w:rPr>
        <w:t>Bug</w:t>
      </w:r>
    </w:p>
    <w:p w14:paraId="05479B8B"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负责</w:t>
      </w:r>
      <w:r w:rsidRPr="00CB1DBB">
        <w:rPr>
          <w:rFonts w:ascii="Times New Roman" w:hAnsi="Times New Roman"/>
          <w:lang w:eastAsia="zh-CN"/>
        </w:rPr>
        <w:t>修复分配的</w:t>
      </w:r>
      <w:r w:rsidRPr="00CB1DBB">
        <w:rPr>
          <w:rFonts w:ascii="Times New Roman" w:hAnsi="Times New Roman"/>
          <w:lang w:eastAsia="zh-CN"/>
        </w:rPr>
        <w:t xml:space="preserve"> </w:t>
      </w:r>
      <w:r w:rsidR="0066016B">
        <w:rPr>
          <w:rFonts w:ascii="Times New Roman" w:hAnsi="Times New Roman"/>
          <w:lang w:eastAsia="zh-CN"/>
        </w:rPr>
        <w:t>Bug</w:t>
      </w:r>
    </w:p>
    <w:p w14:paraId="2726E882" w14:textId="77777777" w:rsidR="00C05A01" w:rsidRPr="00CB1DBB" w:rsidRDefault="001C7FDD" w:rsidP="00C05A01">
      <w:pPr>
        <w:ind w:firstLineChars="0" w:firstLine="480"/>
        <w:rPr>
          <w:rFonts w:ascii="Times New Roman" w:hAnsi="Times New Roman"/>
          <w:lang w:eastAsia="zh-CN"/>
        </w:rPr>
      </w:pPr>
      <w:r w:rsidRPr="00CB1DBB">
        <w:rPr>
          <w:rFonts w:ascii="Times New Roman" w:hAnsi="Times New Roman" w:hint="eastAsia"/>
          <w:lang w:eastAsia="zh-CN"/>
        </w:rPr>
        <w:t>根据软件</w:t>
      </w:r>
      <w:r w:rsidRPr="00CB1DBB">
        <w:rPr>
          <w:rFonts w:ascii="Times New Roman" w:hAnsi="Times New Roman"/>
          <w:lang w:eastAsia="zh-CN"/>
        </w:rPr>
        <w:t>测试过程中角色的划分，</w:t>
      </w:r>
      <w:r w:rsidRPr="00CB1DBB">
        <w:rPr>
          <w:rFonts w:ascii="Times New Roman" w:hAnsi="Times New Roman" w:hint="eastAsia"/>
          <w:lang w:eastAsia="zh-CN"/>
        </w:rPr>
        <w:t>本系统在启动</w:t>
      </w:r>
      <w:r w:rsidRPr="00CB1DBB">
        <w:rPr>
          <w:rFonts w:ascii="Times New Roman" w:hAnsi="Times New Roman"/>
          <w:lang w:eastAsia="zh-CN"/>
        </w:rPr>
        <w:t>时，</w:t>
      </w:r>
      <w:r w:rsidRPr="00CB1DBB">
        <w:rPr>
          <w:rFonts w:ascii="Times New Roman" w:hAnsi="Times New Roman" w:hint="eastAsia"/>
          <w:lang w:eastAsia="zh-CN"/>
        </w:rPr>
        <w:t>会提供</w:t>
      </w:r>
      <w:r w:rsidR="00C65791" w:rsidRPr="00CB1DBB">
        <w:rPr>
          <w:rFonts w:ascii="Times New Roman" w:hAnsi="Times New Roman"/>
          <w:lang w:eastAsia="zh-CN"/>
        </w:rPr>
        <w:t>上述分析的</w:t>
      </w:r>
      <w:r w:rsidRPr="00CB1DBB">
        <w:rPr>
          <w:rFonts w:ascii="Times New Roman" w:hAnsi="Times New Roman" w:hint="eastAsia"/>
          <w:lang w:eastAsia="zh-CN"/>
        </w:rPr>
        <w:t>角色和系统</w:t>
      </w:r>
      <w:r w:rsidRPr="00CB1DBB">
        <w:rPr>
          <w:rFonts w:ascii="Times New Roman" w:hAnsi="Times New Roman"/>
          <w:lang w:eastAsia="zh-CN"/>
        </w:rPr>
        <w:t>管理员</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也会</w:t>
      </w:r>
      <w:r w:rsidRPr="00CB1DBB">
        <w:rPr>
          <w:rFonts w:ascii="Times New Roman" w:hAnsi="Times New Roman"/>
          <w:lang w:eastAsia="zh-CN"/>
        </w:rPr>
        <w:t>提供一个平台默认的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，即</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人员发现提交</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主管将有效</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流转</w:t>
      </w:r>
      <w:r w:rsidRPr="00CB1DBB">
        <w:rPr>
          <w:rFonts w:ascii="Times New Roman" w:hAnsi="Times New Roman" w:hint="eastAsia"/>
          <w:lang w:eastAsia="zh-CN"/>
        </w:rPr>
        <w:t>到</w:t>
      </w:r>
      <w:r w:rsidRPr="00CB1DBB">
        <w:rPr>
          <w:rFonts w:ascii="Times New Roman" w:hAnsi="Times New Roman"/>
          <w:lang w:eastAsia="zh-CN"/>
        </w:rPr>
        <w:t xml:space="preserve"> </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决定</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要被</w:t>
      </w:r>
      <w:r w:rsidRPr="00CB1DBB">
        <w:rPr>
          <w:rFonts w:ascii="Times New Roman" w:hAnsi="Times New Roman" w:hint="eastAsia"/>
          <w:lang w:eastAsia="zh-CN"/>
        </w:rPr>
        <w:t>处理</w:t>
      </w:r>
      <w:r w:rsidRPr="00CB1DBB">
        <w:rPr>
          <w:rFonts w:ascii="Times New Roman" w:hAnsi="Times New Roman"/>
          <w:lang w:eastAsia="zh-CN"/>
        </w:rPr>
        <w:t>，若需要处理，</w:t>
      </w:r>
      <w:r w:rsidRPr="00CB1DBB">
        <w:rPr>
          <w:rFonts w:ascii="Times New Roman" w:hAnsi="Times New Roman" w:hint="eastAsia"/>
          <w:lang w:eastAsia="zh-CN"/>
        </w:rPr>
        <w:t>则将</w:t>
      </w:r>
      <w:r w:rsidR="0066016B">
        <w:rPr>
          <w:rFonts w:ascii="Times New Roman" w:hAnsi="Times New Roman"/>
          <w:lang w:eastAsia="zh-CN"/>
        </w:rPr>
        <w:t>Bug</w:t>
      </w:r>
      <w:r w:rsidRPr="00CB1DBB">
        <w:rPr>
          <w:rFonts w:ascii="Times New Roman" w:hAnsi="Times New Roman" w:hint="eastAsia"/>
          <w:lang w:eastAsia="zh-CN"/>
        </w:rPr>
        <w:t>分配</w:t>
      </w:r>
      <w:r w:rsidR="00E745F9" w:rsidRPr="00CB1DBB">
        <w:rPr>
          <w:rFonts w:ascii="Times New Roman" w:hAnsi="Times New Roman" w:hint="eastAsia"/>
          <w:lang w:eastAsia="zh-CN"/>
        </w:rPr>
        <w:t>给</w:t>
      </w: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开发人员</w:t>
      </w:r>
      <w:r w:rsidR="00E745F9" w:rsidRPr="00CB1DBB">
        <w:rPr>
          <w:rFonts w:ascii="Times New Roman" w:hAnsi="Times New Roman" w:hint="eastAsia"/>
          <w:lang w:eastAsia="zh-CN"/>
        </w:rPr>
        <w:t>开始</w:t>
      </w:r>
      <w:r w:rsidR="00E745F9" w:rsidRPr="00CB1DBB">
        <w:rPr>
          <w:rFonts w:ascii="Times New Roman" w:hAnsi="Times New Roman"/>
          <w:lang w:eastAsia="zh-CN"/>
        </w:rPr>
        <w:t>修复</w:t>
      </w:r>
      <w:r w:rsidR="00E745F9"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lang w:eastAsia="zh-CN"/>
        </w:rPr>
        <w:t>，</w:t>
      </w:r>
      <w:r w:rsidR="00E745F9" w:rsidRPr="00CB1DBB">
        <w:rPr>
          <w:rFonts w:ascii="Times New Roman" w:hAnsi="Times New Roman" w:hint="eastAsia"/>
          <w:lang w:eastAsia="zh-CN"/>
        </w:rPr>
        <w:t>开发</w:t>
      </w:r>
      <w:r w:rsidR="00E745F9" w:rsidRPr="00CB1DBB">
        <w:rPr>
          <w:rFonts w:ascii="Times New Roman" w:hAnsi="Times New Roman"/>
          <w:lang w:eastAsia="zh-CN"/>
        </w:rPr>
        <w:t>人员确认</w:t>
      </w:r>
      <w:r w:rsidR="00E745F9" w:rsidRPr="00CB1DBB">
        <w:rPr>
          <w:rFonts w:ascii="Times New Roman" w:hAnsi="Times New Roman" w:hint="eastAsia"/>
          <w:lang w:eastAsia="zh-CN"/>
        </w:rPr>
        <w:t>提交</w:t>
      </w:r>
      <w:r w:rsidR="00E745F9" w:rsidRPr="00CB1DBB">
        <w:rPr>
          <w:rFonts w:ascii="Times New Roman" w:hAnsi="Times New Roman"/>
          <w:lang w:eastAsia="zh-CN"/>
        </w:rPr>
        <w:t xml:space="preserve"> </w:t>
      </w:r>
      <w:r w:rsidR="0066016B">
        <w:rPr>
          <w:rFonts w:ascii="Times New Roman" w:hAnsi="Times New Roman"/>
          <w:lang w:eastAsia="zh-CN"/>
        </w:rPr>
        <w:t>Bug</w:t>
      </w:r>
      <w:r w:rsidR="00E745F9" w:rsidRPr="00CB1DBB">
        <w:rPr>
          <w:rFonts w:ascii="Times New Roman" w:hAnsi="Times New Roman" w:hint="eastAsia"/>
          <w:lang w:eastAsia="zh-CN"/>
        </w:rPr>
        <w:t>被</w:t>
      </w:r>
      <w:r w:rsidR="00E745F9" w:rsidRPr="00CB1DBB">
        <w:rPr>
          <w:rFonts w:ascii="Times New Roman" w:hAnsi="Times New Roman"/>
          <w:lang w:eastAsia="zh-CN"/>
        </w:rPr>
        <w:t>自己修复后</w:t>
      </w:r>
      <w:r w:rsidRPr="00CB1DBB">
        <w:rPr>
          <w:rFonts w:ascii="Times New Roman" w:hAnsi="Times New Roman"/>
          <w:lang w:eastAsia="zh-CN"/>
        </w:rPr>
        <w:t>，测试</w:t>
      </w:r>
      <w:r w:rsidRPr="00CB1DBB">
        <w:rPr>
          <w:rFonts w:ascii="Times New Roman" w:hAnsi="Times New Roman" w:hint="eastAsia"/>
          <w:lang w:eastAsia="zh-CN"/>
        </w:rPr>
        <w:t>人员</w:t>
      </w:r>
      <w:r w:rsidR="007B052D" w:rsidRPr="00CB1DBB">
        <w:rPr>
          <w:rFonts w:ascii="Times New Roman" w:hAnsi="Times New Roman"/>
          <w:lang w:eastAsia="zh-CN"/>
        </w:rPr>
        <w:t>将开始再次</w:t>
      </w:r>
      <w:r w:rsidRPr="00CB1DBB">
        <w:rPr>
          <w:rFonts w:ascii="Times New Roman" w:hAnsi="Times New Roman" w:hint="eastAsia"/>
          <w:lang w:eastAsia="zh-CN"/>
        </w:rPr>
        <w:t>验证</w:t>
      </w:r>
      <w:r w:rsidR="000730D1" w:rsidRPr="00CB1DBB">
        <w:rPr>
          <w:rFonts w:ascii="Times New Roman" w:hAnsi="Times New Roman" w:hint="eastAsia"/>
          <w:lang w:eastAsia="zh-CN"/>
        </w:rPr>
        <w:t>开发</w:t>
      </w:r>
      <w:r w:rsidR="000730D1" w:rsidRPr="00CB1DBB">
        <w:rPr>
          <w:rFonts w:ascii="Times New Roman" w:hAnsi="Times New Roman"/>
          <w:lang w:eastAsia="zh-CN"/>
        </w:rPr>
        <w:t>人员修复的</w:t>
      </w:r>
      <w:r w:rsidR="000730D1"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000730D1" w:rsidRPr="00CB1DBB">
        <w:rPr>
          <w:rFonts w:ascii="Times New Roman" w:hAnsi="Times New Roman" w:hint="eastAsia"/>
          <w:lang w:eastAsia="zh-CN"/>
        </w:rPr>
        <w:t>若</w:t>
      </w:r>
      <w:r w:rsidR="000730D1" w:rsidRPr="00CB1DBB">
        <w:rPr>
          <w:rFonts w:ascii="Times New Roman" w:hAnsi="Times New Roman"/>
          <w:lang w:eastAsia="zh-CN"/>
        </w:rPr>
        <w:t>验证</w:t>
      </w:r>
      <w:r w:rsidR="0066016B">
        <w:rPr>
          <w:rFonts w:ascii="Times New Roman" w:hAnsi="Times New Roman"/>
          <w:lang w:eastAsia="zh-CN"/>
        </w:rPr>
        <w:t>Bug</w:t>
      </w:r>
      <w:r w:rsidR="000730D1" w:rsidRPr="00CB1DBB">
        <w:rPr>
          <w:rFonts w:ascii="Times New Roman" w:hAnsi="Times New Roman"/>
          <w:lang w:eastAsia="zh-CN"/>
        </w:rPr>
        <w:t>不存在，</w:t>
      </w:r>
      <w:r w:rsidR="00286A52" w:rsidRPr="00CB1DBB">
        <w:rPr>
          <w:rFonts w:ascii="Times New Roman" w:hAnsi="Times New Roman"/>
          <w:lang w:eastAsia="zh-CN"/>
        </w:rPr>
        <w:t>则</w:t>
      </w:r>
      <w:r w:rsidR="00286A52" w:rsidRPr="00CB1DBB">
        <w:rPr>
          <w:rFonts w:ascii="Times New Roman" w:hAnsi="Times New Roman" w:hint="eastAsia"/>
          <w:lang w:eastAsia="zh-CN"/>
        </w:rPr>
        <w:t>表明</w:t>
      </w:r>
      <w:r w:rsidR="0066016B">
        <w:rPr>
          <w:rFonts w:ascii="Times New Roman" w:hAnsi="Times New Roman"/>
          <w:lang w:eastAsia="zh-CN"/>
        </w:rPr>
        <w:t>Bug</w:t>
      </w:r>
      <w:r w:rsidR="000730D1" w:rsidRPr="00CB1DBB">
        <w:rPr>
          <w:rFonts w:ascii="Times New Roman" w:hAnsi="Times New Roman" w:hint="eastAsia"/>
          <w:lang w:eastAsia="zh-CN"/>
        </w:rPr>
        <w:t>确实</w:t>
      </w:r>
      <w:r w:rsidR="000730D1" w:rsidRPr="00CB1DBB">
        <w:rPr>
          <w:rFonts w:ascii="Times New Roman" w:hAnsi="Times New Roman"/>
          <w:lang w:eastAsia="zh-CN"/>
        </w:rPr>
        <w:t>已被修复</w:t>
      </w:r>
      <w:r w:rsidRPr="00CB1DBB">
        <w:rPr>
          <w:rFonts w:ascii="Times New Roman" w:hAnsi="Times New Roman"/>
          <w:lang w:eastAsia="zh-CN"/>
        </w:rPr>
        <w:t>，</w:t>
      </w:r>
      <w:r w:rsidR="00E85D24" w:rsidRPr="00CB1DBB">
        <w:rPr>
          <w:rFonts w:ascii="Times New Roman" w:hAnsi="Times New Roman" w:hint="eastAsia"/>
          <w:lang w:eastAsia="zh-CN"/>
        </w:rPr>
        <w:t>则</w:t>
      </w:r>
      <w:r w:rsidR="0066016B">
        <w:rPr>
          <w:rFonts w:ascii="Times New Roman" w:hAnsi="Times New Roman"/>
          <w:lang w:eastAsia="zh-CN"/>
        </w:rPr>
        <w:t>Bug</w:t>
      </w:r>
      <w:r w:rsidR="00BD6B68" w:rsidRPr="00CB1DBB">
        <w:rPr>
          <w:rFonts w:ascii="Times New Roman" w:hAnsi="Times New Roman"/>
          <w:lang w:eastAsia="zh-CN"/>
        </w:rPr>
        <w:t>被</w:t>
      </w:r>
      <w:r w:rsidR="00E85D24" w:rsidRPr="00CB1DBB">
        <w:rPr>
          <w:rFonts w:ascii="Times New Roman" w:hAnsi="Times New Roman"/>
          <w:lang w:eastAsia="zh-CN"/>
        </w:rPr>
        <w:t>关闭</w:t>
      </w:r>
      <w:r w:rsidRPr="00CB1DBB">
        <w:rPr>
          <w:rFonts w:ascii="Times New Roman" w:hAnsi="Times New Roman"/>
          <w:lang w:eastAsia="zh-CN"/>
        </w:rPr>
        <w:t>。</w:t>
      </w:r>
      <w:r w:rsidRPr="00CB1DBB">
        <w:rPr>
          <w:rFonts w:ascii="Times New Roman" w:hAnsi="Times New Roman" w:hint="eastAsia"/>
          <w:lang w:eastAsia="zh-CN"/>
        </w:rPr>
        <w:t>当然</w:t>
      </w:r>
      <w:r w:rsidRPr="00CB1DBB">
        <w:rPr>
          <w:rFonts w:ascii="Times New Roman" w:hAnsi="Times New Roman"/>
          <w:lang w:eastAsia="zh-CN"/>
        </w:rPr>
        <w:t>，通过在线的</w:t>
      </w:r>
      <w:r w:rsidRPr="00CB1DBB">
        <w:rPr>
          <w:rFonts w:ascii="Times New Roman" w:hAnsi="Times New Roman" w:hint="eastAsia"/>
          <w:lang w:eastAsia="zh-CN"/>
        </w:rPr>
        <w:t>流程设计器</w:t>
      </w:r>
      <w:r w:rsidRPr="00CB1DBB">
        <w:rPr>
          <w:rFonts w:ascii="Times New Roman" w:hAnsi="Times New Roman"/>
          <w:lang w:eastAsia="zh-CN"/>
        </w:rPr>
        <w:t>，也可以对平台默认的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相应</w:t>
      </w:r>
      <w:r w:rsidRPr="00CB1DBB">
        <w:rPr>
          <w:rFonts w:ascii="Times New Roman" w:hAnsi="Times New Roman"/>
          <w:lang w:eastAsia="zh-CN"/>
        </w:rPr>
        <w:t>的调整。</w:t>
      </w:r>
    </w:p>
    <w:p w14:paraId="1AB281DF" w14:textId="77777777" w:rsidR="00C05A01" w:rsidRPr="00CB1DBB" w:rsidRDefault="00C05A01" w:rsidP="00C05A01">
      <w:pPr>
        <w:ind w:firstLineChars="0"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流程处理过程中，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的分歧</w:t>
      </w:r>
      <w:r w:rsidRPr="00CB1DBB">
        <w:rPr>
          <w:rFonts w:ascii="Times New Roman" w:hAnsi="Times New Roman"/>
          <w:lang w:eastAsia="zh-CN"/>
        </w:rPr>
        <w:t>，</w:t>
      </w:r>
      <w:r w:rsidRPr="00CB1DBB">
        <w:rPr>
          <w:rFonts w:ascii="Times New Roman" w:hAnsi="Times New Roman" w:hint="eastAsia"/>
          <w:lang w:eastAsia="zh-CN"/>
        </w:rPr>
        <w:t>需要</w:t>
      </w:r>
      <w:r w:rsidRPr="00CB1DBB">
        <w:rPr>
          <w:rFonts w:ascii="Times New Roman" w:hAnsi="Times New Roman"/>
          <w:lang w:eastAsia="zh-CN"/>
        </w:rPr>
        <w:t>及时沟通，</w:t>
      </w:r>
      <w:r w:rsidRPr="00CB1DBB">
        <w:rPr>
          <w:rFonts w:ascii="Times New Roman" w:hAnsi="Times New Roman" w:hint="eastAsia"/>
          <w:lang w:eastAsia="zh-CN"/>
        </w:rPr>
        <w:t>需要</w:t>
      </w:r>
      <w:r w:rsidRPr="00CB1DBB">
        <w:rPr>
          <w:rFonts w:ascii="Times New Roman" w:hAnsi="Times New Roman"/>
          <w:lang w:eastAsia="zh-CN"/>
        </w:rPr>
        <w:t>简单的</w:t>
      </w:r>
      <w:r w:rsidRPr="00CB1DBB">
        <w:rPr>
          <w:rFonts w:ascii="Times New Roman" w:hAnsi="Times New Roman" w:hint="eastAsia"/>
          <w:lang w:eastAsia="zh-CN"/>
        </w:rPr>
        <w:t>聊天</w:t>
      </w:r>
      <w:r w:rsidRPr="00CB1DBB">
        <w:rPr>
          <w:rFonts w:ascii="Times New Roman" w:hAnsi="Times New Roman"/>
          <w:lang w:eastAsia="zh-CN"/>
        </w:rPr>
        <w:t>功能。</w:t>
      </w:r>
    </w:p>
    <w:p w14:paraId="4D2CF5CB"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hint="eastAsia"/>
          <w:lang w:eastAsia="zh-CN"/>
        </w:rPr>
        <w:t>综上</w:t>
      </w:r>
      <w:r w:rsidRPr="00CB1DBB">
        <w:rPr>
          <w:rFonts w:ascii="Times New Roman" w:hAnsi="Times New Roman"/>
          <w:lang w:eastAsia="zh-CN"/>
        </w:rPr>
        <w:t>分析，</w:t>
      </w:r>
      <w:r w:rsidRPr="00CB1DBB">
        <w:rPr>
          <w:rFonts w:ascii="Times New Roman" w:hAnsi="Times New Roman" w:hint="eastAsia"/>
          <w:lang w:eastAsia="zh-CN"/>
        </w:rPr>
        <w:t>要求</w:t>
      </w:r>
      <w:r w:rsidR="0066016B">
        <w:rPr>
          <w:rFonts w:ascii="Times New Roman" w:hAnsi="Times New Roman" w:hint="eastAsia"/>
          <w:lang w:eastAsia="zh-CN"/>
        </w:rPr>
        <w:t>Bug</w:t>
      </w:r>
      <w:r w:rsidRPr="00CB1DBB">
        <w:rPr>
          <w:rFonts w:ascii="Times New Roman" w:hAnsi="Times New Roman" w:hint="eastAsia"/>
          <w:lang w:eastAsia="zh-CN"/>
        </w:rPr>
        <w:t>管理系统应</w:t>
      </w:r>
      <w:r w:rsidRPr="00CB1DBB">
        <w:rPr>
          <w:rFonts w:ascii="Times New Roman" w:hAnsi="Times New Roman"/>
          <w:lang w:eastAsia="zh-CN"/>
        </w:rPr>
        <w:t>努力实现</w:t>
      </w:r>
      <w:r w:rsidRPr="00CB1DBB">
        <w:rPr>
          <w:rFonts w:ascii="Times New Roman" w:hAnsi="Times New Roman" w:hint="eastAsia"/>
          <w:lang w:eastAsia="zh-CN"/>
        </w:rPr>
        <w:t>如下功能</w:t>
      </w:r>
      <w:r w:rsidRPr="00CB1DBB">
        <w:rPr>
          <w:rFonts w:ascii="Times New Roman" w:hAnsi="Times New Roman"/>
          <w:lang w:eastAsia="zh-CN"/>
        </w:rPr>
        <w:t>：</w:t>
      </w:r>
    </w:p>
    <w:p w14:paraId="50DE45E9" w14:textId="77777777" w:rsidR="001C7FDD" w:rsidRPr="00CB1DBB" w:rsidRDefault="00AD7119"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完备</w:t>
      </w:r>
      <w:r w:rsidR="006036BF" w:rsidRPr="00CB1DBB">
        <w:rPr>
          <w:rFonts w:ascii="Times New Roman" w:hAnsi="Times New Roman"/>
          <w:lang w:eastAsia="zh-CN"/>
        </w:rPr>
        <w:t>角色权限</w:t>
      </w:r>
      <w:r w:rsidR="0083022F" w:rsidRPr="00CB1DBB">
        <w:rPr>
          <w:rFonts w:ascii="Times New Roman" w:hAnsi="Times New Roman"/>
          <w:lang w:eastAsia="zh-CN"/>
        </w:rPr>
        <w:t>管理，</w:t>
      </w:r>
      <w:r w:rsidR="00CA2E65" w:rsidRPr="00CB1DBB">
        <w:rPr>
          <w:rFonts w:ascii="Times New Roman" w:hAnsi="Times New Roman" w:hint="eastAsia"/>
          <w:lang w:eastAsia="zh-CN"/>
        </w:rPr>
        <w:t>实现</w:t>
      </w:r>
      <w:r w:rsidR="00CA2E65" w:rsidRPr="00CB1DBB">
        <w:rPr>
          <w:rFonts w:ascii="Times New Roman" w:hAnsi="Times New Roman"/>
          <w:lang w:eastAsia="zh-CN"/>
        </w:rPr>
        <w:t>细粒度</w:t>
      </w:r>
      <w:r w:rsidR="00DE6725" w:rsidRPr="00CB1DBB">
        <w:rPr>
          <w:rFonts w:ascii="Times New Roman" w:hAnsi="Times New Roman"/>
          <w:lang w:eastAsia="zh-CN"/>
        </w:rPr>
        <w:t>权限访问</w:t>
      </w:r>
      <w:r w:rsidR="00CA2E65" w:rsidRPr="00CB1DBB">
        <w:rPr>
          <w:rFonts w:ascii="Times New Roman" w:hAnsi="Times New Roman"/>
          <w:lang w:eastAsia="zh-CN"/>
        </w:rPr>
        <w:t>控制</w:t>
      </w:r>
      <w:r w:rsidR="001C7FDD" w:rsidRPr="00CB1DBB">
        <w:rPr>
          <w:rFonts w:ascii="Times New Roman" w:hAnsi="Times New Roman"/>
          <w:lang w:eastAsia="zh-CN"/>
        </w:rPr>
        <w:t>，</w:t>
      </w:r>
      <w:r w:rsidR="005F0035" w:rsidRPr="00CB1DBB">
        <w:rPr>
          <w:rFonts w:ascii="Times New Roman" w:hAnsi="Times New Roman"/>
          <w:lang w:eastAsia="zh-CN"/>
        </w:rPr>
        <w:t>使</w:t>
      </w:r>
      <w:r w:rsidR="00F05B73" w:rsidRPr="00CB1DBB">
        <w:rPr>
          <w:rFonts w:ascii="Times New Roman" w:hAnsi="Times New Roman"/>
          <w:lang w:eastAsia="zh-CN"/>
        </w:rPr>
        <w:t>平台</w:t>
      </w:r>
      <w:r w:rsidR="005F0035" w:rsidRPr="00CB1DBB">
        <w:rPr>
          <w:rFonts w:ascii="Times New Roman" w:hAnsi="Times New Roman"/>
          <w:lang w:eastAsia="zh-CN"/>
        </w:rPr>
        <w:t>更加的灵活和</w:t>
      </w:r>
      <w:r w:rsidR="001C7FDD" w:rsidRPr="00CB1DBB">
        <w:rPr>
          <w:rFonts w:ascii="Times New Roman" w:hAnsi="Times New Roman"/>
          <w:lang w:eastAsia="zh-CN"/>
        </w:rPr>
        <w:t>安全。</w:t>
      </w:r>
    </w:p>
    <w:p w14:paraId="7A2CDB53" w14:textId="77777777" w:rsidR="001C7FDD" w:rsidRPr="00CB1DBB" w:rsidRDefault="001C7FD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登录系统可以看到自己参与项目</w:t>
      </w:r>
      <w:r w:rsidR="00EE1D34" w:rsidRPr="00CB1DBB">
        <w:rPr>
          <w:rFonts w:ascii="Times New Roman" w:hAnsi="Times New Roman" w:hint="eastAsia"/>
          <w:lang w:eastAsia="zh-CN"/>
        </w:rPr>
        <w:t>详细</w:t>
      </w:r>
      <w:r w:rsidR="00EE1D34" w:rsidRPr="00CB1DBB">
        <w:rPr>
          <w:rFonts w:ascii="Times New Roman" w:hAnsi="Times New Roman"/>
          <w:lang w:eastAsia="zh-CN"/>
        </w:rPr>
        <w:t>信息、</w:t>
      </w:r>
      <w:r w:rsidR="0066016B">
        <w:rPr>
          <w:rFonts w:ascii="Times New Roman" w:hAnsi="Times New Roman"/>
          <w:lang w:eastAsia="zh-CN"/>
        </w:rPr>
        <w:t>Bug</w:t>
      </w:r>
      <w:r w:rsidR="00EE1D34" w:rsidRPr="00CB1DBB">
        <w:rPr>
          <w:rFonts w:ascii="Times New Roman" w:hAnsi="Times New Roman" w:hint="eastAsia"/>
          <w:lang w:eastAsia="zh-CN"/>
        </w:rPr>
        <w:t>统计</w:t>
      </w:r>
      <w:r w:rsidR="00EE1D34" w:rsidRPr="00CB1DBB">
        <w:rPr>
          <w:rFonts w:ascii="Times New Roman" w:hAnsi="Times New Roman"/>
          <w:lang w:eastAsia="zh-CN"/>
        </w:rPr>
        <w:t>、</w:t>
      </w:r>
      <w:r w:rsidR="00EE1D34" w:rsidRPr="00CB1DBB">
        <w:rPr>
          <w:rFonts w:ascii="Times New Roman" w:hAnsi="Times New Roman" w:hint="eastAsia"/>
          <w:lang w:eastAsia="zh-CN"/>
        </w:rPr>
        <w:t>分配</w:t>
      </w:r>
      <w:r w:rsidR="00B87EB7" w:rsidRPr="00CB1DBB">
        <w:rPr>
          <w:rFonts w:ascii="Times New Roman" w:hAnsi="Times New Roman"/>
          <w:lang w:eastAsia="zh-CN"/>
        </w:rPr>
        <w:t>给</w:t>
      </w:r>
      <w:r w:rsidR="00EE1D34" w:rsidRPr="00CB1DBB">
        <w:rPr>
          <w:rFonts w:ascii="Times New Roman" w:hAnsi="Times New Roman"/>
          <w:lang w:eastAsia="zh-CN"/>
        </w:rPr>
        <w:t>我</w:t>
      </w:r>
      <w:r w:rsidR="0066016B">
        <w:rPr>
          <w:rFonts w:ascii="Times New Roman" w:hAnsi="Times New Roman"/>
          <w:lang w:eastAsia="zh-CN"/>
        </w:rPr>
        <w:t>Bug</w:t>
      </w:r>
      <w:r w:rsidR="00EE1D34" w:rsidRPr="00CB1DBB">
        <w:rPr>
          <w:rFonts w:ascii="Times New Roman" w:hAnsi="Times New Roman"/>
          <w:lang w:eastAsia="zh-CN"/>
        </w:rPr>
        <w:t>、</w:t>
      </w:r>
      <w:r w:rsidR="00EE1D34" w:rsidRPr="00CB1DBB">
        <w:rPr>
          <w:rFonts w:ascii="Times New Roman" w:hAnsi="Times New Roman" w:hint="eastAsia"/>
          <w:lang w:eastAsia="zh-CN"/>
        </w:rPr>
        <w:t>已提交</w:t>
      </w:r>
      <w:r w:rsidR="0066016B">
        <w:rPr>
          <w:rFonts w:ascii="Times New Roman" w:hAnsi="Times New Roman"/>
          <w:lang w:eastAsia="zh-CN"/>
        </w:rPr>
        <w:t>Bug</w:t>
      </w:r>
      <w:r w:rsidR="00EE1D34" w:rsidRPr="00CB1DBB">
        <w:rPr>
          <w:rFonts w:ascii="Times New Roman" w:hAnsi="Times New Roman"/>
          <w:lang w:eastAsia="zh-CN"/>
        </w:rPr>
        <w:t>、</w:t>
      </w:r>
      <w:r w:rsidR="0066016B">
        <w:rPr>
          <w:rFonts w:ascii="Times New Roman" w:hAnsi="Times New Roman"/>
          <w:lang w:eastAsia="zh-CN"/>
        </w:rPr>
        <w:t>Bug</w:t>
      </w:r>
      <w:r w:rsidR="00EE1D34" w:rsidRPr="00CB1DBB">
        <w:rPr>
          <w:rFonts w:ascii="Times New Roman" w:hAnsi="Times New Roman" w:hint="eastAsia"/>
          <w:lang w:eastAsia="zh-CN"/>
        </w:rPr>
        <w:t>追踪</w:t>
      </w:r>
      <w:r w:rsidRPr="00CB1DBB">
        <w:rPr>
          <w:rFonts w:ascii="Times New Roman" w:hAnsi="Times New Roman"/>
          <w:lang w:eastAsia="zh-CN"/>
        </w:rPr>
        <w:t>等信息。</w:t>
      </w:r>
    </w:p>
    <w:p w14:paraId="25E6FDA2" w14:textId="77777777" w:rsidR="00C05A01" w:rsidRPr="00CB1DBB" w:rsidRDefault="00C05A01" w:rsidP="00EF1675">
      <w:pPr>
        <w:pStyle w:val="a8"/>
        <w:numPr>
          <w:ilvl w:val="0"/>
          <w:numId w:val="12"/>
        </w:numPr>
        <w:ind w:firstLineChars="0"/>
        <w:rPr>
          <w:rFonts w:ascii="Times New Roman" w:hAnsi="Times New Roman"/>
          <w:lang w:eastAsia="zh-CN"/>
        </w:rPr>
      </w:pPr>
      <w:r w:rsidRPr="00CB1DBB">
        <w:rPr>
          <w:rFonts w:ascii="Times New Roman" w:hAnsi="Times New Roman"/>
          <w:lang w:eastAsia="zh-CN"/>
        </w:rPr>
        <w:t>以图</w:t>
      </w:r>
      <w:r w:rsidRPr="00CB1DBB">
        <w:rPr>
          <w:rFonts w:ascii="Times New Roman" w:hAnsi="Times New Roman" w:hint="eastAsia"/>
          <w:lang w:eastAsia="zh-CN"/>
        </w:rPr>
        <w:t>表</w:t>
      </w:r>
      <w:r w:rsidRPr="00CB1DBB">
        <w:rPr>
          <w:rFonts w:ascii="Times New Roman" w:hAnsi="Times New Roman"/>
          <w:lang w:eastAsia="zh-CN"/>
        </w:rPr>
        <w:t>的形式形象、</w:t>
      </w:r>
      <w:r w:rsidRPr="00CB1DBB">
        <w:rPr>
          <w:rFonts w:ascii="Times New Roman" w:hAnsi="Times New Roman" w:hint="eastAsia"/>
          <w:lang w:eastAsia="zh-CN"/>
        </w:rPr>
        <w:t>生动</w:t>
      </w:r>
      <w:r w:rsidRPr="00CB1DBB">
        <w:rPr>
          <w:rFonts w:ascii="Times New Roman" w:hAnsi="Times New Roman"/>
          <w:lang w:eastAsia="zh-CN"/>
        </w:rPr>
        <w:t>的</w:t>
      </w:r>
      <w:r w:rsidRPr="00CB1DBB">
        <w:rPr>
          <w:rFonts w:ascii="Times New Roman" w:hAnsi="Times New Roman" w:hint="eastAsia"/>
          <w:lang w:eastAsia="zh-CN"/>
        </w:rPr>
        <w:t>显示项目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的分布图</w:t>
      </w:r>
      <w:r w:rsidRPr="00CB1DBB">
        <w:rPr>
          <w:rFonts w:ascii="Times New Roman" w:hAnsi="Times New Roman"/>
          <w:lang w:eastAsia="zh-CN"/>
        </w:rPr>
        <w:t xml:space="preserve"> </w:t>
      </w:r>
      <w:r w:rsidRPr="00CB1DBB">
        <w:rPr>
          <w:rFonts w:ascii="Times New Roman" w:hAnsi="Times New Roman" w:hint="eastAsia"/>
          <w:lang w:eastAsia="zh-CN"/>
        </w:rPr>
        <w:t>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w:t>
      </w:r>
      <w:r w:rsidRPr="00CB1DBB">
        <w:rPr>
          <w:rFonts w:ascii="Times New Roman" w:hAnsi="Times New Roman" w:hint="eastAsia"/>
          <w:lang w:eastAsia="zh-CN"/>
        </w:rPr>
        <w:t>趋势图</w:t>
      </w:r>
      <w:r w:rsidRPr="00CB1DBB">
        <w:rPr>
          <w:rFonts w:ascii="Times New Roman" w:hAnsi="Times New Roman"/>
          <w:lang w:eastAsia="zh-CN"/>
        </w:rPr>
        <w:t>。</w:t>
      </w:r>
    </w:p>
    <w:p w14:paraId="299CFAB5" w14:textId="77777777" w:rsidR="001C7FDD" w:rsidRPr="00CB1DBB" w:rsidRDefault="001C7FD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在线流程设计器</w:t>
      </w:r>
      <w:r w:rsidRPr="00CB1DBB">
        <w:rPr>
          <w:rFonts w:ascii="Times New Roman" w:hAnsi="Times New Roman"/>
          <w:lang w:eastAsia="zh-CN"/>
        </w:rPr>
        <w:t>，</w:t>
      </w:r>
      <w:r w:rsidR="00C05A01" w:rsidRPr="00CB1DBB">
        <w:rPr>
          <w:rFonts w:ascii="Times New Roman" w:hAnsi="Times New Roman"/>
          <w:lang w:eastAsia="zh-CN"/>
        </w:rPr>
        <w:t>新建模型流程或</w:t>
      </w:r>
      <w:r w:rsidR="00C05A01" w:rsidRPr="00CB1DBB">
        <w:rPr>
          <w:rFonts w:ascii="Times New Roman" w:hAnsi="Times New Roman" w:hint="eastAsia"/>
          <w:lang w:eastAsia="zh-CN"/>
        </w:rPr>
        <w:t>对</w:t>
      </w:r>
      <w:r w:rsidR="00C05A01" w:rsidRPr="00CB1DBB">
        <w:rPr>
          <w:rFonts w:ascii="Times New Roman" w:hAnsi="Times New Roman"/>
          <w:lang w:eastAsia="zh-CN"/>
        </w:rPr>
        <w:t>已有的流程进行在线的修改优化</w:t>
      </w:r>
      <w:r w:rsidRPr="00CB1DBB">
        <w:rPr>
          <w:rFonts w:ascii="Times New Roman" w:hAnsi="Times New Roman"/>
          <w:lang w:eastAsia="zh-CN"/>
        </w:rPr>
        <w:t>。</w:t>
      </w:r>
    </w:p>
    <w:p w14:paraId="064AB6D7" w14:textId="77777777" w:rsidR="00A6104D" w:rsidRPr="00CB1DBB" w:rsidRDefault="00A6104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简单的</w:t>
      </w:r>
      <w:r w:rsidRPr="00CB1DBB">
        <w:rPr>
          <w:rFonts w:ascii="Times New Roman" w:hAnsi="Times New Roman"/>
          <w:lang w:eastAsia="zh-CN"/>
        </w:rPr>
        <w:t>聊天</w:t>
      </w:r>
    </w:p>
    <w:p w14:paraId="7B551BB6" w14:textId="77777777" w:rsidR="0076455D" w:rsidRPr="00CB1DBB" w:rsidRDefault="0076455D" w:rsidP="0076455D">
      <w:pPr>
        <w:ind w:firstLine="480"/>
        <w:rPr>
          <w:rFonts w:ascii="Times New Roman" w:hAnsi="Times New Roman"/>
          <w:lang w:eastAsia="zh-CN"/>
        </w:rPr>
      </w:pPr>
    </w:p>
    <w:p w14:paraId="0B150B82" w14:textId="77777777" w:rsidR="00140D8C" w:rsidRPr="00CB1DBB" w:rsidRDefault="006207F5" w:rsidP="00DE5361">
      <w:pPr>
        <w:pStyle w:val="2"/>
        <w:numPr>
          <w:ilvl w:val="1"/>
          <w:numId w:val="79"/>
        </w:numPr>
        <w:ind w:firstLineChars="0"/>
        <w:rPr>
          <w:rFonts w:ascii="Times New Roman" w:hAnsi="Times New Roman"/>
        </w:rPr>
      </w:pPr>
      <w:bookmarkStart w:id="563" w:name="_Toc451434960"/>
      <w:bookmarkStart w:id="564" w:name="_Toc451435794"/>
      <w:bookmarkStart w:id="565" w:name="_Toc451455842"/>
      <w:bookmarkStart w:id="566" w:name="_Toc451456813"/>
      <w:bookmarkStart w:id="567" w:name="_Toc451457049"/>
      <w:bookmarkStart w:id="568" w:name="_Toc451457515"/>
      <w:r>
        <w:rPr>
          <w:rFonts w:ascii="Times New Roman" w:hAnsi="Times New Roman"/>
        </w:rPr>
        <w:lastRenderedPageBreak/>
        <w:t xml:space="preserve"> </w:t>
      </w:r>
      <w:bookmarkStart w:id="569" w:name="_Toc451701361"/>
      <w:r>
        <w:rPr>
          <w:rFonts w:ascii="Times New Roman" w:hAnsi="Times New Roman" w:hint="eastAsia"/>
        </w:rPr>
        <w:t>缺陷</w:t>
      </w:r>
      <w:r>
        <w:rPr>
          <w:rFonts w:ascii="Times New Roman" w:hAnsi="Times New Roman"/>
        </w:rPr>
        <w:t>管理</w:t>
      </w:r>
      <w:r w:rsidR="006A3FA9" w:rsidRPr="00CB1DBB">
        <w:rPr>
          <w:rFonts w:ascii="Times New Roman" w:hAnsi="Times New Roman" w:hint="eastAsia"/>
        </w:rPr>
        <w:t>业务</w:t>
      </w:r>
      <w:r>
        <w:rPr>
          <w:rFonts w:ascii="Times New Roman" w:hAnsi="Times New Roman"/>
        </w:rPr>
        <w:t>分析</w:t>
      </w:r>
      <w:bookmarkEnd w:id="563"/>
      <w:bookmarkEnd w:id="564"/>
      <w:bookmarkEnd w:id="565"/>
      <w:bookmarkEnd w:id="566"/>
      <w:bookmarkEnd w:id="567"/>
      <w:bookmarkEnd w:id="568"/>
      <w:bookmarkEnd w:id="569"/>
    </w:p>
    <w:p w14:paraId="41672D67" w14:textId="77777777" w:rsidR="004045BE" w:rsidRPr="00CB1DBB" w:rsidRDefault="0066016B" w:rsidP="00DE5361">
      <w:pPr>
        <w:pStyle w:val="3"/>
        <w:numPr>
          <w:ilvl w:val="2"/>
          <w:numId w:val="79"/>
        </w:numPr>
        <w:ind w:firstLineChars="0"/>
        <w:rPr>
          <w:rFonts w:ascii="Times New Roman" w:hAnsi="Times New Roman"/>
        </w:rPr>
      </w:pPr>
      <w:bookmarkStart w:id="570" w:name="_Toc451456814"/>
      <w:bookmarkStart w:id="571" w:name="_Toc451457050"/>
      <w:bookmarkStart w:id="572" w:name="_Toc451457516"/>
      <w:bookmarkStart w:id="573" w:name="_Toc451434961"/>
      <w:bookmarkStart w:id="574" w:name="_Toc451435795"/>
      <w:bookmarkStart w:id="575" w:name="_Toc451455843"/>
      <w:bookmarkStart w:id="576" w:name="_Toc451701362"/>
      <w:r>
        <w:rPr>
          <w:rFonts w:ascii="Times New Roman" w:hAnsi="Times New Roman"/>
        </w:rPr>
        <w:t>Bug</w:t>
      </w:r>
      <w:r w:rsidR="001E6F4B" w:rsidRPr="00CB1DBB">
        <w:rPr>
          <w:rFonts w:ascii="Times New Roman" w:hAnsi="Times New Roman" w:hint="eastAsia"/>
        </w:rPr>
        <w:t>生命</w:t>
      </w:r>
      <w:r w:rsidR="001E6F4B" w:rsidRPr="00CB1DBB">
        <w:rPr>
          <w:rFonts w:ascii="Times New Roman" w:hAnsi="Times New Roman"/>
          <w:bCs w:val="0"/>
          <w:szCs w:val="24"/>
        </w:rPr>
        <w:t>周期</w:t>
      </w:r>
      <w:bookmarkEnd w:id="570"/>
      <w:bookmarkEnd w:id="571"/>
      <w:bookmarkEnd w:id="572"/>
      <w:bookmarkEnd w:id="573"/>
      <w:bookmarkEnd w:id="574"/>
      <w:bookmarkEnd w:id="575"/>
      <w:bookmarkEnd w:id="576"/>
    </w:p>
    <w:p w14:paraId="2E45A495" w14:textId="77777777" w:rsidR="001E6F4B" w:rsidRPr="00CB1DBB" w:rsidRDefault="001E6F4B" w:rsidP="001E6F4B">
      <w:pPr>
        <w:ind w:firstLine="480"/>
        <w:rPr>
          <w:rFonts w:ascii="Times New Roman" w:hAnsi="Times New Roman"/>
          <w:lang w:eastAsia="zh-CN"/>
        </w:rPr>
      </w:pPr>
      <w:r w:rsidRPr="00CB1DBB">
        <w:rPr>
          <w:rFonts w:ascii="Times New Roman" w:hAnsi="Times New Roman"/>
        </w:rPr>
        <w:t>从</w:t>
      </w:r>
      <w:r w:rsidRPr="00CB1DBB">
        <w:rPr>
          <w:rFonts w:ascii="Times New Roman" w:hAnsi="Times New Roman"/>
          <w:lang w:eastAsia="zh-CN"/>
        </w:rPr>
        <w:t>下图我们很</w:t>
      </w:r>
      <w:r w:rsidRPr="00CB1DBB">
        <w:rPr>
          <w:rFonts w:ascii="Times New Roman" w:hAnsi="Times New Roman" w:hint="eastAsia"/>
          <w:lang w:eastAsia="zh-CN"/>
        </w:rPr>
        <w:t>直观</w:t>
      </w:r>
      <w:r w:rsidRPr="00CB1DBB">
        <w:rPr>
          <w:rFonts w:ascii="Times New Roman" w:hAnsi="Times New Roman"/>
          <w:lang w:eastAsia="zh-CN"/>
        </w:rPr>
        <w:t>的看出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生命周期。</w:t>
      </w:r>
    </w:p>
    <w:p w14:paraId="40C7ABA4" w14:textId="77777777" w:rsidR="001E6F4B" w:rsidRPr="00CB1DBB" w:rsidRDefault="001E6F4B" w:rsidP="001E6F4B">
      <w:pPr>
        <w:ind w:firstLine="480"/>
        <w:rPr>
          <w:rFonts w:ascii="Times New Roman" w:hAnsi="Times New Roman"/>
          <w:lang w:eastAsia="zh-CN"/>
        </w:rPr>
      </w:pPr>
    </w:p>
    <w:p w14:paraId="47107F4E" w14:textId="77777777" w:rsidR="00546F57" w:rsidRDefault="009F1502" w:rsidP="009F1502">
      <w:pPr>
        <w:keepNext/>
        <w:spacing w:line="240" w:lineRule="auto"/>
        <w:ind w:firstLine="480"/>
        <w:jc w:val="center"/>
        <w:rPr>
          <w:rFonts w:ascii="Times New Roman" w:hAnsi="Times New Roman"/>
          <w:noProof/>
          <w:lang w:eastAsia="zh-CN"/>
        </w:rPr>
      </w:pPr>
      <w:r>
        <w:rPr>
          <w:rFonts w:ascii="Times New Roman" w:hAnsi="Times New Roman"/>
          <w:noProof/>
          <w:lang w:eastAsia="zh-CN"/>
        </w:rPr>
        <w:drawing>
          <wp:inline distT="0" distB="0" distL="0" distR="0" wp14:anchorId="67AD64B7" wp14:editId="01FDAF74">
            <wp:extent cx="3783171" cy="35333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life-2.png"/>
                    <pic:cNvPicPr/>
                  </pic:nvPicPr>
                  <pic:blipFill>
                    <a:blip r:embed="rId15">
                      <a:extLst>
                        <a:ext uri="{28A0092B-C50C-407E-A947-70E740481C1C}">
                          <a14:useLocalDpi xmlns:a14="http://schemas.microsoft.com/office/drawing/2010/main" val="0"/>
                        </a:ext>
                      </a:extLst>
                    </a:blip>
                    <a:stretch>
                      <a:fillRect/>
                    </a:stretch>
                  </pic:blipFill>
                  <pic:spPr>
                    <a:xfrm>
                      <a:off x="0" y="0"/>
                      <a:ext cx="3796987" cy="3546282"/>
                    </a:xfrm>
                    <a:prstGeom prst="rect">
                      <a:avLst/>
                    </a:prstGeom>
                  </pic:spPr>
                </pic:pic>
              </a:graphicData>
            </a:graphic>
          </wp:inline>
        </w:drawing>
      </w:r>
    </w:p>
    <w:p w14:paraId="5EF0AD2C" w14:textId="77777777" w:rsidR="00D27B51" w:rsidRDefault="00D27B51" w:rsidP="00546F57">
      <w:pPr>
        <w:keepNext/>
        <w:spacing w:line="240" w:lineRule="auto"/>
        <w:ind w:firstLine="480"/>
        <w:rPr>
          <w:rFonts w:ascii="Times New Roman" w:hAnsi="Times New Roman"/>
          <w:noProof/>
          <w:lang w:eastAsia="zh-CN"/>
        </w:rPr>
      </w:pPr>
    </w:p>
    <w:p w14:paraId="52306905" w14:textId="77777777" w:rsidR="00D27B51" w:rsidRPr="00CB1DBB" w:rsidRDefault="00D27B51" w:rsidP="00546F57">
      <w:pPr>
        <w:keepNext/>
        <w:spacing w:line="240" w:lineRule="auto"/>
        <w:ind w:firstLine="480"/>
        <w:rPr>
          <w:rFonts w:ascii="Times New Roman" w:hAnsi="Times New Roman"/>
        </w:rPr>
      </w:pPr>
    </w:p>
    <w:p w14:paraId="2639BE35" w14:textId="77777777" w:rsidR="001E6F4B" w:rsidRPr="00CB1DBB" w:rsidRDefault="00546F57" w:rsidP="00546F57">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Pr="00CB1DBB">
        <w:rPr>
          <w:rFonts w:ascii="Times New Roman" w:hAnsi="Times New Roman"/>
          <w:noProof/>
          <w:lang w:eastAsia="zh-CN"/>
        </w:rPr>
        <w:t xml:space="preserve">-1 </w:t>
      </w:r>
      <w:r w:rsidR="0066016B">
        <w:rPr>
          <w:rFonts w:ascii="Times New Roman" w:hAnsi="Times New Roman"/>
          <w:noProof/>
          <w:lang w:eastAsia="zh-CN"/>
        </w:rPr>
        <w:t>Bug</w:t>
      </w:r>
      <w:r w:rsidRPr="00CB1DBB">
        <w:rPr>
          <w:rFonts w:ascii="Times New Roman" w:hAnsi="Times New Roman"/>
          <w:noProof/>
          <w:lang w:eastAsia="zh-CN"/>
        </w:rPr>
        <w:t>生命周</w:t>
      </w:r>
      <w:r w:rsidRPr="00CB1DBB">
        <w:rPr>
          <w:rFonts w:ascii="Times New Roman" w:hAnsi="Times New Roman" w:hint="eastAsia"/>
          <w:noProof/>
          <w:lang w:eastAsia="zh-CN"/>
        </w:rPr>
        <w:t>周期</w:t>
      </w:r>
    </w:p>
    <w:p w14:paraId="1042C57B" w14:textId="77777777" w:rsidR="001E6F4B" w:rsidRPr="00CB1DBB" w:rsidRDefault="001E6F4B" w:rsidP="001E6F4B">
      <w:pPr>
        <w:ind w:firstLine="480"/>
        <w:rPr>
          <w:rFonts w:ascii="Times New Roman" w:hAnsi="Times New Roman"/>
          <w:lang w:eastAsia="zh-CN"/>
        </w:rPr>
      </w:pPr>
    </w:p>
    <w:p w14:paraId="6C9ECB6F" w14:textId="77777777" w:rsidR="00326FA5" w:rsidRPr="00CB1DBB" w:rsidRDefault="00326FA5" w:rsidP="00326FA5">
      <w:pPr>
        <w:ind w:firstLine="480"/>
        <w:rPr>
          <w:rFonts w:ascii="Times New Roman" w:hAnsi="Times New Roman"/>
          <w:lang w:eastAsia="zh-CN"/>
        </w:rPr>
      </w:pPr>
      <w:r w:rsidRPr="00CB1DBB">
        <w:rPr>
          <w:rFonts w:ascii="Times New Roman" w:hAnsi="Times New Roman" w:hint="eastAsia"/>
          <w:lang w:eastAsia="zh-CN"/>
        </w:rPr>
        <w:t>通过上图</w:t>
      </w:r>
      <w:r w:rsidRPr="00CB1DBB">
        <w:rPr>
          <w:rFonts w:ascii="Times New Roman" w:hAnsi="Times New Roman"/>
          <w:lang w:eastAsia="zh-CN"/>
        </w:rPr>
        <w:t>的分析，</w:t>
      </w:r>
      <w:r w:rsidRPr="00CB1DBB">
        <w:rPr>
          <w:rFonts w:ascii="Times New Roman" w:hAnsi="Times New Roman" w:hint="eastAsia"/>
          <w:lang w:eastAsia="zh-CN"/>
        </w:rPr>
        <w:t>我们</w:t>
      </w:r>
      <w:r w:rsidRPr="00CB1DBB">
        <w:rPr>
          <w:rFonts w:ascii="Times New Roman" w:hAnsi="Times New Roman"/>
          <w:lang w:eastAsia="zh-CN"/>
        </w:rPr>
        <w:t>可</w:t>
      </w:r>
      <w:r w:rsidRPr="00CB1DBB">
        <w:rPr>
          <w:rFonts w:ascii="Times New Roman" w:hAnsi="Times New Roman" w:hint="eastAsia"/>
          <w:lang w:eastAsia="zh-CN"/>
        </w:rPr>
        <w:t>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的生命周期一定程度反应一次</w:t>
      </w:r>
      <w:r w:rsidR="0066016B">
        <w:rPr>
          <w:rFonts w:ascii="Times New Roman" w:hAnsi="Times New Roman"/>
          <w:lang w:eastAsia="zh-CN"/>
        </w:rPr>
        <w:t>Bug</w:t>
      </w:r>
      <w:r w:rsidRPr="00CB1DBB">
        <w:rPr>
          <w:rFonts w:ascii="Times New Roman" w:hAnsi="Times New Roman" w:hint="eastAsia"/>
          <w:lang w:eastAsia="zh-CN"/>
        </w:rPr>
        <w:t>提交的过程中</w:t>
      </w:r>
      <w:r w:rsidRPr="00CB1DBB">
        <w:rPr>
          <w:rFonts w:ascii="Times New Roman" w:hAnsi="Times New Roman" w:hint="eastAsia"/>
          <w:lang w:eastAsia="zh-CN"/>
        </w:rPr>
        <w:t xml:space="preserve"> </w:t>
      </w:r>
      <w:r w:rsidR="0066016B">
        <w:rPr>
          <w:rFonts w:ascii="Times New Roman" w:hAnsi="Times New Roman"/>
          <w:lang w:eastAsia="zh-CN"/>
        </w:rPr>
        <w:t>Bug</w:t>
      </w:r>
      <w:r w:rsidR="002A36CF" w:rsidRPr="00CB1DBB">
        <w:rPr>
          <w:rFonts w:ascii="Times New Roman" w:hAnsi="Times New Roman" w:hint="eastAsia"/>
          <w:lang w:eastAsia="zh-CN"/>
        </w:rPr>
        <w:t>的状态。根据</w:t>
      </w:r>
      <w:r w:rsidR="002A36CF" w:rsidRPr="00CB1DBB">
        <w:rPr>
          <w:rFonts w:ascii="Times New Roman" w:hAnsi="Times New Roman"/>
          <w:lang w:eastAsia="zh-CN"/>
        </w:rPr>
        <w:t>图</w:t>
      </w:r>
      <w:r w:rsidR="002A36CF" w:rsidRPr="00CB1DBB">
        <w:rPr>
          <w:rFonts w:ascii="Times New Roman" w:hAnsi="Times New Roman"/>
          <w:lang w:eastAsia="zh-CN"/>
        </w:rPr>
        <w:t xml:space="preserve">3-1 </w:t>
      </w:r>
      <w:r w:rsidR="002A36CF" w:rsidRPr="00CB1DBB">
        <w:rPr>
          <w:rFonts w:ascii="Times New Roman" w:hAnsi="Times New Roman" w:hint="eastAsia"/>
          <w:lang w:eastAsia="zh-CN"/>
        </w:rPr>
        <w:t>的</w:t>
      </w:r>
      <w:r w:rsidRPr="00CB1DBB">
        <w:rPr>
          <w:rFonts w:ascii="Times New Roman" w:hAnsi="Times New Roman" w:hint="eastAsia"/>
          <w:lang w:eastAsia="zh-CN"/>
        </w:rPr>
        <w:t>上图</w:t>
      </w:r>
      <w:r w:rsidR="002A36CF" w:rsidRPr="00CB1DBB">
        <w:rPr>
          <w:rFonts w:ascii="Times New Roman" w:hAnsi="Times New Roman"/>
          <w:lang w:eastAsia="zh-CN"/>
        </w:rPr>
        <w:t>分析，</w:t>
      </w:r>
      <w:r w:rsidRPr="00CB1DBB">
        <w:rPr>
          <w:rFonts w:ascii="Times New Roman" w:hAnsi="Times New Roman" w:hint="eastAsia"/>
          <w:lang w:eastAsia="zh-CN"/>
        </w:rPr>
        <w:t>并结合相应的实际情况</w:t>
      </w:r>
      <w:r w:rsidR="00D14C7B" w:rsidRPr="00CB1DBB">
        <w:rPr>
          <w:rFonts w:ascii="Times New Roman" w:hAnsi="Times New Roman"/>
          <w:lang w:eastAsia="zh-CN"/>
        </w:rPr>
        <w:t>，</w:t>
      </w:r>
      <w:r w:rsidR="00D14C7B" w:rsidRPr="00CB1DBB">
        <w:rPr>
          <w:rFonts w:ascii="Times New Roman" w:hAnsi="Times New Roman" w:hint="eastAsia"/>
          <w:lang w:eastAsia="zh-CN"/>
        </w:rPr>
        <w:t>对其</w:t>
      </w:r>
      <w:r w:rsidR="00D14C7B" w:rsidRPr="00CB1DBB">
        <w:rPr>
          <w:rFonts w:ascii="Times New Roman" w:hAnsi="Times New Roman"/>
          <w:lang w:eastAsia="zh-CN"/>
        </w:rPr>
        <w:t>进行调整</w:t>
      </w:r>
      <w:r w:rsidRPr="00CB1DBB">
        <w:rPr>
          <w:rFonts w:ascii="Times New Roman" w:hAnsi="Times New Roman" w:hint="eastAsia"/>
          <w:lang w:eastAsia="zh-CN"/>
        </w:rPr>
        <w:t>，可以得到如下</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p>
    <w:p w14:paraId="22EF53AB"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hint="eastAsia"/>
          <w:lang w:eastAsia="zh-CN"/>
        </w:rPr>
        <w:t>(New)</w:t>
      </w:r>
      <w:r w:rsidRPr="00CB1DBB">
        <w:rPr>
          <w:rFonts w:ascii="Times New Roman" w:hAnsi="Times New Roman" w:hint="eastAsia"/>
          <w:lang w:eastAsia="zh-CN"/>
        </w:rPr>
        <w:t>：缺陷首次被提交，默认状态为新建；</w:t>
      </w:r>
    </w:p>
    <w:p w14:paraId="526981C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有效</w:t>
      </w:r>
      <w:r w:rsidRPr="00CB1DBB">
        <w:rPr>
          <w:rFonts w:ascii="Times New Roman" w:hAnsi="Times New Roman" w:hint="eastAsia"/>
          <w:lang w:eastAsia="zh-CN"/>
        </w:rPr>
        <w:t>(Genuine)</w:t>
      </w:r>
      <w:r w:rsidRPr="00CB1DBB">
        <w:rPr>
          <w:rFonts w:ascii="Times New Roman" w:hAnsi="Times New Roman" w:hint="eastAsia"/>
          <w:lang w:eastAsia="zh-CN"/>
        </w:rPr>
        <w:t>：审核通过的缺陷；</w:t>
      </w:r>
    </w:p>
    <w:p w14:paraId="34A504D7"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hint="eastAsia"/>
          <w:lang w:eastAsia="zh-CN"/>
        </w:rPr>
        <w:t>(Assign)</w:t>
      </w:r>
      <w:r w:rsidRPr="00CB1DBB">
        <w:rPr>
          <w:rFonts w:ascii="Times New Roman" w:hAnsi="Times New Roman" w:hint="eastAsia"/>
          <w:lang w:eastAsia="zh-CN"/>
        </w:rPr>
        <w:t>：缺陷被分配给处理缺陷的成员；</w:t>
      </w:r>
    </w:p>
    <w:p w14:paraId="39B77982"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打开</w:t>
      </w:r>
      <w:r w:rsidRPr="00CB1DBB">
        <w:rPr>
          <w:rFonts w:ascii="Times New Roman" w:hAnsi="Times New Roman" w:hint="eastAsia"/>
          <w:lang w:eastAsia="zh-CN"/>
        </w:rPr>
        <w:t>(Open)</w:t>
      </w:r>
      <w:r w:rsidRPr="00CB1DBB">
        <w:rPr>
          <w:rFonts w:ascii="Times New Roman" w:hAnsi="Times New Roman" w:hint="eastAsia"/>
          <w:lang w:eastAsia="zh-CN"/>
        </w:rPr>
        <w:t>：缺陷被分配的成员签收；</w:t>
      </w:r>
    </w:p>
    <w:p w14:paraId="4EBD3C0E"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检测</w:t>
      </w:r>
      <w:r w:rsidRPr="00CB1DBB">
        <w:rPr>
          <w:rFonts w:ascii="Times New Roman" w:hAnsi="Times New Roman" w:hint="eastAsia"/>
          <w:lang w:eastAsia="zh-CN"/>
        </w:rPr>
        <w:t>(Test)</w:t>
      </w:r>
      <w:r w:rsidRPr="00CB1DBB">
        <w:rPr>
          <w:rFonts w:ascii="Times New Roman" w:hAnsi="Times New Roman" w:hint="eastAsia"/>
          <w:lang w:eastAsia="zh-CN"/>
        </w:rPr>
        <w:t>：缺陷被修复，待验证；</w:t>
      </w:r>
    </w:p>
    <w:p w14:paraId="4CB5B808"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验证</w:t>
      </w:r>
      <w:r w:rsidRPr="00CB1DBB">
        <w:rPr>
          <w:rFonts w:ascii="Times New Roman" w:hAnsi="Times New Roman" w:hint="eastAsia"/>
          <w:lang w:eastAsia="zh-CN"/>
        </w:rPr>
        <w:t xml:space="preserve">(Verified): </w:t>
      </w:r>
      <w:r w:rsidRPr="00CB1DBB">
        <w:rPr>
          <w:rFonts w:ascii="Times New Roman" w:hAnsi="Times New Roman" w:hint="eastAsia"/>
          <w:lang w:eastAsia="zh-CN"/>
        </w:rPr>
        <w:t>缺陷被成员验证；</w:t>
      </w:r>
    </w:p>
    <w:p w14:paraId="7261E7A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lastRenderedPageBreak/>
        <w:t>重新打开</w:t>
      </w:r>
      <w:r w:rsidRPr="00CB1DBB">
        <w:rPr>
          <w:rFonts w:ascii="Times New Roman" w:hAnsi="Times New Roman" w:hint="eastAsia"/>
          <w:lang w:eastAsia="zh-CN"/>
        </w:rPr>
        <w:t>(Reopened)</w:t>
      </w:r>
      <w:r w:rsidRPr="00CB1DBB">
        <w:rPr>
          <w:rFonts w:ascii="Times New Roman" w:hAnsi="Times New Roman" w:hint="eastAsia"/>
          <w:lang w:eastAsia="zh-CN"/>
        </w:rPr>
        <w:t>：验证后，缺陷依然存在；</w:t>
      </w:r>
    </w:p>
    <w:p w14:paraId="31016004"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拒绝</w:t>
      </w:r>
      <w:r w:rsidRPr="00CB1DBB">
        <w:rPr>
          <w:rFonts w:ascii="Times New Roman" w:hAnsi="Times New Roman" w:hint="eastAsia"/>
          <w:lang w:eastAsia="zh-CN"/>
        </w:rPr>
        <w:t>(Rejected)</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缺陷被拒绝；</w:t>
      </w:r>
    </w:p>
    <w:p w14:paraId="1CCD4BA7" w14:textId="77777777" w:rsidR="001E6F4B"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延期</w:t>
      </w:r>
      <w:r w:rsidRPr="00CB1DBB">
        <w:rPr>
          <w:rFonts w:ascii="Times New Roman" w:hAnsi="Times New Roman" w:hint="eastAsia"/>
          <w:lang w:eastAsia="zh-CN"/>
        </w:rPr>
        <w:t>(Deferred)</w:t>
      </w:r>
      <w:r w:rsidRPr="00CB1DBB">
        <w:rPr>
          <w:rFonts w:ascii="Times New Roman" w:hAnsi="Times New Roman" w:hint="eastAsia"/>
          <w:lang w:eastAsia="zh-CN"/>
        </w:rPr>
        <w:t>：此次不修复该缺陷</w:t>
      </w:r>
    </w:p>
    <w:p w14:paraId="0ADC031D" w14:textId="77777777" w:rsidR="00FB05CC" w:rsidRPr="00CB1DBB" w:rsidRDefault="00FB05CC" w:rsidP="00CB1DBB">
      <w:pPr>
        <w:ind w:firstLine="480"/>
        <w:rPr>
          <w:rFonts w:ascii="Times New Roman" w:hAnsi="Times New Roman"/>
          <w:lang w:eastAsia="zh-CN"/>
        </w:rPr>
      </w:pPr>
    </w:p>
    <w:p w14:paraId="357020EA" w14:textId="77777777" w:rsidR="005617F5" w:rsidRPr="00CB1DBB" w:rsidRDefault="0066016B" w:rsidP="00DE5361">
      <w:pPr>
        <w:pStyle w:val="3"/>
        <w:numPr>
          <w:ilvl w:val="2"/>
          <w:numId w:val="79"/>
        </w:numPr>
        <w:ind w:firstLineChars="0"/>
        <w:rPr>
          <w:rFonts w:ascii="Times New Roman" w:hAnsi="Times New Roman"/>
        </w:rPr>
      </w:pPr>
      <w:bookmarkStart w:id="577" w:name="_Toc451434962"/>
      <w:bookmarkStart w:id="578" w:name="_Toc451435796"/>
      <w:bookmarkStart w:id="579" w:name="_Toc451455844"/>
      <w:bookmarkStart w:id="580" w:name="_Toc451456815"/>
      <w:bookmarkStart w:id="581" w:name="_Toc451457051"/>
      <w:bookmarkStart w:id="582" w:name="_Toc451457517"/>
      <w:bookmarkStart w:id="583" w:name="_Toc451701363"/>
      <w:r>
        <w:rPr>
          <w:rFonts w:ascii="Times New Roman" w:hAnsi="Times New Roman"/>
        </w:rPr>
        <w:t>Bug</w:t>
      </w:r>
      <w:r w:rsidR="005617F5" w:rsidRPr="00CB1DBB">
        <w:rPr>
          <w:rFonts w:ascii="Times New Roman" w:hAnsi="Times New Roman"/>
        </w:rPr>
        <w:t>类型</w:t>
      </w:r>
      <w:bookmarkEnd w:id="577"/>
      <w:bookmarkEnd w:id="578"/>
      <w:bookmarkEnd w:id="579"/>
      <w:bookmarkEnd w:id="580"/>
      <w:bookmarkEnd w:id="581"/>
      <w:bookmarkEnd w:id="582"/>
      <w:bookmarkEnd w:id="583"/>
    </w:p>
    <w:p w14:paraId="29AB7F62" w14:textId="77777777" w:rsidR="00C17FE5" w:rsidRPr="00CB1DBB" w:rsidRDefault="00C17FE5" w:rsidP="00C17FE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本系统</w:t>
      </w:r>
      <w:r w:rsidRPr="00CB1DBB">
        <w:rPr>
          <w:rFonts w:ascii="Times New Roman" w:hAnsi="Times New Roman" w:hint="eastAsia"/>
          <w:lang w:eastAsia="zh-CN"/>
        </w:rPr>
        <w:t>中</w:t>
      </w:r>
      <w:r w:rsidRPr="00CB1DBB">
        <w:rPr>
          <w:rFonts w:ascii="Times New Roman" w:hAnsi="Times New Roman"/>
          <w:lang w:eastAsia="zh-CN"/>
        </w:rPr>
        <w:t>，</w:t>
      </w:r>
      <w:r w:rsidRPr="00CB1DBB">
        <w:rPr>
          <w:rFonts w:ascii="Times New Roman" w:hAnsi="Times New Roman" w:hint="eastAsia"/>
          <w:lang w:eastAsia="zh-CN"/>
        </w:rPr>
        <w:t>我们</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类型</w:t>
      </w:r>
      <w:r w:rsidR="00A76C59" w:rsidRPr="00CB1DBB">
        <w:rPr>
          <w:rFonts w:ascii="Times New Roman" w:hAnsi="Times New Roman" w:hint="eastAsia"/>
          <w:lang w:eastAsia="zh-CN"/>
        </w:rPr>
        <w:t>划分为</w:t>
      </w:r>
    </w:p>
    <w:p w14:paraId="3342AC4B" w14:textId="77777777" w:rsidR="006B375C" w:rsidRPr="00CB1DBB" w:rsidRDefault="0066016B" w:rsidP="00EF1675">
      <w:pPr>
        <w:pStyle w:val="a8"/>
        <w:numPr>
          <w:ilvl w:val="0"/>
          <w:numId w:val="7"/>
        </w:numPr>
        <w:ind w:firstLineChars="0"/>
        <w:rPr>
          <w:rFonts w:ascii="Times New Roman" w:hAnsi="Times New Roman"/>
          <w:lang w:eastAsia="zh-CN"/>
        </w:rPr>
      </w:pPr>
      <w:r>
        <w:rPr>
          <w:rFonts w:ascii="Times New Roman" w:hAnsi="Times New Roman" w:hint="eastAsia"/>
          <w:lang w:eastAsia="zh-CN"/>
        </w:rPr>
        <w:t>Bug</w:t>
      </w:r>
    </w:p>
    <w:p w14:paraId="1FD87CFC"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改进</w:t>
      </w:r>
    </w:p>
    <w:p w14:paraId="4F3F8AD1"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lang w:eastAsia="zh-CN"/>
        </w:rPr>
        <w:t>任务</w:t>
      </w:r>
    </w:p>
    <w:p w14:paraId="53BD4167"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需求</w:t>
      </w:r>
    </w:p>
    <w:p w14:paraId="1E82DF37" w14:textId="77777777" w:rsidR="005D33E8" w:rsidRPr="00CB1DBB" w:rsidRDefault="0066016B" w:rsidP="00DE5361">
      <w:pPr>
        <w:pStyle w:val="3"/>
        <w:numPr>
          <w:ilvl w:val="2"/>
          <w:numId w:val="79"/>
        </w:numPr>
        <w:ind w:firstLineChars="0"/>
        <w:rPr>
          <w:rFonts w:ascii="Times New Roman" w:hAnsi="Times New Roman"/>
        </w:rPr>
      </w:pPr>
      <w:bookmarkStart w:id="584" w:name="_Toc451434963"/>
      <w:bookmarkStart w:id="585" w:name="_Toc451435797"/>
      <w:bookmarkStart w:id="586" w:name="_Toc451455845"/>
      <w:bookmarkStart w:id="587" w:name="_Toc451456816"/>
      <w:bookmarkStart w:id="588" w:name="_Toc451457052"/>
      <w:bookmarkStart w:id="589" w:name="_Toc451457518"/>
      <w:bookmarkStart w:id="590" w:name="_Toc451701364"/>
      <w:r>
        <w:rPr>
          <w:rFonts w:ascii="Times New Roman" w:hAnsi="Times New Roman"/>
        </w:rPr>
        <w:t>Bug</w:t>
      </w:r>
      <w:r w:rsidR="005D33E8" w:rsidRPr="00CB1DBB">
        <w:rPr>
          <w:rFonts w:ascii="Times New Roman" w:hAnsi="Times New Roman" w:hint="eastAsia"/>
        </w:rPr>
        <w:t>优先级</w:t>
      </w:r>
      <w:bookmarkEnd w:id="584"/>
      <w:bookmarkEnd w:id="585"/>
      <w:bookmarkEnd w:id="586"/>
      <w:bookmarkEnd w:id="587"/>
      <w:bookmarkEnd w:id="588"/>
      <w:bookmarkEnd w:id="589"/>
      <w:bookmarkEnd w:id="590"/>
    </w:p>
    <w:p w14:paraId="1DBA0FCF" w14:textId="77777777" w:rsidR="00A76C59" w:rsidRPr="00CB1DBB" w:rsidRDefault="00A76C59" w:rsidP="00A76C59">
      <w:pPr>
        <w:ind w:firstLineChars="83" w:firstLine="199"/>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在</w:t>
      </w:r>
      <w:r w:rsidRPr="00CB1DBB">
        <w:rPr>
          <w:rFonts w:ascii="Times New Roman" w:hAnsi="Times New Roman"/>
          <w:lang w:eastAsia="zh-CN"/>
        </w:rPr>
        <w:t>本系统中，</w:t>
      </w:r>
      <w:r w:rsidRPr="00CB1DBB">
        <w:rPr>
          <w:rFonts w:ascii="Times New Roman" w:hAnsi="Times New Roman" w:hint="eastAsia"/>
          <w:lang w:eastAsia="zh-CN"/>
        </w:rPr>
        <w:t>依据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严重</w:t>
      </w:r>
      <w:r w:rsidRPr="00CB1DBB">
        <w:rPr>
          <w:rFonts w:ascii="Times New Roman" w:hAnsi="Times New Roman" w:hint="eastAsia"/>
          <w:lang w:eastAsia="zh-CN"/>
        </w:rPr>
        <w:t>程度</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划分为</w:t>
      </w:r>
      <w:r w:rsidRPr="00CB1DBB">
        <w:rPr>
          <w:rFonts w:ascii="Times New Roman" w:hAnsi="Times New Roman"/>
          <w:lang w:eastAsia="zh-CN"/>
        </w:rPr>
        <w:t>如下优先级</w:t>
      </w:r>
    </w:p>
    <w:p w14:paraId="05FD2EFA" w14:textId="77777777" w:rsidR="00CB1D1B"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lang w:eastAsia="zh-CN"/>
        </w:rPr>
        <w:t>紧急</w:t>
      </w:r>
      <w:r w:rsidR="007546DE" w:rsidRPr="00CB1DBB">
        <w:rPr>
          <w:rFonts w:ascii="Times New Roman" w:hAnsi="Times New Roman"/>
          <w:lang w:eastAsia="zh-CN"/>
        </w:rPr>
        <w:t>：</w:t>
      </w:r>
      <w:r w:rsidR="00F0523A" w:rsidRPr="00CB1DBB">
        <w:rPr>
          <w:rFonts w:ascii="Times New Roman" w:hAnsi="Times New Roman" w:hint="eastAsia"/>
          <w:lang w:eastAsia="zh-CN"/>
        </w:rPr>
        <w:t>特别</w:t>
      </w:r>
      <w:r w:rsidR="00F0523A" w:rsidRPr="00CB1DBB">
        <w:rPr>
          <w:rFonts w:ascii="Times New Roman" w:hAnsi="Times New Roman"/>
          <w:lang w:eastAsia="zh-CN"/>
        </w:rPr>
        <w:t>严重的</w:t>
      </w:r>
      <w:r w:rsidR="0066016B">
        <w:rPr>
          <w:rFonts w:ascii="Times New Roman" w:hAnsi="Times New Roman" w:hint="eastAsia"/>
          <w:lang w:eastAsia="zh-CN"/>
        </w:rPr>
        <w:t>Bug</w:t>
      </w:r>
      <w:r w:rsidR="007546DE" w:rsidRPr="00CB1DBB">
        <w:rPr>
          <w:rFonts w:ascii="Times New Roman" w:hAnsi="Times New Roman"/>
          <w:lang w:eastAsia="zh-CN"/>
        </w:rPr>
        <w:t>，</w:t>
      </w:r>
      <w:r w:rsidR="00F0523A" w:rsidRPr="00CB1DBB">
        <w:rPr>
          <w:rFonts w:ascii="Times New Roman" w:hAnsi="Times New Roman"/>
          <w:lang w:eastAsia="zh-CN"/>
        </w:rPr>
        <w:t>必须马上进行处理</w:t>
      </w:r>
      <w:r w:rsidR="007546DE" w:rsidRPr="00CB1DBB">
        <w:rPr>
          <w:rFonts w:ascii="Times New Roman" w:hAnsi="Times New Roman"/>
          <w:lang w:eastAsia="zh-CN"/>
        </w:rPr>
        <w:t>，</w:t>
      </w:r>
      <w:r w:rsidR="009A24D1" w:rsidRPr="00CB1DBB">
        <w:rPr>
          <w:rFonts w:ascii="Times New Roman" w:hAnsi="Times New Roman" w:hint="eastAsia"/>
          <w:lang w:eastAsia="zh-CN"/>
        </w:rPr>
        <w:t>因为</w:t>
      </w:r>
      <w:r w:rsidR="009A24D1" w:rsidRPr="00CB1DBB">
        <w:rPr>
          <w:rFonts w:ascii="Times New Roman" w:hAnsi="Times New Roman"/>
          <w:lang w:eastAsia="zh-CN"/>
        </w:rPr>
        <w:t>如果不能</w:t>
      </w:r>
      <w:r w:rsidR="009A24D1" w:rsidRPr="00CB1DBB">
        <w:rPr>
          <w:rFonts w:ascii="Times New Roman" w:hAnsi="Times New Roman" w:hint="eastAsia"/>
          <w:lang w:eastAsia="zh-CN"/>
        </w:rPr>
        <w:t>立刻</w:t>
      </w:r>
      <w:r w:rsidR="009A24D1" w:rsidRPr="00CB1DBB">
        <w:rPr>
          <w:rFonts w:ascii="Times New Roman" w:hAnsi="Times New Roman"/>
          <w:lang w:eastAsia="zh-CN"/>
        </w:rPr>
        <w:t>处理</w:t>
      </w:r>
      <w:r w:rsidR="007546DE" w:rsidRPr="00CB1DBB">
        <w:rPr>
          <w:rFonts w:ascii="Times New Roman" w:hAnsi="Times New Roman"/>
          <w:lang w:eastAsia="zh-CN"/>
        </w:rPr>
        <w:t>，</w:t>
      </w:r>
      <w:r w:rsidR="00CB1D1B" w:rsidRPr="00CB1DBB">
        <w:rPr>
          <w:rFonts w:ascii="Times New Roman" w:hAnsi="Times New Roman" w:hint="eastAsia"/>
          <w:lang w:eastAsia="zh-CN"/>
        </w:rPr>
        <w:t>项目软</w:t>
      </w:r>
    </w:p>
    <w:p w14:paraId="5CFFD7D4" w14:textId="77777777" w:rsidR="00A76C59" w:rsidRPr="00CB1DBB" w:rsidRDefault="00CB1D1B" w:rsidP="006319DB">
      <w:pPr>
        <w:ind w:firstLineChars="0" w:firstLine="0"/>
        <w:rPr>
          <w:rFonts w:ascii="Times New Roman" w:hAnsi="Times New Roman"/>
          <w:lang w:eastAsia="zh-CN"/>
        </w:rPr>
      </w:pPr>
      <w:r w:rsidRPr="00CB1DBB">
        <w:rPr>
          <w:rFonts w:ascii="Times New Roman" w:hAnsi="Times New Roman" w:hint="eastAsia"/>
          <w:lang w:eastAsia="zh-CN"/>
        </w:rPr>
        <w:t>件的</w:t>
      </w:r>
      <w:r w:rsidRPr="00CB1DBB">
        <w:rPr>
          <w:rFonts w:ascii="Times New Roman" w:hAnsi="Times New Roman"/>
          <w:lang w:eastAsia="zh-CN"/>
        </w:rPr>
        <w:t>其他</w:t>
      </w:r>
      <w:r w:rsidR="00084D7F" w:rsidRPr="00CB1DBB">
        <w:rPr>
          <w:rFonts w:ascii="Times New Roman" w:hAnsi="Times New Roman"/>
          <w:lang w:eastAsia="zh-CN"/>
        </w:rPr>
        <w:t>关联</w:t>
      </w:r>
      <w:r w:rsidR="00084D7F" w:rsidRPr="00CB1DBB">
        <w:rPr>
          <w:rFonts w:ascii="Times New Roman" w:hAnsi="Times New Roman" w:hint="eastAsia"/>
          <w:lang w:eastAsia="zh-CN"/>
        </w:rPr>
        <w:t>功能</w:t>
      </w:r>
      <w:r w:rsidR="00D66331" w:rsidRPr="00CB1DBB">
        <w:rPr>
          <w:rFonts w:ascii="Times New Roman" w:hAnsi="Times New Roman"/>
          <w:lang w:eastAsia="zh-CN"/>
        </w:rPr>
        <w:t>有可能</w:t>
      </w:r>
      <w:r w:rsidR="009A24D1" w:rsidRPr="00CB1DBB">
        <w:rPr>
          <w:rFonts w:ascii="Times New Roman" w:hAnsi="Times New Roman"/>
          <w:lang w:eastAsia="zh-CN"/>
        </w:rPr>
        <w:t>没有办法</w:t>
      </w:r>
      <w:r w:rsidR="00B94165" w:rsidRPr="00CB1DBB">
        <w:rPr>
          <w:rFonts w:ascii="Times New Roman" w:hAnsi="Times New Roman"/>
          <w:lang w:eastAsia="zh-CN"/>
        </w:rPr>
        <w:t>正常运行</w:t>
      </w:r>
      <w:r w:rsidR="007546DE" w:rsidRPr="00CB1DBB">
        <w:rPr>
          <w:rFonts w:ascii="Times New Roman" w:hAnsi="Times New Roman"/>
          <w:lang w:eastAsia="zh-CN"/>
        </w:rPr>
        <w:t>，</w:t>
      </w:r>
      <w:r w:rsidR="007546DE" w:rsidRPr="00CB1DBB">
        <w:rPr>
          <w:rFonts w:ascii="Times New Roman" w:hAnsi="Times New Roman" w:hint="eastAsia"/>
          <w:lang w:eastAsia="zh-CN"/>
        </w:rPr>
        <w:t>测试</w:t>
      </w:r>
      <w:r w:rsidR="002018C9" w:rsidRPr="00CB1DBB">
        <w:rPr>
          <w:rFonts w:ascii="Times New Roman" w:hAnsi="Times New Roman"/>
          <w:lang w:eastAsia="zh-CN"/>
        </w:rPr>
        <w:t>工作无法</w:t>
      </w:r>
      <w:r w:rsidR="00B71099" w:rsidRPr="00CB1DBB">
        <w:rPr>
          <w:rFonts w:ascii="Times New Roman" w:hAnsi="Times New Roman" w:hint="eastAsia"/>
          <w:lang w:eastAsia="zh-CN"/>
        </w:rPr>
        <w:t>进行</w:t>
      </w:r>
      <w:r w:rsidR="00B71099" w:rsidRPr="00CB1DBB">
        <w:rPr>
          <w:rFonts w:ascii="Times New Roman" w:hAnsi="Times New Roman"/>
          <w:lang w:eastAsia="zh-CN"/>
        </w:rPr>
        <w:t>下去</w:t>
      </w:r>
      <w:r w:rsidR="007546DE" w:rsidRPr="00CB1DBB">
        <w:rPr>
          <w:rFonts w:ascii="Times New Roman" w:hAnsi="Times New Roman"/>
          <w:lang w:eastAsia="zh-CN"/>
        </w:rPr>
        <w:t>。</w:t>
      </w:r>
    </w:p>
    <w:p w14:paraId="5E07C3E5"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高</w:t>
      </w:r>
      <w:r w:rsidR="007546DE" w:rsidRPr="00CB1DBB">
        <w:rPr>
          <w:rFonts w:ascii="Times New Roman" w:hAnsi="Times New Roman"/>
          <w:lang w:eastAsia="zh-CN"/>
        </w:rPr>
        <w:t>：严重</w:t>
      </w:r>
      <w:r w:rsidR="0066016B">
        <w:rPr>
          <w:rFonts w:ascii="Times New Roman" w:hAnsi="Times New Roman"/>
          <w:lang w:eastAsia="zh-CN"/>
        </w:rPr>
        <w:t>Bug</w:t>
      </w:r>
    </w:p>
    <w:p w14:paraId="6AF306E6"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普通</w:t>
      </w:r>
      <w:r w:rsidR="006319DB" w:rsidRPr="00CB1DBB">
        <w:rPr>
          <w:rFonts w:ascii="Times New Roman" w:hAnsi="Times New Roman"/>
          <w:lang w:eastAsia="zh-CN"/>
        </w:rPr>
        <w:t>：</w:t>
      </w:r>
      <w:r w:rsidR="006319DB" w:rsidRPr="00CB1DBB">
        <w:rPr>
          <w:rFonts w:ascii="Times New Roman" w:hAnsi="Times New Roman" w:hint="eastAsia"/>
          <w:lang w:eastAsia="zh-CN"/>
        </w:rPr>
        <w:t>常见</w:t>
      </w:r>
      <w:r w:rsidR="006319DB" w:rsidRPr="00CB1DBB">
        <w:rPr>
          <w:rFonts w:ascii="Times New Roman" w:hAnsi="Times New Roman"/>
          <w:lang w:eastAsia="zh-CN"/>
        </w:rPr>
        <w:t>的</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085C962D" w14:textId="77777777" w:rsidR="00CA659A"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低</w:t>
      </w:r>
      <w:r w:rsidR="006319DB" w:rsidRPr="00CB1DBB">
        <w:rPr>
          <w:rFonts w:ascii="Times New Roman" w:hAnsi="Times New Roman"/>
          <w:lang w:eastAsia="zh-CN"/>
        </w:rPr>
        <w:t>：</w:t>
      </w:r>
      <w:r w:rsidR="006319DB" w:rsidRPr="00CB1DBB">
        <w:rPr>
          <w:rFonts w:ascii="Times New Roman" w:hAnsi="Times New Roman" w:hint="eastAsia"/>
          <w:lang w:eastAsia="zh-CN"/>
        </w:rPr>
        <w:t>建议类</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62F9F01F" w14:textId="77777777" w:rsidR="00CA659A" w:rsidRPr="00CB1DBB" w:rsidRDefault="00CA659A">
      <w:pPr>
        <w:spacing w:line="240" w:lineRule="auto"/>
        <w:ind w:firstLineChars="0" w:firstLine="0"/>
        <w:jc w:val="left"/>
        <w:rPr>
          <w:rFonts w:ascii="Times New Roman" w:hAnsi="Times New Roman"/>
          <w:lang w:eastAsia="zh-CN"/>
        </w:rPr>
      </w:pPr>
      <w:r w:rsidRPr="00CB1DBB">
        <w:rPr>
          <w:rFonts w:ascii="Times New Roman" w:hAnsi="Times New Roman"/>
          <w:lang w:eastAsia="zh-CN"/>
        </w:rPr>
        <w:br w:type="page"/>
      </w:r>
    </w:p>
    <w:p w14:paraId="297DC2CF" w14:textId="77777777" w:rsidR="00A76C59" w:rsidRPr="00CB1DBB" w:rsidRDefault="00A76C59" w:rsidP="00CA659A">
      <w:pPr>
        <w:pStyle w:val="a8"/>
        <w:ind w:left="951" w:firstLineChars="0" w:firstLine="0"/>
        <w:rPr>
          <w:rFonts w:ascii="Times New Roman" w:hAnsi="Times New Roman"/>
          <w:lang w:eastAsia="zh-CN"/>
        </w:rPr>
      </w:pPr>
    </w:p>
    <w:p w14:paraId="58A7481A" w14:textId="77777777" w:rsidR="004045BE" w:rsidRPr="00CB1DBB" w:rsidRDefault="004045BE" w:rsidP="00DE5361">
      <w:pPr>
        <w:pStyle w:val="3"/>
        <w:numPr>
          <w:ilvl w:val="2"/>
          <w:numId w:val="79"/>
        </w:numPr>
        <w:ind w:firstLineChars="0"/>
        <w:rPr>
          <w:rFonts w:ascii="Times New Roman" w:hAnsi="Times New Roman"/>
        </w:rPr>
      </w:pPr>
      <w:bookmarkStart w:id="591" w:name="_Toc451434964"/>
      <w:bookmarkStart w:id="592" w:name="_Toc451435798"/>
      <w:bookmarkStart w:id="593" w:name="_Toc451455846"/>
      <w:bookmarkStart w:id="594" w:name="_Toc451456817"/>
      <w:bookmarkStart w:id="595" w:name="_Toc451457053"/>
      <w:bookmarkStart w:id="596" w:name="_Toc451457519"/>
      <w:bookmarkStart w:id="597" w:name="_Toc451701365"/>
      <w:r w:rsidRPr="00CB1DBB">
        <w:rPr>
          <w:rFonts w:ascii="Times New Roman" w:hAnsi="Times New Roman" w:hint="eastAsia"/>
        </w:rPr>
        <w:t>B</w:t>
      </w:r>
      <w:r w:rsidRPr="00CB1DBB">
        <w:rPr>
          <w:rFonts w:ascii="Times New Roman" w:hAnsi="Times New Roman"/>
        </w:rPr>
        <w:t xml:space="preserve">PMN </w:t>
      </w:r>
      <w:r w:rsidRPr="00CB1DBB">
        <w:rPr>
          <w:rFonts w:ascii="Times New Roman" w:hAnsi="Times New Roman" w:hint="eastAsia"/>
        </w:rPr>
        <w:t>流程</w:t>
      </w:r>
      <w:r w:rsidRPr="00CB1DBB">
        <w:rPr>
          <w:rFonts w:ascii="Times New Roman" w:hAnsi="Times New Roman"/>
        </w:rPr>
        <w:t>定义图</w:t>
      </w:r>
      <w:bookmarkEnd w:id="591"/>
      <w:bookmarkEnd w:id="592"/>
      <w:bookmarkEnd w:id="593"/>
      <w:bookmarkEnd w:id="594"/>
      <w:bookmarkEnd w:id="595"/>
      <w:bookmarkEnd w:id="596"/>
      <w:bookmarkEnd w:id="597"/>
      <w:r w:rsidRPr="00CB1DBB">
        <w:rPr>
          <w:rFonts w:ascii="Times New Roman" w:hAnsi="Times New Roman"/>
        </w:rPr>
        <w:t xml:space="preserve"> </w:t>
      </w:r>
    </w:p>
    <w:p w14:paraId="24860389" w14:textId="76365816" w:rsidR="004045BE" w:rsidRPr="00CB1DBB" w:rsidRDefault="00F37F8A" w:rsidP="004045BE">
      <w:pPr>
        <w:ind w:firstLine="480"/>
        <w:rPr>
          <w:rFonts w:ascii="Times New Roman" w:hAnsi="Times New Roman"/>
          <w:lang w:eastAsia="zh-CN"/>
        </w:rPr>
      </w:pPr>
      <w:r>
        <w:rPr>
          <w:rFonts w:ascii="Times New Roman" w:hAnsi="Times New Roman"/>
          <w:lang w:eastAsia="zh-CN"/>
        </w:rPr>
        <w:t>传统流程</w:t>
      </w:r>
      <w:r w:rsidR="00CD579C">
        <w:rPr>
          <w:rFonts w:ascii="Times New Roman" w:hAnsi="Times New Roman"/>
          <w:lang w:eastAsia="zh-CN"/>
        </w:rPr>
        <w:t>，</w:t>
      </w:r>
      <w:r w:rsidR="00CD579C">
        <w:rPr>
          <w:rFonts w:ascii="Times New Roman" w:hAnsi="Times New Roman" w:hint="eastAsia"/>
          <w:lang w:eastAsia="zh-CN"/>
        </w:rPr>
        <w:t>流程相对</w:t>
      </w:r>
      <w:r w:rsidR="00CD579C">
        <w:rPr>
          <w:rFonts w:ascii="Times New Roman" w:hAnsi="Times New Roman"/>
          <w:lang w:eastAsia="zh-CN"/>
        </w:rPr>
        <w:t>比较复杂，</w:t>
      </w:r>
      <w:r w:rsidR="00CD579C">
        <w:rPr>
          <w:rFonts w:ascii="Times New Roman" w:hAnsi="Times New Roman" w:hint="eastAsia"/>
          <w:lang w:eastAsia="zh-CN"/>
        </w:rPr>
        <w:t>测试人员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主管、</w:t>
      </w:r>
      <w:r w:rsidR="00CD579C">
        <w:rPr>
          <w:rFonts w:ascii="Times New Roman" w:hAnsi="Times New Roman" w:hint="eastAsia"/>
          <w:lang w:eastAsia="zh-CN"/>
        </w:rPr>
        <w:t>项目经理</w:t>
      </w:r>
      <w:r w:rsidR="00CD579C">
        <w:rPr>
          <w:rFonts w:ascii="Times New Roman" w:hAnsi="Times New Roman"/>
          <w:lang w:eastAsia="zh-CN"/>
        </w:rPr>
        <w:t>、</w:t>
      </w:r>
      <w:r w:rsidR="00CD579C">
        <w:rPr>
          <w:rFonts w:ascii="Times New Roman" w:hAnsi="Times New Roman" w:hint="eastAsia"/>
          <w:lang w:eastAsia="zh-CN"/>
        </w:rPr>
        <w:t>开发人员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人员</w:t>
      </w:r>
      <w:r w:rsidR="00CD579C">
        <w:rPr>
          <w:rFonts w:ascii="Times New Roman" w:hAnsi="Times New Roman" w:hint="eastAsia"/>
          <w:lang w:eastAsia="zh-CN"/>
        </w:rPr>
        <w:t>都会</w:t>
      </w:r>
      <w:r w:rsidR="00CD579C">
        <w:rPr>
          <w:rFonts w:ascii="Times New Roman" w:hAnsi="Times New Roman"/>
          <w:lang w:eastAsia="zh-CN"/>
        </w:rPr>
        <w:t>参与其中，</w:t>
      </w:r>
      <w:r w:rsidR="00AD10E1" w:rsidRPr="00CB1DBB">
        <w:rPr>
          <w:rFonts w:ascii="Times New Roman" w:hAnsi="Times New Roman" w:hint="eastAsia"/>
          <w:lang w:eastAsia="zh-CN"/>
        </w:rPr>
        <w:t>具体流程</w:t>
      </w:r>
      <w:r w:rsidR="00AD10E1" w:rsidRPr="00CB1DBB">
        <w:rPr>
          <w:rFonts w:ascii="Times New Roman" w:hAnsi="Times New Roman"/>
          <w:lang w:eastAsia="zh-CN"/>
        </w:rPr>
        <w:t>定义如</w:t>
      </w:r>
      <w:r w:rsidR="004045BE" w:rsidRPr="00CB1DBB">
        <w:rPr>
          <w:rFonts w:ascii="Times New Roman" w:hAnsi="Times New Roman"/>
          <w:lang w:eastAsia="zh-CN"/>
        </w:rPr>
        <w:t>图</w:t>
      </w:r>
      <w:del w:id="598" w:author="Microsoft Office User" w:date="2016-05-22T16:29:00Z">
        <w:r w:rsidR="00AD10E1" w:rsidRPr="00CB1DBB" w:rsidDel="002F2ADF">
          <w:rPr>
            <w:rFonts w:ascii="Times New Roman" w:hAnsi="Times New Roman"/>
            <w:lang w:eastAsia="zh-CN"/>
          </w:rPr>
          <w:delText>2-</w:delText>
        </w:r>
      </w:del>
      <w:r w:rsidR="00AD10E1" w:rsidRPr="00CB1DBB">
        <w:rPr>
          <w:rFonts w:ascii="Times New Roman" w:hAnsi="Times New Roman"/>
          <w:lang w:eastAsia="zh-CN"/>
        </w:rPr>
        <w:t>3</w:t>
      </w:r>
      <w:ins w:id="599" w:author="Microsoft Office User" w:date="2016-05-22T16:29:00Z">
        <w:r w:rsidR="002F2ADF">
          <w:rPr>
            <w:rFonts w:ascii="Times New Roman" w:hAnsi="Times New Roman"/>
            <w:lang w:eastAsia="zh-CN"/>
          </w:rPr>
          <w:t>-2</w:t>
        </w:r>
      </w:ins>
      <w:r w:rsidR="004045BE" w:rsidRPr="00CB1DBB">
        <w:rPr>
          <w:rFonts w:ascii="Times New Roman" w:hAnsi="Times New Roman" w:hint="eastAsia"/>
          <w:lang w:eastAsia="zh-CN"/>
        </w:rPr>
        <w:t>所示</w:t>
      </w:r>
    </w:p>
    <w:p w14:paraId="44425C70" w14:textId="77777777" w:rsidR="002A20A8" w:rsidRPr="00CB1DBB" w:rsidRDefault="009F1502" w:rsidP="00A7518B">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C40A8FD" wp14:editId="579FE66D">
            <wp:extent cx="4593590" cy="3207385"/>
            <wp:effectExtent l="0" t="0" r="0" b="0"/>
            <wp:docPr id="7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3590" cy="3207385"/>
                    </a:xfrm>
                    <a:prstGeom prst="rect">
                      <a:avLst/>
                    </a:prstGeom>
                    <a:noFill/>
                    <a:ln>
                      <a:noFill/>
                    </a:ln>
                  </pic:spPr>
                </pic:pic>
              </a:graphicData>
            </a:graphic>
          </wp:inline>
        </w:drawing>
      </w:r>
    </w:p>
    <w:p w14:paraId="40E0FAF8" w14:textId="77777777" w:rsidR="00484209" w:rsidRDefault="002A20A8" w:rsidP="002A20A8">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3-2</w:t>
      </w:r>
      <w:r w:rsidR="00A13E9D">
        <w:rPr>
          <w:rFonts w:ascii="Times New Roman" w:hAnsi="Times New Roman"/>
          <w:lang w:eastAsia="zh-CN"/>
        </w:rPr>
        <w:t>传统</w:t>
      </w:r>
      <w:r w:rsidR="0066016B">
        <w:rPr>
          <w:rFonts w:ascii="Times New Roman" w:hAnsi="Times New Roman"/>
          <w:lang w:eastAsia="zh-CN"/>
        </w:rPr>
        <w:t>Bug</w:t>
      </w:r>
      <w:r w:rsidRPr="00CB1DBB">
        <w:rPr>
          <w:rFonts w:ascii="Times New Roman" w:hAnsi="Times New Roman"/>
          <w:lang w:eastAsia="zh-CN"/>
        </w:rPr>
        <w:t>流转流程图</w:t>
      </w:r>
    </w:p>
    <w:p w14:paraId="1208E479" w14:textId="77777777" w:rsidR="00F37F8A" w:rsidRDefault="00F37F8A" w:rsidP="00792CD2">
      <w:pPr>
        <w:ind w:firstLine="480"/>
      </w:pPr>
    </w:p>
    <w:p w14:paraId="7A31AA67" w14:textId="4B29E049" w:rsidR="00F37F8A" w:rsidRDefault="00F37F8A" w:rsidP="00792CD2">
      <w:pPr>
        <w:ind w:firstLine="480"/>
      </w:pPr>
      <w:r>
        <w:rPr>
          <w:rFonts w:hint="eastAsia"/>
        </w:rPr>
        <w:t>敏捷</w:t>
      </w:r>
      <w:r>
        <w:t>流程</w:t>
      </w:r>
      <w:r w:rsidR="00CD579C">
        <w:t>，</w:t>
      </w:r>
      <w:r w:rsidR="00CD579C">
        <w:rPr>
          <w:rFonts w:hint="eastAsia"/>
        </w:rPr>
        <w:t>流程</w:t>
      </w:r>
      <w:r w:rsidR="00CD579C">
        <w:t>相对比较简单，</w:t>
      </w:r>
      <w:r w:rsidR="00CD579C">
        <w:rPr>
          <w:rFonts w:hint="eastAsia"/>
        </w:rPr>
        <w:t>只有</w:t>
      </w:r>
      <w:r w:rsidR="00CD579C">
        <w:t>测试人员</w:t>
      </w:r>
      <w:r w:rsidR="00CD579C">
        <w:rPr>
          <w:rFonts w:hint="eastAsia"/>
        </w:rPr>
        <w:t>和</w:t>
      </w:r>
      <w:r w:rsidR="00CD579C">
        <w:t>开发人员参与</w:t>
      </w:r>
      <w:r w:rsidR="00CD579C">
        <w:rPr>
          <w:rFonts w:hint="eastAsia"/>
        </w:rPr>
        <w:t>其中</w:t>
      </w:r>
      <w:r w:rsidR="006378B4">
        <w:t>，具体流程</w:t>
      </w:r>
      <w:r w:rsidR="006378B4">
        <w:rPr>
          <w:rFonts w:hint="eastAsia"/>
        </w:rPr>
        <w:t>定义如图</w:t>
      </w:r>
      <w:r w:rsidR="006378B4">
        <w:t xml:space="preserve"> </w:t>
      </w:r>
      <w:ins w:id="600" w:author="Microsoft Office User" w:date="2016-05-22T16:29:00Z">
        <w:r w:rsidR="00011809">
          <w:t>3-3</w:t>
        </w:r>
      </w:ins>
      <w:del w:id="601" w:author="Microsoft Office User" w:date="2016-05-22T16:29:00Z">
        <w:r w:rsidR="006378B4" w:rsidDel="00011809">
          <w:delText>2-4</w:delText>
        </w:r>
      </w:del>
      <w:r w:rsidR="006378B4">
        <w:t xml:space="preserve"> </w:t>
      </w:r>
      <w:r w:rsidR="006378B4">
        <w:rPr>
          <w:rFonts w:hint="eastAsia"/>
        </w:rPr>
        <w:t>所示</w:t>
      </w:r>
      <w:r w:rsidR="006378B4">
        <w:t>。</w:t>
      </w:r>
    </w:p>
    <w:p w14:paraId="5E633750" w14:textId="2A169604" w:rsidR="00CD15F6" w:rsidRDefault="00CD15F6" w:rsidP="00AC2BD0">
      <w:pPr>
        <w:spacing w:line="240" w:lineRule="auto"/>
        <w:ind w:firstLine="480"/>
        <w:rPr>
          <w:rFonts w:hint="eastAsia"/>
          <w:lang w:eastAsia="zh-CN"/>
        </w:rPr>
        <w:pPrChange w:id="602" w:author="Microsoft Office User" w:date="2016-05-22T16:59:00Z">
          <w:pPr>
            <w:ind w:firstLine="480"/>
          </w:pPr>
        </w:pPrChange>
      </w:pPr>
    </w:p>
    <w:p w14:paraId="714D9861" w14:textId="77777777" w:rsidR="00AC2BD0" w:rsidRDefault="00AC2BD0" w:rsidP="00AC2BD0">
      <w:pPr>
        <w:keepNext/>
        <w:spacing w:line="240" w:lineRule="auto"/>
        <w:ind w:firstLine="480"/>
        <w:jc w:val="center"/>
        <w:rPr>
          <w:ins w:id="603" w:author="Microsoft Office User" w:date="2016-05-22T17:00:00Z"/>
        </w:rPr>
        <w:pPrChange w:id="604" w:author="Microsoft Office User" w:date="2016-05-22T17:00:00Z">
          <w:pPr>
            <w:spacing w:line="240" w:lineRule="auto"/>
            <w:ind w:firstLine="480"/>
            <w:jc w:val="center"/>
          </w:pPr>
        </w:pPrChange>
      </w:pPr>
      <w:ins w:id="605" w:author="Microsoft Office User" w:date="2016-05-22T16:59:00Z">
        <w:r>
          <w:rPr>
            <w:noProof/>
            <w:lang w:eastAsia="zh-CN"/>
          </w:rPr>
          <w:drawing>
            <wp:inline distT="0" distB="0" distL="0" distR="0" wp14:anchorId="6A9132FE" wp14:editId="67FE6B13">
              <wp:extent cx="2508885" cy="1965399"/>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png"/>
                      <pic:cNvPicPr/>
                    </pic:nvPicPr>
                    <pic:blipFill>
                      <a:blip r:embed="rId17">
                        <a:extLst>
                          <a:ext uri="{28A0092B-C50C-407E-A947-70E740481C1C}">
                            <a14:useLocalDpi xmlns:a14="http://schemas.microsoft.com/office/drawing/2010/main" val="0"/>
                          </a:ext>
                        </a:extLst>
                      </a:blip>
                      <a:stretch>
                        <a:fillRect/>
                      </a:stretch>
                    </pic:blipFill>
                    <pic:spPr>
                      <a:xfrm>
                        <a:off x="0" y="0"/>
                        <a:ext cx="2511139" cy="1967165"/>
                      </a:xfrm>
                      <a:prstGeom prst="rect">
                        <a:avLst/>
                      </a:prstGeom>
                    </pic:spPr>
                  </pic:pic>
                </a:graphicData>
              </a:graphic>
            </wp:inline>
          </w:drawing>
        </w:r>
      </w:ins>
    </w:p>
    <w:p w14:paraId="1F4DE8AF" w14:textId="7F06F3F6" w:rsidR="00A13E9D" w:rsidRPr="00CD15F6" w:rsidRDefault="00AC2BD0" w:rsidP="00AC2BD0">
      <w:pPr>
        <w:pStyle w:val="ab"/>
        <w:ind w:firstLine="400"/>
        <w:jc w:val="center"/>
        <w:pPrChange w:id="606" w:author="Microsoft Office User" w:date="2016-05-22T17:00:00Z">
          <w:pPr>
            <w:ind w:firstLine="480"/>
          </w:pPr>
        </w:pPrChange>
      </w:pPr>
      <w:ins w:id="607" w:author="Microsoft Office User" w:date="2016-05-22T17:00:00Z">
        <w:r>
          <w:rPr>
            <w:rFonts w:hint="eastAsia"/>
          </w:rPr>
          <w:t>图</w:t>
        </w:r>
        <w:r>
          <w:t xml:space="preserve"> 3-3</w:t>
        </w:r>
        <w:r>
          <w:t>敏捷流程</w:t>
        </w:r>
      </w:ins>
    </w:p>
    <w:p w14:paraId="0AE43547" w14:textId="77777777" w:rsidR="005820A2" w:rsidRDefault="00CD15F6" w:rsidP="00DE5361">
      <w:pPr>
        <w:pStyle w:val="2"/>
        <w:numPr>
          <w:ilvl w:val="1"/>
          <w:numId w:val="79"/>
        </w:numPr>
        <w:ind w:firstLineChars="0"/>
        <w:rPr>
          <w:rFonts w:ascii="Times New Roman" w:hAnsi="Times New Roman"/>
        </w:rPr>
      </w:pPr>
      <w:bookmarkStart w:id="608" w:name="_Toc451434965"/>
      <w:bookmarkStart w:id="609" w:name="_Toc451435799"/>
      <w:r>
        <w:rPr>
          <w:rFonts w:ascii="Times New Roman" w:hAnsi="Times New Roman"/>
        </w:rPr>
        <w:lastRenderedPageBreak/>
        <w:t xml:space="preserve"> </w:t>
      </w:r>
      <w:bookmarkStart w:id="610" w:name="_Toc451455847"/>
      <w:bookmarkStart w:id="611" w:name="_Toc451456818"/>
      <w:bookmarkStart w:id="612" w:name="_Toc451457054"/>
      <w:bookmarkStart w:id="613" w:name="_Toc451457520"/>
      <w:bookmarkStart w:id="614" w:name="_Toc451701366"/>
      <w:r w:rsidR="00884CFF" w:rsidRPr="00CB1DBB">
        <w:rPr>
          <w:rFonts w:ascii="Times New Roman" w:hAnsi="Times New Roman"/>
        </w:rPr>
        <w:t>系统</w:t>
      </w:r>
      <w:r w:rsidR="00372FE5">
        <w:rPr>
          <w:rFonts w:ascii="Times New Roman" w:hAnsi="Times New Roman"/>
        </w:rPr>
        <w:t>功能需求</w:t>
      </w:r>
      <w:bookmarkEnd w:id="608"/>
      <w:bookmarkEnd w:id="609"/>
      <w:bookmarkEnd w:id="610"/>
      <w:bookmarkEnd w:id="611"/>
      <w:bookmarkEnd w:id="612"/>
      <w:bookmarkEnd w:id="613"/>
      <w:bookmarkEnd w:id="614"/>
    </w:p>
    <w:p w14:paraId="6FDCA501" w14:textId="56D9AF1B" w:rsidR="008711FF" w:rsidRPr="00CB1DBB" w:rsidRDefault="00616FC0" w:rsidP="00616FC0">
      <w:pPr>
        <w:keepNext/>
        <w:spacing w:line="240" w:lineRule="auto"/>
        <w:ind w:left="360" w:firstLineChars="0" w:firstLine="0"/>
        <w:jc w:val="center"/>
        <w:rPr>
          <w:rFonts w:ascii="Times New Roman" w:hAnsi="Times New Roman"/>
        </w:rPr>
      </w:pPr>
      <w:r>
        <w:rPr>
          <w:rFonts w:ascii="Times New Roman" w:hAnsi="Times New Roman"/>
          <w:noProof/>
          <w:lang w:eastAsia="zh-CN"/>
        </w:rPr>
        <w:drawing>
          <wp:inline distT="0" distB="0" distL="0" distR="0" wp14:anchorId="781F8A8D" wp14:editId="30F98A0E">
            <wp:extent cx="5773828" cy="2553494"/>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 Organization Template-3.png"/>
                    <pic:cNvPicPr/>
                  </pic:nvPicPr>
                  <pic:blipFill>
                    <a:blip r:embed="rId18">
                      <a:extLst>
                        <a:ext uri="{28A0092B-C50C-407E-A947-70E740481C1C}">
                          <a14:useLocalDpi xmlns:a14="http://schemas.microsoft.com/office/drawing/2010/main" val="0"/>
                        </a:ext>
                      </a:extLst>
                    </a:blip>
                    <a:stretch>
                      <a:fillRect/>
                    </a:stretch>
                  </pic:blipFill>
                  <pic:spPr>
                    <a:xfrm>
                      <a:off x="0" y="0"/>
                      <a:ext cx="5777159" cy="2554967"/>
                    </a:xfrm>
                    <a:prstGeom prst="rect">
                      <a:avLst/>
                    </a:prstGeom>
                  </pic:spPr>
                </pic:pic>
              </a:graphicData>
            </a:graphic>
          </wp:inline>
        </w:drawing>
      </w:r>
    </w:p>
    <w:p w14:paraId="7EB30AC0" w14:textId="7B981EB4" w:rsidR="008711FF" w:rsidRPr="00CB1DBB" w:rsidRDefault="008711FF" w:rsidP="00792CD2">
      <w:pPr>
        <w:pStyle w:val="ab"/>
        <w:ind w:firstLineChars="0" w:firstLine="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00616FC0">
        <w:rPr>
          <w:rFonts w:ascii="Times New Roman" w:hAnsi="Times New Roman"/>
          <w:lang w:eastAsia="zh-CN"/>
        </w:rPr>
        <w:t>3</w:t>
      </w:r>
      <w:r w:rsidR="00945C83">
        <w:rPr>
          <w:rFonts w:ascii="Times New Roman" w:hAnsi="Times New Roman"/>
          <w:lang w:eastAsia="zh-CN"/>
        </w:rPr>
        <w:t>-</w:t>
      </w:r>
      <w:ins w:id="615" w:author="Microsoft Office User" w:date="2016-05-22T17:04:00Z">
        <w:r w:rsidR="00F42B87">
          <w:rPr>
            <w:rFonts w:ascii="Times New Roman" w:hAnsi="Times New Roman"/>
            <w:lang w:eastAsia="zh-CN"/>
          </w:rPr>
          <w:t>4</w:t>
        </w:r>
      </w:ins>
      <w:del w:id="616" w:author="Microsoft Office User" w:date="2016-05-22T17:04:00Z">
        <w:r w:rsidR="00945C83" w:rsidDel="00F42B87">
          <w:rPr>
            <w:rFonts w:ascii="Times New Roman" w:hAnsi="Times New Roman"/>
            <w:lang w:eastAsia="zh-CN"/>
          </w:rPr>
          <w:delText>3</w:delText>
        </w:r>
      </w:del>
      <w:r w:rsidRPr="00CB1DBB">
        <w:rPr>
          <w:rFonts w:ascii="Times New Roman" w:hAnsi="Times New Roman"/>
          <w:lang w:eastAsia="zh-CN"/>
        </w:rPr>
        <w:t xml:space="preserve"> </w:t>
      </w:r>
      <w:r w:rsidRPr="00CB1DBB">
        <w:rPr>
          <w:rFonts w:ascii="Times New Roman" w:hAnsi="Times New Roman"/>
          <w:lang w:eastAsia="zh-CN"/>
        </w:rPr>
        <w:t>系统功能框架图</w:t>
      </w:r>
    </w:p>
    <w:p w14:paraId="35B05D77" w14:textId="77777777" w:rsidR="008711FF" w:rsidRPr="00792CD2" w:rsidRDefault="008711FF" w:rsidP="00792CD2">
      <w:pPr>
        <w:ind w:firstLine="480"/>
      </w:pPr>
    </w:p>
    <w:p w14:paraId="49FE5F7E" w14:textId="300A1913" w:rsidR="00FD1AEF" w:rsidRPr="00CB1DBB" w:rsidRDefault="002F2ADF" w:rsidP="00B5165D">
      <w:pPr>
        <w:pStyle w:val="3"/>
        <w:numPr>
          <w:ilvl w:val="2"/>
          <w:numId w:val="79"/>
        </w:numPr>
        <w:ind w:firstLineChars="0"/>
        <w:rPr>
          <w:rFonts w:ascii="Times New Roman" w:hAnsi="Times New Roman"/>
        </w:rPr>
      </w:pPr>
      <w:bookmarkStart w:id="617" w:name="_Toc451701367"/>
      <w:r>
        <w:rPr>
          <w:rFonts w:ascii="Times New Roman" w:hAnsi="Times New Roman"/>
        </w:rPr>
        <w:t>基础信息管理</w:t>
      </w:r>
      <w:bookmarkEnd w:id="617"/>
    </w:p>
    <w:p w14:paraId="3EA246A1" w14:textId="77777777" w:rsidR="0059773C" w:rsidRPr="00CB1DBB" w:rsidRDefault="0059773C" w:rsidP="0059773C">
      <w:pPr>
        <w:ind w:firstLineChars="0" w:firstLine="480"/>
        <w:rPr>
          <w:rFonts w:ascii="Times New Roman" w:hAnsi="Times New Roman"/>
        </w:rPr>
      </w:pPr>
      <w:r w:rsidRPr="00CB1DBB">
        <w:rPr>
          <w:rFonts w:ascii="Times New Roman" w:hAnsi="Times New Roman" w:hint="eastAsia"/>
        </w:rPr>
        <w:t>本</w:t>
      </w:r>
      <w:r w:rsidRPr="00CB1DBB">
        <w:rPr>
          <w:rFonts w:ascii="Times New Roman" w:hAnsi="Times New Roman"/>
        </w:rPr>
        <w:t>模块</w:t>
      </w:r>
      <w:r w:rsidR="001E52AE" w:rsidRPr="00CB1DBB">
        <w:rPr>
          <w:rFonts w:ascii="Times New Roman" w:hAnsi="Times New Roman"/>
        </w:rPr>
        <w:t>主要</w:t>
      </w:r>
      <w:r w:rsidR="001E52AE" w:rsidRPr="00CB1DBB">
        <w:rPr>
          <w:rFonts w:ascii="Times New Roman" w:hAnsi="Times New Roman" w:hint="eastAsia"/>
        </w:rPr>
        <w:t>包括</w:t>
      </w:r>
      <w:r w:rsidR="00B5165D">
        <w:rPr>
          <w:rFonts w:ascii="Times New Roman" w:hAnsi="Times New Roman"/>
        </w:rPr>
        <w:t>用户管理，</w:t>
      </w:r>
      <w:r w:rsidRPr="00CB1DBB">
        <w:rPr>
          <w:rFonts w:ascii="Times New Roman" w:hAnsi="Times New Roman" w:hint="eastAsia"/>
        </w:rPr>
        <w:t>角色</w:t>
      </w:r>
      <w:r w:rsidRPr="00CB1DBB">
        <w:rPr>
          <w:rFonts w:ascii="Times New Roman" w:hAnsi="Times New Roman"/>
        </w:rPr>
        <w:t>管理，</w:t>
      </w:r>
      <w:r w:rsidRPr="00CB1DBB">
        <w:rPr>
          <w:rFonts w:ascii="Times New Roman" w:hAnsi="Times New Roman" w:hint="eastAsia"/>
        </w:rPr>
        <w:t>权限</w:t>
      </w:r>
      <w:r w:rsidRPr="00CB1DBB">
        <w:rPr>
          <w:rFonts w:ascii="Times New Roman" w:hAnsi="Times New Roman"/>
        </w:rPr>
        <w:t>管理，部门管理，</w:t>
      </w:r>
      <w:r w:rsidRPr="00CB1DBB">
        <w:rPr>
          <w:rFonts w:ascii="Times New Roman" w:hAnsi="Times New Roman" w:hint="eastAsia"/>
        </w:rPr>
        <w:t>字典</w:t>
      </w:r>
      <w:r w:rsidRPr="00CB1DBB">
        <w:rPr>
          <w:rFonts w:ascii="Times New Roman" w:hAnsi="Times New Roman"/>
        </w:rPr>
        <w:t>管理，个人文件管理。</w:t>
      </w:r>
    </w:p>
    <w:p w14:paraId="727C70DE" w14:textId="77777777" w:rsidR="0059773C" w:rsidRPr="00CB1DBB" w:rsidRDefault="0059773C" w:rsidP="0059773C">
      <w:pPr>
        <w:ind w:firstLineChars="0" w:firstLine="480"/>
        <w:rPr>
          <w:rFonts w:ascii="Times New Roman" w:hAnsi="Times New Roman"/>
          <w:lang w:eastAsia="zh-CN"/>
        </w:rPr>
      </w:pPr>
      <w:r w:rsidRPr="00CB1DBB">
        <w:rPr>
          <w:rFonts w:ascii="Times New Roman" w:hAnsi="Times New Roman"/>
        </w:rPr>
        <w:t>本平台初始化系统</w:t>
      </w:r>
      <w:r w:rsidRPr="00CB1DBB">
        <w:rPr>
          <w:rFonts w:ascii="Times New Roman" w:hAnsi="Times New Roman" w:hint="eastAsia"/>
        </w:rPr>
        <w:t>管理</w:t>
      </w:r>
      <w:r w:rsidRPr="00CB1DBB">
        <w:rPr>
          <w:rFonts w:ascii="Times New Roman" w:hAnsi="Times New Roman"/>
        </w:rPr>
        <w:t>员拥有</w:t>
      </w:r>
      <w:r w:rsidRPr="00CB1DBB">
        <w:rPr>
          <w:rFonts w:ascii="Times New Roman" w:hAnsi="Times New Roman" w:hint="eastAsia"/>
        </w:rPr>
        <w:t>本系统最高</w:t>
      </w:r>
      <w:r w:rsidRPr="00CB1DBB">
        <w:rPr>
          <w:rFonts w:ascii="Times New Roman" w:hAnsi="Times New Roman"/>
        </w:rPr>
        <w:t>权限，即可以对用户，</w:t>
      </w:r>
      <w:r w:rsidRPr="00CB1DBB">
        <w:rPr>
          <w:rFonts w:ascii="Times New Roman" w:hAnsi="Times New Roman" w:hint="eastAsia"/>
        </w:rPr>
        <w:t>角色</w:t>
      </w:r>
      <w:r w:rsidRPr="00CB1DBB">
        <w:rPr>
          <w:rFonts w:ascii="Times New Roman" w:hAnsi="Times New Roman"/>
        </w:rPr>
        <w:t>，</w:t>
      </w:r>
      <w:r w:rsidRPr="00CB1DBB">
        <w:rPr>
          <w:rFonts w:ascii="Times New Roman" w:hAnsi="Times New Roman" w:hint="eastAsia"/>
        </w:rPr>
        <w:t>权限</w:t>
      </w:r>
      <w:r w:rsidRPr="00CB1DBB">
        <w:rPr>
          <w:rFonts w:ascii="Times New Roman" w:hAnsi="Times New Roman"/>
        </w:rPr>
        <w:t>，</w:t>
      </w:r>
      <w:r w:rsidRPr="00CB1DBB">
        <w:rPr>
          <w:rFonts w:ascii="Times New Roman" w:hAnsi="Times New Roman" w:hint="eastAsia"/>
        </w:rPr>
        <w:t>部门</w:t>
      </w:r>
      <w:r w:rsidRPr="00CB1DBB">
        <w:rPr>
          <w:rFonts w:ascii="Times New Roman" w:hAnsi="Times New Roman"/>
        </w:rPr>
        <w:t>，</w:t>
      </w:r>
      <w:r w:rsidRPr="00CB1DBB">
        <w:rPr>
          <w:rFonts w:ascii="Times New Roman" w:hAnsi="Times New Roman" w:hint="eastAsia"/>
        </w:rPr>
        <w:t>字典</w:t>
      </w:r>
      <w:r w:rsidRPr="00CB1DBB">
        <w:rPr>
          <w:rFonts w:ascii="Times New Roman" w:hAnsi="Times New Roman"/>
        </w:rPr>
        <w:t>，</w:t>
      </w:r>
      <w:r w:rsidRPr="00CB1DBB">
        <w:rPr>
          <w:rFonts w:ascii="Times New Roman" w:hAnsi="Times New Roman" w:hint="eastAsia"/>
        </w:rPr>
        <w:t>文件</w:t>
      </w:r>
      <w:r w:rsidRPr="00CB1DBB">
        <w:rPr>
          <w:rFonts w:ascii="Times New Roman" w:hAnsi="Times New Roman"/>
        </w:rPr>
        <w:t>进行管理。</w:t>
      </w:r>
      <w:r w:rsidRPr="00CB1DBB">
        <w:rPr>
          <w:rFonts w:ascii="Times New Roman" w:hAnsi="Times New Roman" w:hint="eastAsia"/>
        </w:rPr>
        <w:t>本</w:t>
      </w:r>
      <w:r w:rsidRPr="00CB1DBB">
        <w:rPr>
          <w:rFonts w:ascii="Times New Roman" w:hAnsi="Times New Roman"/>
        </w:rPr>
        <w:t>平台普通</w:t>
      </w:r>
      <w:r w:rsidRPr="00CB1DBB">
        <w:rPr>
          <w:rFonts w:ascii="Times New Roman" w:hAnsi="Times New Roman" w:hint="eastAsia"/>
        </w:rPr>
        <w:t>角色</w:t>
      </w:r>
      <w:r w:rsidRPr="00CB1DBB">
        <w:rPr>
          <w:rFonts w:ascii="Times New Roman" w:hAnsi="Times New Roman"/>
        </w:rPr>
        <w:t>成员，可以进行个人信息的管理，例如</w:t>
      </w:r>
      <w:r w:rsidRPr="00CB1DBB">
        <w:rPr>
          <w:rFonts w:ascii="Times New Roman" w:hAnsi="Times New Roman" w:hint="eastAsia"/>
        </w:rPr>
        <w:t>查看个人</w:t>
      </w:r>
      <w:r w:rsidRPr="00CB1DBB">
        <w:rPr>
          <w:rFonts w:ascii="Times New Roman" w:hAnsi="Times New Roman"/>
        </w:rPr>
        <w:t>信息、</w:t>
      </w:r>
      <w:r w:rsidRPr="00CB1DBB">
        <w:rPr>
          <w:rFonts w:ascii="Times New Roman" w:hAnsi="Times New Roman" w:hint="eastAsia"/>
        </w:rPr>
        <w:t>修改</w:t>
      </w:r>
      <w:r w:rsidRPr="00CB1DBB">
        <w:rPr>
          <w:rFonts w:ascii="Times New Roman" w:hAnsi="Times New Roman"/>
        </w:rPr>
        <w:t>个人信息、</w:t>
      </w:r>
      <w:r w:rsidRPr="00CB1DBB">
        <w:rPr>
          <w:rFonts w:ascii="Times New Roman" w:hAnsi="Times New Roman" w:hint="eastAsia"/>
        </w:rPr>
        <w:t>修改</w:t>
      </w:r>
      <w:r w:rsidRPr="00CB1DBB">
        <w:rPr>
          <w:rFonts w:ascii="Times New Roman" w:hAnsi="Times New Roman"/>
        </w:rPr>
        <w:t>密码，</w:t>
      </w:r>
      <w:r w:rsidRPr="00CB1DBB">
        <w:rPr>
          <w:rFonts w:ascii="Times New Roman" w:hAnsi="Times New Roman" w:hint="eastAsia"/>
        </w:rPr>
        <w:t>个人</w:t>
      </w:r>
      <w:r w:rsidRPr="00CB1DBB">
        <w:rPr>
          <w:rFonts w:ascii="Times New Roman" w:hAnsi="Times New Roman"/>
        </w:rPr>
        <w:t>文</w:t>
      </w:r>
      <w:r w:rsidRPr="00CB1DBB">
        <w:rPr>
          <w:rFonts w:ascii="Times New Roman" w:hAnsi="Times New Roman"/>
          <w:lang w:eastAsia="zh-CN"/>
        </w:rPr>
        <w:t>件管理</w:t>
      </w:r>
      <w:r w:rsidRPr="00CB1DBB">
        <w:rPr>
          <w:rFonts w:ascii="Times New Roman" w:hAnsi="Times New Roman" w:hint="eastAsia"/>
          <w:lang w:eastAsia="zh-CN"/>
        </w:rPr>
        <w:t>，而项目</w:t>
      </w:r>
      <w:r w:rsidRPr="00CB1DBB">
        <w:rPr>
          <w:rFonts w:ascii="Times New Roman" w:hAnsi="Times New Roman"/>
          <w:lang w:eastAsia="zh-CN"/>
        </w:rPr>
        <w:t>经理</w:t>
      </w:r>
      <w:r w:rsidRPr="00CB1DBB">
        <w:rPr>
          <w:rFonts w:ascii="Times New Roman" w:hAnsi="Times New Roman" w:hint="eastAsia"/>
          <w:lang w:eastAsia="zh-CN"/>
        </w:rPr>
        <w:t>在</w:t>
      </w:r>
      <w:r w:rsidRPr="00CB1DBB">
        <w:rPr>
          <w:rFonts w:ascii="Times New Roman" w:hAnsi="Times New Roman"/>
          <w:lang w:eastAsia="zh-CN"/>
        </w:rPr>
        <w:t>此基础</w:t>
      </w:r>
      <w:r w:rsidRPr="00CB1DBB">
        <w:rPr>
          <w:rFonts w:ascii="Times New Roman" w:hAnsi="Times New Roman" w:hint="eastAsia"/>
          <w:lang w:eastAsia="zh-CN"/>
        </w:rPr>
        <w:t>之上</w:t>
      </w:r>
      <w:r w:rsidRPr="00CB1DBB">
        <w:rPr>
          <w:rFonts w:ascii="Times New Roman" w:hAnsi="Times New Roman"/>
          <w:lang w:eastAsia="zh-CN"/>
        </w:rPr>
        <w:t>，可以</w:t>
      </w:r>
      <w:r w:rsidRPr="00CB1DBB">
        <w:rPr>
          <w:rFonts w:ascii="Times New Roman" w:hAnsi="Times New Roman" w:hint="eastAsia"/>
          <w:lang w:eastAsia="zh-CN"/>
        </w:rPr>
        <w:t>对</w:t>
      </w:r>
      <w:r w:rsidRPr="00CB1DBB">
        <w:rPr>
          <w:rFonts w:ascii="Times New Roman" w:hAnsi="Times New Roman"/>
          <w:lang w:eastAsia="zh-CN"/>
        </w:rPr>
        <w:t>用户</w:t>
      </w:r>
      <w:r w:rsidRPr="00CB1DBB">
        <w:rPr>
          <w:rFonts w:ascii="Times New Roman" w:hAnsi="Times New Roman" w:hint="eastAsia"/>
          <w:lang w:eastAsia="zh-CN"/>
        </w:rPr>
        <w:t>进行</w:t>
      </w:r>
      <w:r w:rsidRPr="00CB1DBB">
        <w:rPr>
          <w:rFonts w:ascii="Times New Roman" w:hAnsi="Times New Roman"/>
          <w:lang w:eastAsia="zh-CN"/>
        </w:rPr>
        <w:t>一定</w:t>
      </w:r>
      <w:r w:rsidRPr="00CB1DBB">
        <w:rPr>
          <w:rFonts w:ascii="Times New Roman" w:hAnsi="Times New Roman" w:hint="eastAsia"/>
          <w:lang w:eastAsia="zh-CN"/>
        </w:rPr>
        <w:t>程度</w:t>
      </w:r>
      <w:r w:rsidRPr="00CB1DBB">
        <w:rPr>
          <w:rFonts w:ascii="Times New Roman" w:hAnsi="Times New Roman"/>
          <w:lang w:eastAsia="zh-CN"/>
        </w:rPr>
        <w:t>上的管理。</w:t>
      </w:r>
    </w:p>
    <w:p w14:paraId="2B02E172" w14:textId="77777777" w:rsidR="0059773C" w:rsidRPr="00CB1DBB" w:rsidRDefault="0059773C" w:rsidP="0059773C">
      <w:pPr>
        <w:ind w:firstLine="480"/>
        <w:rPr>
          <w:rFonts w:ascii="Times New Roman" w:hAnsi="Times New Roman"/>
          <w:lang w:eastAsia="zh-CN"/>
        </w:rPr>
      </w:pPr>
    </w:p>
    <w:p w14:paraId="288FA25D" w14:textId="77777777" w:rsidR="00CA659A" w:rsidRPr="00CB1DBB" w:rsidRDefault="009F1502" w:rsidP="00A7518B">
      <w:pPr>
        <w:pStyle w:val="ac"/>
        <w:jc w:val="center"/>
        <w:rPr>
          <w:rFonts w:ascii="Times New Roman" w:hAnsi="Times New Roman"/>
        </w:rPr>
      </w:pPr>
      <w:r w:rsidRPr="00CB1DBB">
        <w:rPr>
          <w:rFonts w:ascii="Times New Roman" w:hAnsi="Times New Roman"/>
          <w:noProof/>
        </w:rPr>
        <w:lastRenderedPageBreak/>
        <w:drawing>
          <wp:inline distT="0" distB="0" distL="0" distR="0" wp14:anchorId="274ABAF8" wp14:editId="78F3940E">
            <wp:extent cx="4907915" cy="2707640"/>
            <wp:effectExtent l="0" t="0" r="0" b="0"/>
            <wp:docPr id="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915" cy="2707640"/>
                    </a:xfrm>
                    <a:prstGeom prst="rect">
                      <a:avLst/>
                    </a:prstGeom>
                    <a:noFill/>
                    <a:ln>
                      <a:noFill/>
                    </a:ln>
                  </pic:spPr>
                </pic:pic>
              </a:graphicData>
            </a:graphic>
          </wp:inline>
        </w:drawing>
      </w:r>
    </w:p>
    <w:p w14:paraId="29549C5C" w14:textId="030DFB4E" w:rsidR="00FD1AEF" w:rsidRPr="00CB1DBB" w:rsidRDefault="00CA659A" w:rsidP="00CA659A">
      <w:pPr>
        <w:pStyle w:val="ab"/>
        <w:ind w:firstLine="400"/>
        <w:jc w:val="center"/>
        <w:rPr>
          <w:rFonts w:ascii="Times New Roman" w:hAnsi="Times New Roman"/>
        </w:rPr>
      </w:pPr>
      <w:r w:rsidRPr="00CB1DBB">
        <w:rPr>
          <w:rFonts w:ascii="Times New Roman" w:eastAsia="SimSun" w:hAnsi="Times New Roman" w:cs="SimSun"/>
        </w:rPr>
        <w:t>图</w:t>
      </w:r>
      <w:r w:rsidRPr="00CB1DBB">
        <w:rPr>
          <w:rFonts w:ascii="Times New Roman" w:hAnsi="Times New Roman"/>
          <w:lang w:eastAsia="zh-CN"/>
        </w:rPr>
        <w:t>3-</w:t>
      </w:r>
      <w:ins w:id="618" w:author="Microsoft Office User" w:date="2016-05-22T17:04:00Z">
        <w:r w:rsidR="00F42B87">
          <w:rPr>
            <w:rFonts w:ascii="Times New Roman" w:hAnsi="Times New Roman"/>
            <w:lang w:eastAsia="zh-CN"/>
          </w:rPr>
          <w:t>5</w:t>
        </w:r>
      </w:ins>
      <w:del w:id="619" w:author="Microsoft Office User" w:date="2016-05-22T17:04:00Z">
        <w:r w:rsidRPr="00CB1DBB" w:rsidDel="00F42B87">
          <w:rPr>
            <w:rFonts w:ascii="Times New Roman" w:hAnsi="Times New Roman"/>
            <w:lang w:eastAsia="zh-CN"/>
          </w:rPr>
          <w:delText>3</w:delText>
        </w:r>
      </w:del>
      <w:r w:rsidR="002F2ADF">
        <w:rPr>
          <w:rFonts w:ascii="Times New Roman" w:hAnsi="Times New Roman"/>
          <w:lang w:eastAsia="zh-CN"/>
        </w:rPr>
        <w:t>基础信息管理</w:t>
      </w:r>
      <w:r w:rsidRPr="00CB1DBB">
        <w:rPr>
          <w:rFonts w:ascii="Times New Roman" w:hAnsi="Times New Roman"/>
          <w:lang w:eastAsia="zh-CN"/>
        </w:rPr>
        <w:t>用例图</w:t>
      </w:r>
    </w:p>
    <w:p w14:paraId="2DFF2F58" w14:textId="77777777" w:rsidR="00964EFA" w:rsidRPr="00CB1DBB" w:rsidRDefault="00964EFA" w:rsidP="007D1D5C">
      <w:pPr>
        <w:ind w:left="960" w:firstLineChars="0" w:firstLine="0"/>
        <w:rPr>
          <w:rFonts w:ascii="Times New Roman" w:hAnsi="Times New Roman"/>
          <w:lang w:eastAsia="zh-CN"/>
        </w:rPr>
      </w:pPr>
    </w:p>
    <w:p w14:paraId="31C8061B" w14:textId="77777777" w:rsidR="004515E6" w:rsidRPr="00CB1DBB" w:rsidRDefault="009F1502" w:rsidP="00CB1DBB">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3383E6BB" wp14:editId="66376155">
            <wp:extent cx="4965065" cy="2821940"/>
            <wp:effectExtent l="0" t="0" r="0" b="0"/>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065" cy="2821940"/>
                    </a:xfrm>
                    <a:prstGeom prst="rect">
                      <a:avLst/>
                    </a:prstGeom>
                    <a:noFill/>
                    <a:ln>
                      <a:noFill/>
                    </a:ln>
                  </pic:spPr>
                </pic:pic>
              </a:graphicData>
            </a:graphic>
          </wp:inline>
        </w:drawing>
      </w:r>
    </w:p>
    <w:p w14:paraId="619F0A0E" w14:textId="69E9A1F9" w:rsidR="00CA659A" w:rsidRPr="00CB1DBB" w:rsidRDefault="004515E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ins w:id="620" w:author="Microsoft Office User" w:date="2016-05-22T17:04:00Z">
        <w:r w:rsidR="00F42B87">
          <w:rPr>
            <w:rFonts w:ascii="Times New Roman" w:hAnsi="Times New Roman"/>
            <w:lang w:eastAsia="zh-CN"/>
          </w:rPr>
          <w:t>6</w:t>
        </w:r>
      </w:ins>
      <w:del w:id="621" w:author="Microsoft Office User" w:date="2016-05-22T17:04:00Z">
        <w:r w:rsidRPr="00CB1DBB" w:rsidDel="00F42B87">
          <w:rPr>
            <w:rFonts w:ascii="Times New Roman" w:hAnsi="Times New Roman"/>
            <w:lang w:eastAsia="zh-CN"/>
          </w:rPr>
          <w:delText>4</w:delText>
        </w:r>
      </w:del>
      <w:r w:rsidRPr="00CB1DBB">
        <w:rPr>
          <w:rFonts w:ascii="Times New Roman" w:hAnsi="Times New Roman"/>
          <w:lang w:eastAsia="zh-CN"/>
        </w:rPr>
        <w:t xml:space="preserve"> </w:t>
      </w:r>
      <w:r w:rsidRPr="00CB1DBB">
        <w:rPr>
          <w:rFonts w:ascii="Times New Roman" w:hAnsi="Times New Roman"/>
          <w:lang w:eastAsia="zh-CN"/>
        </w:rPr>
        <w:t>角色分配用户时序图</w:t>
      </w:r>
    </w:p>
    <w:p w14:paraId="2D51A988" w14:textId="77777777" w:rsidR="00FC4512" w:rsidRPr="00CB1DBB" w:rsidDel="002F2ADF" w:rsidRDefault="0066016B" w:rsidP="005D259B">
      <w:pPr>
        <w:pStyle w:val="3"/>
        <w:numPr>
          <w:ilvl w:val="2"/>
          <w:numId w:val="79"/>
        </w:numPr>
        <w:ind w:firstLineChars="0"/>
        <w:rPr>
          <w:del w:id="622" w:author="Microsoft Office User" w:date="2016-05-22T16:23:00Z"/>
          <w:rFonts w:ascii="Times New Roman" w:hAnsi="Times New Roman"/>
        </w:rPr>
      </w:pPr>
      <w:bookmarkStart w:id="623" w:name="_Toc451434967"/>
      <w:bookmarkStart w:id="624" w:name="_Toc451435801"/>
      <w:bookmarkStart w:id="625" w:name="_Toc451455849"/>
      <w:bookmarkStart w:id="626" w:name="_Toc451456820"/>
      <w:bookmarkStart w:id="627" w:name="_Toc451457056"/>
      <w:bookmarkStart w:id="628" w:name="_Toc451457522"/>
      <w:del w:id="629" w:author="Microsoft Office User" w:date="2016-05-22T16:23:00Z">
        <w:r w:rsidDel="002F2ADF">
          <w:rPr>
            <w:rFonts w:ascii="Times New Roman" w:hAnsi="Times New Roman"/>
          </w:rPr>
          <w:delText>Bug</w:delText>
        </w:r>
        <w:r w:rsidR="00FC4512" w:rsidRPr="00CB1DBB" w:rsidDel="002F2ADF">
          <w:rPr>
            <w:rFonts w:ascii="Times New Roman" w:hAnsi="Times New Roman"/>
          </w:rPr>
          <w:delText>模块</w:delText>
        </w:r>
        <w:bookmarkEnd w:id="623"/>
        <w:bookmarkEnd w:id="624"/>
        <w:bookmarkEnd w:id="625"/>
        <w:bookmarkEnd w:id="626"/>
        <w:bookmarkEnd w:id="627"/>
        <w:bookmarkEnd w:id="628"/>
      </w:del>
    </w:p>
    <w:p w14:paraId="30E19635" w14:textId="2AA30220" w:rsidR="00EE5830" w:rsidRPr="00CB1DBB" w:rsidRDefault="002F2ADF" w:rsidP="00EE5830">
      <w:pPr>
        <w:pStyle w:val="a8"/>
        <w:ind w:left="425" w:firstLineChars="0" w:firstLine="0"/>
        <w:rPr>
          <w:rFonts w:ascii="Times New Roman" w:hAnsi="Times New Roman"/>
          <w:lang w:eastAsia="zh-CN"/>
        </w:rPr>
      </w:pPr>
      <w:ins w:id="630" w:author="Microsoft Office User" w:date="2016-05-22T16:23:00Z">
        <w:r>
          <w:rPr>
            <w:rFonts w:ascii="Times New Roman" w:hAnsi="Times New Roman"/>
          </w:rPr>
          <w:t>问题单管理</w:t>
        </w:r>
      </w:ins>
      <w:r w:rsidR="00EE5830" w:rsidRPr="00CB1DBB">
        <w:rPr>
          <w:rFonts w:ascii="Times New Roman" w:hAnsi="Times New Roman"/>
        </w:rPr>
        <w:t>本</w:t>
      </w:r>
      <w:r w:rsidR="00EE5830" w:rsidRPr="00CB1DBB">
        <w:rPr>
          <w:rFonts w:ascii="Times New Roman" w:hAnsi="Times New Roman"/>
          <w:lang w:eastAsia="zh-CN"/>
        </w:rPr>
        <w:t>模块</w:t>
      </w:r>
      <w:r w:rsidR="00EE5830" w:rsidRPr="00CB1DBB">
        <w:rPr>
          <w:rFonts w:ascii="Times New Roman" w:hAnsi="Times New Roman" w:hint="eastAsia"/>
          <w:lang w:eastAsia="zh-CN"/>
        </w:rPr>
        <w:t>由</w:t>
      </w:r>
      <w:r w:rsidR="00EE5830" w:rsidRPr="00CB1DBB">
        <w:rPr>
          <w:rFonts w:ascii="Times New Roman" w:hAnsi="Times New Roman"/>
          <w:lang w:eastAsia="zh-CN"/>
        </w:rPr>
        <w:t>项目管理</w:t>
      </w:r>
      <w:r w:rsidR="00EE5830" w:rsidRPr="00CB1DBB">
        <w:rPr>
          <w:rFonts w:ascii="Times New Roman" w:hAnsi="Times New Roman"/>
          <w:lang w:eastAsia="zh-CN"/>
        </w:rPr>
        <w:t xml:space="preserve"> </w:t>
      </w:r>
      <w:r w:rsidR="00EE5830" w:rsidRPr="00CB1DBB">
        <w:rPr>
          <w:rFonts w:ascii="Times New Roman" w:hAnsi="Times New Roman" w:hint="eastAsia"/>
          <w:lang w:eastAsia="zh-CN"/>
        </w:rPr>
        <w:t>和</w:t>
      </w:r>
      <w:r w:rsidR="00EE5830" w:rsidRPr="00CB1DBB">
        <w:rPr>
          <w:rFonts w:ascii="Times New Roman" w:hAnsi="Times New Roman"/>
          <w:lang w:eastAsia="zh-CN"/>
        </w:rPr>
        <w:t xml:space="preserve"> </w:t>
      </w:r>
      <w:r w:rsidR="0066016B">
        <w:rPr>
          <w:rFonts w:ascii="Times New Roman" w:hAnsi="Times New Roman"/>
          <w:lang w:eastAsia="zh-CN"/>
        </w:rPr>
        <w:t>Bug</w:t>
      </w:r>
      <w:r w:rsidR="00EE5830" w:rsidRPr="00CB1DBB">
        <w:rPr>
          <w:rFonts w:ascii="Times New Roman" w:hAnsi="Times New Roman" w:hint="eastAsia"/>
          <w:lang w:eastAsia="zh-CN"/>
        </w:rPr>
        <w:t>管理组成</w:t>
      </w:r>
      <w:r w:rsidR="00EE5830" w:rsidRPr="00CB1DBB">
        <w:rPr>
          <w:rFonts w:ascii="Times New Roman" w:hAnsi="Times New Roman"/>
          <w:lang w:eastAsia="zh-CN"/>
        </w:rPr>
        <w:t>。</w:t>
      </w:r>
    </w:p>
    <w:p w14:paraId="594C33E3"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管理</w:t>
      </w:r>
      <w:r w:rsidR="00592FB8" w:rsidRPr="00CB1DBB">
        <w:rPr>
          <w:rFonts w:ascii="Times New Roman" w:hAnsi="Times New Roman"/>
          <w:lang w:eastAsia="zh-CN"/>
        </w:rPr>
        <w:t>主要</w:t>
      </w:r>
      <w:r w:rsidR="00216285" w:rsidRPr="00CB1DBB">
        <w:rPr>
          <w:rFonts w:ascii="Times New Roman" w:hAnsi="Times New Roman"/>
          <w:lang w:eastAsia="zh-CN"/>
        </w:rPr>
        <w:t>包括</w:t>
      </w:r>
      <w:r w:rsidR="009F62AB" w:rsidRPr="00CB1DBB">
        <w:rPr>
          <w:rFonts w:ascii="Times New Roman" w:hAnsi="Times New Roman"/>
          <w:lang w:eastAsia="zh-CN"/>
        </w:rPr>
        <w:t>创建新项目</w:t>
      </w:r>
      <w:r w:rsidRPr="00CB1DBB">
        <w:rPr>
          <w:rFonts w:ascii="Times New Roman" w:hAnsi="Times New Roman"/>
          <w:lang w:eastAsia="zh-CN"/>
        </w:rPr>
        <w:t>、</w:t>
      </w:r>
      <w:r w:rsidR="00733E0B" w:rsidRPr="00CB1DBB">
        <w:rPr>
          <w:rFonts w:ascii="Times New Roman" w:hAnsi="Times New Roman" w:hint="eastAsia"/>
          <w:lang w:eastAsia="zh-CN"/>
        </w:rPr>
        <w:t>给</w:t>
      </w:r>
      <w:r w:rsidR="00733E0B" w:rsidRPr="00CB1DBB">
        <w:rPr>
          <w:rFonts w:ascii="Times New Roman" w:hAnsi="Times New Roman"/>
          <w:lang w:eastAsia="zh-CN"/>
        </w:rPr>
        <w:t>项目添加版本、</w:t>
      </w:r>
      <w:r w:rsidR="00FB3263" w:rsidRPr="00CB1DBB">
        <w:rPr>
          <w:rFonts w:ascii="Times New Roman" w:hAnsi="Times New Roman"/>
          <w:lang w:eastAsia="zh-CN"/>
        </w:rPr>
        <w:t>修改项目、</w:t>
      </w:r>
      <w:r w:rsidR="00592FB8" w:rsidRPr="00CB1DBB">
        <w:rPr>
          <w:rFonts w:ascii="Times New Roman" w:hAnsi="Times New Roman"/>
          <w:lang w:eastAsia="zh-CN"/>
        </w:rPr>
        <w:t>浏览</w:t>
      </w:r>
      <w:r w:rsidRPr="00CB1DBB">
        <w:rPr>
          <w:rFonts w:ascii="Times New Roman" w:hAnsi="Times New Roman"/>
          <w:lang w:eastAsia="zh-CN"/>
        </w:rPr>
        <w:t>项目</w:t>
      </w:r>
      <w:r w:rsidR="004A0ACD" w:rsidRPr="00CB1DBB">
        <w:rPr>
          <w:rFonts w:ascii="Times New Roman" w:hAnsi="Times New Roman"/>
          <w:lang w:eastAsia="zh-CN"/>
        </w:rPr>
        <w:t>详情</w:t>
      </w:r>
      <w:r w:rsidRPr="00CB1DBB">
        <w:rPr>
          <w:rFonts w:ascii="Times New Roman" w:hAnsi="Times New Roman" w:hint="eastAsia"/>
          <w:lang w:eastAsia="zh-CN"/>
        </w:rPr>
        <w:t>、</w:t>
      </w:r>
      <w:r w:rsidR="00105528" w:rsidRPr="00CB1DBB">
        <w:rPr>
          <w:rFonts w:ascii="Times New Roman" w:hAnsi="Times New Roman" w:hint="eastAsia"/>
          <w:lang w:eastAsia="zh-CN"/>
        </w:rPr>
        <w:t>添加</w:t>
      </w:r>
      <w:r w:rsidR="00105528" w:rsidRPr="00CB1DBB">
        <w:rPr>
          <w:rFonts w:ascii="Times New Roman" w:hAnsi="Times New Roman"/>
          <w:lang w:eastAsia="zh-CN"/>
        </w:rPr>
        <w:t>项目组成员</w:t>
      </w:r>
      <w:r w:rsidRPr="00CB1DBB">
        <w:rPr>
          <w:rFonts w:ascii="Times New Roman" w:hAnsi="Times New Roman"/>
          <w:lang w:eastAsia="zh-CN"/>
        </w:rPr>
        <w:t>、</w:t>
      </w:r>
      <w:r w:rsidRPr="00CB1DBB">
        <w:rPr>
          <w:rFonts w:ascii="Times New Roman" w:hAnsi="Times New Roman" w:hint="eastAsia"/>
          <w:lang w:eastAsia="zh-CN"/>
        </w:rPr>
        <w:t>项目</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管理包含</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提交</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任务</w:t>
      </w:r>
      <w:r w:rsidRPr="00CB1DBB">
        <w:rPr>
          <w:rFonts w:ascii="Times New Roman" w:hAnsi="Times New Roman"/>
          <w:lang w:eastAsia="zh-CN"/>
        </w:rPr>
        <w:t>分配、</w:t>
      </w:r>
      <w:r w:rsidR="0066016B">
        <w:rPr>
          <w:rFonts w:ascii="Times New Roman" w:hAnsi="Times New Roman"/>
          <w:lang w:eastAsia="zh-CN"/>
        </w:rPr>
        <w:t>Bug</w:t>
      </w:r>
      <w:r w:rsidRPr="00CB1DBB">
        <w:rPr>
          <w:rFonts w:ascii="Times New Roman" w:hAnsi="Times New Roman" w:hint="eastAsia"/>
          <w:lang w:eastAsia="zh-CN"/>
        </w:rPr>
        <w:t>追踪</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查询</w:t>
      </w:r>
      <w:r w:rsidRPr="00CB1DBB">
        <w:rPr>
          <w:rFonts w:ascii="Times New Roman" w:hAnsi="Times New Roman"/>
          <w:lang w:eastAsia="zh-CN"/>
        </w:rPr>
        <w:t>。</w:t>
      </w:r>
    </w:p>
    <w:p w14:paraId="5B6F73FD" w14:textId="77777777" w:rsidR="00EE5830" w:rsidRPr="00CB1DBB" w:rsidRDefault="00F00597" w:rsidP="00EE5830">
      <w:pPr>
        <w:ind w:firstLineChars="0" w:firstLine="480"/>
        <w:rPr>
          <w:rFonts w:ascii="Times New Roman" w:hAnsi="Times New Roman"/>
          <w:lang w:eastAsia="zh-CN"/>
        </w:rPr>
      </w:pPr>
      <w:r w:rsidRPr="00CB1DBB">
        <w:rPr>
          <w:rFonts w:ascii="Times New Roman" w:hAnsi="Times New Roman"/>
          <w:lang w:eastAsia="zh-CN"/>
        </w:rPr>
        <w:t>项目负责人</w:t>
      </w:r>
      <w:r w:rsidR="00EE5830" w:rsidRPr="00CB1DBB">
        <w:rPr>
          <w:rFonts w:ascii="Times New Roman" w:hAnsi="Times New Roman"/>
          <w:lang w:eastAsia="zh-CN"/>
        </w:rPr>
        <w:t>负责创建项目</w:t>
      </w:r>
      <w:r w:rsidR="00EE5830" w:rsidRPr="00CB1DBB">
        <w:rPr>
          <w:rFonts w:ascii="Times New Roman" w:hAnsi="Times New Roman" w:hint="eastAsia"/>
          <w:lang w:eastAsia="zh-CN"/>
        </w:rPr>
        <w:t>及其</w:t>
      </w:r>
      <w:r w:rsidR="0092669D" w:rsidRPr="00CB1DBB">
        <w:rPr>
          <w:rFonts w:ascii="Times New Roman" w:hAnsi="Times New Roman"/>
          <w:lang w:eastAsia="zh-CN"/>
        </w:rPr>
        <w:t>对应的</w:t>
      </w:r>
      <w:r w:rsidR="00EE5830" w:rsidRPr="00CB1DBB">
        <w:rPr>
          <w:rFonts w:ascii="Times New Roman" w:hAnsi="Times New Roman"/>
          <w:lang w:eastAsia="zh-CN"/>
        </w:rPr>
        <w:t>版本</w:t>
      </w:r>
      <w:r w:rsidR="00EE5830" w:rsidRPr="00CB1DBB">
        <w:rPr>
          <w:rFonts w:ascii="Times New Roman" w:hAnsi="Times New Roman" w:hint="eastAsia"/>
          <w:lang w:eastAsia="zh-CN"/>
        </w:rPr>
        <w:t>号</w:t>
      </w:r>
      <w:r w:rsidR="00EE5830" w:rsidRPr="00CB1DBB">
        <w:rPr>
          <w:rFonts w:ascii="Times New Roman" w:hAnsi="Times New Roman"/>
          <w:lang w:eastAsia="zh-CN"/>
        </w:rPr>
        <w:t>，</w:t>
      </w:r>
      <w:r w:rsidR="00F57121" w:rsidRPr="00CB1DBB">
        <w:rPr>
          <w:rFonts w:ascii="Times New Roman" w:hAnsi="Times New Roman"/>
          <w:lang w:eastAsia="zh-CN"/>
        </w:rPr>
        <w:t>测试人员</w:t>
      </w:r>
      <w:r w:rsidR="00EE5830" w:rsidRPr="00CB1DBB">
        <w:rPr>
          <w:rFonts w:ascii="Times New Roman" w:hAnsi="Times New Roman" w:hint="eastAsia"/>
          <w:lang w:eastAsia="zh-CN"/>
        </w:rPr>
        <w:t>选择项目及其</w:t>
      </w:r>
      <w:r w:rsidR="00EE5830" w:rsidRPr="00CB1DBB">
        <w:rPr>
          <w:rFonts w:ascii="Times New Roman" w:hAnsi="Times New Roman"/>
          <w:lang w:eastAsia="zh-CN"/>
        </w:rPr>
        <w:t>对应的版本号提交软件测试过程中发现的</w:t>
      </w:r>
      <w:r w:rsidR="00EE5830" w:rsidRPr="00CB1DBB">
        <w:rPr>
          <w:rFonts w:ascii="Times New Roman" w:hAnsi="Times New Roman"/>
          <w:lang w:eastAsia="zh-CN"/>
        </w:rPr>
        <w:t xml:space="preserve"> </w:t>
      </w:r>
      <w:r w:rsidR="0066016B">
        <w:rPr>
          <w:rFonts w:ascii="Times New Roman" w:hAnsi="Times New Roman"/>
          <w:lang w:eastAsia="zh-CN"/>
        </w:rPr>
        <w:t>Bug</w:t>
      </w:r>
      <w:r w:rsidR="00EE5830" w:rsidRPr="00CB1DBB">
        <w:rPr>
          <w:rFonts w:ascii="Times New Roman" w:hAnsi="Times New Roman"/>
          <w:lang w:eastAsia="zh-CN"/>
        </w:rPr>
        <w:t>，</w:t>
      </w:r>
      <w:r w:rsidR="00235F98" w:rsidRPr="00CB1DBB">
        <w:rPr>
          <w:rFonts w:ascii="Times New Roman" w:hAnsi="Times New Roman" w:hint="eastAsia"/>
          <w:lang w:eastAsia="zh-CN"/>
        </w:rPr>
        <w:t>在</w:t>
      </w:r>
      <w:r w:rsidR="00EE5830" w:rsidRPr="00CB1DBB">
        <w:rPr>
          <w:rFonts w:ascii="Times New Roman" w:hAnsi="Times New Roman" w:hint="eastAsia"/>
          <w:lang w:eastAsia="zh-CN"/>
        </w:rPr>
        <w:t>工作</w:t>
      </w:r>
      <w:r w:rsidR="00EE5830" w:rsidRPr="00CB1DBB">
        <w:rPr>
          <w:rFonts w:ascii="Times New Roman" w:hAnsi="Times New Roman"/>
          <w:lang w:eastAsia="zh-CN"/>
        </w:rPr>
        <w:t>流模块的调度之下，</w:t>
      </w:r>
      <w:r w:rsidR="0066016B">
        <w:rPr>
          <w:rFonts w:ascii="Times New Roman" w:hAnsi="Times New Roman"/>
          <w:lang w:eastAsia="zh-CN"/>
        </w:rPr>
        <w:t>Bug</w:t>
      </w:r>
      <w:r w:rsidR="00EE5830" w:rsidRPr="00CB1DBB">
        <w:rPr>
          <w:rFonts w:ascii="Times New Roman" w:hAnsi="Times New Roman" w:hint="eastAsia"/>
          <w:lang w:eastAsia="zh-CN"/>
        </w:rPr>
        <w:t>的</w:t>
      </w:r>
      <w:r w:rsidR="00EE5830" w:rsidRPr="00CB1DBB">
        <w:rPr>
          <w:rFonts w:ascii="Times New Roman" w:hAnsi="Times New Roman"/>
          <w:lang w:eastAsia="zh-CN"/>
        </w:rPr>
        <w:t>任务流转到项目</w:t>
      </w:r>
      <w:r w:rsidR="00EE5830" w:rsidRPr="00CB1DBB">
        <w:rPr>
          <w:rFonts w:ascii="Times New Roman" w:hAnsi="Times New Roman" w:hint="eastAsia"/>
          <w:lang w:eastAsia="zh-CN"/>
        </w:rPr>
        <w:t>组</w:t>
      </w:r>
      <w:r w:rsidR="00EE5830" w:rsidRPr="00CB1DBB">
        <w:rPr>
          <w:rFonts w:ascii="Times New Roman" w:hAnsi="Times New Roman"/>
          <w:lang w:eastAsia="zh-CN"/>
        </w:rPr>
        <w:t>中的各个成员。</w:t>
      </w:r>
      <w:r w:rsidR="00EE5830" w:rsidRPr="00CB1DBB">
        <w:rPr>
          <w:rFonts w:ascii="Times New Roman" w:hAnsi="Times New Roman" w:hint="eastAsia"/>
          <w:lang w:eastAsia="zh-CN"/>
        </w:rPr>
        <w:t>项目组</w:t>
      </w:r>
      <w:r w:rsidR="00EE5830" w:rsidRPr="00CB1DBB">
        <w:rPr>
          <w:rFonts w:ascii="Times New Roman" w:hAnsi="Times New Roman"/>
          <w:lang w:eastAsia="zh-CN"/>
        </w:rPr>
        <w:t>成员</w:t>
      </w:r>
      <w:r w:rsidR="00EE5830" w:rsidRPr="00CB1DBB">
        <w:rPr>
          <w:rFonts w:ascii="Times New Roman" w:hAnsi="Times New Roman" w:hint="eastAsia"/>
          <w:lang w:eastAsia="zh-CN"/>
        </w:rPr>
        <w:t>选择</w:t>
      </w:r>
      <w:r w:rsidR="00EE5830" w:rsidRPr="00CB1DBB">
        <w:rPr>
          <w:rFonts w:ascii="Times New Roman" w:hAnsi="Times New Roman"/>
          <w:lang w:eastAsia="zh-CN"/>
        </w:rPr>
        <w:t>对应的</w:t>
      </w:r>
      <w:r w:rsidR="00EE5830" w:rsidRPr="00CB1DBB">
        <w:rPr>
          <w:rFonts w:ascii="Times New Roman" w:hAnsi="Times New Roman" w:hint="eastAsia"/>
          <w:lang w:eastAsia="zh-CN"/>
        </w:rPr>
        <w:t>项目</w:t>
      </w:r>
      <w:r w:rsidR="00EE5830" w:rsidRPr="00CB1DBB">
        <w:rPr>
          <w:rFonts w:ascii="Times New Roman" w:hAnsi="Times New Roman"/>
          <w:lang w:eastAsia="zh-CN"/>
        </w:rPr>
        <w:t>可以看</w:t>
      </w:r>
      <w:r w:rsidR="00EE5830" w:rsidRPr="00CB1DBB">
        <w:rPr>
          <w:rFonts w:ascii="Times New Roman" w:hAnsi="Times New Roman" w:hint="eastAsia"/>
          <w:lang w:eastAsia="zh-CN"/>
        </w:rPr>
        <w:t>到</w:t>
      </w:r>
      <w:r w:rsidR="00EE5830" w:rsidRPr="00CB1DBB">
        <w:rPr>
          <w:rFonts w:ascii="Times New Roman" w:hAnsi="Times New Roman"/>
          <w:lang w:eastAsia="zh-CN"/>
        </w:rPr>
        <w:t>项目</w:t>
      </w:r>
      <w:r w:rsidR="00EE5830" w:rsidRPr="00CB1DBB">
        <w:rPr>
          <w:rFonts w:ascii="Times New Roman" w:hAnsi="Times New Roman" w:hint="eastAsia"/>
          <w:lang w:eastAsia="zh-CN"/>
        </w:rPr>
        <w:t>的</w:t>
      </w:r>
      <w:r w:rsidR="00EE5830" w:rsidRPr="00CB1DBB">
        <w:rPr>
          <w:rFonts w:ascii="Times New Roman" w:hAnsi="Times New Roman"/>
          <w:lang w:eastAsia="zh-CN"/>
        </w:rPr>
        <w:t>基本信息，</w:t>
      </w:r>
      <w:r w:rsidR="00EE5830" w:rsidRPr="00CB1DBB">
        <w:rPr>
          <w:rFonts w:ascii="Times New Roman" w:hAnsi="Times New Roman" w:hint="eastAsia"/>
          <w:lang w:eastAsia="zh-CN"/>
        </w:rPr>
        <w:t>项目</w:t>
      </w:r>
      <w:r w:rsidR="00EE5830" w:rsidRPr="00CB1DBB">
        <w:rPr>
          <w:rFonts w:ascii="Times New Roman" w:hAnsi="Times New Roman"/>
          <w:lang w:eastAsia="zh-CN"/>
        </w:rPr>
        <w:t>的</w:t>
      </w:r>
      <w:r w:rsidR="0066016B">
        <w:rPr>
          <w:rFonts w:ascii="Times New Roman" w:hAnsi="Times New Roman"/>
          <w:lang w:eastAsia="zh-CN"/>
        </w:rPr>
        <w:t>Bug</w:t>
      </w:r>
      <w:r w:rsidR="00EE5830" w:rsidRPr="00CB1DBB">
        <w:rPr>
          <w:rFonts w:ascii="Times New Roman" w:hAnsi="Times New Roman" w:hint="eastAsia"/>
          <w:lang w:eastAsia="zh-CN"/>
        </w:rPr>
        <w:t>统计</w:t>
      </w:r>
      <w:r w:rsidR="00EE5830" w:rsidRPr="00CB1DBB">
        <w:rPr>
          <w:rFonts w:ascii="Times New Roman" w:hAnsi="Times New Roman"/>
          <w:lang w:eastAsia="zh-CN"/>
        </w:rPr>
        <w:t>分布、</w:t>
      </w:r>
      <w:r w:rsidR="00EE5830" w:rsidRPr="00CB1DBB">
        <w:rPr>
          <w:rFonts w:ascii="Times New Roman" w:hAnsi="Times New Roman" w:hint="eastAsia"/>
          <w:lang w:eastAsia="zh-CN"/>
        </w:rPr>
        <w:t>分配给</w:t>
      </w:r>
      <w:r w:rsidR="00EE5830" w:rsidRPr="00CB1DBB">
        <w:rPr>
          <w:rFonts w:ascii="Times New Roman" w:hAnsi="Times New Roman"/>
          <w:lang w:eastAsia="zh-CN"/>
        </w:rPr>
        <w:t>我</w:t>
      </w:r>
      <w:r w:rsidR="00EE5830" w:rsidRPr="00CB1DBB">
        <w:rPr>
          <w:rFonts w:ascii="Times New Roman" w:hAnsi="Times New Roman" w:hint="eastAsia"/>
          <w:lang w:eastAsia="zh-CN"/>
        </w:rPr>
        <w:t>的</w:t>
      </w:r>
      <w:r w:rsidR="00EE5830" w:rsidRPr="00CB1DBB">
        <w:rPr>
          <w:rFonts w:ascii="Times New Roman" w:hAnsi="Times New Roman"/>
          <w:lang w:eastAsia="zh-CN"/>
        </w:rPr>
        <w:t>任务、我提交的</w:t>
      </w:r>
      <w:r w:rsidR="0066016B">
        <w:rPr>
          <w:rFonts w:ascii="Times New Roman" w:hAnsi="Times New Roman"/>
          <w:lang w:eastAsia="zh-CN"/>
        </w:rPr>
        <w:t>Bug</w:t>
      </w:r>
      <w:r w:rsidR="00EE5830" w:rsidRPr="00CB1DBB">
        <w:rPr>
          <w:rFonts w:ascii="Times New Roman" w:hAnsi="Times New Roman"/>
          <w:lang w:eastAsia="zh-CN"/>
        </w:rPr>
        <w:t>、</w:t>
      </w:r>
      <w:r w:rsidR="00EE5830" w:rsidRPr="00CB1DBB">
        <w:rPr>
          <w:rFonts w:ascii="Times New Roman" w:hAnsi="Times New Roman" w:hint="eastAsia"/>
          <w:lang w:eastAsia="zh-CN"/>
        </w:rPr>
        <w:t>我</w:t>
      </w:r>
      <w:r w:rsidR="00EE5830" w:rsidRPr="00CB1DBB">
        <w:rPr>
          <w:rFonts w:ascii="Times New Roman" w:hAnsi="Times New Roman"/>
          <w:lang w:eastAsia="zh-CN"/>
        </w:rPr>
        <w:t>参与的</w:t>
      </w:r>
      <w:r w:rsidR="0066016B">
        <w:rPr>
          <w:rFonts w:ascii="Times New Roman" w:hAnsi="Times New Roman"/>
          <w:lang w:eastAsia="zh-CN"/>
        </w:rPr>
        <w:t>Bug</w:t>
      </w:r>
      <w:r w:rsidR="00EE5830" w:rsidRPr="00CB1DBB">
        <w:rPr>
          <w:rFonts w:ascii="Times New Roman" w:hAnsi="Times New Roman" w:hint="eastAsia"/>
          <w:lang w:eastAsia="zh-CN"/>
        </w:rPr>
        <w:t>流程</w:t>
      </w:r>
      <w:r w:rsidR="00EE5830" w:rsidRPr="00CB1DBB">
        <w:rPr>
          <w:rFonts w:ascii="Times New Roman" w:hAnsi="Times New Roman"/>
          <w:lang w:eastAsia="zh-CN"/>
        </w:rPr>
        <w:t>。</w:t>
      </w:r>
    </w:p>
    <w:p w14:paraId="5DC199A9" w14:textId="77777777" w:rsidR="0075133B" w:rsidRPr="00CB1DBB" w:rsidRDefault="0075133B" w:rsidP="0075133B">
      <w:pPr>
        <w:pStyle w:val="a8"/>
        <w:ind w:left="960" w:firstLineChars="0" w:firstLine="0"/>
        <w:rPr>
          <w:rFonts w:ascii="Times New Roman" w:hAnsi="Times New Roman"/>
          <w:lang w:eastAsia="zh-CN"/>
        </w:rPr>
      </w:pPr>
    </w:p>
    <w:p w14:paraId="6730BFAF" w14:textId="77777777" w:rsidR="00CA659A" w:rsidRPr="00CB1DBB" w:rsidRDefault="009F1502" w:rsidP="00A7518B">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759DEC11" wp14:editId="4676417C">
            <wp:extent cx="5193665" cy="2872105"/>
            <wp:effectExtent l="0" t="0" r="0" b="0"/>
            <wp:docPr id="1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3665" cy="2872105"/>
                    </a:xfrm>
                    <a:prstGeom prst="rect">
                      <a:avLst/>
                    </a:prstGeom>
                    <a:noFill/>
                    <a:ln>
                      <a:noFill/>
                    </a:ln>
                  </pic:spPr>
                </pic:pic>
              </a:graphicData>
            </a:graphic>
          </wp:inline>
        </w:drawing>
      </w:r>
    </w:p>
    <w:p w14:paraId="54368DDD" w14:textId="206E6957" w:rsidR="00964EFA" w:rsidRPr="00CB1DBB" w:rsidRDefault="00CA659A" w:rsidP="00CA6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lang w:eastAsia="zh-CN"/>
        </w:rPr>
        <w:t>3-</w:t>
      </w:r>
      <w:ins w:id="631" w:author="Microsoft Office User" w:date="2016-05-22T17:05:00Z">
        <w:r w:rsidR="00F42B87">
          <w:rPr>
            <w:rFonts w:ascii="Times New Roman" w:hAnsi="Times New Roman"/>
            <w:lang w:eastAsia="zh-CN"/>
          </w:rPr>
          <w:t>7</w:t>
        </w:r>
      </w:ins>
      <w:del w:id="632" w:author="Microsoft Office User" w:date="2016-05-22T17:05:00Z">
        <w:r w:rsidR="004515E6" w:rsidRPr="00CB1DBB" w:rsidDel="00F42B87">
          <w:rPr>
            <w:rFonts w:ascii="Times New Roman" w:hAnsi="Times New Roman"/>
            <w:lang w:eastAsia="zh-CN"/>
          </w:rPr>
          <w:delText>5</w:delText>
        </w:r>
      </w:del>
      <w:r w:rsidRPr="00CB1DBB">
        <w:rPr>
          <w:rFonts w:ascii="Times New Roman" w:hAnsi="Times New Roman"/>
          <w:lang w:eastAsia="zh-CN"/>
        </w:rPr>
        <w:t xml:space="preserve"> </w:t>
      </w:r>
      <w:del w:id="633" w:author="Microsoft Office User" w:date="2016-05-22T16:27:00Z">
        <w:r w:rsidR="0066016B" w:rsidDel="002F2ADF">
          <w:rPr>
            <w:rFonts w:ascii="Times New Roman" w:hAnsi="Times New Roman"/>
            <w:lang w:eastAsia="zh-CN"/>
          </w:rPr>
          <w:delText>Bug</w:delText>
        </w:r>
        <w:r w:rsidRPr="00CB1DBB" w:rsidDel="002F2ADF">
          <w:rPr>
            <w:rFonts w:ascii="Times New Roman" w:hAnsi="Times New Roman"/>
            <w:lang w:eastAsia="zh-CN"/>
          </w:rPr>
          <w:delText>模块</w:delText>
        </w:r>
      </w:del>
      <w:ins w:id="634" w:author="Microsoft Office User" w:date="2016-05-22T16:27:00Z">
        <w:r w:rsidR="002F2ADF">
          <w:rPr>
            <w:rFonts w:ascii="Times New Roman" w:hAnsi="Times New Roman"/>
            <w:lang w:eastAsia="zh-CN"/>
          </w:rPr>
          <w:t>问题单管理模块</w:t>
        </w:r>
      </w:ins>
      <w:r w:rsidRPr="00CB1DBB">
        <w:rPr>
          <w:rFonts w:ascii="Times New Roman" w:hAnsi="Times New Roman"/>
          <w:lang w:eastAsia="zh-CN"/>
        </w:rPr>
        <w:t>用例图</w:t>
      </w:r>
    </w:p>
    <w:p w14:paraId="4BED49B3" w14:textId="77777777" w:rsidR="00964EFA" w:rsidRPr="00CB1DBB" w:rsidRDefault="00964EFA" w:rsidP="00CA659A">
      <w:pPr>
        <w:ind w:firstLineChars="0" w:firstLine="480"/>
        <w:rPr>
          <w:rFonts w:ascii="Times New Roman" w:hAnsi="Times New Roman"/>
          <w:lang w:eastAsia="zh-CN"/>
        </w:rPr>
      </w:pPr>
    </w:p>
    <w:p w14:paraId="69313FE0" w14:textId="77777777" w:rsidR="000B27C6"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41BB0EE2" wp14:editId="4036CFF7">
            <wp:extent cx="5143500" cy="3114675"/>
            <wp:effectExtent l="0" t="0" r="0" b="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114675"/>
                    </a:xfrm>
                    <a:prstGeom prst="rect">
                      <a:avLst/>
                    </a:prstGeom>
                    <a:noFill/>
                    <a:ln>
                      <a:noFill/>
                    </a:ln>
                  </pic:spPr>
                </pic:pic>
              </a:graphicData>
            </a:graphic>
          </wp:inline>
        </w:drawing>
      </w:r>
    </w:p>
    <w:p w14:paraId="216C6B23" w14:textId="7840999D" w:rsidR="000B27C6" w:rsidRPr="00CB1DBB" w:rsidRDefault="000B27C6" w:rsidP="00CB1DBB">
      <w:pPr>
        <w:pStyle w:val="ab"/>
        <w:ind w:firstLine="400"/>
        <w:jc w:val="center"/>
        <w:rPr>
          <w:rFonts w:ascii="Times New Roman" w:hAnsi="Times New Roman"/>
          <w:lang w:eastAsia="zh-CN"/>
        </w:rPr>
      </w:pPr>
      <w:r w:rsidRPr="00CB1DBB">
        <w:rPr>
          <w:rFonts w:ascii="Times New Roman" w:hAnsi="Times New Roman" w:hint="eastAsia"/>
        </w:rPr>
        <w:t>图</w:t>
      </w:r>
      <w:r w:rsidR="004515E6" w:rsidRPr="00CB1DBB">
        <w:rPr>
          <w:rFonts w:ascii="Times New Roman" w:hAnsi="Times New Roman"/>
          <w:lang w:eastAsia="zh-CN"/>
        </w:rPr>
        <w:t>3-</w:t>
      </w:r>
      <w:ins w:id="635" w:author="Microsoft Office User" w:date="2016-05-22T17:05:00Z">
        <w:r w:rsidR="00F42B87">
          <w:rPr>
            <w:rFonts w:ascii="Times New Roman" w:hAnsi="Times New Roman"/>
            <w:lang w:eastAsia="zh-CN"/>
          </w:rPr>
          <w:t>8</w:t>
        </w:r>
      </w:ins>
      <w:del w:id="636" w:author="Microsoft Office User" w:date="2016-05-22T17:05:00Z">
        <w:r w:rsidR="004515E6" w:rsidRPr="00CB1DBB" w:rsidDel="00F42B87">
          <w:rPr>
            <w:rFonts w:ascii="Times New Roman" w:hAnsi="Times New Roman"/>
            <w:lang w:eastAsia="zh-CN"/>
          </w:rPr>
          <w:delText>6</w:delText>
        </w:r>
      </w:del>
      <w:r w:rsidR="0068580D" w:rsidRPr="00CB1DBB">
        <w:rPr>
          <w:rFonts w:ascii="Times New Roman" w:hAnsi="Times New Roman"/>
          <w:lang w:eastAsia="zh-CN"/>
        </w:rPr>
        <w:t xml:space="preserve"> </w:t>
      </w:r>
      <w:r w:rsidR="0068580D" w:rsidRPr="00CB1DBB">
        <w:rPr>
          <w:rFonts w:ascii="Times New Roman" w:hAnsi="Times New Roman" w:hint="eastAsia"/>
          <w:lang w:eastAsia="zh-CN"/>
        </w:rPr>
        <w:t>新建</w:t>
      </w:r>
      <w:r w:rsidR="0068580D" w:rsidRPr="00CB1DBB">
        <w:rPr>
          <w:rFonts w:ascii="Times New Roman" w:hAnsi="Times New Roman"/>
          <w:lang w:eastAsia="zh-CN"/>
        </w:rPr>
        <w:t>问题</w:t>
      </w:r>
      <w:r w:rsidRPr="00CB1DBB">
        <w:rPr>
          <w:rFonts w:ascii="Times New Roman" w:hAnsi="Times New Roman"/>
          <w:lang w:eastAsia="zh-CN"/>
        </w:rPr>
        <w:t>时序图</w:t>
      </w:r>
    </w:p>
    <w:p w14:paraId="5756F3BB" w14:textId="77777777" w:rsidR="0075133B" w:rsidRPr="00CB1DBB" w:rsidRDefault="00D13A3A" w:rsidP="005D259B">
      <w:pPr>
        <w:pStyle w:val="3"/>
        <w:numPr>
          <w:ilvl w:val="2"/>
          <w:numId w:val="79"/>
        </w:numPr>
        <w:ind w:firstLineChars="0"/>
        <w:rPr>
          <w:rFonts w:ascii="Times New Roman" w:hAnsi="Times New Roman"/>
        </w:rPr>
      </w:pPr>
      <w:bookmarkStart w:id="637" w:name="_Toc451434968"/>
      <w:bookmarkStart w:id="638" w:name="_Toc451435802"/>
      <w:bookmarkStart w:id="639" w:name="_Toc451455850"/>
      <w:bookmarkStart w:id="640" w:name="_Toc451456821"/>
      <w:bookmarkStart w:id="641" w:name="_Toc451457057"/>
      <w:bookmarkStart w:id="642" w:name="_Toc451457523"/>
      <w:bookmarkStart w:id="643" w:name="_Toc451701368"/>
      <w:r w:rsidRPr="00CB1DBB">
        <w:rPr>
          <w:rFonts w:ascii="Times New Roman" w:hAnsi="Times New Roman" w:hint="eastAsia"/>
        </w:rPr>
        <w:t>工作流</w:t>
      </w:r>
      <w:r w:rsidR="008711FF">
        <w:rPr>
          <w:rFonts w:ascii="Times New Roman" w:hAnsi="Times New Roman"/>
        </w:rPr>
        <w:t>配置</w:t>
      </w:r>
      <w:r w:rsidR="005A735C" w:rsidRPr="00CB1DBB">
        <w:rPr>
          <w:rFonts w:ascii="Times New Roman" w:hAnsi="Times New Roman"/>
        </w:rPr>
        <w:t>模块</w:t>
      </w:r>
      <w:bookmarkEnd w:id="637"/>
      <w:bookmarkEnd w:id="638"/>
      <w:bookmarkEnd w:id="639"/>
      <w:bookmarkEnd w:id="640"/>
      <w:bookmarkEnd w:id="641"/>
      <w:bookmarkEnd w:id="642"/>
      <w:bookmarkEnd w:id="643"/>
    </w:p>
    <w:p w14:paraId="3DD13ADB"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t>本模块由流程管理和模型管理</w:t>
      </w:r>
      <w:r w:rsidRPr="00CB1DBB">
        <w:rPr>
          <w:rFonts w:ascii="Times New Roman" w:hAnsi="Times New Roman" w:hint="eastAsia"/>
          <w:lang w:eastAsia="zh-CN"/>
        </w:rPr>
        <w:t>两大</w:t>
      </w:r>
      <w:r w:rsidRPr="00CB1DBB">
        <w:rPr>
          <w:rFonts w:ascii="Times New Roman" w:hAnsi="Times New Roman"/>
          <w:lang w:eastAsia="zh-CN"/>
        </w:rPr>
        <w:t>部分组</w:t>
      </w:r>
      <w:r w:rsidRPr="00CB1DBB">
        <w:rPr>
          <w:rFonts w:ascii="Times New Roman" w:hAnsi="Times New Roman" w:hint="eastAsia"/>
          <w:lang w:eastAsia="zh-CN"/>
        </w:rPr>
        <w:t>成</w:t>
      </w:r>
      <w:r w:rsidRPr="00CB1DBB">
        <w:rPr>
          <w:rFonts w:ascii="Times New Roman" w:hAnsi="Times New Roman"/>
          <w:lang w:eastAsia="zh-CN"/>
        </w:rPr>
        <w:t>。</w:t>
      </w:r>
    </w:p>
    <w:p w14:paraId="1ECBA8F2"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t>模型</w:t>
      </w:r>
      <w:r w:rsidRPr="00CB1DBB">
        <w:rPr>
          <w:rFonts w:ascii="Times New Roman" w:hAnsi="Times New Roman"/>
          <w:lang w:eastAsia="zh-CN"/>
        </w:rPr>
        <w:t>管理包含新建模型、</w:t>
      </w:r>
      <w:r w:rsidRPr="00CB1DBB">
        <w:rPr>
          <w:rFonts w:ascii="Times New Roman" w:hAnsi="Times New Roman" w:hint="eastAsia"/>
          <w:lang w:eastAsia="zh-CN"/>
        </w:rPr>
        <w:t>编辑</w:t>
      </w:r>
      <w:r w:rsidRPr="00CB1DBB">
        <w:rPr>
          <w:rFonts w:ascii="Times New Roman" w:hAnsi="Times New Roman"/>
          <w:lang w:eastAsia="zh-CN"/>
        </w:rPr>
        <w:t>模型、</w:t>
      </w:r>
      <w:r w:rsidRPr="00CB1DBB">
        <w:rPr>
          <w:rFonts w:ascii="Times New Roman" w:hAnsi="Times New Roman" w:hint="eastAsia"/>
          <w:lang w:eastAsia="zh-CN"/>
        </w:rPr>
        <w:t>部署</w:t>
      </w:r>
      <w:r w:rsidRPr="00CB1DBB">
        <w:rPr>
          <w:rFonts w:ascii="Times New Roman" w:hAnsi="Times New Roman"/>
          <w:lang w:eastAsia="zh-CN"/>
        </w:rPr>
        <w:t>模型、</w:t>
      </w:r>
      <w:r w:rsidRPr="00CB1DBB">
        <w:rPr>
          <w:rFonts w:ascii="Times New Roman" w:hAnsi="Times New Roman" w:hint="eastAsia"/>
          <w:lang w:eastAsia="zh-CN"/>
        </w:rPr>
        <w:t>导出</w:t>
      </w:r>
      <w:r w:rsidRPr="00CB1DBB">
        <w:rPr>
          <w:rFonts w:ascii="Times New Roman" w:hAnsi="Times New Roman"/>
          <w:lang w:eastAsia="zh-CN"/>
        </w:rPr>
        <w:t>模型、</w:t>
      </w:r>
      <w:r w:rsidRPr="00CB1DBB">
        <w:rPr>
          <w:rFonts w:ascii="Times New Roman" w:hAnsi="Times New Roman" w:hint="eastAsia"/>
          <w:lang w:eastAsia="zh-CN"/>
        </w:rPr>
        <w:t>删除</w:t>
      </w:r>
      <w:r w:rsidRPr="00CB1DBB">
        <w:rPr>
          <w:rFonts w:ascii="Times New Roman" w:hAnsi="Times New Roman"/>
          <w:lang w:eastAsia="zh-CN"/>
        </w:rPr>
        <w:t>模型。</w:t>
      </w:r>
      <w:r w:rsidRPr="00CB1DBB">
        <w:rPr>
          <w:rFonts w:ascii="Times New Roman" w:hAnsi="Times New Roman" w:hint="eastAsia"/>
          <w:lang w:eastAsia="zh-CN"/>
        </w:rPr>
        <w:t>流程</w:t>
      </w:r>
      <w:r w:rsidRPr="00CB1DBB">
        <w:rPr>
          <w:rFonts w:ascii="Times New Roman" w:hAnsi="Times New Roman"/>
          <w:lang w:eastAsia="zh-CN"/>
        </w:rPr>
        <w:t>模型包含挂起、</w:t>
      </w:r>
      <w:r w:rsidRPr="00CB1DBB">
        <w:rPr>
          <w:rFonts w:ascii="Times New Roman" w:hAnsi="Times New Roman" w:hint="eastAsia"/>
          <w:lang w:eastAsia="zh-CN"/>
        </w:rPr>
        <w:t>删除</w:t>
      </w:r>
      <w:r w:rsidRPr="00CB1DBB">
        <w:rPr>
          <w:rFonts w:ascii="Times New Roman" w:hAnsi="Times New Roman"/>
          <w:lang w:eastAsia="zh-CN"/>
        </w:rPr>
        <w:t>、转化为模型、</w:t>
      </w:r>
      <w:r w:rsidRPr="00CB1DBB">
        <w:rPr>
          <w:rFonts w:ascii="Times New Roman" w:hAnsi="Times New Roman" w:hint="eastAsia"/>
          <w:lang w:eastAsia="zh-CN"/>
        </w:rPr>
        <w:t>部署</w:t>
      </w:r>
      <w:r w:rsidRPr="00CB1DBB">
        <w:rPr>
          <w:rFonts w:ascii="Times New Roman" w:hAnsi="Times New Roman"/>
          <w:lang w:eastAsia="zh-CN"/>
        </w:rPr>
        <w:t>流程、</w:t>
      </w:r>
      <w:r w:rsidRPr="00CB1DBB">
        <w:rPr>
          <w:rFonts w:ascii="Times New Roman" w:hAnsi="Times New Roman" w:hint="eastAsia"/>
          <w:lang w:eastAsia="zh-CN"/>
        </w:rPr>
        <w:t>删除</w:t>
      </w:r>
      <w:r w:rsidRPr="00CB1DBB">
        <w:rPr>
          <w:rFonts w:ascii="Times New Roman" w:hAnsi="Times New Roman"/>
          <w:lang w:eastAsia="zh-CN"/>
        </w:rPr>
        <w:t>运行中流程。</w:t>
      </w:r>
    </w:p>
    <w:p w14:paraId="061D0709"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lastRenderedPageBreak/>
        <w:t>管理人员和项目经理</w:t>
      </w:r>
      <w:r w:rsidRPr="00CB1DBB">
        <w:rPr>
          <w:rFonts w:ascii="Times New Roman" w:hAnsi="Times New Roman" w:hint="eastAsia"/>
          <w:lang w:eastAsia="zh-CN"/>
        </w:rPr>
        <w:t>通过新建模型</w:t>
      </w:r>
      <w:r w:rsidRPr="00CB1DBB">
        <w:rPr>
          <w:rFonts w:ascii="Times New Roman" w:hAnsi="Times New Roman"/>
          <w:lang w:eastAsia="zh-CN"/>
        </w:rPr>
        <w:t>，</w:t>
      </w:r>
      <w:r w:rsidRPr="00CB1DBB">
        <w:rPr>
          <w:rFonts w:ascii="Times New Roman" w:hAnsi="Times New Roman" w:hint="eastAsia"/>
          <w:lang w:eastAsia="zh-CN"/>
        </w:rPr>
        <w:t>或是</w:t>
      </w:r>
      <w:r w:rsidRPr="00CB1DBB">
        <w:rPr>
          <w:rFonts w:ascii="Times New Roman" w:hAnsi="Times New Roman"/>
          <w:lang w:eastAsia="zh-CN"/>
        </w:rPr>
        <w:t>修改已有</w:t>
      </w:r>
      <w:r w:rsidRPr="00CB1DBB">
        <w:rPr>
          <w:rFonts w:ascii="Times New Roman" w:hAnsi="Times New Roman" w:hint="eastAsia"/>
          <w:lang w:eastAsia="zh-CN"/>
        </w:rPr>
        <w:t>的</w:t>
      </w:r>
      <w:r w:rsidRPr="00CB1DBB">
        <w:rPr>
          <w:rFonts w:ascii="Times New Roman" w:hAnsi="Times New Roman"/>
          <w:lang w:eastAsia="zh-CN"/>
        </w:rPr>
        <w:t>模型，</w:t>
      </w:r>
      <w:r w:rsidRPr="00CB1DBB">
        <w:rPr>
          <w:rFonts w:ascii="Times New Roman" w:hAnsi="Times New Roman" w:hint="eastAsia"/>
          <w:lang w:eastAsia="zh-CN"/>
        </w:rPr>
        <w:t>然后使用</w:t>
      </w:r>
      <w:r w:rsidRPr="00CB1DBB">
        <w:rPr>
          <w:rFonts w:ascii="Times New Roman" w:hAnsi="Times New Roman"/>
          <w:lang w:eastAsia="zh-CN"/>
        </w:rPr>
        <w:t xml:space="preserve"> </w:t>
      </w:r>
      <w:r w:rsidRPr="00CB1DBB">
        <w:rPr>
          <w:rFonts w:ascii="Times New Roman" w:hAnsi="Times New Roman" w:hint="eastAsia"/>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在线</w:t>
      </w:r>
      <w:r w:rsidRPr="00CB1DBB">
        <w:rPr>
          <w:rFonts w:ascii="Times New Roman" w:hAnsi="Times New Roman" w:hint="eastAsia"/>
          <w:lang w:eastAsia="zh-CN"/>
        </w:rPr>
        <w:t>流程</w:t>
      </w:r>
      <w:r w:rsidRPr="00CB1DBB">
        <w:rPr>
          <w:rFonts w:ascii="Times New Roman" w:hAnsi="Times New Roman"/>
          <w:lang w:eastAsia="zh-CN"/>
        </w:rPr>
        <w:t>编辑器，</w:t>
      </w:r>
      <w:r w:rsidRPr="00CB1DBB">
        <w:rPr>
          <w:rFonts w:ascii="Times New Roman" w:hAnsi="Times New Roman" w:hint="eastAsia"/>
          <w:lang w:eastAsia="zh-CN"/>
        </w:rPr>
        <w:t>在本</w:t>
      </w:r>
      <w:r w:rsidRPr="00CB1DBB">
        <w:rPr>
          <w:rFonts w:ascii="Times New Roman" w:hAnsi="Times New Roman"/>
          <w:lang w:eastAsia="zh-CN"/>
        </w:rPr>
        <w:t>系统就可以</w:t>
      </w:r>
      <w:r w:rsidRPr="00CB1DBB">
        <w:rPr>
          <w:rFonts w:ascii="Times New Roman" w:hAnsi="Times New Roman" w:hint="eastAsia"/>
          <w:lang w:eastAsia="zh-CN"/>
        </w:rPr>
        <w:t>新建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流程或是</w:t>
      </w:r>
      <w:r w:rsidRPr="00CB1DBB">
        <w:rPr>
          <w:rFonts w:ascii="Times New Roman" w:hAnsi="Times New Roman" w:hint="eastAsia"/>
          <w:lang w:eastAsia="zh-CN"/>
        </w:rPr>
        <w:t>对</w:t>
      </w:r>
      <w:r w:rsidRPr="00CB1DBB">
        <w:rPr>
          <w:rFonts w:ascii="Times New Roman" w:hAnsi="Times New Roman"/>
          <w:lang w:eastAsia="zh-CN"/>
        </w:rPr>
        <w:t>已有的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修改</w:t>
      </w:r>
      <w:r w:rsidRPr="00CB1DBB">
        <w:rPr>
          <w:rFonts w:ascii="Times New Roman" w:hAnsi="Times New Roman"/>
          <w:lang w:eastAsia="zh-CN"/>
        </w:rPr>
        <w:t>。</w:t>
      </w:r>
      <w:r w:rsidRPr="00CB1DBB">
        <w:rPr>
          <w:rFonts w:ascii="Times New Roman" w:hAnsi="Times New Roman" w:hint="eastAsia"/>
          <w:lang w:eastAsia="zh-CN"/>
        </w:rPr>
        <w:t>通过</w:t>
      </w:r>
      <w:r w:rsidRPr="00CB1DBB">
        <w:rPr>
          <w:rFonts w:ascii="Times New Roman" w:hAnsi="Times New Roman"/>
          <w:lang w:eastAsia="zh-CN"/>
        </w:rPr>
        <w:t>导入模型</w:t>
      </w:r>
      <w:r w:rsidRPr="00CB1DBB">
        <w:rPr>
          <w:rFonts w:ascii="Times New Roman" w:hAnsi="Times New Roman" w:hint="eastAsia"/>
          <w:lang w:eastAsia="zh-CN"/>
        </w:rPr>
        <w:t>功能</w:t>
      </w:r>
      <w:r w:rsidRPr="00CB1DBB">
        <w:rPr>
          <w:rFonts w:ascii="Times New Roman" w:hAnsi="Times New Roman"/>
          <w:lang w:eastAsia="zh-CN"/>
        </w:rPr>
        <w:t>，</w:t>
      </w:r>
      <w:r w:rsidRPr="00CB1DBB">
        <w:rPr>
          <w:rFonts w:ascii="Times New Roman" w:hAnsi="Times New Roman" w:hint="eastAsia"/>
          <w:lang w:eastAsia="zh-CN"/>
        </w:rPr>
        <w:t>导入</w:t>
      </w:r>
      <w:r w:rsidRPr="00CB1DBB">
        <w:rPr>
          <w:rFonts w:ascii="Times New Roman" w:hAnsi="Times New Roman"/>
          <w:lang w:eastAsia="zh-CN"/>
        </w:rPr>
        <w:t>模型进行</w:t>
      </w:r>
      <w:r w:rsidRPr="00CB1DBB">
        <w:rPr>
          <w:rFonts w:ascii="Times New Roman" w:hAnsi="Times New Roman" w:hint="eastAsia"/>
          <w:lang w:eastAsia="zh-CN"/>
        </w:rPr>
        <w:t>在线</w:t>
      </w:r>
      <w:r w:rsidRPr="00CB1DBB">
        <w:rPr>
          <w:rFonts w:ascii="Times New Roman" w:hAnsi="Times New Roman"/>
          <w:lang w:eastAsia="zh-CN"/>
        </w:rPr>
        <w:t>编辑，</w:t>
      </w:r>
      <w:r w:rsidRPr="00CB1DBB">
        <w:rPr>
          <w:rFonts w:ascii="Times New Roman" w:hAnsi="Times New Roman" w:hint="eastAsia"/>
          <w:lang w:eastAsia="zh-CN"/>
        </w:rPr>
        <w:t>然后</w:t>
      </w:r>
      <w:r w:rsidRPr="00CB1DBB">
        <w:rPr>
          <w:rFonts w:ascii="Times New Roman" w:hAnsi="Times New Roman"/>
          <w:lang w:eastAsia="zh-CN"/>
        </w:rPr>
        <w:t>进行部署，</w:t>
      </w:r>
      <w:r w:rsidRPr="00CB1DBB">
        <w:rPr>
          <w:rFonts w:ascii="Times New Roman" w:hAnsi="Times New Roman" w:hint="eastAsia"/>
          <w:lang w:eastAsia="zh-CN"/>
        </w:rPr>
        <w:t>将</w:t>
      </w:r>
      <w:r w:rsidRPr="00CB1DBB">
        <w:rPr>
          <w:rFonts w:ascii="Times New Roman" w:hAnsi="Times New Roman"/>
          <w:lang w:eastAsia="zh-CN"/>
        </w:rPr>
        <w:t>模型转换为流程。</w:t>
      </w:r>
      <w:r w:rsidRPr="00CB1DBB">
        <w:rPr>
          <w:rFonts w:ascii="Times New Roman" w:hAnsi="Times New Roman" w:hint="eastAsia"/>
          <w:lang w:eastAsia="zh-CN"/>
        </w:rPr>
        <w:t>通过对</w:t>
      </w:r>
      <w:r w:rsidRPr="00CB1DBB">
        <w:rPr>
          <w:rFonts w:ascii="Times New Roman" w:hAnsi="Times New Roman"/>
          <w:lang w:eastAsia="zh-CN"/>
        </w:rPr>
        <w:t>运行</w:t>
      </w:r>
      <w:r w:rsidRPr="00CB1DBB">
        <w:rPr>
          <w:rFonts w:ascii="Times New Roman" w:hAnsi="Times New Roman" w:hint="eastAsia"/>
          <w:lang w:eastAsia="zh-CN"/>
        </w:rPr>
        <w:t>中</w:t>
      </w:r>
      <w:r w:rsidRPr="00CB1DBB">
        <w:rPr>
          <w:rFonts w:ascii="Times New Roman" w:hAnsi="Times New Roman"/>
          <w:lang w:eastAsia="zh-CN"/>
        </w:rPr>
        <w:t>的</w:t>
      </w:r>
      <w:r w:rsidRPr="00CB1DBB">
        <w:rPr>
          <w:rFonts w:ascii="Times New Roman" w:hAnsi="Times New Roman" w:hint="eastAsia"/>
          <w:lang w:eastAsia="zh-CN"/>
        </w:rPr>
        <w:t>流程</w:t>
      </w:r>
      <w:r w:rsidRPr="00CB1DBB">
        <w:rPr>
          <w:rFonts w:ascii="Times New Roman" w:hAnsi="Times New Roman"/>
          <w:lang w:eastAsia="zh-CN"/>
        </w:rPr>
        <w:t>进行挂起，</w:t>
      </w:r>
      <w:r w:rsidRPr="00CB1DBB">
        <w:rPr>
          <w:rFonts w:ascii="Times New Roman" w:hAnsi="Times New Roman" w:hint="eastAsia"/>
          <w:lang w:eastAsia="zh-CN"/>
        </w:rPr>
        <w:t>然后将其</w:t>
      </w:r>
      <w:r w:rsidRPr="00CB1DBB">
        <w:rPr>
          <w:rFonts w:ascii="Times New Roman" w:hAnsi="Times New Roman"/>
          <w:lang w:eastAsia="zh-CN"/>
        </w:rPr>
        <w:t>转化为模型，</w:t>
      </w:r>
      <w:r w:rsidRPr="00CB1DBB">
        <w:rPr>
          <w:rFonts w:ascii="Times New Roman" w:hAnsi="Times New Roman" w:hint="eastAsia"/>
          <w:lang w:eastAsia="zh-CN"/>
        </w:rPr>
        <w:t>对其</w:t>
      </w:r>
      <w:r w:rsidRPr="00CB1DBB">
        <w:rPr>
          <w:rFonts w:ascii="Times New Roman" w:hAnsi="Times New Roman"/>
          <w:lang w:eastAsia="zh-CN"/>
        </w:rPr>
        <w:t>进行模型编辑，</w:t>
      </w:r>
      <w:r w:rsidRPr="00CB1DBB">
        <w:rPr>
          <w:rFonts w:ascii="Times New Roman" w:hAnsi="Times New Roman" w:hint="eastAsia"/>
          <w:lang w:eastAsia="zh-CN"/>
        </w:rPr>
        <w:t>对</w:t>
      </w:r>
      <w:r w:rsidRPr="00CB1DBB">
        <w:rPr>
          <w:rFonts w:ascii="Times New Roman" w:hAnsi="Times New Roman"/>
          <w:lang w:eastAsia="zh-CN"/>
        </w:rPr>
        <w:t>模型进行调整和优化后，</w:t>
      </w:r>
      <w:r w:rsidRPr="00CB1DBB">
        <w:rPr>
          <w:rFonts w:ascii="Times New Roman" w:hAnsi="Times New Roman" w:hint="eastAsia"/>
          <w:lang w:eastAsia="zh-CN"/>
        </w:rPr>
        <w:t>将其部署并转化为</w:t>
      </w:r>
      <w:r w:rsidRPr="00CB1DBB">
        <w:rPr>
          <w:rFonts w:ascii="Times New Roman" w:hAnsi="Times New Roman"/>
          <w:lang w:eastAsia="zh-CN"/>
        </w:rPr>
        <w:t>流程，</w:t>
      </w:r>
      <w:r w:rsidRPr="00CB1DBB">
        <w:rPr>
          <w:rFonts w:ascii="Times New Roman" w:hAnsi="Times New Roman" w:hint="eastAsia"/>
          <w:lang w:eastAsia="zh-CN"/>
        </w:rPr>
        <w:t>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进行</w:t>
      </w:r>
      <w:r w:rsidRPr="00CB1DBB">
        <w:rPr>
          <w:rFonts w:ascii="Times New Roman" w:hAnsi="Times New Roman"/>
          <w:lang w:eastAsia="zh-CN"/>
        </w:rPr>
        <w:t>流程流转。</w:t>
      </w:r>
    </w:p>
    <w:p w14:paraId="22A3A3D0" w14:textId="77777777" w:rsidR="00EE5830" w:rsidRPr="00CB1DBB" w:rsidRDefault="00EE5830" w:rsidP="00EE5830">
      <w:pPr>
        <w:ind w:firstLine="480"/>
        <w:rPr>
          <w:rFonts w:ascii="Times New Roman" w:hAnsi="Times New Roman"/>
          <w:lang w:eastAsia="zh-CN"/>
        </w:rPr>
      </w:pPr>
    </w:p>
    <w:p w14:paraId="7AD0173C" w14:textId="77777777" w:rsidR="00CA659A" w:rsidRPr="00CB1DBB" w:rsidRDefault="009F1502" w:rsidP="00792CD2">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11D504BC" wp14:editId="34235725">
            <wp:extent cx="5136515" cy="2486025"/>
            <wp:effectExtent l="0" t="0" r="0"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15" cy="2486025"/>
                    </a:xfrm>
                    <a:prstGeom prst="rect">
                      <a:avLst/>
                    </a:prstGeom>
                    <a:noFill/>
                    <a:ln>
                      <a:noFill/>
                    </a:ln>
                  </pic:spPr>
                </pic:pic>
              </a:graphicData>
            </a:graphic>
          </wp:inline>
        </w:drawing>
      </w:r>
    </w:p>
    <w:p w14:paraId="1C184D3D" w14:textId="11A2D179" w:rsidR="00964EFA" w:rsidRPr="00CB1DBB" w:rsidRDefault="00CA659A" w:rsidP="00C34B85">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ins w:id="644" w:author="Microsoft Office User" w:date="2016-05-22T17:05:00Z">
        <w:r w:rsidR="00F42B87">
          <w:rPr>
            <w:rFonts w:ascii="Times New Roman" w:hAnsi="Times New Roman"/>
            <w:lang w:eastAsia="zh-CN"/>
          </w:rPr>
          <w:t>9</w:t>
        </w:r>
      </w:ins>
      <w:del w:id="645" w:author="Microsoft Office User" w:date="2016-05-22T17:05:00Z">
        <w:r w:rsidR="004515E6" w:rsidRPr="00CB1DBB" w:rsidDel="00F42B87">
          <w:rPr>
            <w:rFonts w:ascii="Times New Roman" w:hAnsi="Times New Roman"/>
            <w:lang w:eastAsia="zh-CN"/>
          </w:rPr>
          <w:delText>7</w:delText>
        </w:r>
      </w:del>
      <w:r w:rsidRPr="00CB1DBB">
        <w:rPr>
          <w:rFonts w:ascii="Times New Roman" w:hAnsi="Times New Roman"/>
          <w:lang w:eastAsia="zh-CN"/>
        </w:rPr>
        <w:t xml:space="preserve"> </w:t>
      </w:r>
      <w:del w:id="646" w:author="Microsoft Office User" w:date="2016-05-22T17:03:00Z">
        <w:r w:rsidRPr="00CB1DBB" w:rsidDel="00F42B87">
          <w:rPr>
            <w:rFonts w:ascii="Times New Roman" w:hAnsi="Times New Roman"/>
            <w:lang w:eastAsia="zh-CN"/>
          </w:rPr>
          <w:delText>工作流模块</w:delText>
        </w:r>
      </w:del>
      <w:ins w:id="647" w:author="Microsoft Office User" w:date="2016-05-22T17:03:00Z">
        <w:r w:rsidR="00F42B87">
          <w:rPr>
            <w:rFonts w:ascii="Times New Roman" w:hAnsi="Times New Roman"/>
            <w:lang w:eastAsia="zh-CN"/>
          </w:rPr>
          <w:t>工作流配置模块</w:t>
        </w:r>
      </w:ins>
      <w:r w:rsidRPr="00CB1DBB">
        <w:rPr>
          <w:rFonts w:ascii="Times New Roman" w:hAnsi="Times New Roman"/>
          <w:lang w:eastAsia="zh-CN"/>
        </w:rPr>
        <w:t>用例图</w:t>
      </w:r>
    </w:p>
    <w:p w14:paraId="6B57DB20" w14:textId="77777777" w:rsidR="00C34B85" w:rsidRPr="00CB1DBB" w:rsidRDefault="00C34B85" w:rsidP="00C34B85">
      <w:pPr>
        <w:ind w:firstLine="480"/>
        <w:rPr>
          <w:rFonts w:ascii="Times New Roman" w:hAnsi="Times New Roman"/>
          <w:lang w:eastAsia="zh-CN"/>
        </w:rPr>
      </w:pPr>
    </w:p>
    <w:p w14:paraId="247E3CC8" w14:textId="77777777" w:rsidR="006E1C86" w:rsidRPr="00CB1DBB" w:rsidRDefault="009F1502" w:rsidP="00CB1DBB">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AD2FEC8" wp14:editId="1B851E6B">
            <wp:extent cx="4800600" cy="2907665"/>
            <wp:effectExtent l="0" t="0" r="0" b="0"/>
            <wp:docPr id="1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907665"/>
                    </a:xfrm>
                    <a:prstGeom prst="rect">
                      <a:avLst/>
                    </a:prstGeom>
                    <a:noFill/>
                    <a:ln>
                      <a:noFill/>
                    </a:ln>
                  </pic:spPr>
                </pic:pic>
              </a:graphicData>
            </a:graphic>
          </wp:inline>
        </w:drawing>
      </w:r>
    </w:p>
    <w:p w14:paraId="19EE9CB3" w14:textId="39157613" w:rsidR="006E1C86" w:rsidRPr="00CB1DBB" w:rsidRDefault="006E1C8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del w:id="648" w:author="Microsoft Office User" w:date="2016-05-22T17:05:00Z">
        <w:r w:rsidRPr="00CB1DBB" w:rsidDel="00F42B87">
          <w:rPr>
            <w:rFonts w:ascii="Times New Roman" w:hAnsi="Times New Roman"/>
          </w:rPr>
          <w:fldChar w:fldCharType="begin"/>
        </w:r>
        <w:r w:rsidRPr="00CB1DBB" w:rsidDel="00F42B87">
          <w:rPr>
            <w:rFonts w:ascii="Times New Roman" w:hAnsi="Times New Roman"/>
          </w:rPr>
          <w:delInstrText xml:space="preserve"> </w:delInstrText>
        </w:r>
        <w:r w:rsidRPr="00CB1DBB" w:rsidDel="00F42B87">
          <w:rPr>
            <w:rFonts w:ascii="Times New Roman" w:hAnsi="Times New Roman" w:hint="eastAsia"/>
          </w:rPr>
          <w:delInstrText xml:space="preserve">SEQ </w:delInstrText>
        </w:r>
        <w:r w:rsidRPr="00CB1DBB" w:rsidDel="00F42B87">
          <w:rPr>
            <w:rFonts w:ascii="Times New Roman" w:hAnsi="Times New Roman" w:hint="eastAsia"/>
          </w:rPr>
          <w:delInstrText>图</w:delInstrText>
        </w:r>
        <w:r w:rsidRPr="00CB1DBB" w:rsidDel="00F42B87">
          <w:rPr>
            <w:rFonts w:ascii="Times New Roman" w:hAnsi="Times New Roman" w:hint="eastAsia"/>
          </w:rPr>
          <w:delInstrText xml:space="preserve"> \* ARABIC</w:delInstrText>
        </w:r>
        <w:r w:rsidRPr="00CB1DBB" w:rsidDel="00F42B87">
          <w:rPr>
            <w:rFonts w:ascii="Times New Roman" w:hAnsi="Times New Roman"/>
          </w:rPr>
          <w:delInstrText xml:space="preserve"> </w:delInstrText>
        </w:r>
        <w:r w:rsidRPr="00CB1DBB" w:rsidDel="00F42B87">
          <w:rPr>
            <w:rFonts w:ascii="Times New Roman" w:hAnsi="Times New Roman"/>
          </w:rPr>
          <w:fldChar w:fldCharType="separate"/>
        </w:r>
      </w:del>
      <w:del w:id="649" w:author="Microsoft Office User" w:date="2016-05-22T17:00:00Z">
        <w:r w:rsidR="004515E6" w:rsidRPr="00CB1DBB" w:rsidDel="00AC2BD0">
          <w:rPr>
            <w:rFonts w:ascii="Times New Roman" w:hAnsi="Times New Roman"/>
            <w:noProof/>
          </w:rPr>
          <w:delText>3</w:delText>
        </w:r>
      </w:del>
      <w:del w:id="650" w:author="Microsoft Office User" w:date="2016-05-22T17:05:00Z">
        <w:r w:rsidRPr="00CB1DBB" w:rsidDel="00F42B87">
          <w:rPr>
            <w:rFonts w:ascii="Times New Roman" w:hAnsi="Times New Roman"/>
          </w:rPr>
          <w:fldChar w:fldCharType="end"/>
        </w:r>
      </w:del>
      <w:ins w:id="651" w:author="Microsoft Office User" w:date="2016-05-22T17:05:00Z">
        <w:r w:rsidR="00F42B87">
          <w:rPr>
            <w:rFonts w:ascii="Times New Roman" w:hAnsi="Times New Roman"/>
          </w:rPr>
          <w:t>3</w:t>
        </w:r>
      </w:ins>
      <w:r w:rsidR="004515E6" w:rsidRPr="00CB1DBB">
        <w:rPr>
          <w:rFonts w:ascii="Times New Roman" w:hAnsi="Times New Roman"/>
          <w:lang w:eastAsia="zh-CN"/>
        </w:rPr>
        <w:t>-</w:t>
      </w:r>
      <w:ins w:id="652" w:author="Microsoft Office User" w:date="2016-05-22T17:05:00Z">
        <w:r w:rsidR="00F42B87">
          <w:rPr>
            <w:rFonts w:ascii="Times New Roman" w:hAnsi="Times New Roman"/>
            <w:lang w:eastAsia="zh-CN"/>
          </w:rPr>
          <w:t>10</w:t>
        </w:r>
      </w:ins>
      <w:del w:id="653" w:author="Microsoft Office User" w:date="2016-05-22T17:05:00Z">
        <w:r w:rsidR="004515E6" w:rsidRPr="00CB1DBB" w:rsidDel="00F42B87">
          <w:rPr>
            <w:rFonts w:ascii="Times New Roman" w:hAnsi="Times New Roman"/>
            <w:lang w:eastAsia="zh-CN"/>
          </w:rPr>
          <w:delText>8</w:delText>
        </w:r>
      </w:del>
      <w:r w:rsidRPr="00CB1DBB">
        <w:rPr>
          <w:rFonts w:ascii="Times New Roman" w:hAnsi="Times New Roman"/>
          <w:lang w:eastAsia="zh-CN"/>
        </w:rPr>
        <w:t>流程部署时序图</w:t>
      </w:r>
    </w:p>
    <w:p w14:paraId="71FE42E9" w14:textId="7483B7C4" w:rsidR="00D13A3A" w:rsidRPr="00CB1DBB" w:rsidRDefault="005A735C" w:rsidP="005D259B">
      <w:pPr>
        <w:pStyle w:val="3"/>
        <w:numPr>
          <w:ilvl w:val="2"/>
          <w:numId w:val="79"/>
        </w:numPr>
        <w:ind w:firstLineChars="0"/>
        <w:rPr>
          <w:rFonts w:ascii="Times New Roman" w:hAnsi="Times New Roman"/>
        </w:rPr>
      </w:pPr>
      <w:bookmarkStart w:id="654" w:name="_Toc451456822"/>
      <w:bookmarkStart w:id="655" w:name="_Toc451456977"/>
      <w:bookmarkStart w:id="656" w:name="_Toc451457058"/>
      <w:bookmarkStart w:id="657" w:name="_Toc451457161"/>
      <w:bookmarkStart w:id="658" w:name="_Toc451457524"/>
      <w:bookmarkStart w:id="659" w:name="_Toc451458077"/>
      <w:bookmarkStart w:id="660" w:name="_Toc451434969"/>
      <w:bookmarkStart w:id="661" w:name="_Toc451435803"/>
      <w:bookmarkStart w:id="662" w:name="_Toc451455851"/>
      <w:bookmarkStart w:id="663" w:name="_Toc451456823"/>
      <w:bookmarkStart w:id="664" w:name="_Toc451457059"/>
      <w:bookmarkStart w:id="665" w:name="_Toc451457525"/>
      <w:bookmarkEnd w:id="654"/>
      <w:bookmarkEnd w:id="655"/>
      <w:bookmarkEnd w:id="656"/>
      <w:bookmarkEnd w:id="657"/>
      <w:bookmarkEnd w:id="658"/>
      <w:bookmarkEnd w:id="659"/>
      <w:del w:id="666" w:author="Microsoft Office User" w:date="2016-05-22T16:25:00Z">
        <w:r w:rsidRPr="00CB1DBB" w:rsidDel="002F2ADF">
          <w:rPr>
            <w:rFonts w:ascii="Times New Roman" w:hAnsi="Times New Roman"/>
          </w:rPr>
          <w:lastRenderedPageBreak/>
          <w:delText>通信模块</w:delText>
        </w:r>
      </w:del>
      <w:bookmarkStart w:id="667" w:name="_Toc451701369"/>
      <w:bookmarkEnd w:id="660"/>
      <w:bookmarkEnd w:id="661"/>
      <w:bookmarkEnd w:id="662"/>
      <w:bookmarkEnd w:id="663"/>
      <w:bookmarkEnd w:id="664"/>
      <w:bookmarkEnd w:id="665"/>
      <w:ins w:id="668" w:author="Microsoft Office User" w:date="2016-05-22T16:25:00Z">
        <w:r w:rsidR="002F2ADF">
          <w:rPr>
            <w:rFonts w:ascii="Times New Roman" w:hAnsi="Times New Roman"/>
          </w:rPr>
          <w:t>即时</w:t>
        </w:r>
        <w:r w:rsidR="002F2ADF">
          <w:rPr>
            <w:rFonts w:ascii="Times New Roman" w:hAnsi="Times New Roman" w:hint="eastAsia"/>
          </w:rPr>
          <w:t>通讯模块</w:t>
        </w:r>
      </w:ins>
      <w:bookmarkEnd w:id="667"/>
    </w:p>
    <w:p w14:paraId="4259D437" w14:textId="77777777" w:rsidR="00E86F18" w:rsidRPr="00CB1DBB" w:rsidRDefault="00D35966" w:rsidP="00E86F18">
      <w:pPr>
        <w:ind w:firstLineChars="0" w:firstLine="482"/>
        <w:rPr>
          <w:rFonts w:ascii="Times New Roman" w:hAnsi="Times New Roman"/>
          <w:lang w:eastAsia="zh-CN"/>
        </w:rPr>
      </w:pPr>
      <w:r w:rsidRPr="00CB1DBB">
        <w:rPr>
          <w:rFonts w:ascii="Times New Roman" w:hAnsi="Times New Roman"/>
          <w:lang w:eastAsia="zh-CN"/>
        </w:rPr>
        <w:t>本</w:t>
      </w:r>
      <w:r w:rsidRPr="00CB1DBB">
        <w:rPr>
          <w:rFonts w:ascii="Times New Roman" w:hAnsi="Times New Roman" w:hint="eastAsia"/>
          <w:lang w:eastAsia="zh-CN"/>
        </w:rPr>
        <w:t>模块</w:t>
      </w:r>
      <w:r w:rsidRPr="00CB1DBB">
        <w:rPr>
          <w:rFonts w:ascii="Times New Roman" w:hAnsi="Times New Roman"/>
          <w:lang w:eastAsia="zh-CN"/>
        </w:rPr>
        <w:t>分为站内通知和简单的</w:t>
      </w:r>
      <w:r w:rsidRPr="00CB1DBB">
        <w:rPr>
          <w:rFonts w:ascii="Times New Roman" w:hAnsi="Times New Roman" w:hint="eastAsia"/>
          <w:lang w:eastAsia="zh-CN"/>
        </w:rPr>
        <w:t>实时</w:t>
      </w:r>
      <w:r w:rsidRPr="00CB1DBB">
        <w:rPr>
          <w:rFonts w:ascii="Times New Roman" w:hAnsi="Times New Roman"/>
          <w:lang w:eastAsia="zh-CN"/>
        </w:rPr>
        <w:t>聊天功能。</w:t>
      </w:r>
    </w:p>
    <w:p w14:paraId="0B2F074B" w14:textId="77777777" w:rsidR="00D35966" w:rsidRPr="00CB1DBB" w:rsidRDefault="00E86F18" w:rsidP="00E86F18">
      <w:pPr>
        <w:ind w:firstLineChars="0" w:firstLine="482"/>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经理</w:t>
      </w:r>
      <w:r w:rsidRPr="00CB1DBB">
        <w:rPr>
          <w:rFonts w:ascii="Times New Roman" w:hAnsi="Times New Roman"/>
          <w:lang w:eastAsia="zh-CN"/>
        </w:rPr>
        <w:t>可以通过通知功能下达一些</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通知</w:t>
      </w:r>
      <w:r w:rsidRPr="00CB1DBB">
        <w:rPr>
          <w:rFonts w:ascii="Times New Roman" w:hAnsi="Times New Roman"/>
          <w:lang w:eastAsia="zh-CN"/>
        </w:rPr>
        <w:t>和要求，</w:t>
      </w:r>
      <w:r w:rsidRPr="00CB1DBB">
        <w:rPr>
          <w:rFonts w:ascii="Times New Roman" w:hAnsi="Times New Roman" w:hint="eastAsia"/>
          <w:lang w:eastAsia="zh-CN"/>
        </w:rPr>
        <w:t>以及</w:t>
      </w:r>
      <w:r w:rsidRPr="00CB1DBB">
        <w:rPr>
          <w:rFonts w:ascii="Times New Roman" w:hAnsi="Times New Roman"/>
          <w:lang w:eastAsia="zh-CN"/>
        </w:rPr>
        <w:t>一些文档。</w:t>
      </w:r>
      <w:r w:rsidRPr="00CB1DBB">
        <w:rPr>
          <w:rFonts w:ascii="Times New Roman" w:hAnsi="Times New Roman" w:hint="eastAsia"/>
          <w:lang w:eastAsia="zh-CN"/>
        </w:rPr>
        <w:t>平台</w:t>
      </w:r>
      <w:r w:rsidRPr="00CB1DBB">
        <w:rPr>
          <w:rFonts w:ascii="Times New Roman" w:hAnsi="Times New Roman"/>
          <w:lang w:eastAsia="zh-CN"/>
        </w:rPr>
        <w:t>用户也可以通过</w:t>
      </w:r>
      <w:r w:rsidRPr="00CB1DBB">
        <w:rPr>
          <w:rFonts w:ascii="Times New Roman" w:hAnsi="Times New Roman" w:hint="eastAsia"/>
          <w:lang w:eastAsia="zh-CN"/>
        </w:rPr>
        <w:t>实时</w:t>
      </w:r>
      <w:r w:rsidRPr="00CB1DBB">
        <w:rPr>
          <w:rFonts w:ascii="Times New Roman" w:hAnsi="Times New Roman"/>
          <w:lang w:eastAsia="zh-CN"/>
        </w:rPr>
        <w:t>聊天功能，</w:t>
      </w:r>
      <w:r w:rsidRPr="00CB1DBB">
        <w:rPr>
          <w:rFonts w:ascii="Times New Roman" w:hAnsi="Times New Roman" w:hint="eastAsia"/>
          <w:lang w:eastAsia="zh-CN"/>
        </w:rPr>
        <w:t>在对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处理过程中进行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00A34A19" w:rsidRPr="00CB1DBB">
        <w:rPr>
          <w:rFonts w:ascii="Times New Roman" w:hAnsi="Times New Roman" w:hint="eastAsia"/>
          <w:lang w:eastAsia="zh-CN"/>
        </w:rPr>
        <w:t>沟通</w:t>
      </w:r>
      <w:r w:rsidR="00A34A19" w:rsidRPr="00CB1DBB">
        <w:rPr>
          <w:rFonts w:ascii="Times New Roman" w:hAnsi="Times New Roman"/>
          <w:lang w:eastAsia="zh-CN"/>
        </w:rPr>
        <w:t>和交流。</w:t>
      </w:r>
    </w:p>
    <w:p w14:paraId="26377C66" w14:textId="77777777" w:rsidR="006D2854" w:rsidRPr="00CB1DBB" w:rsidRDefault="006D2854" w:rsidP="006D2854">
      <w:pPr>
        <w:ind w:firstLineChars="0" w:firstLine="480"/>
        <w:rPr>
          <w:rFonts w:ascii="Times New Roman" w:hAnsi="Times New Roman"/>
          <w:lang w:eastAsia="zh-CN"/>
        </w:rPr>
      </w:pPr>
    </w:p>
    <w:p w14:paraId="39AC18B7" w14:textId="77777777" w:rsidR="006D2854"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5CECA797" wp14:editId="7DE638F3">
            <wp:extent cx="4072255" cy="2000250"/>
            <wp:effectExtent l="0" t="0" r="0" b="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255" cy="2000250"/>
                    </a:xfrm>
                    <a:prstGeom prst="rect">
                      <a:avLst/>
                    </a:prstGeom>
                    <a:noFill/>
                    <a:ln>
                      <a:noFill/>
                    </a:ln>
                  </pic:spPr>
                </pic:pic>
              </a:graphicData>
            </a:graphic>
          </wp:inline>
        </w:drawing>
      </w:r>
    </w:p>
    <w:p w14:paraId="1A3CFF25" w14:textId="01FF2C9C" w:rsidR="00396B2B" w:rsidRDefault="006D2854" w:rsidP="00792CD2">
      <w:pPr>
        <w:ind w:firstLine="48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ins w:id="669" w:author="Microsoft Office User" w:date="2016-05-22T17:05:00Z">
        <w:r w:rsidR="00F42B87">
          <w:rPr>
            <w:rFonts w:ascii="Times New Roman" w:hAnsi="Times New Roman"/>
            <w:lang w:eastAsia="zh-CN"/>
          </w:rPr>
          <w:t>11</w:t>
        </w:r>
      </w:ins>
      <w:del w:id="670" w:author="Microsoft Office User" w:date="2016-05-22T17:05:00Z">
        <w:r w:rsidRPr="00CB1DBB" w:rsidDel="00F42B87">
          <w:rPr>
            <w:rFonts w:ascii="Times New Roman" w:hAnsi="Times New Roman"/>
            <w:lang w:eastAsia="zh-CN"/>
          </w:rPr>
          <w:delText>6</w:delText>
        </w:r>
      </w:del>
      <w:del w:id="671" w:author="Microsoft Office User" w:date="2016-05-22T16:25:00Z">
        <w:r w:rsidRPr="00CB1DBB" w:rsidDel="002F2ADF">
          <w:rPr>
            <w:rFonts w:ascii="Times New Roman" w:hAnsi="Times New Roman"/>
          </w:rPr>
          <w:delText>通信模块</w:delText>
        </w:r>
      </w:del>
      <w:ins w:id="672" w:author="Microsoft Office User" w:date="2016-05-22T16:25:00Z">
        <w:r w:rsidR="002F2ADF">
          <w:rPr>
            <w:rFonts w:ascii="Times New Roman" w:hAnsi="Times New Roman"/>
          </w:rPr>
          <w:t>即时</w:t>
        </w:r>
        <w:r w:rsidR="002F2ADF">
          <w:rPr>
            <w:rFonts w:ascii="Times New Roman" w:hAnsi="Times New Roman" w:hint="eastAsia"/>
          </w:rPr>
          <w:t>通讯模块</w:t>
        </w:r>
      </w:ins>
      <w:r w:rsidRPr="00CB1DBB">
        <w:rPr>
          <w:rFonts w:ascii="Times New Roman" w:hAnsi="Times New Roman" w:hint="eastAsia"/>
        </w:rPr>
        <w:t>用例图</w:t>
      </w:r>
      <w:bookmarkStart w:id="673" w:name="_Toc451455852"/>
      <w:bookmarkStart w:id="674" w:name="_Toc451456824"/>
      <w:bookmarkStart w:id="675" w:name="_Toc451456979"/>
      <w:bookmarkStart w:id="676" w:name="_Toc451457060"/>
      <w:bookmarkStart w:id="677" w:name="_Toc451457163"/>
      <w:bookmarkStart w:id="678" w:name="_Toc451457526"/>
      <w:bookmarkStart w:id="679" w:name="_Toc451458079"/>
      <w:bookmarkStart w:id="680" w:name="_Toc451455853"/>
      <w:bookmarkStart w:id="681" w:name="_Toc451456825"/>
      <w:bookmarkStart w:id="682" w:name="_Toc451457061"/>
      <w:bookmarkStart w:id="683" w:name="_Toc451457527"/>
      <w:bookmarkEnd w:id="673"/>
      <w:bookmarkEnd w:id="674"/>
      <w:bookmarkEnd w:id="675"/>
      <w:bookmarkEnd w:id="676"/>
      <w:bookmarkEnd w:id="677"/>
      <w:bookmarkEnd w:id="678"/>
      <w:bookmarkEnd w:id="679"/>
    </w:p>
    <w:p w14:paraId="3115000A" w14:textId="77777777" w:rsidR="00792CD2" w:rsidRDefault="00792CD2" w:rsidP="00792CD2">
      <w:pPr>
        <w:ind w:firstLine="480"/>
        <w:jc w:val="center"/>
        <w:rPr>
          <w:rFonts w:ascii="Times New Roman" w:hAnsi="Times New Roman"/>
          <w:lang w:eastAsia="zh-CN"/>
        </w:rPr>
      </w:pPr>
    </w:p>
    <w:p w14:paraId="4126DBBE" w14:textId="0AC8DBCC" w:rsidR="00792CD2" w:rsidRPr="00792CD2" w:rsidRDefault="0064759A" w:rsidP="0064759A">
      <w:pPr>
        <w:spacing w:line="240" w:lineRule="auto"/>
        <w:ind w:firstLineChars="0" w:firstLine="0"/>
        <w:jc w:val="left"/>
        <w:rPr>
          <w:rFonts w:ascii="Times New Roman" w:hAnsi="Times New Roman"/>
          <w:lang w:eastAsia="zh-CN"/>
        </w:rPr>
      </w:pPr>
      <w:r>
        <w:rPr>
          <w:rFonts w:ascii="Times New Roman" w:hAnsi="Times New Roman"/>
          <w:lang w:eastAsia="zh-CN"/>
        </w:rPr>
        <w:br w:type="page"/>
      </w:r>
    </w:p>
    <w:p w14:paraId="19EBB56F" w14:textId="77777777" w:rsidR="000A48FD" w:rsidRPr="00396B2B" w:rsidRDefault="00396B2B" w:rsidP="00792CD2">
      <w:pPr>
        <w:pStyle w:val="10"/>
        <w:ind w:firstLineChars="0" w:firstLine="0"/>
      </w:pPr>
      <w:bookmarkStart w:id="684" w:name="_Toc451701370"/>
      <w:r w:rsidRPr="00792CD2">
        <w:rPr>
          <w:rFonts w:hint="eastAsia"/>
        </w:rPr>
        <w:lastRenderedPageBreak/>
        <w:t xml:space="preserve">4 </w:t>
      </w:r>
      <w:r w:rsidRPr="00792CD2">
        <w:t xml:space="preserve"> </w:t>
      </w:r>
      <w:r w:rsidR="00CD15F6" w:rsidRPr="00792CD2">
        <w:t>数据库设计</w:t>
      </w:r>
      <w:bookmarkEnd w:id="680"/>
      <w:bookmarkEnd w:id="681"/>
      <w:bookmarkEnd w:id="682"/>
      <w:bookmarkEnd w:id="683"/>
      <w:bookmarkEnd w:id="684"/>
    </w:p>
    <w:p w14:paraId="029C2EB5" w14:textId="77777777" w:rsidR="00BB1BDE" w:rsidRPr="00CB1DBB" w:rsidRDefault="00FB05CC" w:rsidP="00DE5361">
      <w:pPr>
        <w:pStyle w:val="2"/>
        <w:numPr>
          <w:ilvl w:val="1"/>
          <w:numId w:val="76"/>
        </w:numPr>
        <w:ind w:firstLineChars="0"/>
        <w:rPr>
          <w:rFonts w:ascii="Times New Roman" w:hAnsi="Times New Roman"/>
        </w:rPr>
      </w:pPr>
      <w:bookmarkStart w:id="685" w:name="_Toc451434972"/>
      <w:bookmarkStart w:id="686" w:name="_Toc451435806"/>
      <w:r w:rsidRPr="00CB1DBB">
        <w:rPr>
          <w:rFonts w:ascii="Times New Roman" w:hAnsi="Times New Roman"/>
        </w:rPr>
        <w:t xml:space="preserve"> </w:t>
      </w:r>
      <w:bookmarkStart w:id="687" w:name="_Toc451455855"/>
      <w:bookmarkStart w:id="688" w:name="_Toc451456827"/>
      <w:bookmarkStart w:id="689" w:name="_Toc451457063"/>
      <w:bookmarkStart w:id="690" w:name="_Toc451457529"/>
      <w:bookmarkStart w:id="691" w:name="_Toc451701371"/>
      <w:r w:rsidR="001F42E1" w:rsidRPr="00CB1DBB">
        <w:rPr>
          <w:rFonts w:ascii="Times New Roman" w:hAnsi="Times New Roman"/>
        </w:rPr>
        <w:t>数据库模型设计</w:t>
      </w:r>
      <w:bookmarkEnd w:id="685"/>
      <w:bookmarkEnd w:id="686"/>
      <w:bookmarkEnd w:id="687"/>
      <w:bookmarkEnd w:id="688"/>
      <w:bookmarkEnd w:id="689"/>
      <w:bookmarkEnd w:id="690"/>
      <w:bookmarkEnd w:id="691"/>
    </w:p>
    <w:p w14:paraId="3CB87EE4" w14:textId="77777777" w:rsidR="00222F9F" w:rsidRPr="00CB1DBB" w:rsidRDefault="00695627" w:rsidP="00CB1DBB">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系统共有</w:t>
      </w:r>
      <w:r w:rsidRPr="00CB1DBB">
        <w:rPr>
          <w:rFonts w:ascii="Times New Roman" w:hAnsi="Times New Roman"/>
          <w:lang w:eastAsia="zh-CN"/>
        </w:rPr>
        <w:t xml:space="preserve"> </w:t>
      </w:r>
      <w:r w:rsidRPr="00CB1DBB">
        <w:rPr>
          <w:rFonts w:ascii="Times New Roman" w:hAnsi="Times New Roman" w:hint="eastAsia"/>
          <w:lang w:eastAsia="zh-CN"/>
        </w:rPr>
        <w:t>张</w:t>
      </w:r>
      <w:r w:rsidRPr="00CB1DBB">
        <w:rPr>
          <w:rFonts w:ascii="Times New Roman" w:hAnsi="Times New Roman"/>
          <w:lang w:eastAsia="zh-CN"/>
        </w:rPr>
        <w:t>表，</w:t>
      </w:r>
      <w:r w:rsidRPr="00CB1DBB">
        <w:rPr>
          <w:rFonts w:ascii="Times New Roman" w:hAnsi="Times New Roman" w:hint="eastAsia"/>
          <w:lang w:eastAsia="zh-CN"/>
        </w:rPr>
        <w:t>除去</w:t>
      </w:r>
      <w:r w:rsidRPr="00CB1DBB">
        <w:rPr>
          <w:rFonts w:ascii="Times New Roman" w:hAnsi="Times New Roman"/>
          <w:lang w:eastAsia="zh-CN"/>
        </w:rPr>
        <w:t>工作</w:t>
      </w:r>
      <w:r w:rsidRPr="00CB1DBB">
        <w:rPr>
          <w:rFonts w:ascii="Times New Roman" w:hAnsi="Times New Roman" w:hint="eastAsia"/>
          <w:lang w:eastAsia="zh-CN"/>
        </w:rPr>
        <w:t>流相关</w:t>
      </w:r>
      <w:r w:rsidRPr="00CB1DBB">
        <w:rPr>
          <w:rFonts w:ascii="Times New Roman" w:hAnsi="Times New Roman"/>
          <w:lang w:eastAsia="zh-CN"/>
        </w:rPr>
        <w:t xml:space="preserve"> 23 </w:t>
      </w:r>
      <w:r w:rsidRPr="00CB1DBB">
        <w:rPr>
          <w:rFonts w:ascii="Times New Roman" w:hAnsi="Times New Roman" w:hint="eastAsia"/>
          <w:lang w:eastAsia="zh-CN"/>
        </w:rPr>
        <w:t>张</w:t>
      </w:r>
      <w:r w:rsidRPr="00CB1DBB">
        <w:rPr>
          <w:rFonts w:ascii="Times New Roman" w:hAnsi="Times New Roman"/>
          <w:lang w:eastAsia="zh-CN"/>
        </w:rPr>
        <w:t>表外，</w:t>
      </w:r>
      <w:r w:rsidR="00315A2B" w:rsidRPr="00CB1DBB">
        <w:rPr>
          <w:rFonts w:ascii="Times New Roman" w:hAnsi="Times New Roman" w:hint="eastAsia"/>
          <w:lang w:eastAsia="zh-CN"/>
        </w:rPr>
        <w:t>和</w:t>
      </w:r>
      <w:r w:rsidR="00315A2B" w:rsidRPr="00CB1DBB">
        <w:rPr>
          <w:rFonts w:ascii="Times New Roman" w:hAnsi="Times New Roman"/>
          <w:lang w:eastAsia="zh-CN"/>
        </w:rPr>
        <w:t>本系统</w:t>
      </w:r>
      <w:r w:rsidR="00315A2B" w:rsidRPr="00CB1DBB">
        <w:rPr>
          <w:rFonts w:ascii="Times New Roman" w:hAnsi="Times New Roman" w:hint="eastAsia"/>
          <w:lang w:eastAsia="zh-CN"/>
        </w:rPr>
        <w:t>业务</w:t>
      </w:r>
      <w:r w:rsidR="00315A2B" w:rsidRPr="00CB1DBB">
        <w:rPr>
          <w:rFonts w:ascii="Times New Roman" w:hAnsi="Times New Roman"/>
          <w:lang w:eastAsia="zh-CN"/>
        </w:rPr>
        <w:t>相关的表有</w:t>
      </w:r>
      <w:r w:rsidR="007A319D" w:rsidRPr="00CB1DBB">
        <w:rPr>
          <w:rFonts w:ascii="Times New Roman" w:hAnsi="Times New Roman"/>
          <w:lang w:eastAsia="zh-CN"/>
        </w:rPr>
        <w:t>14</w:t>
      </w:r>
      <w:r w:rsidR="007A319D" w:rsidRPr="00CB1DBB">
        <w:rPr>
          <w:rFonts w:ascii="Times New Roman" w:hAnsi="Times New Roman" w:hint="eastAsia"/>
          <w:lang w:eastAsia="zh-CN"/>
        </w:rPr>
        <w:t>张表</w:t>
      </w:r>
      <w:r w:rsidR="007A319D" w:rsidRPr="00CB1DBB">
        <w:rPr>
          <w:rFonts w:ascii="Times New Roman" w:hAnsi="Times New Roman"/>
          <w:lang w:eastAsia="zh-CN"/>
        </w:rPr>
        <w:t>，</w:t>
      </w:r>
      <w:r w:rsidR="007A319D" w:rsidRPr="00CB1DBB">
        <w:rPr>
          <w:rFonts w:ascii="Times New Roman" w:hAnsi="Times New Roman" w:hint="eastAsia"/>
          <w:lang w:eastAsia="zh-CN"/>
        </w:rPr>
        <w:t>分析设计</w:t>
      </w:r>
      <w:r w:rsidR="007A319D" w:rsidRPr="00CB1DBB">
        <w:rPr>
          <w:rFonts w:ascii="Times New Roman" w:hAnsi="Times New Roman"/>
          <w:lang w:eastAsia="zh-CN"/>
        </w:rPr>
        <w:t>实体</w:t>
      </w:r>
      <w:r w:rsidR="007A319D" w:rsidRPr="00CB1DBB">
        <w:rPr>
          <w:rFonts w:ascii="Times New Roman" w:hAnsi="Times New Roman" w:hint="eastAsia"/>
          <w:lang w:eastAsia="zh-CN"/>
        </w:rPr>
        <w:t>及其实体</w:t>
      </w:r>
      <w:r w:rsidR="007A319D" w:rsidRPr="00CB1DBB">
        <w:rPr>
          <w:rFonts w:ascii="Times New Roman" w:hAnsi="Times New Roman"/>
          <w:lang w:eastAsia="zh-CN"/>
        </w:rPr>
        <w:t>关系如下。</w:t>
      </w:r>
    </w:p>
    <w:p w14:paraId="0CE8BFF5" w14:textId="77777777" w:rsidR="008B07D6" w:rsidRPr="008B07D6" w:rsidRDefault="00A31188" w:rsidP="008B07D6">
      <w:pPr>
        <w:pStyle w:val="ab"/>
        <w:keepNext/>
        <w:ind w:firstLine="420"/>
        <w:jc w:val="center"/>
        <w:rPr>
          <w:sz w:val="21"/>
          <w:szCs w:val="21"/>
        </w:rPr>
      </w:pPr>
      <w:r>
        <w:rPr>
          <w:rFonts w:hint="eastAsia"/>
          <w:sz w:val="21"/>
          <w:szCs w:val="21"/>
        </w:rPr>
        <w:t>表</w:t>
      </w:r>
      <w:r w:rsidR="008B07D6">
        <w:rPr>
          <w:sz w:val="21"/>
          <w:szCs w:val="21"/>
        </w:rPr>
        <w:t xml:space="preserve">4-1 </w:t>
      </w:r>
      <w:r w:rsidR="00222F9F" w:rsidRPr="00CB1DBB">
        <w:rPr>
          <w:sz w:val="21"/>
          <w:szCs w:val="21"/>
        </w:rPr>
        <w:t>实体关系说明</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7185"/>
      </w:tblGrid>
      <w:tr w:rsidR="00D20BE1" w14:paraId="6ACFF860" w14:textId="77777777" w:rsidTr="00CB1DBB">
        <w:trPr>
          <w:trHeight w:val="454"/>
          <w:jc w:val="center"/>
        </w:trPr>
        <w:tc>
          <w:tcPr>
            <w:tcW w:w="1689" w:type="dxa"/>
            <w:shd w:val="clear" w:color="auto" w:fill="D9D9D9"/>
          </w:tcPr>
          <w:p w14:paraId="5818DD4A" w14:textId="77777777" w:rsidR="00D20BE1" w:rsidRDefault="00D20BE1" w:rsidP="00A86084">
            <w:pPr>
              <w:ind w:firstLineChars="0" w:firstLine="0"/>
              <w:rPr>
                <w:rFonts w:ascii="Times New Roman" w:hAnsi="Times New Roman"/>
                <w:lang w:eastAsia="zh-CN"/>
              </w:rPr>
            </w:pPr>
            <w:r>
              <w:rPr>
                <w:rFonts w:ascii="Times New Roman" w:hAnsi="Times New Roman" w:hint="eastAsia"/>
                <w:lang w:eastAsia="zh-CN"/>
              </w:rPr>
              <w:t>关系</w:t>
            </w:r>
          </w:p>
        </w:tc>
        <w:tc>
          <w:tcPr>
            <w:tcW w:w="7185" w:type="dxa"/>
            <w:shd w:val="clear" w:color="auto" w:fill="D9D9D9"/>
          </w:tcPr>
          <w:p w14:paraId="4CEE3E11" w14:textId="77777777" w:rsidR="00D20BE1" w:rsidRDefault="00D20BE1" w:rsidP="00A86084">
            <w:pPr>
              <w:ind w:firstLineChars="0" w:firstLine="0"/>
              <w:rPr>
                <w:rFonts w:ascii="Times New Roman" w:hAnsi="Times New Roman"/>
                <w:lang w:eastAsia="zh-CN"/>
              </w:rPr>
            </w:pPr>
            <w:r>
              <w:rPr>
                <w:rFonts w:ascii="Times New Roman" w:hAnsi="Times New Roman"/>
                <w:lang w:eastAsia="zh-CN"/>
              </w:rPr>
              <w:t>说明</w:t>
            </w:r>
          </w:p>
        </w:tc>
      </w:tr>
      <w:tr w:rsidR="00D20BE1" w14:paraId="341E8902" w14:textId="77777777" w:rsidTr="00CB1DBB">
        <w:trPr>
          <w:trHeight w:val="413"/>
          <w:jc w:val="center"/>
        </w:trPr>
        <w:tc>
          <w:tcPr>
            <w:tcW w:w="1689" w:type="dxa"/>
          </w:tcPr>
          <w:p w14:paraId="477871C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角色</w:t>
            </w:r>
          </w:p>
        </w:tc>
        <w:tc>
          <w:tcPr>
            <w:tcW w:w="7185" w:type="dxa"/>
          </w:tcPr>
          <w:p w14:paraId="72B2100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拥有</w:t>
            </w:r>
            <w:r w:rsidRPr="002B2FFF">
              <w:rPr>
                <w:rFonts w:ascii="Times New Roman" w:hAnsi="Times New Roman" w:hint="eastAsia"/>
                <w:lang w:eastAsia="zh-CN"/>
              </w:rPr>
              <w:t>多个角色，一个角色</w:t>
            </w:r>
            <w:r w:rsidRPr="002B2FFF">
              <w:rPr>
                <w:rFonts w:ascii="Times New Roman" w:hAnsi="Times New Roman"/>
                <w:lang w:eastAsia="zh-CN"/>
              </w:rPr>
              <w:t>可以分配给</w:t>
            </w:r>
            <w:r w:rsidRPr="002B2FFF">
              <w:rPr>
                <w:rFonts w:ascii="Times New Roman" w:hAnsi="Times New Roman" w:hint="eastAsia"/>
                <w:lang w:eastAsia="zh-CN"/>
              </w:rPr>
              <w:t>多个用户</w:t>
            </w:r>
            <w:r w:rsidR="00222F9F">
              <w:rPr>
                <w:rFonts w:ascii="Times New Roman" w:hAnsi="Times New Roman"/>
                <w:lang w:eastAsia="zh-CN"/>
              </w:rPr>
              <w:t>。</w:t>
            </w:r>
          </w:p>
        </w:tc>
      </w:tr>
      <w:tr w:rsidR="00D20BE1" w14:paraId="0F85D946" w14:textId="77777777" w:rsidTr="00CB1DBB">
        <w:trPr>
          <w:trHeight w:val="413"/>
          <w:jc w:val="center"/>
        </w:trPr>
        <w:tc>
          <w:tcPr>
            <w:tcW w:w="1689" w:type="dxa"/>
          </w:tcPr>
          <w:p w14:paraId="127AD3E4"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0D1F9438"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一个部门有多个用户，一个用户隶属于一个部门</w:t>
            </w:r>
            <w:r w:rsidR="00222F9F">
              <w:rPr>
                <w:rFonts w:ascii="Times New Roman" w:hAnsi="Times New Roman"/>
                <w:lang w:eastAsia="zh-CN"/>
              </w:rPr>
              <w:t>。</w:t>
            </w:r>
          </w:p>
        </w:tc>
      </w:tr>
      <w:tr w:rsidR="00D20BE1" w14:paraId="4D79EFCF" w14:textId="77777777" w:rsidTr="00CB1DBB">
        <w:trPr>
          <w:trHeight w:val="413"/>
          <w:jc w:val="center"/>
        </w:trPr>
        <w:tc>
          <w:tcPr>
            <w:tcW w:w="1689" w:type="dxa"/>
          </w:tcPr>
          <w:p w14:paraId="1CED1D5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部门</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4F8C1E7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一个用户有多个下级部门，一个下级部门只有一个</w:t>
            </w:r>
            <w:r w:rsidRPr="002B2FFF">
              <w:rPr>
                <w:rFonts w:ascii="Times New Roman" w:hAnsi="Times New Roman"/>
                <w:lang w:eastAsia="zh-CN"/>
              </w:rPr>
              <w:t>直接</w:t>
            </w:r>
            <w:r w:rsidRPr="002B2FFF">
              <w:rPr>
                <w:rFonts w:ascii="Times New Roman" w:hAnsi="Times New Roman" w:hint="eastAsia"/>
                <w:lang w:eastAsia="zh-CN"/>
              </w:rPr>
              <w:t>上级部门</w:t>
            </w:r>
            <w:r w:rsidR="00222F9F">
              <w:rPr>
                <w:rFonts w:ascii="Times New Roman" w:hAnsi="Times New Roman"/>
                <w:lang w:eastAsia="zh-CN"/>
              </w:rPr>
              <w:t>。</w:t>
            </w:r>
          </w:p>
        </w:tc>
      </w:tr>
      <w:tr w:rsidR="00D20BE1" w14:paraId="25D89A81" w14:textId="77777777" w:rsidTr="00CB1DBB">
        <w:trPr>
          <w:trHeight w:val="413"/>
          <w:jc w:val="center"/>
        </w:trPr>
        <w:tc>
          <w:tcPr>
            <w:tcW w:w="1689" w:type="dxa"/>
          </w:tcPr>
          <w:p w14:paraId="59F1A89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角色</w:t>
            </w:r>
            <w:r w:rsidRPr="002B2FFF">
              <w:rPr>
                <w:rFonts w:ascii="Times New Roman" w:hAnsi="Times New Roman" w:hint="eastAsia"/>
                <w:lang w:eastAsia="zh-CN"/>
              </w:rPr>
              <w:t>-</w:t>
            </w:r>
            <w:r w:rsidRPr="002B2FFF">
              <w:rPr>
                <w:rFonts w:ascii="Times New Roman" w:hAnsi="Times New Roman" w:hint="eastAsia"/>
                <w:lang w:eastAsia="zh-CN"/>
              </w:rPr>
              <w:t>权限</w:t>
            </w:r>
          </w:p>
        </w:tc>
        <w:tc>
          <w:tcPr>
            <w:tcW w:w="7185" w:type="dxa"/>
          </w:tcPr>
          <w:p w14:paraId="26DDCB9A"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一个角色享有多个个权限，一个权限可以分配给多个角色</w:t>
            </w:r>
            <w:r w:rsidR="00222F9F">
              <w:rPr>
                <w:rFonts w:ascii="Times New Roman" w:hAnsi="Times New Roman"/>
                <w:lang w:eastAsia="zh-CN"/>
              </w:rPr>
              <w:t>。</w:t>
            </w:r>
          </w:p>
        </w:tc>
      </w:tr>
      <w:tr w:rsidR="00D20BE1" w14:paraId="0B54320F" w14:textId="77777777" w:rsidTr="00CB1DBB">
        <w:trPr>
          <w:trHeight w:val="413"/>
          <w:jc w:val="center"/>
        </w:trPr>
        <w:tc>
          <w:tcPr>
            <w:tcW w:w="1689" w:type="dxa"/>
          </w:tcPr>
          <w:p w14:paraId="01AC0C40"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405EAE5E"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一个项目里</w:t>
            </w:r>
            <w:r w:rsidRPr="002B2FFF">
              <w:rPr>
                <w:rFonts w:ascii="Times New Roman" w:hAnsi="Times New Roman"/>
                <w:lang w:eastAsia="zh-CN"/>
              </w:rPr>
              <w:t>有多个项目成员，</w:t>
            </w:r>
            <w:r w:rsidRPr="002B2FFF">
              <w:rPr>
                <w:rFonts w:ascii="Times New Roman" w:hAnsi="Times New Roman" w:hint="eastAsia"/>
                <w:lang w:eastAsia="zh-CN"/>
              </w:rPr>
              <w:t>一个</w:t>
            </w:r>
            <w:r w:rsidRPr="002B2FFF">
              <w:rPr>
                <w:rFonts w:ascii="Times New Roman" w:hAnsi="Times New Roman"/>
                <w:lang w:eastAsia="zh-CN"/>
              </w:rPr>
              <w:t>用户可以</w:t>
            </w:r>
            <w:r w:rsidRPr="002B2FFF">
              <w:rPr>
                <w:rFonts w:ascii="Times New Roman" w:hAnsi="Times New Roman" w:hint="eastAsia"/>
                <w:lang w:eastAsia="zh-CN"/>
              </w:rPr>
              <w:t>参与多个项目</w:t>
            </w:r>
            <w:r w:rsidR="00222F9F">
              <w:rPr>
                <w:rFonts w:ascii="Times New Roman" w:hAnsi="Times New Roman"/>
                <w:lang w:eastAsia="zh-CN"/>
              </w:rPr>
              <w:t>。</w:t>
            </w:r>
          </w:p>
        </w:tc>
      </w:tr>
      <w:tr w:rsidR="00D20BE1" w14:paraId="49760E9F" w14:textId="77777777" w:rsidTr="00CB1DBB">
        <w:trPr>
          <w:trHeight w:val="413"/>
          <w:jc w:val="center"/>
        </w:trPr>
        <w:tc>
          <w:tcPr>
            <w:tcW w:w="1689" w:type="dxa"/>
          </w:tcPr>
          <w:p w14:paraId="38110EC4" w14:textId="77777777" w:rsidR="00D20BE1" w:rsidRDefault="0066016B" w:rsidP="00A86084">
            <w:pPr>
              <w:ind w:firstLineChars="0" w:firstLine="0"/>
              <w:rPr>
                <w:rFonts w:ascii="Times New Roman" w:hAnsi="Times New Roman"/>
                <w:lang w:eastAsia="zh-CN"/>
              </w:rPr>
            </w:pPr>
            <w:r>
              <w:rPr>
                <w:rFonts w:ascii="Times New Roman" w:hAnsi="Times New Roman" w:hint="eastAsia"/>
                <w:lang w:eastAsia="zh-CN"/>
              </w:rPr>
              <w:t>Bug</w:t>
            </w:r>
            <w:r w:rsidR="00D20BE1" w:rsidRPr="002B2FFF">
              <w:rPr>
                <w:rFonts w:ascii="Times New Roman" w:hAnsi="Times New Roman" w:hint="eastAsia"/>
                <w:lang w:eastAsia="zh-CN"/>
              </w:rPr>
              <w:t>-</w:t>
            </w:r>
            <w:r w:rsidR="00D20BE1" w:rsidRPr="002B2FFF">
              <w:rPr>
                <w:rFonts w:ascii="Times New Roman" w:hAnsi="Times New Roman" w:hint="eastAsia"/>
                <w:lang w:eastAsia="zh-CN"/>
              </w:rPr>
              <w:t>项目</w:t>
            </w:r>
          </w:p>
        </w:tc>
        <w:tc>
          <w:tcPr>
            <w:tcW w:w="7185" w:type="dxa"/>
          </w:tcPr>
          <w:p w14:paraId="01703A37"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0066016B">
              <w:rPr>
                <w:rFonts w:ascii="Times New Roman" w:hAnsi="Times New Roman"/>
                <w:lang w:eastAsia="zh-CN"/>
              </w:rPr>
              <w:t>Bug</w:t>
            </w:r>
            <w:r w:rsidRPr="002B2FFF">
              <w:rPr>
                <w:rFonts w:ascii="Times New Roman" w:hAnsi="Times New Roman" w:hint="eastAsia"/>
                <w:lang w:eastAsia="zh-CN"/>
              </w:rPr>
              <w:t>属于一个项目，一个项目有多</w:t>
            </w:r>
            <w:r w:rsidR="0066016B">
              <w:rPr>
                <w:rFonts w:ascii="Times New Roman" w:hAnsi="Times New Roman"/>
                <w:lang w:eastAsia="zh-CN"/>
              </w:rPr>
              <w:t>Bug</w:t>
            </w:r>
            <w:r w:rsidR="00222F9F">
              <w:rPr>
                <w:rFonts w:ascii="Times New Roman" w:hAnsi="Times New Roman"/>
                <w:lang w:eastAsia="zh-CN"/>
              </w:rPr>
              <w:t>。</w:t>
            </w:r>
          </w:p>
        </w:tc>
      </w:tr>
      <w:tr w:rsidR="00D20BE1" w14:paraId="3AC02F50" w14:textId="77777777" w:rsidTr="00CB1DBB">
        <w:trPr>
          <w:trHeight w:val="413"/>
          <w:jc w:val="center"/>
        </w:trPr>
        <w:tc>
          <w:tcPr>
            <w:tcW w:w="1689" w:type="dxa"/>
          </w:tcPr>
          <w:p w14:paraId="511BBDE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用户</w:t>
            </w:r>
          </w:p>
        </w:tc>
        <w:tc>
          <w:tcPr>
            <w:tcW w:w="7185" w:type="dxa"/>
          </w:tcPr>
          <w:p w14:paraId="305151E9"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w:t>
            </w:r>
            <w:r w:rsidRPr="002B2FFF">
              <w:rPr>
                <w:rFonts w:ascii="Times New Roman" w:hAnsi="Times New Roman"/>
                <w:lang w:eastAsia="zh-CN"/>
              </w:rPr>
              <w:t>联系人</w:t>
            </w:r>
            <w:r w:rsidRPr="002B2FFF">
              <w:rPr>
                <w:rFonts w:ascii="Times New Roman" w:hAnsi="Times New Roman" w:hint="eastAsia"/>
                <w:lang w:eastAsia="zh-CN"/>
              </w:rPr>
              <w:t>，</w:t>
            </w:r>
            <w:r w:rsidRPr="002B2FFF">
              <w:rPr>
                <w:rFonts w:ascii="Times New Roman" w:hAnsi="Times New Roman" w:hint="eastAsia"/>
                <w:lang w:eastAsia="zh-CN"/>
              </w:rPr>
              <w:t xml:space="preserve"> </w:t>
            </w:r>
            <w:r w:rsidRPr="002B2FFF">
              <w:rPr>
                <w:rFonts w:ascii="Times New Roman" w:hAnsi="Times New Roman" w:hint="eastAsia"/>
                <w:lang w:eastAsia="zh-CN"/>
              </w:rPr>
              <w:t>一个用户被多个人</w:t>
            </w:r>
            <w:r w:rsidRPr="002B2FFF">
              <w:rPr>
                <w:rFonts w:ascii="Times New Roman" w:hAnsi="Times New Roman"/>
                <w:lang w:eastAsia="zh-CN"/>
              </w:rPr>
              <w:t>联系</w:t>
            </w:r>
            <w:r w:rsidR="00222F9F">
              <w:rPr>
                <w:rFonts w:ascii="Times New Roman" w:hAnsi="Times New Roman"/>
                <w:lang w:eastAsia="zh-CN"/>
              </w:rPr>
              <w:t>。</w:t>
            </w:r>
          </w:p>
        </w:tc>
      </w:tr>
      <w:tr w:rsidR="00D20BE1" w14:paraId="5C25FD24" w14:textId="77777777" w:rsidTr="00CB1DBB">
        <w:trPr>
          <w:trHeight w:val="413"/>
          <w:jc w:val="center"/>
        </w:trPr>
        <w:tc>
          <w:tcPr>
            <w:tcW w:w="1689" w:type="dxa"/>
          </w:tcPr>
          <w:p w14:paraId="79E3D77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0066016B">
              <w:rPr>
                <w:rFonts w:ascii="Times New Roman" w:hAnsi="Times New Roman" w:hint="eastAsia"/>
                <w:lang w:eastAsia="zh-CN"/>
              </w:rPr>
              <w:t>Bug</w:t>
            </w:r>
          </w:p>
        </w:tc>
        <w:tc>
          <w:tcPr>
            <w:tcW w:w="7185" w:type="dxa"/>
          </w:tcPr>
          <w:p w14:paraId="34CDF46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可以报告</w:t>
            </w:r>
            <w:r w:rsidRPr="002B2FFF">
              <w:rPr>
                <w:rFonts w:ascii="Times New Roman" w:hAnsi="Times New Roman" w:hint="eastAsia"/>
                <w:lang w:eastAsia="zh-CN"/>
              </w:rPr>
              <w:t>多个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，一个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只能被一个用户报告</w:t>
            </w:r>
            <w:r w:rsidR="00222F9F">
              <w:rPr>
                <w:rFonts w:ascii="Times New Roman" w:hAnsi="Times New Roman"/>
                <w:lang w:eastAsia="zh-CN"/>
              </w:rPr>
              <w:t>。</w:t>
            </w:r>
          </w:p>
        </w:tc>
      </w:tr>
      <w:tr w:rsidR="00D20BE1" w14:paraId="24DED8E1" w14:textId="77777777" w:rsidTr="00CB1DBB">
        <w:trPr>
          <w:trHeight w:val="413"/>
          <w:jc w:val="center"/>
        </w:trPr>
        <w:tc>
          <w:tcPr>
            <w:tcW w:w="1689" w:type="dxa"/>
          </w:tcPr>
          <w:p w14:paraId="386D333B"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lang w:eastAsia="zh-CN"/>
              </w:rPr>
              <w:t>版本</w:t>
            </w:r>
          </w:p>
        </w:tc>
        <w:tc>
          <w:tcPr>
            <w:tcW w:w="7185" w:type="dxa"/>
          </w:tcPr>
          <w:p w14:paraId="50534084"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Pr="002B2FFF">
              <w:rPr>
                <w:rFonts w:ascii="Times New Roman" w:hAnsi="Times New Roman"/>
                <w:lang w:eastAsia="zh-CN"/>
              </w:rPr>
              <w:t>项目有多个版本，</w:t>
            </w:r>
            <w:r w:rsidRPr="002B2FFF">
              <w:rPr>
                <w:rFonts w:ascii="Times New Roman" w:hAnsi="Times New Roman" w:hint="eastAsia"/>
                <w:lang w:eastAsia="zh-CN"/>
              </w:rPr>
              <w:t>一个</w:t>
            </w:r>
            <w:r w:rsidRPr="002B2FFF">
              <w:rPr>
                <w:rFonts w:ascii="Times New Roman" w:hAnsi="Times New Roman"/>
                <w:lang w:eastAsia="zh-CN"/>
              </w:rPr>
              <w:t>版本</w:t>
            </w:r>
            <w:r w:rsidRPr="002B2FFF">
              <w:rPr>
                <w:rFonts w:ascii="Times New Roman" w:hAnsi="Times New Roman" w:hint="eastAsia"/>
                <w:lang w:eastAsia="zh-CN"/>
              </w:rPr>
              <w:t>只对应</w:t>
            </w:r>
            <w:r w:rsidRPr="002B2FFF">
              <w:rPr>
                <w:rFonts w:ascii="Times New Roman" w:hAnsi="Times New Roman"/>
                <w:lang w:eastAsia="zh-CN"/>
              </w:rPr>
              <w:t>一个项目</w:t>
            </w:r>
            <w:r w:rsidR="00222F9F">
              <w:rPr>
                <w:rFonts w:ascii="Times New Roman" w:hAnsi="Times New Roman"/>
                <w:lang w:eastAsia="zh-CN"/>
              </w:rPr>
              <w:t>。</w:t>
            </w:r>
          </w:p>
        </w:tc>
      </w:tr>
      <w:tr w:rsidR="00D20BE1" w14:paraId="44C5F470" w14:textId="77777777" w:rsidTr="00CB1DBB">
        <w:trPr>
          <w:trHeight w:val="413"/>
          <w:jc w:val="center"/>
        </w:trPr>
        <w:tc>
          <w:tcPr>
            <w:tcW w:w="1689" w:type="dxa"/>
          </w:tcPr>
          <w:p w14:paraId="1432E9D0"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通知</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00407B4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lang w:eastAsia="zh-CN"/>
              </w:rPr>
              <w:t>一个</w:t>
            </w:r>
            <w:r w:rsidRPr="002B2FFF">
              <w:rPr>
                <w:rFonts w:ascii="Times New Roman" w:hAnsi="Times New Roman" w:hint="eastAsia"/>
                <w:lang w:eastAsia="zh-CN"/>
              </w:rPr>
              <w:t>通知被</w:t>
            </w:r>
            <w:r w:rsidRPr="002B2FFF">
              <w:rPr>
                <w:rFonts w:ascii="Times New Roman" w:hAnsi="Times New Roman"/>
                <w:lang w:eastAsia="zh-CN"/>
              </w:rPr>
              <w:t>多个用户</w:t>
            </w:r>
            <w:r w:rsidRPr="002B2FFF">
              <w:rPr>
                <w:rFonts w:ascii="Times New Roman" w:hAnsi="Times New Roman" w:hint="eastAsia"/>
                <w:lang w:eastAsia="zh-CN"/>
              </w:rPr>
              <w:t>收到</w:t>
            </w:r>
            <w:r w:rsidRPr="002B2FFF">
              <w:rPr>
                <w:rFonts w:ascii="Times New Roman" w:hAnsi="Times New Roman"/>
                <w:lang w:eastAsia="zh-CN"/>
              </w:rPr>
              <w:t>，</w:t>
            </w:r>
            <w:r w:rsidRPr="002B2FFF">
              <w:rPr>
                <w:rFonts w:ascii="Times New Roman" w:hAnsi="Times New Roman" w:hint="eastAsia"/>
                <w:lang w:eastAsia="zh-CN"/>
              </w:rPr>
              <w:t>一个</w:t>
            </w:r>
            <w:r w:rsidRPr="002B2FFF">
              <w:rPr>
                <w:rFonts w:ascii="Times New Roman" w:hAnsi="Times New Roman"/>
                <w:lang w:eastAsia="zh-CN"/>
              </w:rPr>
              <w:t>用户</w:t>
            </w:r>
            <w:r w:rsidRPr="002B2FFF">
              <w:rPr>
                <w:rFonts w:ascii="Times New Roman" w:hAnsi="Times New Roman" w:hint="eastAsia"/>
                <w:lang w:eastAsia="zh-CN"/>
              </w:rPr>
              <w:t>发送多个</w:t>
            </w:r>
            <w:r w:rsidRPr="002B2FFF">
              <w:rPr>
                <w:rFonts w:ascii="Times New Roman" w:hAnsi="Times New Roman"/>
                <w:lang w:eastAsia="zh-CN"/>
              </w:rPr>
              <w:t>通知</w:t>
            </w:r>
            <w:r w:rsidR="00222F9F">
              <w:rPr>
                <w:rFonts w:ascii="Times New Roman" w:hAnsi="Times New Roman"/>
                <w:lang w:eastAsia="zh-CN"/>
              </w:rPr>
              <w:t>。</w:t>
            </w:r>
          </w:p>
        </w:tc>
      </w:tr>
    </w:tbl>
    <w:p w14:paraId="793F3584" w14:textId="77777777" w:rsidR="001421E9" w:rsidRPr="00CB1DBB" w:rsidRDefault="009F1502" w:rsidP="004468DE">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423AE1A" wp14:editId="67DADD9B">
            <wp:extent cx="4986655" cy="2900680"/>
            <wp:effectExtent l="0" t="0" r="0" b="0"/>
            <wp:docPr id="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655" cy="2900680"/>
                    </a:xfrm>
                    <a:prstGeom prst="rect">
                      <a:avLst/>
                    </a:prstGeom>
                    <a:noFill/>
                    <a:ln>
                      <a:noFill/>
                    </a:ln>
                  </pic:spPr>
                </pic:pic>
              </a:graphicData>
            </a:graphic>
          </wp:inline>
        </w:drawing>
      </w:r>
    </w:p>
    <w:p w14:paraId="3B0599EF" w14:textId="733A9A0E" w:rsidR="008154FB" w:rsidRPr="0064759A" w:rsidRDefault="001421E9" w:rsidP="00647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 xml:space="preserve">4-2 E-R </w:t>
      </w:r>
      <w:r w:rsidRPr="00CB1DBB">
        <w:rPr>
          <w:rFonts w:ascii="Times New Roman" w:hAnsi="Times New Roman"/>
          <w:lang w:eastAsia="zh-CN"/>
        </w:rPr>
        <w:t>图</w:t>
      </w:r>
    </w:p>
    <w:p w14:paraId="60EF4116" w14:textId="77777777" w:rsidR="001F42E1" w:rsidRPr="00CB1DBB" w:rsidRDefault="00FB05CC" w:rsidP="00DE5361">
      <w:pPr>
        <w:pStyle w:val="2"/>
        <w:numPr>
          <w:ilvl w:val="1"/>
          <w:numId w:val="76"/>
        </w:numPr>
        <w:ind w:firstLineChars="0"/>
        <w:rPr>
          <w:rFonts w:ascii="Times New Roman" w:hAnsi="Times New Roman"/>
        </w:rPr>
      </w:pPr>
      <w:bookmarkStart w:id="692" w:name="_Toc451434973"/>
      <w:bookmarkStart w:id="693" w:name="_Toc451435807"/>
      <w:r w:rsidRPr="00CB1DBB">
        <w:rPr>
          <w:rFonts w:ascii="Times New Roman" w:hAnsi="Times New Roman"/>
        </w:rPr>
        <w:lastRenderedPageBreak/>
        <w:t xml:space="preserve"> </w:t>
      </w:r>
      <w:bookmarkStart w:id="694" w:name="_Toc451455856"/>
      <w:bookmarkStart w:id="695" w:name="_Toc451456828"/>
      <w:bookmarkStart w:id="696" w:name="_Toc451457064"/>
      <w:bookmarkStart w:id="697" w:name="_Toc451457530"/>
      <w:bookmarkStart w:id="698" w:name="_Toc451701372"/>
      <w:r w:rsidR="001F42E1" w:rsidRPr="00CB1DBB">
        <w:rPr>
          <w:rFonts w:ascii="Times New Roman" w:hAnsi="Times New Roman" w:hint="eastAsia"/>
        </w:rPr>
        <w:t>数据库</w:t>
      </w:r>
      <w:r w:rsidR="001F42E1" w:rsidRPr="00CB1DBB">
        <w:rPr>
          <w:rFonts w:ascii="Times New Roman" w:hAnsi="Times New Roman"/>
        </w:rPr>
        <w:t>表设计</w:t>
      </w:r>
      <w:bookmarkEnd w:id="692"/>
      <w:bookmarkEnd w:id="693"/>
      <w:bookmarkEnd w:id="694"/>
      <w:bookmarkEnd w:id="695"/>
      <w:bookmarkEnd w:id="696"/>
      <w:bookmarkEnd w:id="697"/>
      <w:bookmarkEnd w:id="698"/>
    </w:p>
    <w:p w14:paraId="55A0CBF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sys_user</w:t>
      </w:r>
      <w:r w:rsidRPr="00CB1DBB">
        <w:rPr>
          <w:rFonts w:ascii="Times New Roman" w:hAnsi="Times New Roma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是用来保存用户的基本信息</w:t>
      </w:r>
    </w:p>
    <w:p w14:paraId="14BDE747" w14:textId="77777777" w:rsidR="00164915" w:rsidRPr="00CB1DBB" w:rsidRDefault="009B3284" w:rsidP="009B3284">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hint="eastAsia"/>
          <w:lang w:eastAsia="zh-CN"/>
        </w:rPr>
        <w:t>用户</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9384C7F" w14:textId="77777777" w:rsidTr="00A95CCE">
        <w:tc>
          <w:tcPr>
            <w:tcW w:w="2071" w:type="dxa"/>
            <w:shd w:val="clear" w:color="auto" w:fill="BFBFBF"/>
          </w:tcPr>
          <w:p w14:paraId="545E3DC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E74AA80"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1CBDB4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4C6A2C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5FB1E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833912F" w14:textId="77777777" w:rsidTr="00A95CCE">
        <w:tc>
          <w:tcPr>
            <w:tcW w:w="2071" w:type="dxa"/>
            <w:shd w:val="clear" w:color="auto" w:fill="auto"/>
          </w:tcPr>
          <w:p w14:paraId="0FDB87B8"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3F260A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473CDF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9B0BBEB"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C25FBA3" w14:textId="77777777" w:rsidR="00164915" w:rsidRPr="00CB1DBB" w:rsidRDefault="00164915" w:rsidP="00A95CCE">
            <w:pPr>
              <w:pStyle w:val="a8"/>
              <w:ind w:firstLineChars="0" w:firstLine="0"/>
              <w:rPr>
                <w:rFonts w:ascii="Times New Roman" w:hAnsi="Times New Roman"/>
                <w:lang w:eastAsia="zh-CN"/>
              </w:rPr>
            </w:pPr>
          </w:p>
        </w:tc>
      </w:tr>
      <w:tr w:rsidR="00B95913" w:rsidRPr="00CB1DBB" w14:paraId="19C8EA70" w14:textId="77777777" w:rsidTr="00A95CCE">
        <w:tc>
          <w:tcPr>
            <w:tcW w:w="2071" w:type="dxa"/>
            <w:shd w:val="clear" w:color="auto" w:fill="auto"/>
          </w:tcPr>
          <w:p w14:paraId="3D555A0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company_id</w:t>
            </w:r>
          </w:p>
        </w:tc>
        <w:tc>
          <w:tcPr>
            <w:tcW w:w="1953" w:type="dxa"/>
            <w:shd w:val="clear" w:color="auto" w:fill="auto"/>
          </w:tcPr>
          <w:p w14:paraId="0E6B302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41234D2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2542DE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71FB7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公司编号</w:t>
            </w:r>
          </w:p>
        </w:tc>
      </w:tr>
      <w:tr w:rsidR="00B95913" w:rsidRPr="00CB1DBB" w14:paraId="0D5C5CC3" w14:textId="77777777" w:rsidTr="00A95CCE">
        <w:tc>
          <w:tcPr>
            <w:tcW w:w="2071" w:type="dxa"/>
            <w:shd w:val="clear" w:color="auto" w:fill="auto"/>
          </w:tcPr>
          <w:p w14:paraId="4BD68BF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0C3CB2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7254B9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76627B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50F0C6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部门</w:t>
            </w:r>
            <w:r w:rsidRPr="00CB1DBB">
              <w:rPr>
                <w:rFonts w:ascii="Times New Roman" w:hAnsi="Times New Roman"/>
                <w:lang w:eastAsia="zh-CN"/>
              </w:rPr>
              <w:t>编号</w:t>
            </w:r>
          </w:p>
        </w:tc>
      </w:tr>
      <w:tr w:rsidR="00B95913" w:rsidRPr="00CB1DBB" w14:paraId="56914224" w14:textId="77777777" w:rsidTr="00A95CCE">
        <w:tc>
          <w:tcPr>
            <w:tcW w:w="2071" w:type="dxa"/>
            <w:shd w:val="clear" w:color="auto" w:fill="auto"/>
          </w:tcPr>
          <w:p w14:paraId="2B5F49E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login_name</w:t>
            </w:r>
          </w:p>
        </w:tc>
        <w:tc>
          <w:tcPr>
            <w:tcW w:w="1953" w:type="dxa"/>
            <w:shd w:val="clear" w:color="auto" w:fill="auto"/>
          </w:tcPr>
          <w:p w14:paraId="01A405E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C84467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990164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7B2847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登录名</w:t>
            </w:r>
          </w:p>
        </w:tc>
      </w:tr>
      <w:tr w:rsidR="00B95913" w:rsidRPr="00CB1DBB" w14:paraId="69E11CEA" w14:textId="77777777" w:rsidTr="00A95CCE">
        <w:tc>
          <w:tcPr>
            <w:tcW w:w="2071" w:type="dxa"/>
            <w:shd w:val="clear" w:color="auto" w:fill="auto"/>
          </w:tcPr>
          <w:p w14:paraId="1DA348A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w:t>
            </w:r>
          </w:p>
        </w:tc>
        <w:tc>
          <w:tcPr>
            <w:tcW w:w="1953" w:type="dxa"/>
            <w:shd w:val="clear" w:color="auto" w:fill="auto"/>
          </w:tcPr>
          <w:p w14:paraId="1C2705E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2019996D"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11FBAC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94CFF0C"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1B7CA36D" w14:textId="77777777" w:rsidTr="00A95CCE">
        <w:tc>
          <w:tcPr>
            <w:tcW w:w="2071" w:type="dxa"/>
            <w:shd w:val="clear" w:color="auto" w:fill="auto"/>
          </w:tcPr>
          <w:p w14:paraId="7C1F27A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no</w:t>
            </w:r>
          </w:p>
        </w:tc>
        <w:tc>
          <w:tcPr>
            <w:tcW w:w="1953" w:type="dxa"/>
            <w:shd w:val="clear" w:color="auto" w:fill="auto"/>
          </w:tcPr>
          <w:p w14:paraId="5240378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49F59E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04922F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0D08B4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工</w:t>
            </w:r>
            <w:r w:rsidRPr="00CB1DBB">
              <w:rPr>
                <w:rFonts w:ascii="Times New Roman" w:hAnsi="Times New Roman"/>
                <w:lang w:eastAsia="zh-CN"/>
              </w:rPr>
              <w:t>号</w:t>
            </w:r>
          </w:p>
        </w:tc>
      </w:tr>
      <w:tr w:rsidR="00B95913" w:rsidRPr="00CB1DBB" w14:paraId="0757FFAC" w14:textId="77777777" w:rsidTr="00A95CCE">
        <w:tc>
          <w:tcPr>
            <w:tcW w:w="2071" w:type="dxa"/>
            <w:shd w:val="clear" w:color="auto" w:fill="auto"/>
          </w:tcPr>
          <w:p w14:paraId="179644A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7AD442A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C0F1E1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B03707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DFF5476"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姓名</w:t>
            </w:r>
          </w:p>
        </w:tc>
      </w:tr>
      <w:tr w:rsidR="00B95913" w:rsidRPr="00CB1DBB" w14:paraId="1BB09AFE" w14:textId="77777777" w:rsidTr="00A95CCE">
        <w:tc>
          <w:tcPr>
            <w:tcW w:w="2071" w:type="dxa"/>
            <w:shd w:val="clear" w:color="auto" w:fill="auto"/>
          </w:tcPr>
          <w:p w14:paraId="55F823E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2B872F0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7C235FD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4211F4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5B92AED"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邮件</w:t>
            </w:r>
            <w:r w:rsidRPr="00CB1DBB">
              <w:rPr>
                <w:rFonts w:ascii="Times New Roman" w:hAnsi="Times New Roman"/>
                <w:lang w:eastAsia="zh-CN"/>
              </w:rPr>
              <w:t>地址</w:t>
            </w:r>
          </w:p>
        </w:tc>
      </w:tr>
      <w:tr w:rsidR="00B95913" w:rsidRPr="00CB1DBB" w14:paraId="7E5C1C7C" w14:textId="77777777" w:rsidTr="00A95CCE">
        <w:tc>
          <w:tcPr>
            <w:tcW w:w="2071" w:type="dxa"/>
            <w:shd w:val="clear" w:color="auto" w:fill="auto"/>
          </w:tcPr>
          <w:p w14:paraId="6136D46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0F7F038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B72DE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8EB4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017065E"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w:t>
            </w:r>
            <w:r w:rsidRPr="00CB1DBB">
              <w:rPr>
                <w:rFonts w:ascii="Times New Roman" w:hAnsi="Times New Roman"/>
                <w:lang w:eastAsia="zh-CN"/>
              </w:rPr>
              <w:t>方式</w:t>
            </w:r>
          </w:p>
        </w:tc>
      </w:tr>
      <w:tr w:rsidR="00B95913" w:rsidRPr="00CB1DBB" w14:paraId="7B433199" w14:textId="77777777" w:rsidTr="00A95CCE">
        <w:tc>
          <w:tcPr>
            <w:tcW w:w="2071" w:type="dxa"/>
            <w:shd w:val="clear" w:color="auto" w:fill="auto"/>
          </w:tcPr>
          <w:p w14:paraId="2EBDC72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mobile</w:t>
            </w:r>
          </w:p>
        </w:tc>
        <w:tc>
          <w:tcPr>
            <w:tcW w:w="1953" w:type="dxa"/>
            <w:shd w:val="clear" w:color="auto" w:fill="auto"/>
          </w:tcPr>
          <w:p w14:paraId="418E9BD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FDF53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7B595A7"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C3AEA80"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手机号</w:t>
            </w:r>
          </w:p>
        </w:tc>
      </w:tr>
      <w:tr w:rsidR="00B95913" w:rsidRPr="00CB1DBB" w14:paraId="1E7925F4" w14:textId="77777777" w:rsidTr="00A95CCE">
        <w:tc>
          <w:tcPr>
            <w:tcW w:w="2071" w:type="dxa"/>
            <w:shd w:val="clear" w:color="auto" w:fill="auto"/>
          </w:tcPr>
          <w:p w14:paraId="5BD2B99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user_type</w:t>
            </w:r>
          </w:p>
        </w:tc>
        <w:tc>
          <w:tcPr>
            <w:tcW w:w="1953" w:type="dxa"/>
            <w:shd w:val="clear" w:color="auto" w:fill="auto"/>
          </w:tcPr>
          <w:p w14:paraId="3E2684D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66C2DB4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C64502C"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F648619"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用户类型</w:t>
            </w:r>
          </w:p>
        </w:tc>
      </w:tr>
      <w:tr w:rsidR="00B95913" w:rsidRPr="00CB1DBB" w14:paraId="0C3C7156" w14:textId="77777777" w:rsidTr="00A95CCE">
        <w:tc>
          <w:tcPr>
            <w:tcW w:w="2071" w:type="dxa"/>
            <w:shd w:val="clear" w:color="auto" w:fill="auto"/>
          </w:tcPr>
          <w:p w14:paraId="28B1D65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photo</w:t>
            </w:r>
          </w:p>
        </w:tc>
        <w:tc>
          <w:tcPr>
            <w:tcW w:w="1953" w:type="dxa"/>
            <w:shd w:val="clear" w:color="auto" w:fill="auto"/>
          </w:tcPr>
          <w:p w14:paraId="4977784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varchar(1000)</w:t>
            </w:r>
          </w:p>
        </w:tc>
        <w:tc>
          <w:tcPr>
            <w:tcW w:w="1425" w:type="dxa"/>
            <w:shd w:val="clear" w:color="auto" w:fill="auto"/>
          </w:tcPr>
          <w:p w14:paraId="074E24F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EDFF03"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45CEEA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照片</w:t>
            </w:r>
          </w:p>
        </w:tc>
      </w:tr>
      <w:tr w:rsidR="00B95913" w:rsidRPr="00CB1DBB" w14:paraId="0C8FD23D" w14:textId="77777777" w:rsidTr="00A95CCE">
        <w:tc>
          <w:tcPr>
            <w:tcW w:w="2071" w:type="dxa"/>
            <w:shd w:val="clear" w:color="auto" w:fill="auto"/>
          </w:tcPr>
          <w:p w14:paraId="05D49C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login_ip</w:t>
            </w:r>
          </w:p>
        </w:tc>
        <w:tc>
          <w:tcPr>
            <w:tcW w:w="1953" w:type="dxa"/>
            <w:shd w:val="clear" w:color="auto" w:fill="auto"/>
          </w:tcPr>
          <w:p w14:paraId="48888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8CEA4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926AE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E1D13DE"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IP</w:t>
            </w:r>
          </w:p>
        </w:tc>
      </w:tr>
      <w:tr w:rsidR="00B95913" w:rsidRPr="00CB1DBB" w14:paraId="04D8B7CF" w14:textId="77777777" w:rsidTr="00A95CCE">
        <w:tc>
          <w:tcPr>
            <w:tcW w:w="2071" w:type="dxa"/>
            <w:shd w:val="clear" w:color="auto" w:fill="auto"/>
          </w:tcPr>
          <w:p w14:paraId="0481368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login_date</w:t>
            </w:r>
          </w:p>
        </w:tc>
        <w:tc>
          <w:tcPr>
            <w:tcW w:w="1953" w:type="dxa"/>
            <w:shd w:val="clear" w:color="auto" w:fill="auto"/>
          </w:tcPr>
          <w:p w14:paraId="6C163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B67B45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47EA45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97411B9"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日期</w:t>
            </w:r>
          </w:p>
        </w:tc>
      </w:tr>
      <w:tr w:rsidR="00B95913" w:rsidRPr="00CB1DBB" w14:paraId="3458F86E" w14:textId="77777777" w:rsidTr="00A95CCE">
        <w:trPr>
          <w:trHeight w:val="557"/>
        </w:trPr>
        <w:tc>
          <w:tcPr>
            <w:tcW w:w="2071" w:type="dxa"/>
            <w:shd w:val="clear" w:color="auto" w:fill="auto"/>
          </w:tcPr>
          <w:p w14:paraId="09102C4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login_flag</w:t>
            </w:r>
          </w:p>
        </w:tc>
        <w:tc>
          <w:tcPr>
            <w:tcW w:w="1953" w:type="dxa"/>
            <w:shd w:val="clear" w:color="auto" w:fill="auto"/>
          </w:tcPr>
          <w:p w14:paraId="4C7EB25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38BE58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8F161E8"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F45D067"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登录标记</w:t>
            </w:r>
          </w:p>
        </w:tc>
      </w:tr>
    </w:tbl>
    <w:p w14:paraId="543F54EC" w14:textId="77777777" w:rsidR="00E82B2C"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sys_role</w:t>
      </w:r>
      <w:r w:rsidRPr="00CB1DBB">
        <w:rPr>
          <w:rFonts w:ascii="Times New Roman" w:hAnsi="Times New Roman"/>
          <w:lang w:eastAsia="zh-CN"/>
        </w:rPr>
        <w:t xml:space="preserve"> </w:t>
      </w:r>
      <w:r w:rsidRPr="00CB1DBB">
        <w:rPr>
          <w:rFonts w:ascii="Times New Roman" w:hAnsi="Times New Roman" w:hint="eastAsia"/>
          <w:lang w:eastAsia="zh-CN"/>
        </w:rPr>
        <w:t>表是</w:t>
      </w:r>
      <w:r w:rsidRPr="00CB1DBB">
        <w:rPr>
          <w:rFonts w:ascii="Times New Roman" w:hAnsi="Times New Roman"/>
          <w:lang w:eastAsia="zh-CN"/>
        </w:rPr>
        <w:t>用来保存角色的基本信息</w:t>
      </w:r>
    </w:p>
    <w:p w14:paraId="1CA9CE15" w14:textId="77777777" w:rsidR="00C60C34" w:rsidRDefault="00C60C34" w:rsidP="00C60C34">
      <w:pPr>
        <w:pStyle w:val="a8"/>
        <w:ind w:left="960" w:firstLineChars="0" w:firstLine="0"/>
        <w:rPr>
          <w:rFonts w:ascii="Times New Roman" w:hAnsi="Times New Roman"/>
        </w:rPr>
        <w:sectPr w:rsidR="00C60C34" w:rsidSect="00CB1DBB">
          <w:footerReference w:type="default" r:id="rId27"/>
          <w:pgSz w:w="11900" w:h="16840"/>
          <w:pgMar w:top="1418" w:right="1134" w:bottom="1418" w:left="1588" w:header="709" w:footer="709" w:gutter="0"/>
          <w:pgNumType w:start="1"/>
          <w:cols w:space="708"/>
          <w:docGrid w:linePitch="360"/>
        </w:sectPr>
      </w:pPr>
    </w:p>
    <w:p w14:paraId="3953C822" w14:textId="77777777" w:rsidR="00C60C34" w:rsidRPr="00CB1DBB" w:rsidRDefault="00C60C34" w:rsidP="00CB1DBB">
      <w:pPr>
        <w:pStyle w:val="a8"/>
        <w:ind w:left="960" w:firstLineChars="0" w:firstLine="0"/>
        <w:rPr>
          <w:rFonts w:ascii="Times New Roman" w:hAnsi="Times New Roman"/>
        </w:rPr>
      </w:pPr>
    </w:p>
    <w:p w14:paraId="5E318549" w14:textId="77777777" w:rsidR="00405BEC" w:rsidRPr="00CB1DBB" w:rsidRDefault="00C27519" w:rsidP="00CB1DBB">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FCA7BF0" w14:textId="77777777" w:rsidTr="00CB1DBB">
        <w:trPr>
          <w:tblHeader/>
        </w:trPr>
        <w:tc>
          <w:tcPr>
            <w:tcW w:w="2071" w:type="dxa"/>
            <w:shd w:val="clear" w:color="auto" w:fill="BFBFBF"/>
          </w:tcPr>
          <w:p w14:paraId="2CD31F8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A6E62DA"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37D31DF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9322FC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55EC57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5321DB5" w14:textId="77777777" w:rsidTr="00A95CCE">
        <w:tc>
          <w:tcPr>
            <w:tcW w:w="2071" w:type="dxa"/>
            <w:shd w:val="clear" w:color="auto" w:fill="auto"/>
          </w:tcPr>
          <w:p w14:paraId="06017CE2"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20A3A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932DDF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F7A0B3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80D66EB" w14:textId="77777777" w:rsidR="00164915"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5C4A02C" w14:textId="77777777" w:rsidTr="00A95CCE">
        <w:tc>
          <w:tcPr>
            <w:tcW w:w="2071" w:type="dxa"/>
            <w:shd w:val="clear" w:color="auto" w:fill="auto"/>
          </w:tcPr>
          <w:p w14:paraId="1EAAAEE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1503A69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81B8357"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28A842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6FDE845"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归属机构</w:t>
            </w:r>
          </w:p>
        </w:tc>
      </w:tr>
      <w:tr w:rsidR="00B95913" w:rsidRPr="00CB1DBB" w14:paraId="45A6EABE" w14:textId="77777777" w:rsidTr="00A95CCE">
        <w:trPr>
          <w:trHeight w:val="473"/>
        </w:trPr>
        <w:tc>
          <w:tcPr>
            <w:tcW w:w="2071" w:type="dxa"/>
            <w:shd w:val="clear" w:color="auto" w:fill="auto"/>
          </w:tcPr>
          <w:p w14:paraId="63416A42"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F9661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272B6C4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7E581A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AAC0E21"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角色名称</w:t>
            </w:r>
          </w:p>
        </w:tc>
      </w:tr>
      <w:tr w:rsidR="00B95913" w:rsidRPr="00CB1DBB" w14:paraId="0A64A855" w14:textId="77777777" w:rsidTr="00A95CCE">
        <w:tc>
          <w:tcPr>
            <w:tcW w:w="2071" w:type="dxa"/>
            <w:shd w:val="clear" w:color="auto" w:fill="auto"/>
          </w:tcPr>
          <w:p w14:paraId="2F88644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enname</w:t>
            </w:r>
          </w:p>
        </w:tc>
        <w:tc>
          <w:tcPr>
            <w:tcW w:w="1953" w:type="dxa"/>
            <w:shd w:val="clear" w:color="auto" w:fill="auto"/>
          </w:tcPr>
          <w:p w14:paraId="1E7C995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2D128CDF"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BB315B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053D023"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英文名称</w:t>
            </w:r>
          </w:p>
        </w:tc>
      </w:tr>
      <w:tr w:rsidR="00B95913" w:rsidRPr="00CB1DBB" w14:paraId="41229DA6" w14:textId="77777777" w:rsidTr="00A95CCE">
        <w:tc>
          <w:tcPr>
            <w:tcW w:w="2071" w:type="dxa"/>
            <w:shd w:val="clear" w:color="auto" w:fill="auto"/>
          </w:tcPr>
          <w:p w14:paraId="529A81A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role_type</w:t>
            </w:r>
          </w:p>
        </w:tc>
        <w:tc>
          <w:tcPr>
            <w:tcW w:w="1953" w:type="dxa"/>
            <w:shd w:val="clear" w:color="auto" w:fill="auto"/>
          </w:tcPr>
          <w:p w14:paraId="0C6C7CB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8F885C4"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30868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2DA57FBF"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角色类型</w:t>
            </w:r>
          </w:p>
        </w:tc>
      </w:tr>
      <w:tr w:rsidR="00B95913" w:rsidRPr="00CB1DBB" w14:paraId="2BCFACD9" w14:textId="77777777" w:rsidTr="00A95CCE">
        <w:tc>
          <w:tcPr>
            <w:tcW w:w="2071" w:type="dxa"/>
            <w:shd w:val="clear" w:color="auto" w:fill="auto"/>
          </w:tcPr>
          <w:p w14:paraId="6806CC4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data_scope</w:t>
            </w:r>
          </w:p>
        </w:tc>
        <w:tc>
          <w:tcPr>
            <w:tcW w:w="1953" w:type="dxa"/>
            <w:shd w:val="clear" w:color="auto" w:fill="auto"/>
          </w:tcPr>
          <w:p w14:paraId="67D7E45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05F8C95"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CA12C0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E2425EC"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数据范围</w:t>
            </w:r>
          </w:p>
        </w:tc>
      </w:tr>
      <w:tr w:rsidR="00B95913" w:rsidRPr="00CB1DBB" w14:paraId="4C0FB768" w14:textId="77777777" w:rsidTr="00A95CCE">
        <w:tc>
          <w:tcPr>
            <w:tcW w:w="2071" w:type="dxa"/>
            <w:shd w:val="clear" w:color="auto" w:fill="auto"/>
          </w:tcPr>
          <w:p w14:paraId="5926B9B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is_sys</w:t>
            </w:r>
          </w:p>
        </w:tc>
        <w:tc>
          <w:tcPr>
            <w:tcW w:w="1953" w:type="dxa"/>
            <w:shd w:val="clear" w:color="auto" w:fill="auto"/>
          </w:tcPr>
          <w:p w14:paraId="3DAF030F" w14:textId="77777777" w:rsidR="00EE2E7E" w:rsidRPr="00CB1DBB"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w:t>
            </w:r>
            <w:r w:rsidRPr="00CB1DBB">
              <w:rPr>
                <w:rFonts w:ascii="Times New Roman" w:hAnsi="Times New Roman"/>
                <w:color w:val="000000"/>
                <w:kern w:val="0"/>
              </w:rPr>
              <w:t>r(64)</w:t>
            </w:r>
          </w:p>
        </w:tc>
        <w:tc>
          <w:tcPr>
            <w:tcW w:w="1425" w:type="dxa"/>
            <w:shd w:val="clear" w:color="auto" w:fill="auto"/>
          </w:tcPr>
          <w:p w14:paraId="7E153A07"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F6007B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15DEC2"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是否系统数据</w:t>
            </w:r>
          </w:p>
        </w:tc>
      </w:tr>
      <w:tr w:rsidR="00B95913" w:rsidRPr="00CB1DBB" w14:paraId="5E3B346C" w14:textId="77777777" w:rsidTr="00A95CCE">
        <w:tc>
          <w:tcPr>
            <w:tcW w:w="2071" w:type="dxa"/>
            <w:shd w:val="clear" w:color="auto" w:fill="auto"/>
          </w:tcPr>
          <w:p w14:paraId="11FBDF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useable</w:t>
            </w:r>
          </w:p>
        </w:tc>
        <w:tc>
          <w:tcPr>
            <w:tcW w:w="1953" w:type="dxa"/>
            <w:shd w:val="clear" w:color="auto" w:fill="auto"/>
          </w:tcPr>
          <w:p w14:paraId="06AFBB1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A9475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F2269E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644F36B" w14:textId="77777777" w:rsidR="00EE2E7E" w:rsidRPr="00CB1DBB" w:rsidRDefault="00020834" w:rsidP="00CB1DBB">
            <w:pPr>
              <w:pStyle w:val="a8"/>
              <w:keepNext/>
              <w:ind w:firstLineChars="0" w:firstLine="0"/>
              <w:rPr>
                <w:rFonts w:ascii="Times New Roman" w:hAnsi="Times New Roman"/>
                <w:lang w:eastAsia="zh-CN"/>
              </w:rPr>
            </w:pPr>
            <w:r w:rsidRPr="00CB1DBB">
              <w:rPr>
                <w:rFonts w:ascii="Times New Roman" w:hAnsi="Times New Roman" w:hint="eastAsia"/>
                <w:lang w:eastAsia="zh-CN"/>
              </w:rPr>
              <w:t>是否可用</w:t>
            </w:r>
          </w:p>
        </w:tc>
      </w:tr>
    </w:tbl>
    <w:p w14:paraId="20570A4C" w14:textId="77777777" w:rsidR="00C60C34" w:rsidRDefault="00C60C34" w:rsidP="00CB1DBB">
      <w:pPr>
        <w:pStyle w:val="ab"/>
        <w:ind w:firstLineChars="0" w:firstLine="0"/>
        <w:rPr>
          <w:rFonts w:ascii="Times New Roman" w:hAnsi="Times New Roman"/>
        </w:rPr>
        <w:sectPr w:rsidR="00C60C34" w:rsidSect="00CB1DBB">
          <w:headerReference w:type="default" r:id="rId28"/>
          <w:type w:val="continuous"/>
          <w:pgSz w:w="11900" w:h="16840"/>
          <w:pgMar w:top="1418" w:right="1134" w:bottom="1418" w:left="1588" w:header="1134" w:footer="709" w:gutter="0"/>
          <w:cols w:space="708"/>
          <w:docGrid w:linePitch="360"/>
        </w:sectPr>
      </w:pPr>
    </w:p>
    <w:p w14:paraId="4632D123" w14:textId="77777777" w:rsidR="00E82B2C"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是用来保存部门的基本信息</w:t>
      </w:r>
    </w:p>
    <w:p w14:paraId="268E0927" w14:textId="77777777" w:rsidR="00164915" w:rsidRPr="00CB1DBB" w:rsidRDefault="00C23B1C" w:rsidP="00C23B1C">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DEFA86" w14:textId="77777777" w:rsidTr="00CB1DBB">
        <w:trPr>
          <w:tblHeader/>
        </w:trPr>
        <w:tc>
          <w:tcPr>
            <w:tcW w:w="2071" w:type="dxa"/>
            <w:shd w:val="clear" w:color="auto" w:fill="BFBFBF"/>
          </w:tcPr>
          <w:p w14:paraId="3201E40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0D969A1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5A3511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456B5B5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9BECF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7603F94" w14:textId="77777777" w:rsidTr="00A95CCE">
        <w:tc>
          <w:tcPr>
            <w:tcW w:w="2071" w:type="dxa"/>
            <w:shd w:val="clear" w:color="auto" w:fill="auto"/>
          </w:tcPr>
          <w:p w14:paraId="6F3DE05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3D5290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93B1E9" w14:textId="77777777" w:rsidR="00164915" w:rsidRPr="00CB1DBB" w:rsidRDefault="0016491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41CEC3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049FF3FF" w14:textId="77777777" w:rsidR="00164915" w:rsidRPr="00CB1DBB" w:rsidRDefault="00746FF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651E8BA6" w14:textId="77777777" w:rsidTr="00A95CCE">
        <w:tc>
          <w:tcPr>
            <w:tcW w:w="2071" w:type="dxa"/>
            <w:shd w:val="clear" w:color="auto" w:fill="auto"/>
          </w:tcPr>
          <w:p w14:paraId="1273BE4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D565A8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4DC504C"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430170A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4C09BE"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0ACE13A8" w14:textId="77777777" w:rsidTr="00A95CCE">
        <w:tc>
          <w:tcPr>
            <w:tcW w:w="2071" w:type="dxa"/>
            <w:shd w:val="clear" w:color="auto" w:fill="auto"/>
          </w:tcPr>
          <w:p w14:paraId="5FE0400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3905863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3FAC9D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671F13F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E4E3EDB"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54E8BDE3" w14:textId="77777777" w:rsidTr="00A95CCE">
        <w:tc>
          <w:tcPr>
            <w:tcW w:w="2071" w:type="dxa"/>
            <w:shd w:val="clear" w:color="auto" w:fill="auto"/>
          </w:tcPr>
          <w:p w14:paraId="1ED4BB1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62196D5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4858219"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0DCAF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D44D693"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3428FEEC" w14:textId="77777777" w:rsidTr="00A95CCE">
        <w:tc>
          <w:tcPr>
            <w:tcW w:w="2071" w:type="dxa"/>
            <w:shd w:val="clear" w:color="auto" w:fill="auto"/>
          </w:tcPr>
          <w:p w14:paraId="7FC98A4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71CB87D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826EAE5"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780E180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FBD81CA"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5549FF5F" w14:textId="77777777" w:rsidTr="00A95CCE">
        <w:tc>
          <w:tcPr>
            <w:tcW w:w="2071" w:type="dxa"/>
            <w:shd w:val="clear" w:color="auto" w:fill="auto"/>
          </w:tcPr>
          <w:p w14:paraId="23C863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code</w:t>
            </w:r>
          </w:p>
        </w:tc>
        <w:tc>
          <w:tcPr>
            <w:tcW w:w="1953" w:type="dxa"/>
            <w:shd w:val="clear" w:color="auto" w:fill="auto"/>
          </w:tcPr>
          <w:p w14:paraId="59A68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5BCF803"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D837185"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56A6BA6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区域编码</w:t>
            </w:r>
          </w:p>
        </w:tc>
      </w:tr>
      <w:tr w:rsidR="00B95913" w:rsidRPr="00CB1DBB" w14:paraId="408ADC24" w14:textId="77777777" w:rsidTr="00A95CCE">
        <w:tc>
          <w:tcPr>
            <w:tcW w:w="2071" w:type="dxa"/>
            <w:shd w:val="clear" w:color="auto" w:fill="auto"/>
          </w:tcPr>
          <w:p w14:paraId="12D6C65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5482CCFE"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38FF15A0"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CED5D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26620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机构类型</w:t>
            </w:r>
          </w:p>
        </w:tc>
      </w:tr>
      <w:tr w:rsidR="00B95913" w:rsidRPr="00CB1DBB" w14:paraId="3AFEDF3F" w14:textId="77777777" w:rsidTr="00A95CCE">
        <w:tc>
          <w:tcPr>
            <w:tcW w:w="2071" w:type="dxa"/>
            <w:shd w:val="clear" w:color="auto" w:fill="auto"/>
          </w:tcPr>
          <w:p w14:paraId="2A2C1CC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grade</w:t>
            </w:r>
          </w:p>
        </w:tc>
        <w:tc>
          <w:tcPr>
            <w:tcW w:w="1953" w:type="dxa"/>
            <w:shd w:val="clear" w:color="auto" w:fill="auto"/>
          </w:tcPr>
          <w:p w14:paraId="7958037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408A910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EEB73DF"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9C8E4D0"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机构等级</w:t>
            </w:r>
          </w:p>
        </w:tc>
      </w:tr>
      <w:tr w:rsidR="00B95913" w:rsidRPr="00CB1DBB" w14:paraId="062F7F5B" w14:textId="77777777" w:rsidTr="00A95CCE">
        <w:tc>
          <w:tcPr>
            <w:tcW w:w="2071" w:type="dxa"/>
            <w:shd w:val="clear" w:color="auto" w:fill="auto"/>
          </w:tcPr>
          <w:p w14:paraId="5EC74C0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address</w:t>
            </w:r>
          </w:p>
        </w:tc>
        <w:tc>
          <w:tcPr>
            <w:tcW w:w="1953" w:type="dxa"/>
            <w:shd w:val="clear" w:color="auto" w:fill="auto"/>
          </w:tcPr>
          <w:p w14:paraId="1EBB8D3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C25626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13DDB91"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1D1D4011"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联系地址</w:t>
            </w:r>
          </w:p>
        </w:tc>
      </w:tr>
      <w:tr w:rsidR="00B95913" w:rsidRPr="00CB1DBB" w14:paraId="579E2EEF" w14:textId="77777777" w:rsidTr="00A95CCE">
        <w:tc>
          <w:tcPr>
            <w:tcW w:w="2071" w:type="dxa"/>
            <w:shd w:val="clear" w:color="auto" w:fill="auto"/>
          </w:tcPr>
          <w:p w14:paraId="67357BD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zip_code</w:t>
            </w:r>
          </w:p>
        </w:tc>
        <w:tc>
          <w:tcPr>
            <w:tcW w:w="1953" w:type="dxa"/>
            <w:shd w:val="clear" w:color="auto" w:fill="auto"/>
          </w:tcPr>
          <w:p w14:paraId="09DD6A7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E48F10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F54599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01FCBAFD"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邮政编码</w:t>
            </w:r>
          </w:p>
        </w:tc>
      </w:tr>
      <w:tr w:rsidR="00B95913" w:rsidRPr="00CB1DBB" w14:paraId="539ADE45" w14:textId="77777777" w:rsidTr="00A95CCE">
        <w:tc>
          <w:tcPr>
            <w:tcW w:w="2071" w:type="dxa"/>
            <w:shd w:val="clear" w:color="auto" w:fill="auto"/>
          </w:tcPr>
          <w:p w14:paraId="6A7B7B6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master</w:t>
            </w:r>
          </w:p>
        </w:tc>
        <w:tc>
          <w:tcPr>
            <w:tcW w:w="1953" w:type="dxa"/>
            <w:shd w:val="clear" w:color="auto" w:fill="auto"/>
          </w:tcPr>
          <w:p w14:paraId="1E3A74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38B179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A15C3B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003247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负责人</w:t>
            </w:r>
          </w:p>
        </w:tc>
      </w:tr>
      <w:tr w:rsidR="00B95913" w:rsidRPr="00CB1DBB" w14:paraId="397B96F6" w14:textId="77777777" w:rsidTr="00A95CCE">
        <w:tc>
          <w:tcPr>
            <w:tcW w:w="2071" w:type="dxa"/>
            <w:shd w:val="clear" w:color="auto" w:fill="auto"/>
          </w:tcPr>
          <w:p w14:paraId="774DCC4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7EA2265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DA4D48F"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77B316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C238394"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电话</w:t>
            </w:r>
          </w:p>
        </w:tc>
      </w:tr>
      <w:tr w:rsidR="00B95913" w:rsidRPr="00CB1DBB" w14:paraId="1A05E5A1" w14:textId="77777777" w:rsidTr="00A95CCE">
        <w:tc>
          <w:tcPr>
            <w:tcW w:w="2071" w:type="dxa"/>
            <w:shd w:val="clear" w:color="auto" w:fill="auto"/>
          </w:tcPr>
          <w:p w14:paraId="555B3F2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fax</w:t>
            </w:r>
          </w:p>
        </w:tc>
        <w:tc>
          <w:tcPr>
            <w:tcW w:w="1953" w:type="dxa"/>
            <w:shd w:val="clear" w:color="auto" w:fill="auto"/>
          </w:tcPr>
          <w:p w14:paraId="289352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36D977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FDB589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E2F60C"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传真</w:t>
            </w:r>
          </w:p>
        </w:tc>
      </w:tr>
      <w:tr w:rsidR="00B95913" w:rsidRPr="00CB1DBB" w14:paraId="468BF269" w14:textId="77777777" w:rsidTr="00A95CCE">
        <w:tc>
          <w:tcPr>
            <w:tcW w:w="2071" w:type="dxa"/>
            <w:shd w:val="clear" w:color="auto" w:fill="auto"/>
          </w:tcPr>
          <w:p w14:paraId="6F471EF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167BBC8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3FC55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279E2A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8F9144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邮箱</w:t>
            </w:r>
          </w:p>
        </w:tc>
      </w:tr>
      <w:tr w:rsidR="00B95913" w:rsidRPr="00CB1DBB" w14:paraId="0A2F11ED" w14:textId="77777777" w:rsidTr="00A95CCE">
        <w:tc>
          <w:tcPr>
            <w:tcW w:w="2071" w:type="dxa"/>
            <w:shd w:val="clear" w:color="auto" w:fill="auto"/>
          </w:tcPr>
          <w:p w14:paraId="01DF8156" w14:textId="77777777" w:rsidR="00E52057" w:rsidRPr="0039711A" w:rsidRDefault="00B70226" w:rsidP="00A95CCE">
            <w:pPr>
              <w:pStyle w:val="a8"/>
              <w:ind w:firstLineChars="0" w:firstLine="0"/>
              <w:rPr>
                <w:rFonts w:ascii="Times New Roman" w:hAnsi="Times New Roman"/>
                <w:color w:val="000000"/>
                <w:kern w:val="0"/>
                <w:lang w:eastAsia="zh-CN"/>
              </w:rPr>
            </w:pPr>
            <w:r w:rsidRPr="0039711A">
              <w:rPr>
                <w:rFonts w:ascii="Times New Roman" w:hAnsi="Times New Roman" w:hint="eastAsia"/>
                <w:color w:val="000000"/>
                <w:kern w:val="0"/>
                <w:lang w:eastAsia="zh-CN"/>
              </w:rPr>
              <w:t>use</w:t>
            </w:r>
            <w:r w:rsidRPr="0039711A">
              <w:rPr>
                <w:rFonts w:ascii="Times New Roman" w:hAnsi="Times New Roman"/>
                <w:color w:val="000000"/>
                <w:kern w:val="0"/>
                <w:lang w:eastAsia="zh-CN"/>
              </w:rPr>
              <w:t>able</w:t>
            </w:r>
          </w:p>
        </w:tc>
        <w:tc>
          <w:tcPr>
            <w:tcW w:w="1953" w:type="dxa"/>
            <w:shd w:val="clear" w:color="auto" w:fill="auto"/>
          </w:tcPr>
          <w:p w14:paraId="767175E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C487C4"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399562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8BCC7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是否启用</w:t>
            </w:r>
          </w:p>
        </w:tc>
      </w:tr>
    </w:tbl>
    <w:p w14:paraId="4ACF62C6" w14:textId="77777777" w:rsidR="00164915" w:rsidRPr="00CB1DBB" w:rsidRDefault="00164915" w:rsidP="00164915">
      <w:pPr>
        <w:pStyle w:val="a8"/>
        <w:ind w:left="960" w:firstLineChars="0" w:firstLine="0"/>
        <w:rPr>
          <w:rFonts w:ascii="Times New Roman" w:hAnsi="Times New Roman"/>
        </w:rPr>
      </w:pPr>
    </w:p>
    <w:p w14:paraId="110D302E" w14:textId="77777777" w:rsidR="004322B8" w:rsidRPr="00CB1DBB" w:rsidRDefault="004322B8" w:rsidP="00164915">
      <w:pPr>
        <w:pStyle w:val="a8"/>
        <w:ind w:left="960" w:firstLineChars="0" w:firstLine="0"/>
        <w:rPr>
          <w:rFonts w:ascii="Times New Roman" w:hAnsi="Times New Roman"/>
        </w:rPr>
      </w:pPr>
    </w:p>
    <w:p w14:paraId="41FE1DEB" w14:textId="77777777" w:rsidR="004322B8" w:rsidRPr="00CB1DBB" w:rsidRDefault="004322B8" w:rsidP="00164915">
      <w:pPr>
        <w:pStyle w:val="a8"/>
        <w:ind w:left="960" w:firstLineChars="0" w:firstLine="0"/>
        <w:rPr>
          <w:rFonts w:ascii="Times New Roman" w:hAnsi="Times New Roman"/>
        </w:rPr>
      </w:pPr>
    </w:p>
    <w:p w14:paraId="4CCE859B" w14:textId="77777777" w:rsidR="004322B8" w:rsidRPr="00CB1DBB" w:rsidRDefault="004322B8" w:rsidP="00164915">
      <w:pPr>
        <w:pStyle w:val="a8"/>
        <w:ind w:left="960" w:firstLineChars="0" w:firstLine="0"/>
        <w:rPr>
          <w:rFonts w:ascii="Times New Roman" w:hAnsi="Times New Roman"/>
        </w:rPr>
      </w:pPr>
    </w:p>
    <w:p w14:paraId="29E85ED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w:t>
      </w:r>
      <w:r w:rsidRPr="0039711A">
        <w:rPr>
          <w:rFonts w:ascii="Times New Roman" w:hAnsi="Times New Roman"/>
          <w:color w:val="000000"/>
          <w:kern w:val="0"/>
        </w:rPr>
        <w:t>_menu</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w:t>
      </w:r>
      <w:r w:rsidRPr="00CB1DBB">
        <w:rPr>
          <w:rFonts w:ascii="Times New Roman" w:hAnsi="Times New Roman" w:hint="eastAsia"/>
          <w:lang w:eastAsia="zh-CN"/>
        </w:rPr>
        <w:t>用来</w:t>
      </w:r>
      <w:r w:rsidRPr="00CB1DBB">
        <w:rPr>
          <w:rFonts w:ascii="Times New Roman" w:hAnsi="Times New Roman"/>
          <w:lang w:eastAsia="zh-CN"/>
        </w:rPr>
        <w:t>保存权限的基本信息</w:t>
      </w:r>
    </w:p>
    <w:p w14:paraId="528BBF57" w14:textId="77777777" w:rsidR="00164915" w:rsidRPr="00CB1DBB" w:rsidRDefault="00C23B1C"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91835CD" w14:textId="77777777" w:rsidTr="00A95CCE">
        <w:tc>
          <w:tcPr>
            <w:tcW w:w="2071" w:type="dxa"/>
            <w:shd w:val="clear" w:color="auto" w:fill="BFBFBF"/>
          </w:tcPr>
          <w:p w14:paraId="563846E5"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804944F"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2BA8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80F8D0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7A2BC2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A758CE5" w14:textId="77777777" w:rsidTr="00A95CCE">
        <w:tc>
          <w:tcPr>
            <w:tcW w:w="2071" w:type="dxa"/>
            <w:shd w:val="clear" w:color="auto" w:fill="auto"/>
          </w:tcPr>
          <w:p w14:paraId="00D4BDF6"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C883A9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13CA3D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E669DE9"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21C4EAEF" w14:textId="77777777" w:rsidR="00164915" w:rsidRPr="00CB1DBB" w:rsidRDefault="001C72D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F8EC382" w14:textId="77777777" w:rsidTr="00A95CCE">
        <w:tc>
          <w:tcPr>
            <w:tcW w:w="2071" w:type="dxa"/>
            <w:shd w:val="clear" w:color="auto" w:fill="auto"/>
          </w:tcPr>
          <w:p w14:paraId="2AAAFE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CE93EB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B1794F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B9F70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346D60E"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43BE05B2" w14:textId="77777777" w:rsidTr="00A95CCE">
        <w:tc>
          <w:tcPr>
            <w:tcW w:w="2071" w:type="dxa"/>
            <w:shd w:val="clear" w:color="auto" w:fill="auto"/>
          </w:tcPr>
          <w:p w14:paraId="12EF25B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7B8604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5F748A8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4F2BEB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8A9D36" w14:textId="77777777" w:rsidR="00E52057" w:rsidRPr="00CB1DBB" w:rsidRDefault="001C72D2"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212334C9" w14:textId="77777777" w:rsidTr="00A95CCE">
        <w:tc>
          <w:tcPr>
            <w:tcW w:w="2071" w:type="dxa"/>
            <w:shd w:val="clear" w:color="auto" w:fill="auto"/>
          </w:tcPr>
          <w:p w14:paraId="6BED58C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0B739F5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DB4865F"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193EC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2E25D53"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0332C8B7" w14:textId="77777777" w:rsidTr="00A95CCE">
        <w:tc>
          <w:tcPr>
            <w:tcW w:w="2071" w:type="dxa"/>
            <w:shd w:val="clear" w:color="auto" w:fill="auto"/>
          </w:tcPr>
          <w:p w14:paraId="5EACD19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26F288FF"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417E5602"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6B66D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92F0F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8B93BAD" w14:textId="77777777" w:rsidTr="00A95CCE">
        <w:tc>
          <w:tcPr>
            <w:tcW w:w="2071" w:type="dxa"/>
            <w:shd w:val="clear" w:color="auto" w:fill="auto"/>
          </w:tcPr>
          <w:p w14:paraId="4E4AC29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href</w:t>
            </w:r>
          </w:p>
        </w:tc>
        <w:tc>
          <w:tcPr>
            <w:tcW w:w="1953" w:type="dxa"/>
            <w:shd w:val="clear" w:color="auto" w:fill="auto"/>
          </w:tcPr>
          <w:p w14:paraId="2516DCF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7928BC1C"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AC57516"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4298A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链接</w:t>
            </w:r>
          </w:p>
        </w:tc>
      </w:tr>
      <w:tr w:rsidR="00B95913" w:rsidRPr="00CB1DBB" w14:paraId="1F0A4A2E" w14:textId="77777777" w:rsidTr="00A95CCE">
        <w:tc>
          <w:tcPr>
            <w:tcW w:w="2071" w:type="dxa"/>
            <w:shd w:val="clear" w:color="auto" w:fill="auto"/>
          </w:tcPr>
          <w:p w14:paraId="7533445F"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target</w:t>
            </w:r>
          </w:p>
        </w:tc>
        <w:tc>
          <w:tcPr>
            <w:tcW w:w="1953" w:type="dxa"/>
            <w:shd w:val="clear" w:color="auto" w:fill="auto"/>
          </w:tcPr>
          <w:p w14:paraId="4AD2D95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w:t>
            </w:r>
          </w:p>
        </w:tc>
        <w:tc>
          <w:tcPr>
            <w:tcW w:w="1425" w:type="dxa"/>
            <w:shd w:val="clear" w:color="auto" w:fill="auto"/>
          </w:tcPr>
          <w:p w14:paraId="15E8969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6E5798B"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C7491CC"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目标</w:t>
            </w:r>
          </w:p>
        </w:tc>
      </w:tr>
      <w:tr w:rsidR="00B95913" w:rsidRPr="00CB1DBB" w14:paraId="62950D74" w14:textId="77777777" w:rsidTr="00A95CCE">
        <w:tc>
          <w:tcPr>
            <w:tcW w:w="2071" w:type="dxa"/>
            <w:shd w:val="clear" w:color="auto" w:fill="auto"/>
          </w:tcPr>
          <w:p w14:paraId="68CC7EF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icon</w:t>
            </w:r>
          </w:p>
        </w:tc>
        <w:tc>
          <w:tcPr>
            <w:tcW w:w="1953" w:type="dxa"/>
            <w:shd w:val="clear" w:color="auto" w:fill="auto"/>
          </w:tcPr>
          <w:p w14:paraId="08304C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000659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452B8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AA3377F"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图标</w:t>
            </w:r>
          </w:p>
        </w:tc>
      </w:tr>
      <w:tr w:rsidR="00B95913" w:rsidRPr="00CB1DBB" w14:paraId="6807E667" w14:textId="77777777" w:rsidTr="00A95CCE">
        <w:tc>
          <w:tcPr>
            <w:tcW w:w="2071" w:type="dxa"/>
            <w:shd w:val="clear" w:color="auto" w:fill="auto"/>
          </w:tcPr>
          <w:p w14:paraId="0B3200F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is_show</w:t>
            </w:r>
          </w:p>
        </w:tc>
        <w:tc>
          <w:tcPr>
            <w:tcW w:w="1953" w:type="dxa"/>
            <w:shd w:val="clear" w:color="auto" w:fill="auto"/>
          </w:tcPr>
          <w:p w14:paraId="185BFE2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C326375"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1E3CF2"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714E7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是否在菜单中显示</w:t>
            </w:r>
          </w:p>
        </w:tc>
      </w:tr>
      <w:tr w:rsidR="00B95913" w:rsidRPr="00CB1DBB" w14:paraId="1692FF65" w14:textId="77777777" w:rsidTr="00A95CCE">
        <w:tc>
          <w:tcPr>
            <w:tcW w:w="2071" w:type="dxa"/>
            <w:shd w:val="clear" w:color="auto" w:fill="auto"/>
          </w:tcPr>
          <w:p w14:paraId="121EFD7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permission</w:t>
            </w:r>
          </w:p>
        </w:tc>
        <w:tc>
          <w:tcPr>
            <w:tcW w:w="1953" w:type="dxa"/>
            <w:shd w:val="clear" w:color="auto" w:fill="auto"/>
          </w:tcPr>
          <w:p w14:paraId="49EEC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697C3DEE"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E60C74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1CAA7C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权限标识</w:t>
            </w:r>
          </w:p>
        </w:tc>
      </w:tr>
    </w:tbl>
    <w:p w14:paraId="205C7C77" w14:textId="77777777" w:rsidR="00164915" w:rsidRPr="00CB1DBB" w:rsidRDefault="00164915" w:rsidP="00164915">
      <w:pPr>
        <w:pStyle w:val="a8"/>
        <w:ind w:left="960" w:firstLineChars="0" w:firstLine="0"/>
        <w:rPr>
          <w:rFonts w:ascii="Times New Roman" w:hAnsi="Times New Roman"/>
        </w:rPr>
      </w:pPr>
    </w:p>
    <w:p w14:paraId="171FB29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sys_user_role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是用来保存用户角色</w:t>
      </w:r>
      <w:r w:rsidRPr="00CB1DBB">
        <w:rPr>
          <w:rFonts w:ascii="Times New Roman" w:hAnsi="Times New Roman" w:hint="eastAsia"/>
          <w:lang w:eastAsia="zh-CN"/>
        </w:rPr>
        <w:t>关系</w:t>
      </w:r>
    </w:p>
    <w:p w14:paraId="3613A1D3"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6</w:t>
      </w:r>
      <w:r w:rsidRPr="00CB1DBB">
        <w:rPr>
          <w:rFonts w:ascii="Times New Roman" w:hAnsi="Times New Roman"/>
          <w:lang w:eastAsia="zh-CN"/>
        </w:rPr>
        <w:t>用户角色表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535C9F71" w14:textId="77777777" w:rsidTr="00A95CCE">
        <w:tc>
          <w:tcPr>
            <w:tcW w:w="2071" w:type="dxa"/>
            <w:shd w:val="clear" w:color="auto" w:fill="BFBFBF"/>
          </w:tcPr>
          <w:p w14:paraId="2A33FA5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7188C0A"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3C135B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635D43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6A1C1B9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9CB5B1B" w14:textId="77777777" w:rsidTr="00A95CCE">
        <w:tc>
          <w:tcPr>
            <w:tcW w:w="2071" w:type="dxa"/>
            <w:shd w:val="clear" w:color="auto" w:fill="auto"/>
          </w:tcPr>
          <w:p w14:paraId="235D957C"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953" w:type="dxa"/>
            <w:shd w:val="clear" w:color="auto" w:fill="auto"/>
          </w:tcPr>
          <w:p w14:paraId="583C6AF2"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DFA8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F5F310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1E7EF12"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用户编号</w:t>
            </w:r>
          </w:p>
        </w:tc>
      </w:tr>
      <w:tr w:rsidR="00B95913" w:rsidRPr="00CB1DBB" w14:paraId="46953748" w14:textId="77777777" w:rsidTr="00A95CCE">
        <w:trPr>
          <w:trHeight w:val="445"/>
        </w:trPr>
        <w:tc>
          <w:tcPr>
            <w:tcW w:w="2071" w:type="dxa"/>
            <w:shd w:val="clear" w:color="auto" w:fill="auto"/>
          </w:tcPr>
          <w:p w14:paraId="0973054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1C9E795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6A1E4D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BD3A9C0"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223E857"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bl>
    <w:p w14:paraId="6576B1A7" w14:textId="77777777" w:rsidR="00164915" w:rsidRPr="00CB1DBB" w:rsidRDefault="00164915" w:rsidP="00164915">
      <w:pPr>
        <w:pStyle w:val="a8"/>
        <w:ind w:left="960" w:firstLineChars="0" w:firstLine="0"/>
        <w:rPr>
          <w:rFonts w:ascii="Times New Roman" w:hAnsi="Times New Roman"/>
        </w:rPr>
      </w:pPr>
    </w:p>
    <w:p w14:paraId="158A2E1C"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w:t>
      </w:r>
      <w:r w:rsidRPr="0039711A">
        <w:rPr>
          <w:rFonts w:ascii="Times New Roman" w:hAnsi="Times New Roman"/>
          <w:color w:val="000000"/>
          <w:kern w:val="0"/>
        </w:rPr>
        <w:t>s_role_menu</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和权限关系</w:t>
      </w:r>
    </w:p>
    <w:p w14:paraId="7117A4DC"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角色权限表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6F45D3" w14:textId="77777777" w:rsidTr="00A95CCE">
        <w:tc>
          <w:tcPr>
            <w:tcW w:w="2071" w:type="dxa"/>
            <w:shd w:val="clear" w:color="auto" w:fill="BFBFBF"/>
          </w:tcPr>
          <w:p w14:paraId="331C9112"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9F630D6"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4BC5EA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9880F7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3C76B6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ED243EB" w14:textId="77777777" w:rsidTr="00A95CCE">
        <w:tc>
          <w:tcPr>
            <w:tcW w:w="2071" w:type="dxa"/>
            <w:shd w:val="clear" w:color="auto" w:fill="auto"/>
          </w:tcPr>
          <w:p w14:paraId="2BD68479"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5FA4E11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35CD02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AA95D7A"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E73E2D8"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4286A6D3" w14:textId="77777777" w:rsidTr="00A95CCE">
        <w:tc>
          <w:tcPr>
            <w:tcW w:w="2071" w:type="dxa"/>
            <w:shd w:val="clear" w:color="auto" w:fill="auto"/>
          </w:tcPr>
          <w:p w14:paraId="63848B3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menu_id</w:t>
            </w:r>
          </w:p>
        </w:tc>
        <w:tc>
          <w:tcPr>
            <w:tcW w:w="1953" w:type="dxa"/>
            <w:shd w:val="clear" w:color="auto" w:fill="auto"/>
          </w:tcPr>
          <w:p w14:paraId="6EDD150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7D27F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6729748"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5225E40"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菜单编号</w:t>
            </w:r>
          </w:p>
        </w:tc>
      </w:tr>
    </w:tbl>
    <w:p w14:paraId="42BAC3F2" w14:textId="77777777" w:rsidR="00164915" w:rsidRPr="00CB1DBB" w:rsidRDefault="00164915" w:rsidP="00CB1DBB">
      <w:pPr>
        <w:ind w:firstLineChars="0" w:firstLine="0"/>
        <w:rPr>
          <w:rFonts w:ascii="Times New Roman" w:hAnsi="Times New Roman"/>
          <w:lang w:eastAsia="zh-CN"/>
        </w:rPr>
      </w:pPr>
    </w:p>
    <w:p w14:paraId="11FBE5D8" w14:textId="77777777" w:rsidR="0047039D" w:rsidRPr="00CB1DBB" w:rsidRDefault="0047039D" w:rsidP="00CB1DBB">
      <w:pPr>
        <w:ind w:firstLineChars="0" w:firstLine="0"/>
        <w:rPr>
          <w:rFonts w:ascii="Times New Roman" w:hAnsi="Times New Roman"/>
          <w:lang w:eastAsia="zh-CN"/>
        </w:rPr>
      </w:pPr>
    </w:p>
    <w:p w14:paraId="07AD5B86" w14:textId="77777777" w:rsidR="0047039D" w:rsidRPr="00CB1DBB" w:rsidRDefault="0047039D" w:rsidP="00CB1DBB">
      <w:pPr>
        <w:ind w:firstLineChars="0" w:firstLine="0"/>
        <w:rPr>
          <w:rFonts w:ascii="Times New Roman" w:hAnsi="Times New Roman"/>
          <w:lang w:eastAsia="zh-CN"/>
        </w:rPr>
      </w:pPr>
    </w:p>
    <w:p w14:paraId="209CE52B" w14:textId="77777777" w:rsidR="0047039D"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sys_role_office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和部门关系</w:t>
      </w:r>
    </w:p>
    <w:p w14:paraId="3E1073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角色部门表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DA95C2E" w14:textId="77777777" w:rsidTr="00A95CCE">
        <w:tc>
          <w:tcPr>
            <w:tcW w:w="2071" w:type="dxa"/>
            <w:shd w:val="clear" w:color="auto" w:fill="BFBFBF"/>
          </w:tcPr>
          <w:p w14:paraId="18195CD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200B454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B6E605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473648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E4E81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2549E744" w14:textId="77777777" w:rsidTr="00A95CCE">
        <w:tc>
          <w:tcPr>
            <w:tcW w:w="2071" w:type="dxa"/>
            <w:shd w:val="clear" w:color="auto" w:fill="auto"/>
          </w:tcPr>
          <w:p w14:paraId="25421AAB"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7405D04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155D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4BACD7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D684C74"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65DB722C" w14:textId="77777777" w:rsidTr="00A95CCE">
        <w:tc>
          <w:tcPr>
            <w:tcW w:w="2071" w:type="dxa"/>
            <w:shd w:val="clear" w:color="auto" w:fill="auto"/>
          </w:tcPr>
          <w:p w14:paraId="1F39EF8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CA7B18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51DEC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7DB8F19"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0D64A8"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机构编号</w:t>
            </w:r>
          </w:p>
        </w:tc>
      </w:tr>
    </w:tbl>
    <w:p w14:paraId="2EB7E677" w14:textId="77777777" w:rsidR="00164915" w:rsidRPr="00CB1DBB" w:rsidRDefault="00164915" w:rsidP="00164915">
      <w:pPr>
        <w:ind w:firstLineChars="0"/>
        <w:rPr>
          <w:rFonts w:ascii="Times New Roman" w:hAnsi="Times New Roman"/>
          <w:lang w:eastAsia="zh-CN"/>
        </w:rPr>
      </w:pPr>
    </w:p>
    <w:p w14:paraId="60112CF5" w14:textId="77777777" w:rsidR="00164915"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sys_user_friend</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Pr="00CB1DBB">
        <w:rPr>
          <w:rFonts w:ascii="Times New Roman" w:hAnsi="Times New Roman" w:hint="eastAsia"/>
          <w:lang w:eastAsia="zh-CN"/>
        </w:rPr>
        <w:t>保存用户</w:t>
      </w:r>
      <w:r w:rsidRPr="00CB1DBB">
        <w:rPr>
          <w:rFonts w:ascii="Times New Roman" w:hAnsi="Times New Roman"/>
          <w:lang w:eastAsia="zh-CN"/>
        </w:rPr>
        <w:t>好友关系</w:t>
      </w:r>
    </w:p>
    <w:p w14:paraId="0DF6A9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用户好友表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6E08836A" w14:textId="77777777" w:rsidTr="00A95CCE">
        <w:tc>
          <w:tcPr>
            <w:tcW w:w="2071" w:type="dxa"/>
            <w:shd w:val="clear" w:color="auto" w:fill="BFBFBF"/>
          </w:tcPr>
          <w:p w14:paraId="4ABEDB8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16F8215C"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824880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C8485C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0D3DC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F65FD5" w14:textId="77777777" w:rsidTr="00A95CCE">
        <w:tc>
          <w:tcPr>
            <w:tcW w:w="2071" w:type="dxa"/>
            <w:shd w:val="clear" w:color="auto" w:fill="auto"/>
          </w:tcPr>
          <w:p w14:paraId="57A65E36" w14:textId="77777777" w:rsidR="00164915"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4791C4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53DAC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A1ED1BE"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125DD"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0E3192A" w14:textId="77777777" w:rsidTr="00A95CCE">
        <w:tc>
          <w:tcPr>
            <w:tcW w:w="2071" w:type="dxa"/>
            <w:shd w:val="clear" w:color="auto" w:fill="auto"/>
          </w:tcPr>
          <w:p w14:paraId="4EC75255"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userId</w:t>
            </w:r>
          </w:p>
        </w:tc>
        <w:tc>
          <w:tcPr>
            <w:tcW w:w="1953" w:type="dxa"/>
            <w:shd w:val="clear" w:color="auto" w:fill="auto"/>
          </w:tcPr>
          <w:p w14:paraId="4FAE6C8E"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1877014"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73E3B011"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00E65F4F"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39244599" w14:textId="77777777" w:rsidTr="00A95CCE">
        <w:tc>
          <w:tcPr>
            <w:tcW w:w="2071" w:type="dxa"/>
            <w:shd w:val="clear" w:color="auto" w:fill="auto"/>
          </w:tcPr>
          <w:p w14:paraId="43493454"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friendId</w:t>
            </w:r>
          </w:p>
        </w:tc>
        <w:tc>
          <w:tcPr>
            <w:tcW w:w="1953" w:type="dxa"/>
            <w:shd w:val="clear" w:color="auto" w:fill="auto"/>
          </w:tcPr>
          <w:p w14:paraId="6A695836"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66A021B"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0BDFB4A2"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202150C4"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好友编号</w:t>
            </w:r>
          </w:p>
        </w:tc>
      </w:tr>
    </w:tbl>
    <w:p w14:paraId="3F8EC29E" w14:textId="77777777" w:rsidR="00164915" w:rsidRPr="00CB1DBB" w:rsidRDefault="00164915" w:rsidP="00164915">
      <w:pPr>
        <w:ind w:firstLineChars="0"/>
        <w:rPr>
          <w:rFonts w:ascii="Times New Roman" w:hAnsi="Times New Roman"/>
          <w:lang w:eastAsia="zh-CN"/>
        </w:rPr>
      </w:pPr>
    </w:p>
    <w:p w14:paraId="62CCFE8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w:t>
      </w:r>
      <w:r w:rsidRPr="0039711A">
        <w:rPr>
          <w:rFonts w:ascii="Times New Roman" w:hAnsi="Times New Roman"/>
          <w:color w:val="000000"/>
          <w:kern w:val="0"/>
        </w:rPr>
        <w:t>dict</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002539F3" w:rsidRPr="00CB1DBB">
        <w:rPr>
          <w:rFonts w:ascii="Times New Roman" w:hAnsi="Times New Roman" w:hint="eastAsia"/>
          <w:lang w:eastAsia="zh-CN"/>
        </w:rPr>
        <w:t>保存</w:t>
      </w:r>
      <w:r w:rsidR="002539F3" w:rsidRPr="00CB1DBB">
        <w:rPr>
          <w:rFonts w:ascii="Times New Roman" w:hAnsi="Times New Roman"/>
          <w:lang w:eastAsia="zh-CN"/>
        </w:rPr>
        <w:t>字典</w:t>
      </w:r>
      <w:r w:rsidR="002539F3" w:rsidRPr="00CB1DBB">
        <w:rPr>
          <w:rFonts w:ascii="Times New Roman" w:hAnsi="Times New Roman" w:hint="eastAsia"/>
          <w:lang w:eastAsia="zh-CN"/>
        </w:rPr>
        <w:t>的</w:t>
      </w:r>
      <w:r w:rsidR="002539F3" w:rsidRPr="00CB1DBB">
        <w:rPr>
          <w:rFonts w:ascii="Times New Roman" w:hAnsi="Times New Roman"/>
          <w:lang w:eastAsia="zh-CN"/>
        </w:rPr>
        <w:t>基本信息</w:t>
      </w:r>
    </w:p>
    <w:p w14:paraId="6D4DD77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10</w:t>
      </w:r>
      <w:r w:rsidRPr="00CB1DBB">
        <w:rPr>
          <w:rFonts w:ascii="Times New Roman" w:hAnsi="Times New Roman"/>
          <w:lang w:eastAsia="zh-CN"/>
        </w:rPr>
        <w:t xml:space="preserve"> </w:t>
      </w:r>
      <w:r w:rsidRPr="00CB1DBB">
        <w:rPr>
          <w:rFonts w:ascii="Times New Roman" w:hAnsi="Times New Roman"/>
          <w:lang w:eastAsia="zh-CN"/>
        </w:rPr>
        <w:t>数据字典表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140FA0B3" w14:textId="77777777" w:rsidTr="00A95CCE">
        <w:tc>
          <w:tcPr>
            <w:tcW w:w="2071" w:type="dxa"/>
            <w:shd w:val="clear" w:color="auto" w:fill="BFBFBF"/>
          </w:tcPr>
          <w:p w14:paraId="5E50AAB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7B1A291"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4B6731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669E7B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7EC01D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785CCF" w14:textId="77777777" w:rsidTr="00A95CCE">
        <w:tc>
          <w:tcPr>
            <w:tcW w:w="2071" w:type="dxa"/>
            <w:shd w:val="clear" w:color="auto" w:fill="auto"/>
          </w:tcPr>
          <w:p w14:paraId="3694B5B7"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0BFA4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8D7CF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EFFDD4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8D903EC" w14:textId="77777777" w:rsidR="00164915"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281D1E4" w14:textId="77777777" w:rsidTr="00A95CCE">
        <w:tc>
          <w:tcPr>
            <w:tcW w:w="2071" w:type="dxa"/>
            <w:shd w:val="clear" w:color="auto" w:fill="auto"/>
          </w:tcPr>
          <w:p w14:paraId="6C8D568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w:t>
            </w:r>
          </w:p>
        </w:tc>
        <w:tc>
          <w:tcPr>
            <w:tcW w:w="1953" w:type="dxa"/>
            <w:shd w:val="clear" w:color="auto" w:fill="auto"/>
          </w:tcPr>
          <w:p w14:paraId="053C5C86" w14:textId="77777777" w:rsidR="00896AA4" w:rsidRPr="0039711A" w:rsidRDefault="00896AA4" w:rsidP="00A95CCE">
            <w:pPr>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B62312"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16C51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386B95C"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数据值</w:t>
            </w:r>
          </w:p>
        </w:tc>
      </w:tr>
      <w:tr w:rsidR="00B95913" w:rsidRPr="00CB1DBB" w14:paraId="450FF13B" w14:textId="77777777" w:rsidTr="00A95CCE">
        <w:tc>
          <w:tcPr>
            <w:tcW w:w="2071" w:type="dxa"/>
            <w:shd w:val="clear" w:color="auto" w:fill="auto"/>
          </w:tcPr>
          <w:p w14:paraId="795DFF0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label</w:t>
            </w:r>
          </w:p>
        </w:tc>
        <w:tc>
          <w:tcPr>
            <w:tcW w:w="1953" w:type="dxa"/>
            <w:shd w:val="clear" w:color="auto" w:fill="auto"/>
          </w:tcPr>
          <w:p w14:paraId="260CA7DA"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E900B9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71A99CC"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28AE214"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标签名</w:t>
            </w:r>
          </w:p>
        </w:tc>
      </w:tr>
      <w:tr w:rsidR="00B95913" w:rsidRPr="00CB1DBB" w14:paraId="1A313BC9" w14:textId="77777777" w:rsidTr="00A95CCE">
        <w:tc>
          <w:tcPr>
            <w:tcW w:w="2071" w:type="dxa"/>
            <w:shd w:val="clear" w:color="auto" w:fill="auto"/>
          </w:tcPr>
          <w:p w14:paraId="0FA647B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791A04CE"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6373E0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0549C9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908304A"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7E687DE7" w14:textId="77777777" w:rsidTr="00A95CCE">
        <w:trPr>
          <w:trHeight w:val="473"/>
        </w:trPr>
        <w:tc>
          <w:tcPr>
            <w:tcW w:w="2071" w:type="dxa"/>
            <w:shd w:val="clear" w:color="auto" w:fill="auto"/>
          </w:tcPr>
          <w:p w14:paraId="6DCF4AA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446F270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39333F"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86FF3D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9E9838D"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描述</w:t>
            </w:r>
          </w:p>
        </w:tc>
      </w:tr>
      <w:tr w:rsidR="00B95913" w:rsidRPr="00CB1DBB" w14:paraId="4ED939A1" w14:textId="77777777" w:rsidTr="00A95CCE">
        <w:tc>
          <w:tcPr>
            <w:tcW w:w="2071" w:type="dxa"/>
            <w:shd w:val="clear" w:color="auto" w:fill="auto"/>
          </w:tcPr>
          <w:p w14:paraId="09B30447"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33B7C6ED"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C572F3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7BC196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26F02F"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3BA016D" w14:textId="77777777" w:rsidTr="00A95CCE">
        <w:tc>
          <w:tcPr>
            <w:tcW w:w="2071" w:type="dxa"/>
            <w:shd w:val="clear" w:color="auto" w:fill="auto"/>
          </w:tcPr>
          <w:p w14:paraId="7E84A76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421648E5"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BF7616A"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112C0"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3191151"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bl>
    <w:p w14:paraId="41D5AADC" w14:textId="77777777" w:rsidR="00EA3782" w:rsidRDefault="00EA3782" w:rsidP="00164915">
      <w:pPr>
        <w:ind w:firstLineChars="0"/>
        <w:rPr>
          <w:rFonts w:ascii="Times New Roman" w:hAnsi="Times New Roman"/>
          <w:lang w:eastAsia="zh-CN"/>
        </w:rPr>
        <w:sectPr w:rsidR="00EA3782" w:rsidSect="00CB1DBB">
          <w:headerReference w:type="default" r:id="rId29"/>
          <w:type w:val="continuous"/>
          <w:pgSz w:w="11900" w:h="16840"/>
          <w:pgMar w:top="1418" w:right="1134" w:bottom="1418" w:left="1588" w:header="709" w:footer="709" w:gutter="0"/>
          <w:cols w:space="708"/>
          <w:docGrid w:linePitch="360"/>
        </w:sectPr>
      </w:pPr>
    </w:p>
    <w:p w14:paraId="3D0898DB" w14:textId="77777777" w:rsidR="00164915" w:rsidRPr="00CB1DBB" w:rsidRDefault="00164915" w:rsidP="00164915">
      <w:pPr>
        <w:ind w:firstLineChars="0"/>
        <w:rPr>
          <w:rFonts w:ascii="Times New Roman" w:hAnsi="Times New Roman"/>
          <w:lang w:eastAsia="zh-CN"/>
        </w:rPr>
      </w:pPr>
    </w:p>
    <w:p w14:paraId="0DDCE8B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w:t>
      </w:r>
      <w:r w:rsidRPr="00CB1DBB">
        <w:rPr>
          <w:rFonts w:ascii="Times New Roman" w:hAnsi="Times New Roman"/>
          <w:lang w:eastAsia="zh-CN"/>
        </w:rPr>
        <w:t xml:space="preserve"> </w:t>
      </w:r>
      <w:r w:rsidRPr="00CB1DBB">
        <w:rPr>
          <w:rFonts w:ascii="Times New Roman" w:hAnsi="Times New Roman"/>
          <w:lang w:eastAsia="zh-CN"/>
        </w:rPr>
        <w:t>表是用来保存通知信息</w:t>
      </w:r>
    </w:p>
    <w:p w14:paraId="6ED8A88B"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通知表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1944451" w14:textId="77777777" w:rsidTr="00CB1DBB">
        <w:trPr>
          <w:tblHeader/>
        </w:trPr>
        <w:tc>
          <w:tcPr>
            <w:tcW w:w="2071" w:type="dxa"/>
            <w:shd w:val="clear" w:color="auto" w:fill="BFBFBF"/>
          </w:tcPr>
          <w:p w14:paraId="08C6C43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C619AF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783BA2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389F0C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DE7682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A824A99" w14:textId="77777777" w:rsidTr="00A95CCE">
        <w:tc>
          <w:tcPr>
            <w:tcW w:w="2071" w:type="dxa"/>
            <w:shd w:val="clear" w:color="auto" w:fill="auto"/>
          </w:tcPr>
          <w:p w14:paraId="300D9338"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13D5A33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E41C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B2A6CC5"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59B8677" w14:textId="77777777" w:rsidR="00164915"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1D29910" w14:textId="77777777" w:rsidTr="00A95CCE">
        <w:tc>
          <w:tcPr>
            <w:tcW w:w="2071" w:type="dxa"/>
            <w:shd w:val="clear" w:color="auto" w:fill="auto"/>
          </w:tcPr>
          <w:p w14:paraId="7374BD2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w:t>
            </w:r>
          </w:p>
        </w:tc>
        <w:tc>
          <w:tcPr>
            <w:tcW w:w="1953" w:type="dxa"/>
            <w:shd w:val="clear" w:color="auto" w:fill="auto"/>
          </w:tcPr>
          <w:p w14:paraId="6088640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B72D7BB"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FCB03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A59605D"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90E8E1A" w14:textId="77777777" w:rsidTr="00A95CCE">
        <w:tc>
          <w:tcPr>
            <w:tcW w:w="2071" w:type="dxa"/>
            <w:shd w:val="clear" w:color="auto" w:fill="auto"/>
          </w:tcPr>
          <w:p w14:paraId="3746ED61"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title</w:t>
            </w:r>
          </w:p>
        </w:tc>
        <w:tc>
          <w:tcPr>
            <w:tcW w:w="1953" w:type="dxa"/>
            <w:shd w:val="clear" w:color="auto" w:fill="auto"/>
          </w:tcPr>
          <w:p w14:paraId="370D71BD"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w:t>
            </w:r>
            <w:r w:rsidRPr="00CB1DBB">
              <w:rPr>
                <w:rFonts w:ascii="Times New Roman" w:hAnsi="Times New Roman"/>
                <w:color w:val="000000"/>
                <w:kern w:val="0"/>
              </w:rPr>
              <w:t>char(200)</w:t>
            </w:r>
          </w:p>
        </w:tc>
        <w:tc>
          <w:tcPr>
            <w:tcW w:w="1425" w:type="dxa"/>
            <w:shd w:val="clear" w:color="auto" w:fill="auto"/>
          </w:tcPr>
          <w:p w14:paraId="19D12EC9"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8FCA7AB"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FB90C02"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标题</w:t>
            </w:r>
          </w:p>
        </w:tc>
      </w:tr>
      <w:tr w:rsidR="00B95913" w:rsidRPr="00CB1DBB" w14:paraId="14243032" w14:textId="77777777" w:rsidTr="00A95CCE">
        <w:tc>
          <w:tcPr>
            <w:tcW w:w="2071" w:type="dxa"/>
            <w:shd w:val="clear" w:color="auto" w:fill="auto"/>
          </w:tcPr>
          <w:p w14:paraId="1E6E726F"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w:t>
            </w:r>
          </w:p>
        </w:tc>
        <w:tc>
          <w:tcPr>
            <w:tcW w:w="1953" w:type="dxa"/>
            <w:shd w:val="clear" w:color="auto" w:fill="auto"/>
          </w:tcPr>
          <w:p w14:paraId="0E28D0E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4EE24FA8"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16CCE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BF90D6"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w:t>
            </w:r>
          </w:p>
        </w:tc>
      </w:tr>
      <w:tr w:rsidR="00B95913" w:rsidRPr="00CB1DBB" w14:paraId="2FDCD278" w14:textId="77777777" w:rsidTr="00A95CCE">
        <w:tc>
          <w:tcPr>
            <w:tcW w:w="2071" w:type="dxa"/>
            <w:shd w:val="clear" w:color="auto" w:fill="auto"/>
          </w:tcPr>
          <w:p w14:paraId="4B59A875"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files</w:t>
            </w:r>
          </w:p>
        </w:tc>
        <w:tc>
          <w:tcPr>
            <w:tcW w:w="1953" w:type="dxa"/>
            <w:shd w:val="clear" w:color="auto" w:fill="auto"/>
          </w:tcPr>
          <w:p w14:paraId="49A0767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BEE2EB1"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B82064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36D02A"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附件</w:t>
            </w:r>
          </w:p>
        </w:tc>
      </w:tr>
      <w:tr w:rsidR="00B95913" w:rsidRPr="00CB1DBB" w14:paraId="6DAE8723" w14:textId="77777777" w:rsidTr="00A95CCE">
        <w:tc>
          <w:tcPr>
            <w:tcW w:w="2071" w:type="dxa"/>
            <w:shd w:val="clear" w:color="auto" w:fill="auto"/>
          </w:tcPr>
          <w:p w14:paraId="45831F22"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status</w:t>
            </w:r>
          </w:p>
        </w:tc>
        <w:tc>
          <w:tcPr>
            <w:tcW w:w="1953" w:type="dxa"/>
            <w:shd w:val="clear" w:color="auto" w:fill="auto"/>
          </w:tcPr>
          <w:p w14:paraId="524E378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DB48677"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974FF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E343D9"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bl>
    <w:p w14:paraId="5B834977" w14:textId="77777777" w:rsidR="00EA3782" w:rsidRDefault="00EA3782" w:rsidP="00695627">
      <w:pPr>
        <w:ind w:firstLineChars="0" w:firstLine="0"/>
        <w:rPr>
          <w:rFonts w:ascii="Times New Roman" w:hAnsi="Times New Roman"/>
          <w:lang w:eastAsia="zh-CN"/>
        </w:rPr>
        <w:sectPr w:rsidR="00EA3782" w:rsidSect="00CB1DBB">
          <w:headerReference w:type="default" r:id="rId30"/>
          <w:type w:val="continuous"/>
          <w:pgSz w:w="11900" w:h="16840"/>
          <w:pgMar w:top="1418" w:right="1134" w:bottom="1418" w:left="1588" w:header="1134" w:footer="709" w:gutter="0"/>
          <w:cols w:space="708"/>
          <w:docGrid w:linePitch="360"/>
        </w:sectPr>
      </w:pPr>
    </w:p>
    <w:p w14:paraId="56A64EE5" w14:textId="77777777" w:rsidR="00A8325C" w:rsidRPr="00CB1DBB" w:rsidRDefault="00A8325C" w:rsidP="00695627">
      <w:pPr>
        <w:ind w:firstLineChars="0" w:firstLine="0"/>
        <w:rPr>
          <w:rFonts w:ascii="Times New Roman" w:hAnsi="Times New Roman"/>
          <w:lang w:eastAsia="zh-CN"/>
        </w:rPr>
      </w:pPr>
    </w:p>
    <w:p w14:paraId="452D79E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_notify_record</w:t>
      </w:r>
      <w:r w:rsidRPr="00CB1DBB">
        <w:rPr>
          <w:rFonts w:ascii="Times New Roman" w:hAnsi="Times New Roman"/>
          <w:lang w:eastAsia="zh-CN"/>
        </w:rPr>
        <w:t xml:space="preserve"> </w:t>
      </w:r>
      <w:r w:rsidRPr="00CB1DBB">
        <w:rPr>
          <w:rFonts w:ascii="Times New Roman" w:hAnsi="Times New Roman" w:hint="eastAsia"/>
          <w:lang w:eastAsia="zh-CN"/>
        </w:rPr>
        <w:t>使用</w:t>
      </w:r>
      <w:r w:rsidRPr="00CB1DBB">
        <w:rPr>
          <w:rFonts w:ascii="Times New Roman" w:hAnsi="Times New Roman"/>
          <w:lang w:eastAsia="zh-CN"/>
        </w:rPr>
        <w:t>来保存通知关系信息</w:t>
      </w:r>
    </w:p>
    <w:p w14:paraId="7CAACDD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通知联系表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1336"/>
        <w:gridCol w:w="1701"/>
        <w:gridCol w:w="1725"/>
        <w:gridCol w:w="1395"/>
      </w:tblGrid>
      <w:tr w:rsidR="00B95913" w:rsidRPr="00CB1DBB" w14:paraId="0FEDBE1C" w14:textId="77777777" w:rsidTr="00A95CCE">
        <w:tc>
          <w:tcPr>
            <w:tcW w:w="2051" w:type="dxa"/>
            <w:shd w:val="clear" w:color="auto" w:fill="BFBFBF"/>
          </w:tcPr>
          <w:p w14:paraId="3FA8788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336" w:type="dxa"/>
            <w:shd w:val="clear" w:color="auto" w:fill="BFBFBF"/>
          </w:tcPr>
          <w:p w14:paraId="3D253DA5"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701" w:type="dxa"/>
            <w:shd w:val="clear" w:color="auto" w:fill="BFBFBF"/>
          </w:tcPr>
          <w:p w14:paraId="58BAB1E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725" w:type="dxa"/>
            <w:shd w:val="clear" w:color="auto" w:fill="BFBFBF"/>
          </w:tcPr>
          <w:p w14:paraId="0D484915"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395" w:type="dxa"/>
            <w:shd w:val="clear" w:color="auto" w:fill="BFBFBF"/>
          </w:tcPr>
          <w:p w14:paraId="292873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C7C7166" w14:textId="77777777" w:rsidTr="00A95CCE">
        <w:tc>
          <w:tcPr>
            <w:tcW w:w="2051" w:type="dxa"/>
            <w:shd w:val="clear" w:color="auto" w:fill="auto"/>
          </w:tcPr>
          <w:p w14:paraId="2EA2E97A" w14:textId="77777777" w:rsidR="00164915"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336" w:type="dxa"/>
            <w:shd w:val="clear" w:color="auto" w:fill="auto"/>
          </w:tcPr>
          <w:p w14:paraId="3AE3B4BA"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4C99216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25" w:type="dxa"/>
            <w:shd w:val="clear" w:color="auto" w:fill="auto"/>
          </w:tcPr>
          <w:p w14:paraId="29A26FF7"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95" w:type="dxa"/>
            <w:shd w:val="clear" w:color="auto" w:fill="auto"/>
          </w:tcPr>
          <w:p w14:paraId="57AE1585" w14:textId="77777777" w:rsidR="00164915" w:rsidRPr="00CB1DBB" w:rsidRDefault="00400C57"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编号</w:t>
            </w:r>
          </w:p>
        </w:tc>
      </w:tr>
      <w:tr w:rsidR="00B95913" w:rsidRPr="00CB1DBB" w14:paraId="1E1F3E17" w14:textId="77777777" w:rsidTr="00A95CCE">
        <w:tc>
          <w:tcPr>
            <w:tcW w:w="2051" w:type="dxa"/>
            <w:shd w:val="clear" w:color="auto" w:fill="auto"/>
          </w:tcPr>
          <w:p w14:paraId="5D1726FA"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oa_notify_id</w:t>
            </w:r>
          </w:p>
        </w:tc>
        <w:tc>
          <w:tcPr>
            <w:tcW w:w="1336" w:type="dxa"/>
            <w:shd w:val="clear" w:color="auto" w:fill="auto"/>
          </w:tcPr>
          <w:p w14:paraId="5C3F2540"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7D84FFAF"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7251CAF1"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46E36ED2"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通知通告</w:t>
            </w:r>
            <w:r w:rsidRPr="00CB1DBB">
              <w:rPr>
                <w:rFonts w:ascii="Times New Roman" w:hAnsi="Times New Roman" w:hint="eastAsia"/>
                <w:lang w:eastAsia="zh-CN"/>
              </w:rPr>
              <w:t>ID</w:t>
            </w:r>
          </w:p>
        </w:tc>
      </w:tr>
      <w:tr w:rsidR="00B95913" w:rsidRPr="00CB1DBB" w14:paraId="5FC44EC6" w14:textId="77777777" w:rsidTr="00A95CCE">
        <w:tc>
          <w:tcPr>
            <w:tcW w:w="2051" w:type="dxa"/>
            <w:shd w:val="clear" w:color="auto" w:fill="auto"/>
          </w:tcPr>
          <w:p w14:paraId="2F9DBCF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336" w:type="dxa"/>
            <w:shd w:val="clear" w:color="auto" w:fill="auto"/>
          </w:tcPr>
          <w:p w14:paraId="51681E6F"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22647113"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252BD3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3B30F218"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接受人</w:t>
            </w:r>
          </w:p>
        </w:tc>
      </w:tr>
      <w:tr w:rsidR="00B95913" w:rsidRPr="00CB1DBB" w14:paraId="773D21CE" w14:textId="77777777" w:rsidTr="00A95CCE">
        <w:tc>
          <w:tcPr>
            <w:tcW w:w="2051" w:type="dxa"/>
            <w:shd w:val="clear" w:color="auto" w:fill="auto"/>
          </w:tcPr>
          <w:p w14:paraId="090EDA6C"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read_flag</w:t>
            </w:r>
          </w:p>
        </w:tc>
        <w:tc>
          <w:tcPr>
            <w:tcW w:w="1336" w:type="dxa"/>
            <w:shd w:val="clear" w:color="auto" w:fill="auto"/>
          </w:tcPr>
          <w:p w14:paraId="19DE2892"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701" w:type="dxa"/>
            <w:shd w:val="clear" w:color="auto" w:fill="auto"/>
          </w:tcPr>
          <w:p w14:paraId="7AC7198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432ACACC"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5BB2D909"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阅读标记</w:t>
            </w:r>
          </w:p>
        </w:tc>
      </w:tr>
      <w:tr w:rsidR="00B95913" w:rsidRPr="00CB1DBB" w14:paraId="60A62F87" w14:textId="77777777" w:rsidTr="00A95CCE">
        <w:tc>
          <w:tcPr>
            <w:tcW w:w="2051" w:type="dxa"/>
            <w:shd w:val="clear" w:color="auto" w:fill="auto"/>
          </w:tcPr>
          <w:p w14:paraId="7F46DF7B"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read_date</w:t>
            </w:r>
          </w:p>
        </w:tc>
        <w:tc>
          <w:tcPr>
            <w:tcW w:w="1336" w:type="dxa"/>
            <w:shd w:val="clear" w:color="auto" w:fill="auto"/>
          </w:tcPr>
          <w:p w14:paraId="5CF8776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w:t>
            </w:r>
          </w:p>
        </w:tc>
        <w:tc>
          <w:tcPr>
            <w:tcW w:w="1701" w:type="dxa"/>
            <w:shd w:val="clear" w:color="auto" w:fill="auto"/>
          </w:tcPr>
          <w:p w14:paraId="430A99A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8B50AE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246F65EE"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阅读时间</w:t>
            </w:r>
          </w:p>
        </w:tc>
      </w:tr>
    </w:tbl>
    <w:p w14:paraId="627A469A" w14:textId="77777777" w:rsidR="00EA3782" w:rsidRDefault="00EA3782" w:rsidP="00695627">
      <w:pPr>
        <w:ind w:firstLineChars="0" w:firstLine="0"/>
        <w:rPr>
          <w:rFonts w:ascii="Times New Roman" w:hAnsi="Times New Roman"/>
          <w:lang w:eastAsia="zh-CN"/>
        </w:rPr>
        <w:sectPr w:rsidR="00EA3782" w:rsidSect="00CB1DBB">
          <w:headerReference w:type="default" r:id="rId31"/>
          <w:type w:val="continuous"/>
          <w:pgSz w:w="11900" w:h="16840"/>
          <w:pgMar w:top="1418" w:right="1134" w:bottom="1418" w:left="1588" w:header="709" w:footer="709" w:gutter="0"/>
          <w:cols w:space="708"/>
          <w:docGrid w:linePitch="360"/>
        </w:sectPr>
      </w:pPr>
    </w:p>
    <w:p w14:paraId="07F365C1" w14:textId="77777777" w:rsidR="005D659E" w:rsidRPr="00CB1DBB" w:rsidRDefault="005D659E" w:rsidP="00695627">
      <w:pPr>
        <w:ind w:firstLineChars="0" w:firstLine="0"/>
        <w:rPr>
          <w:rFonts w:ascii="Times New Roman" w:hAnsi="Times New Roman"/>
          <w:lang w:eastAsia="zh-CN"/>
        </w:rPr>
      </w:pPr>
    </w:p>
    <w:p w14:paraId="1F934E7E" w14:textId="77777777" w:rsidR="00585076" w:rsidRPr="00CB1DBB" w:rsidRDefault="0066016B" w:rsidP="00EF1675">
      <w:pPr>
        <w:pStyle w:val="a8"/>
        <w:numPr>
          <w:ilvl w:val="0"/>
          <w:numId w:val="10"/>
        </w:numPr>
        <w:ind w:firstLineChars="0"/>
        <w:rPr>
          <w:rFonts w:ascii="Times New Roman" w:hAnsi="Times New Roman"/>
        </w:rPr>
      </w:pPr>
      <w:r>
        <w:rPr>
          <w:rFonts w:ascii="Times New Roman" w:hAnsi="Times New Roman"/>
          <w:lang w:eastAsia="zh-CN"/>
        </w:rPr>
        <w:t>Bug</w:t>
      </w:r>
      <w:r w:rsidR="00585076" w:rsidRPr="00CB1DBB">
        <w:rPr>
          <w:rFonts w:ascii="Times New Roman" w:hAnsi="Times New Roman" w:hint="eastAsia"/>
          <w:lang w:eastAsia="zh-CN"/>
        </w:rPr>
        <w:t>表</w:t>
      </w:r>
      <w:r w:rsidR="00585076" w:rsidRPr="00CB1DBB">
        <w:rPr>
          <w:rFonts w:ascii="Times New Roman" w:hAnsi="Times New Roman"/>
          <w:lang w:eastAsia="zh-CN"/>
        </w:rPr>
        <w:t>是用来</w:t>
      </w:r>
      <w:r w:rsidR="00585076" w:rsidRPr="00CB1DBB">
        <w:rPr>
          <w:rFonts w:ascii="Times New Roman" w:hAnsi="Times New Roman" w:hint="eastAsia"/>
          <w:lang w:eastAsia="zh-CN"/>
        </w:rPr>
        <w:t>保存</w:t>
      </w:r>
      <w:r>
        <w:rPr>
          <w:rFonts w:ascii="Times New Roman" w:hAnsi="Times New Roman"/>
          <w:lang w:eastAsia="zh-CN"/>
        </w:rPr>
        <w:t>Bug</w:t>
      </w:r>
      <w:r w:rsidR="00585076" w:rsidRPr="00CB1DBB">
        <w:rPr>
          <w:rFonts w:ascii="Times New Roman" w:hAnsi="Times New Roman" w:hint="eastAsia"/>
          <w:lang w:eastAsia="zh-CN"/>
        </w:rPr>
        <w:t>信息</w:t>
      </w:r>
    </w:p>
    <w:p w14:paraId="71370625" w14:textId="77777777" w:rsidR="00164915" w:rsidRPr="00CB1DBB"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3</w:t>
      </w:r>
      <w:r w:rsidR="00EA3782">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内容表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854"/>
        <w:gridCol w:w="1905"/>
      </w:tblGrid>
      <w:tr w:rsidR="00B95913" w:rsidRPr="00CB1DBB" w14:paraId="32513030" w14:textId="77777777" w:rsidTr="00CB1DBB">
        <w:trPr>
          <w:trHeight w:val="487"/>
          <w:tblHeader/>
        </w:trPr>
        <w:tc>
          <w:tcPr>
            <w:tcW w:w="2071" w:type="dxa"/>
            <w:shd w:val="clear" w:color="auto" w:fill="BFBFBF"/>
          </w:tcPr>
          <w:p w14:paraId="66F3B97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F2000F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9D12C8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4" w:type="dxa"/>
            <w:shd w:val="clear" w:color="auto" w:fill="BFBFBF"/>
          </w:tcPr>
          <w:p w14:paraId="68A58D4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05" w:type="dxa"/>
            <w:shd w:val="clear" w:color="auto" w:fill="BFBFBF"/>
          </w:tcPr>
          <w:p w14:paraId="322AE2F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293A3C" w14:textId="77777777" w:rsidTr="00CB1DBB">
        <w:tc>
          <w:tcPr>
            <w:tcW w:w="2071" w:type="dxa"/>
            <w:shd w:val="clear" w:color="auto" w:fill="auto"/>
          </w:tcPr>
          <w:p w14:paraId="6FB265D8" w14:textId="77777777" w:rsidR="00164915"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9FA097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84975E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353C81F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05" w:type="dxa"/>
            <w:shd w:val="clear" w:color="auto" w:fill="auto"/>
          </w:tcPr>
          <w:p w14:paraId="6D53E947" w14:textId="77777777" w:rsidR="00164915"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r>
      <w:tr w:rsidR="00B95913" w:rsidRPr="00CB1DBB" w14:paraId="247A0089" w14:textId="77777777" w:rsidTr="00CB1DBB">
        <w:tc>
          <w:tcPr>
            <w:tcW w:w="2071" w:type="dxa"/>
            <w:shd w:val="clear" w:color="auto" w:fill="auto"/>
          </w:tcPr>
          <w:p w14:paraId="13ABE9F0"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_version_id</w:t>
            </w:r>
          </w:p>
        </w:tc>
        <w:tc>
          <w:tcPr>
            <w:tcW w:w="1953" w:type="dxa"/>
            <w:shd w:val="clear" w:color="auto" w:fill="auto"/>
          </w:tcPr>
          <w:p w14:paraId="453A635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02FC6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499A649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311FF40"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版本主键</w:t>
            </w:r>
          </w:p>
        </w:tc>
      </w:tr>
      <w:tr w:rsidR="00B95913" w:rsidRPr="00CB1DBB" w14:paraId="33DCC641" w14:textId="77777777" w:rsidTr="00CB1DBB">
        <w:tc>
          <w:tcPr>
            <w:tcW w:w="2071" w:type="dxa"/>
            <w:shd w:val="clear" w:color="auto" w:fill="auto"/>
          </w:tcPr>
          <w:p w14:paraId="777349C7"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_project_id</w:t>
            </w:r>
          </w:p>
        </w:tc>
        <w:tc>
          <w:tcPr>
            <w:tcW w:w="1953" w:type="dxa"/>
            <w:shd w:val="clear" w:color="auto" w:fill="auto"/>
          </w:tcPr>
          <w:p w14:paraId="1CE25879"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68D32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7A78632A"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7813BB7"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项目主键</w:t>
            </w:r>
          </w:p>
        </w:tc>
      </w:tr>
      <w:tr w:rsidR="00B95913" w:rsidRPr="00CB1DBB" w14:paraId="0C054312" w14:textId="77777777" w:rsidTr="00CB1DBB">
        <w:tc>
          <w:tcPr>
            <w:tcW w:w="2071" w:type="dxa"/>
            <w:shd w:val="clear" w:color="auto" w:fill="auto"/>
          </w:tcPr>
          <w:p w14:paraId="37AE7F4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_type</w:t>
            </w:r>
          </w:p>
        </w:tc>
        <w:tc>
          <w:tcPr>
            <w:tcW w:w="1953" w:type="dxa"/>
            <w:shd w:val="clear" w:color="auto" w:fill="auto"/>
          </w:tcPr>
          <w:p w14:paraId="3C56CF6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9600DE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502C63E"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7BF224" w14:textId="77777777" w:rsidR="007E13FD" w:rsidRPr="00CB1DBB" w:rsidRDefault="00C51D6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AF3ED19" w14:textId="77777777" w:rsidTr="00CB1DBB">
        <w:tc>
          <w:tcPr>
            <w:tcW w:w="2071" w:type="dxa"/>
            <w:shd w:val="clear" w:color="auto" w:fill="auto"/>
          </w:tcPr>
          <w:p w14:paraId="40EAC3E9"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_status</w:t>
            </w:r>
          </w:p>
        </w:tc>
        <w:tc>
          <w:tcPr>
            <w:tcW w:w="1953" w:type="dxa"/>
            <w:shd w:val="clear" w:color="auto" w:fill="auto"/>
          </w:tcPr>
          <w:p w14:paraId="096A883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w:t>
            </w:r>
            <w:r w:rsidRPr="00CB1DBB">
              <w:rPr>
                <w:rFonts w:ascii="Times New Roman" w:hAnsi="Times New Roman"/>
                <w:color w:val="000000"/>
                <w:kern w:val="0"/>
              </w:rPr>
              <w:t>archar(64)</w:t>
            </w:r>
          </w:p>
        </w:tc>
        <w:tc>
          <w:tcPr>
            <w:tcW w:w="1425" w:type="dxa"/>
            <w:shd w:val="clear" w:color="auto" w:fill="auto"/>
          </w:tcPr>
          <w:p w14:paraId="56F8F6F4"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826DF56"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52A0E8"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r w:rsidR="00B95913" w:rsidRPr="00CB1DBB" w14:paraId="16D3F002" w14:textId="77777777" w:rsidTr="00CB1DBB">
        <w:tc>
          <w:tcPr>
            <w:tcW w:w="2071" w:type="dxa"/>
            <w:shd w:val="clear" w:color="auto" w:fill="auto"/>
          </w:tcPr>
          <w:p w14:paraId="5ADBCBF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_level</w:t>
            </w:r>
          </w:p>
        </w:tc>
        <w:tc>
          <w:tcPr>
            <w:tcW w:w="1953" w:type="dxa"/>
            <w:shd w:val="clear" w:color="auto" w:fill="auto"/>
          </w:tcPr>
          <w:p w14:paraId="3D2DCF67"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17A6D20"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0B91BC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86B48C9"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优先级</w:t>
            </w:r>
          </w:p>
        </w:tc>
      </w:tr>
      <w:tr w:rsidR="00B95913" w:rsidRPr="00CB1DBB" w14:paraId="2AAFA47D" w14:textId="77777777" w:rsidTr="00CB1DBB">
        <w:trPr>
          <w:trHeight w:val="473"/>
        </w:trPr>
        <w:tc>
          <w:tcPr>
            <w:tcW w:w="2071" w:type="dxa"/>
            <w:shd w:val="clear" w:color="auto" w:fill="auto"/>
          </w:tcPr>
          <w:p w14:paraId="5BAB3DE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37314E5"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0F57BB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9721B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14F589AE"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6EC0DF5F" w14:textId="77777777" w:rsidTr="00CB1DBB">
        <w:tc>
          <w:tcPr>
            <w:tcW w:w="2071" w:type="dxa"/>
            <w:shd w:val="clear" w:color="auto" w:fill="auto"/>
          </w:tcPr>
          <w:p w14:paraId="2F4625CE"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summary</w:t>
            </w:r>
          </w:p>
        </w:tc>
        <w:tc>
          <w:tcPr>
            <w:tcW w:w="1953" w:type="dxa"/>
            <w:shd w:val="clear" w:color="auto" w:fill="auto"/>
          </w:tcPr>
          <w:p w14:paraId="312513D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Pr="00CB1DBB">
              <w:rPr>
                <w:rFonts w:ascii="Times New Roman" w:hAnsi="Times New Roman" w:hint="eastAsia"/>
                <w:color w:val="000000"/>
                <w:kern w:val="0"/>
              </w:rPr>
              <w:t>)</w:t>
            </w:r>
          </w:p>
        </w:tc>
        <w:tc>
          <w:tcPr>
            <w:tcW w:w="1425" w:type="dxa"/>
            <w:shd w:val="clear" w:color="auto" w:fill="auto"/>
          </w:tcPr>
          <w:p w14:paraId="76782926"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ACFA08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A4E092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简介</w:t>
            </w:r>
          </w:p>
        </w:tc>
      </w:tr>
      <w:tr w:rsidR="00B95913" w:rsidRPr="00CB1DBB" w14:paraId="478C85F3" w14:textId="77777777" w:rsidTr="00CB1DBB">
        <w:tc>
          <w:tcPr>
            <w:tcW w:w="2071" w:type="dxa"/>
            <w:shd w:val="clear" w:color="auto" w:fill="auto"/>
          </w:tcPr>
          <w:p w14:paraId="78463C0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397A47A4"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longtext</w:t>
            </w:r>
          </w:p>
        </w:tc>
        <w:tc>
          <w:tcPr>
            <w:tcW w:w="1425" w:type="dxa"/>
            <w:shd w:val="clear" w:color="auto" w:fill="auto"/>
          </w:tcPr>
          <w:p w14:paraId="231B29BC"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1CCBE4"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3FC6C55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内容详情</w:t>
            </w:r>
          </w:p>
        </w:tc>
      </w:tr>
      <w:tr w:rsidR="00B95913" w:rsidRPr="00CB1DBB" w14:paraId="0C57E60B" w14:textId="77777777" w:rsidTr="00CB1DBB">
        <w:tc>
          <w:tcPr>
            <w:tcW w:w="2071" w:type="dxa"/>
            <w:shd w:val="clear" w:color="auto" w:fill="auto"/>
          </w:tcPr>
          <w:p w14:paraId="74FB86B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w:t>
            </w:r>
          </w:p>
        </w:tc>
        <w:tc>
          <w:tcPr>
            <w:tcW w:w="1953" w:type="dxa"/>
            <w:shd w:val="clear" w:color="auto" w:fill="auto"/>
          </w:tcPr>
          <w:p w14:paraId="706C8A66"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065C9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021A2E13"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1664AFF" w14:textId="77777777" w:rsidR="007E13FD" w:rsidRPr="00CB1DBB" w:rsidRDefault="00E34DC0"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p>
        </w:tc>
      </w:tr>
      <w:tr w:rsidR="00B95913" w:rsidRPr="00CB1DBB" w14:paraId="09FC78CD" w14:textId="77777777" w:rsidTr="00CB1DBB">
        <w:tc>
          <w:tcPr>
            <w:tcW w:w="2071" w:type="dxa"/>
            <w:shd w:val="clear" w:color="auto" w:fill="auto"/>
          </w:tcPr>
          <w:p w14:paraId="2320F077"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image</w:t>
            </w:r>
          </w:p>
        </w:tc>
        <w:tc>
          <w:tcPr>
            <w:tcW w:w="1953" w:type="dxa"/>
            <w:shd w:val="clear" w:color="auto" w:fill="auto"/>
          </w:tcPr>
          <w:p w14:paraId="41B5CF1C"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6D742C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3B28E14C"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2A57EBC4" w14:textId="77777777" w:rsidR="007E13FD" w:rsidRPr="00CB1DBB" w:rsidRDefault="0075315D" w:rsidP="00A95CCE">
            <w:pPr>
              <w:pStyle w:val="a8"/>
              <w:ind w:firstLineChars="0" w:firstLine="0"/>
              <w:rPr>
                <w:rFonts w:ascii="Times New Roman" w:hAnsi="Times New Roman"/>
                <w:lang w:eastAsia="zh-CN"/>
              </w:rPr>
            </w:pPr>
            <w:r w:rsidRPr="00CB1DBB">
              <w:rPr>
                <w:rFonts w:ascii="Times New Roman" w:hAnsi="Times New Roman" w:hint="eastAsia"/>
                <w:lang w:eastAsia="zh-CN"/>
              </w:rPr>
              <w:t>图片</w:t>
            </w:r>
          </w:p>
        </w:tc>
      </w:tr>
      <w:tr w:rsidR="00B95913" w:rsidRPr="00CB1DBB" w14:paraId="228B5E60" w14:textId="77777777" w:rsidTr="00CB1DBB">
        <w:trPr>
          <w:trHeight w:val="438"/>
        </w:trPr>
        <w:tc>
          <w:tcPr>
            <w:tcW w:w="2071" w:type="dxa"/>
            <w:shd w:val="clear" w:color="auto" w:fill="auto"/>
          </w:tcPr>
          <w:p w14:paraId="35B30599"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proc_ins_id</w:t>
            </w:r>
          </w:p>
        </w:tc>
        <w:tc>
          <w:tcPr>
            <w:tcW w:w="1953" w:type="dxa"/>
            <w:shd w:val="clear" w:color="auto" w:fill="auto"/>
          </w:tcPr>
          <w:p w14:paraId="2FEA901B"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4A72743" w14:textId="77777777" w:rsidR="002C1A3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2B9A0BCF" w14:textId="77777777" w:rsidR="002C1A3D" w:rsidRPr="00CB1DBB" w:rsidRDefault="002C1A3D" w:rsidP="00A95CCE">
            <w:pPr>
              <w:ind w:firstLineChars="0" w:firstLine="0"/>
              <w:rPr>
                <w:rFonts w:ascii="Times New Roman" w:hAnsi="Times New Roman"/>
                <w:lang w:eastAsia="zh-CN"/>
              </w:rPr>
            </w:pPr>
          </w:p>
        </w:tc>
        <w:tc>
          <w:tcPr>
            <w:tcW w:w="1905" w:type="dxa"/>
            <w:shd w:val="clear" w:color="auto" w:fill="auto"/>
          </w:tcPr>
          <w:p w14:paraId="4FC3CF34" w14:textId="77777777" w:rsidR="0075315D" w:rsidRPr="00CB1DBB" w:rsidRDefault="0075315D"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实例</w:t>
            </w:r>
            <w:r w:rsidR="004322B8" w:rsidRPr="00CB1DBB">
              <w:rPr>
                <w:rFonts w:ascii="Times New Roman" w:hAnsi="Times New Roman" w:hint="eastAsia"/>
                <w:lang w:eastAsia="zh-CN"/>
              </w:rPr>
              <w:t>编号</w:t>
            </w:r>
          </w:p>
          <w:p w14:paraId="25F0D0EA" w14:textId="77777777" w:rsidR="002C1A3D" w:rsidRPr="00CB1DBB" w:rsidRDefault="002C1A3D" w:rsidP="00A95CCE">
            <w:pPr>
              <w:pStyle w:val="a8"/>
              <w:ind w:firstLineChars="0" w:firstLine="0"/>
              <w:rPr>
                <w:rFonts w:ascii="Times New Roman" w:hAnsi="Times New Roman"/>
                <w:lang w:eastAsia="zh-CN"/>
              </w:rPr>
            </w:pPr>
          </w:p>
        </w:tc>
      </w:tr>
    </w:tbl>
    <w:p w14:paraId="57B059A6" w14:textId="77777777" w:rsidR="00EA3782" w:rsidRDefault="00EA3782" w:rsidP="0047039D">
      <w:pPr>
        <w:ind w:firstLineChars="0" w:firstLine="0"/>
        <w:rPr>
          <w:rFonts w:ascii="Times New Roman" w:hAnsi="Times New Roman"/>
          <w:lang w:eastAsia="zh-CN"/>
        </w:rPr>
        <w:sectPr w:rsidR="00EA3782" w:rsidSect="00CB1DBB">
          <w:headerReference w:type="default" r:id="rId32"/>
          <w:type w:val="continuous"/>
          <w:pgSz w:w="11900" w:h="16840"/>
          <w:pgMar w:top="1418" w:right="1134" w:bottom="1418" w:left="1588" w:header="1134" w:footer="709" w:gutter="0"/>
          <w:cols w:space="708"/>
          <w:docGrid w:linePitch="360"/>
        </w:sectPr>
      </w:pPr>
    </w:p>
    <w:p w14:paraId="236C07CE" w14:textId="77777777" w:rsidR="00164915" w:rsidRPr="00CB1DBB" w:rsidRDefault="00164915" w:rsidP="00CB1DBB">
      <w:pPr>
        <w:ind w:firstLineChars="0" w:firstLine="0"/>
        <w:rPr>
          <w:rFonts w:ascii="Times New Roman" w:hAnsi="Times New Roman"/>
          <w:lang w:eastAsia="zh-CN"/>
        </w:rPr>
      </w:pPr>
    </w:p>
    <w:p w14:paraId="02741CCB" w14:textId="77777777" w:rsidR="00180299" w:rsidRPr="00CB1DBB" w:rsidRDefault="0066016B" w:rsidP="0039711A">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585076" w:rsidRPr="0039711A">
        <w:rPr>
          <w:rFonts w:ascii="Times New Roman" w:hAnsi="Times New Roman"/>
          <w:color w:val="000000"/>
          <w:kern w:val="0"/>
        </w:rPr>
        <w:t>_project</w:t>
      </w:r>
      <w:r w:rsidR="00585076" w:rsidRPr="00CB1DBB">
        <w:rPr>
          <w:rFonts w:ascii="Times New Roman" w:hAnsi="Times New Roman"/>
          <w:lang w:eastAsia="zh-CN"/>
        </w:rPr>
        <w:t xml:space="preserve"> </w:t>
      </w:r>
      <w:r w:rsidR="00585076" w:rsidRPr="00CB1DBB">
        <w:rPr>
          <w:rFonts w:ascii="Times New Roman" w:hAnsi="Times New Roman" w:hint="eastAsia"/>
          <w:lang w:eastAsia="zh-CN"/>
        </w:rPr>
        <w:t>表</w:t>
      </w:r>
      <w:r w:rsidR="00585076" w:rsidRPr="00CB1DBB">
        <w:rPr>
          <w:rFonts w:ascii="Times New Roman" w:hAnsi="Times New Roman"/>
          <w:lang w:eastAsia="zh-CN"/>
        </w:rPr>
        <w:t>是用来保存</w:t>
      </w:r>
      <w:r w:rsidR="00585076" w:rsidRPr="00CB1DBB">
        <w:rPr>
          <w:rFonts w:ascii="Times New Roman" w:hAnsi="Times New Roman" w:hint="eastAsia"/>
          <w:lang w:eastAsia="zh-CN"/>
        </w:rPr>
        <w:t>项目</w:t>
      </w:r>
      <w:r w:rsidR="006825EF" w:rsidRPr="00CB1DBB">
        <w:rPr>
          <w:rFonts w:ascii="Times New Roman" w:hAnsi="Times New Roman"/>
          <w:lang w:eastAsia="zh-CN"/>
        </w:rPr>
        <w:t>信息</w:t>
      </w:r>
    </w:p>
    <w:p w14:paraId="3B8138A4"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695627" w:rsidRPr="00CB1DBB">
        <w:rPr>
          <w:rFonts w:ascii="Times New Roman" w:hAnsi="Times New Roman"/>
          <w:lang w:eastAsia="zh-CN"/>
        </w:rPr>
        <w:t>4-1</w:t>
      </w:r>
      <w:r w:rsidR="00C879CC">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项目表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E401A8D" w14:textId="77777777" w:rsidTr="00A95CCE">
        <w:tc>
          <w:tcPr>
            <w:tcW w:w="2071" w:type="dxa"/>
            <w:shd w:val="clear" w:color="auto" w:fill="BFBFBF"/>
          </w:tcPr>
          <w:p w14:paraId="6766BB7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6B3233B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FF80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867003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280B22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2F52CF8" w14:textId="77777777" w:rsidTr="00A95CCE">
        <w:tc>
          <w:tcPr>
            <w:tcW w:w="2071" w:type="dxa"/>
            <w:shd w:val="clear" w:color="auto" w:fill="auto"/>
          </w:tcPr>
          <w:p w14:paraId="6C476185" w14:textId="77777777" w:rsidR="00164915"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975246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E024B4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90E9DA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0C43A15" w14:textId="77777777" w:rsidR="00164915"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94837E6" w14:textId="77777777" w:rsidTr="00A95CCE">
        <w:tc>
          <w:tcPr>
            <w:tcW w:w="2071" w:type="dxa"/>
            <w:shd w:val="clear" w:color="auto" w:fill="auto"/>
          </w:tcPr>
          <w:p w14:paraId="02CAEAF5"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3DA469B5"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7782124"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069C5180"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35EF52CC"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1B1040FF" w14:textId="77777777" w:rsidTr="00A95CCE">
        <w:tc>
          <w:tcPr>
            <w:tcW w:w="2071" w:type="dxa"/>
            <w:shd w:val="clear" w:color="auto" w:fill="auto"/>
          </w:tcPr>
          <w:p w14:paraId="22953997"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summary</w:t>
            </w:r>
          </w:p>
        </w:tc>
        <w:tc>
          <w:tcPr>
            <w:tcW w:w="1953" w:type="dxa"/>
            <w:shd w:val="clear" w:color="auto" w:fill="auto"/>
          </w:tcPr>
          <w:p w14:paraId="51CF10D3"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C5469F"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1E32FEAE"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2561268A"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简介</w:t>
            </w:r>
          </w:p>
        </w:tc>
      </w:tr>
    </w:tbl>
    <w:p w14:paraId="599A2757" w14:textId="77777777" w:rsidR="00164915" w:rsidRPr="00CB1DBB" w:rsidRDefault="00164915" w:rsidP="00164915">
      <w:pPr>
        <w:ind w:firstLineChars="0"/>
        <w:rPr>
          <w:rFonts w:ascii="Times New Roman" w:hAnsi="Times New Roman"/>
          <w:lang w:eastAsia="zh-CN"/>
        </w:rPr>
      </w:pPr>
    </w:p>
    <w:p w14:paraId="09E410FF" w14:textId="77777777" w:rsidR="008154FB" w:rsidRPr="00CB1DBB" w:rsidRDefault="0066016B" w:rsidP="00EF1675">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8154FB" w:rsidRPr="0039711A">
        <w:rPr>
          <w:rFonts w:ascii="Times New Roman" w:hAnsi="Times New Roman"/>
          <w:color w:val="000000"/>
          <w:kern w:val="0"/>
        </w:rPr>
        <w:t>_</w:t>
      </w:r>
      <w:r w:rsidR="008154FB" w:rsidRPr="0039711A">
        <w:rPr>
          <w:rFonts w:ascii="Times New Roman" w:hAnsi="Times New Roman" w:hint="eastAsia"/>
          <w:color w:val="000000"/>
          <w:kern w:val="0"/>
          <w:lang w:eastAsia="zh-CN"/>
        </w:rPr>
        <w:t>ver</w:t>
      </w:r>
      <w:r w:rsidR="008154FB" w:rsidRPr="0039711A">
        <w:rPr>
          <w:rFonts w:ascii="Times New Roman" w:hAnsi="Times New Roman"/>
          <w:color w:val="000000"/>
          <w:kern w:val="0"/>
          <w:lang w:eastAsia="zh-CN"/>
        </w:rPr>
        <w:t>sion</w:t>
      </w:r>
      <w:r w:rsidR="008154FB" w:rsidRPr="00CB1DBB">
        <w:rPr>
          <w:rFonts w:ascii="Times New Roman" w:hAnsi="Times New Roman"/>
          <w:lang w:eastAsia="zh-CN"/>
        </w:rPr>
        <w:t xml:space="preserve"> </w:t>
      </w:r>
      <w:r w:rsidR="008154FB" w:rsidRPr="00CB1DBB">
        <w:rPr>
          <w:rFonts w:ascii="Times New Roman" w:hAnsi="Times New Roman" w:hint="eastAsia"/>
          <w:lang w:eastAsia="zh-CN"/>
        </w:rPr>
        <w:t>表</w:t>
      </w:r>
      <w:r w:rsidR="008154FB" w:rsidRPr="00CB1DBB">
        <w:rPr>
          <w:rFonts w:ascii="Times New Roman" w:hAnsi="Times New Roman"/>
          <w:lang w:eastAsia="zh-CN"/>
        </w:rPr>
        <w:t>是用来</w:t>
      </w:r>
      <w:r w:rsidR="008154FB" w:rsidRPr="00CB1DBB">
        <w:rPr>
          <w:rFonts w:ascii="Times New Roman" w:hAnsi="Times New Roman" w:hint="eastAsia"/>
          <w:lang w:eastAsia="zh-CN"/>
        </w:rPr>
        <w:t>保存</w:t>
      </w:r>
      <w:r w:rsidR="008154FB" w:rsidRPr="00CB1DBB">
        <w:rPr>
          <w:rFonts w:ascii="Times New Roman" w:hAnsi="Times New Roman"/>
          <w:lang w:eastAsia="zh-CN"/>
        </w:rPr>
        <w:t>项目版本</w:t>
      </w:r>
      <w:r w:rsidR="008154FB" w:rsidRPr="00CB1DBB">
        <w:rPr>
          <w:rFonts w:ascii="Times New Roman" w:hAnsi="Times New Roman" w:hint="eastAsia"/>
          <w:lang w:eastAsia="zh-CN"/>
        </w:rPr>
        <w:t>信息</w:t>
      </w:r>
    </w:p>
    <w:p w14:paraId="0D6CB8B1" w14:textId="77777777" w:rsidR="008154FB"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A64D81"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00695627" w:rsidRPr="00CB1DBB">
        <w:rPr>
          <w:rFonts w:ascii="Times New Roman" w:hAnsi="Times New Roman"/>
          <w:lang w:eastAsia="zh-CN"/>
        </w:rPr>
        <w:t>4-1</w:t>
      </w:r>
      <w:r w:rsidR="00C879CC">
        <w:rPr>
          <w:rFonts w:ascii="Times New Roman" w:hAnsi="Times New Roman"/>
          <w:lang w:eastAsia="zh-CN"/>
        </w:rPr>
        <w:t>5</w:t>
      </w:r>
      <w:r w:rsidRPr="00CB1DBB">
        <w:rPr>
          <w:rFonts w:ascii="Times New Roman" w:hAnsi="Times New Roman"/>
          <w:lang w:eastAsia="zh-CN"/>
        </w:rPr>
        <w:t>项目版本表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2F8224" w14:textId="77777777" w:rsidTr="00A95CCE">
        <w:tc>
          <w:tcPr>
            <w:tcW w:w="2071" w:type="dxa"/>
            <w:shd w:val="clear" w:color="auto" w:fill="BFBFBF"/>
          </w:tcPr>
          <w:p w14:paraId="1EF61EAB" w14:textId="77777777" w:rsidR="008154FB" w:rsidRPr="0039711A" w:rsidRDefault="008154F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3033AB8" w14:textId="77777777" w:rsidR="008154FB" w:rsidRPr="00CB1DBB" w:rsidRDefault="008154F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DF0925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129EF5C"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0D096A2"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D1D340D" w14:textId="77777777" w:rsidTr="00A95CCE">
        <w:tc>
          <w:tcPr>
            <w:tcW w:w="2071" w:type="dxa"/>
            <w:shd w:val="clear" w:color="auto" w:fill="auto"/>
          </w:tcPr>
          <w:p w14:paraId="22A08F3F"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4A43A95"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B681FAD"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93F681" w14:textId="77777777" w:rsidR="008154FB" w:rsidRPr="00CB1DBB" w:rsidRDefault="008154F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497B7"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589B8FDE" w14:textId="77777777" w:rsidTr="00A95CCE">
        <w:tc>
          <w:tcPr>
            <w:tcW w:w="2071" w:type="dxa"/>
            <w:shd w:val="clear" w:color="auto" w:fill="auto"/>
          </w:tcPr>
          <w:p w14:paraId="1462B82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w:t>
            </w:r>
          </w:p>
        </w:tc>
        <w:tc>
          <w:tcPr>
            <w:tcW w:w="1953" w:type="dxa"/>
            <w:shd w:val="clear" w:color="auto" w:fill="auto"/>
          </w:tcPr>
          <w:p w14:paraId="2A3EA8ED"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E344E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9D6D2E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71655C87"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w:t>
            </w:r>
          </w:p>
        </w:tc>
      </w:tr>
      <w:tr w:rsidR="00B95913" w:rsidRPr="00CB1DBB" w14:paraId="18070A02" w14:textId="77777777" w:rsidTr="00A95CCE">
        <w:tc>
          <w:tcPr>
            <w:tcW w:w="2071" w:type="dxa"/>
            <w:shd w:val="clear" w:color="auto" w:fill="auto"/>
          </w:tcPr>
          <w:p w14:paraId="62EB15FB"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build</w:t>
            </w:r>
          </w:p>
        </w:tc>
        <w:tc>
          <w:tcPr>
            <w:tcW w:w="1953" w:type="dxa"/>
            <w:shd w:val="clear" w:color="auto" w:fill="auto"/>
          </w:tcPr>
          <w:p w14:paraId="6FB7325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212627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6580748"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2A1C3AC3"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lang w:eastAsia="zh-CN"/>
              </w:rPr>
              <w:t>build</w:t>
            </w:r>
          </w:p>
        </w:tc>
      </w:tr>
      <w:tr w:rsidR="00B95913" w:rsidRPr="00CB1DBB" w14:paraId="5FDDC640" w14:textId="77777777" w:rsidTr="00A95CCE">
        <w:trPr>
          <w:trHeight w:val="431"/>
        </w:trPr>
        <w:tc>
          <w:tcPr>
            <w:tcW w:w="2071" w:type="dxa"/>
            <w:shd w:val="clear" w:color="auto" w:fill="auto"/>
          </w:tcPr>
          <w:p w14:paraId="6117A6EC" w14:textId="77777777" w:rsidR="008154FB"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8154FB" w:rsidRPr="0039711A">
              <w:rPr>
                <w:rFonts w:ascii="Times New Roman" w:hAnsi="Times New Roman"/>
                <w:color w:val="000000"/>
                <w:kern w:val="0"/>
              </w:rPr>
              <w:t>_project_id</w:t>
            </w:r>
          </w:p>
        </w:tc>
        <w:tc>
          <w:tcPr>
            <w:tcW w:w="1953" w:type="dxa"/>
            <w:shd w:val="clear" w:color="auto" w:fill="auto"/>
          </w:tcPr>
          <w:p w14:paraId="636B8E6A"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0435AD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2FFC36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48F7A766"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项目编号</w:t>
            </w:r>
          </w:p>
        </w:tc>
      </w:tr>
    </w:tbl>
    <w:p w14:paraId="5A0B690E" w14:textId="77777777" w:rsidR="00164915" w:rsidRPr="00CB1DBB" w:rsidRDefault="00164915" w:rsidP="009C615A">
      <w:pPr>
        <w:ind w:firstLineChars="0" w:firstLine="0"/>
        <w:rPr>
          <w:rFonts w:ascii="Times New Roman" w:hAnsi="Times New Roman"/>
          <w:lang w:eastAsia="zh-CN"/>
        </w:rPr>
      </w:pPr>
    </w:p>
    <w:p w14:paraId="02CA15D5" w14:textId="77777777" w:rsidR="00CC39B1" w:rsidRPr="00CB1DBB" w:rsidRDefault="00EE67E1" w:rsidP="00EF1675">
      <w:pPr>
        <w:pStyle w:val="a8"/>
        <w:numPr>
          <w:ilvl w:val="0"/>
          <w:numId w:val="10"/>
        </w:numPr>
        <w:ind w:firstLineChars="0"/>
        <w:rPr>
          <w:rFonts w:ascii="Times New Roman" w:hAnsi="Times New Roman"/>
        </w:rPr>
      </w:pPr>
      <w:r w:rsidRPr="0039711A">
        <w:rPr>
          <w:rFonts w:ascii="Times New Roman" w:hAnsi="Times New Roman"/>
          <w:color w:val="000000"/>
          <w:kern w:val="0"/>
        </w:rPr>
        <w:t>ACT_GE_BYTEARRAY</w:t>
      </w:r>
      <w:r w:rsidR="006F29ED" w:rsidRPr="0039711A">
        <w:rPr>
          <w:rFonts w:ascii="Times New Roman" w:hAnsi="Times New Roman"/>
          <w:color w:val="000000"/>
          <w:kern w:val="0"/>
          <w:lang w:eastAsia="zh-CN"/>
        </w:rPr>
        <w:t>记录</w:t>
      </w:r>
      <w:r w:rsidR="00940252" w:rsidRPr="0039711A">
        <w:rPr>
          <w:rFonts w:ascii="Times New Roman" w:hAnsi="Times New Roman"/>
          <w:color w:val="000000"/>
          <w:kern w:val="0"/>
          <w:lang w:eastAsia="zh-CN"/>
        </w:rPr>
        <w:t>资源</w:t>
      </w:r>
      <w:r w:rsidR="00571997" w:rsidRPr="0039711A">
        <w:rPr>
          <w:rFonts w:ascii="Times New Roman" w:hAnsi="Times New Roman"/>
          <w:color w:val="000000"/>
          <w:kern w:val="0"/>
          <w:lang w:eastAsia="zh-CN"/>
        </w:rPr>
        <w:t>二进制</w:t>
      </w:r>
      <w:r w:rsidR="00571997" w:rsidRPr="0039711A">
        <w:rPr>
          <w:rFonts w:ascii="Times New Roman" w:hAnsi="Times New Roman" w:hint="eastAsia"/>
          <w:color w:val="000000"/>
          <w:kern w:val="0"/>
          <w:lang w:eastAsia="zh-CN"/>
        </w:rPr>
        <w:t>信息</w:t>
      </w:r>
    </w:p>
    <w:p w14:paraId="1DB43465" w14:textId="77777777" w:rsidR="00CC39B1" w:rsidRPr="0039711A"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6</w:t>
      </w:r>
      <w:r w:rsidRPr="00CB1DBB">
        <w:rPr>
          <w:rFonts w:ascii="Times New Roman" w:hAnsi="Times New Roman"/>
          <w:lang w:eastAsia="zh-CN"/>
        </w:rPr>
        <w:t xml:space="preserve"> </w:t>
      </w:r>
      <w:r w:rsidRPr="00CB1DBB">
        <w:rPr>
          <w:rFonts w:ascii="Times New Roman" w:hAnsi="Times New Roman"/>
          <w:lang w:eastAsia="zh-CN"/>
        </w:rPr>
        <w:t>资源</w:t>
      </w:r>
      <w:r w:rsidR="006928DD" w:rsidRPr="00CB1DBB">
        <w:rPr>
          <w:rFonts w:ascii="Times New Roman" w:hAnsi="Times New Roman" w:hint="eastAsia"/>
          <w:lang w:eastAsia="zh-CN"/>
        </w:rPr>
        <w:t>内容</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99" w:author="Microsoft Office User" w:date="2016-05-22T17:15:00Z">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843"/>
        <w:gridCol w:w="1762"/>
        <w:gridCol w:w="1667"/>
        <w:gridCol w:w="1756"/>
        <w:gridCol w:w="1180"/>
        <w:tblGridChange w:id="700">
          <w:tblGrid>
            <w:gridCol w:w="1843"/>
            <w:gridCol w:w="1762"/>
            <w:gridCol w:w="1667"/>
            <w:gridCol w:w="1756"/>
            <w:gridCol w:w="1180"/>
          </w:tblGrid>
        </w:tblGridChange>
      </w:tblGrid>
      <w:tr w:rsidR="00B95913" w:rsidRPr="00CB1DBB" w14:paraId="1A91A349" w14:textId="77777777" w:rsidTr="00F42B87">
        <w:trPr>
          <w:tblHeader/>
          <w:trPrChange w:id="701" w:author="Microsoft Office User" w:date="2016-05-22T17:15:00Z">
            <w:trPr>
              <w:tblHeader/>
            </w:trPr>
          </w:trPrChange>
        </w:trPr>
        <w:tc>
          <w:tcPr>
            <w:tcW w:w="1843" w:type="dxa"/>
            <w:shd w:val="clear" w:color="auto" w:fill="BFBFBF"/>
            <w:tcPrChange w:id="702" w:author="Microsoft Office User" w:date="2016-05-22T17:15:00Z">
              <w:tcPr>
                <w:tcW w:w="1843" w:type="dxa"/>
                <w:shd w:val="clear" w:color="auto" w:fill="BFBFBF"/>
              </w:tcPr>
            </w:tcPrChange>
          </w:tcPr>
          <w:p w14:paraId="254ABA06"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762" w:type="dxa"/>
            <w:shd w:val="clear" w:color="auto" w:fill="BFBFBF"/>
            <w:tcPrChange w:id="703" w:author="Microsoft Office User" w:date="2016-05-22T17:15:00Z">
              <w:tcPr>
                <w:tcW w:w="1762" w:type="dxa"/>
                <w:shd w:val="clear" w:color="auto" w:fill="BFBFBF"/>
              </w:tcPr>
            </w:tcPrChange>
          </w:tcPr>
          <w:p w14:paraId="3ECF2C8E"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667" w:type="dxa"/>
            <w:shd w:val="clear" w:color="auto" w:fill="BFBFBF"/>
            <w:tcPrChange w:id="704" w:author="Microsoft Office User" w:date="2016-05-22T17:15:00Z">
              <w:tcPr>
                <w:tcW w:w="1667" w:type="dxa"/>
                <w:shd w:val="clear" w:color="auto" w:fill="BFBFBF"/>
              </w:tcPr>
            </w:tcPrChange>
          </w:tcPr>
          <w:p w14:paraId="2CED1C27"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6" w:type="dxa"/>
            <w:shd w:val="clear" w:color="auto" w:fill="BFBFBF"/>
            <w:tcPrChange w:id="705" w:author="Microsoft Office User" w:date="2016-05-22T17:15:00Z">
              <w:tcPr>
                <w:tcW w:w="1756" w:type="dxa"/>
                <w:shd w:val="clear" w:color="auto" w:fill="BFBFBF"/>
              </w:tcPr>
            </w:tcPrChange>
          </w:tcPr>
          <w:p w14:paraId="1F5DD278"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180" w:type="dxa"/>
            <w:shd w:val="clear" w:color="auto" w:fill="BFBFBF"/>
            <w:tcPrChange w:id="706" w:author="Microsoft Office User" w:date="2016-05-22T17:15:00Z">
              <w:tcPr>
                <w:tcW w:w="1180" w:type="dxa"/>
                <w:shd w:val="clear" w:color="auto" w:fill="BFBFBF"/>
              </w:tcPr>
            </w:tcPrChange>
          </w:tcPr>
          <w:p w14:paraId="6D601850"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E1839D" w14:textId="77777777" w:rsidTr="00F42B87">
        <w:tc>
          <w:tcPr>
            <w:tcW w:w="1843" w:type="dxa"/>
            <w:shd w:val="clear" w:color="auto" w:fill="auto"/>
            <w:tcPrChange w:id="707" w:author="Microsoft Office User" w:date="2016-05-22T17:15:00Z">
              <w:tcPr>
                <w:tcW w:w="1843" w:type="dxa"/>
                <w:shd w:val="clear" w:color="auto" w:fill="auto"/>
              </w:tcPr>
            </w:tcPrChange>
          </w:tcPr>
          <w:p w14:paraId="6031E27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762" w:type="dxa"/>
            <w:shd w:val="clear" w:color="auto" w:fill="auto"/>
            <w:tcPrChange w:id="708" w:author="Microsoft Office User" w:date="2016-05-22T17:15:00Z">
              <w:tcPr>
                <w:tcW w:w="1762" w:type="dxa"/>
                <w:shd w:val="clear" w:color="auto" w:fill="auto"/>
              </w:tcPr>
            </w:tcPrChange>
          </w:tcPr>
          <w:p w14:paraId="74CAAD60"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Change w:id="709" w:author="Microsoft Office User" w:date="2016-05-22T17:15:00Z">
              <w:tcPr>
                <w:tcW w:w="1667" w:type="dxa"/>
                <w:shd w:val="clear" w:color="auto" w:fill="auto"/>
              </w:tcPr>
            </w:tcPrChange>
          </w:tcPr>
          <w:p w14:paraId="1E6A1F28"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756" w:type="dxa"/>
            <w:shd w:val="clear" w:color="auto" w:fill="auto"/>
            <w:tcPrChange w:id="710" w:author="Microsoft Office User" w:date="2016-05-22T17:15:00Z">
              <w:tcPr>
                <w:tcW w:w="1756" w:type="dxa"/>
                <w:shd w:val="clear" w:color="auto" w:fill="auto"/>
              </w:tcPr>
            </w:tcPrChange>
          </w:tcPr>
          <w:p w14:paraId="683A0EEE" w14:textId="77777777" w:rsidR="00EC104E" w:rsidRPr="00CB1DBB" w:rsidRDefault="00EC104E"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180" w:type="dxa"/>
            <w:shd w:val="clear" w:color="auto" w:fill="auto"/>
            <w:tcPrChange w:id="711" w:author="Microsoft Office User" w:date="2016-05-22T17:15:00Z">
              <w:tcPr>
                <w:tcW w:w="1180" w:type="dxa"/>
                <w:shd w:val="clear" w:color="auto" w:fill="auto"/>
              </w:tcPr>
            </w:tcPrChange>
          </w:tcPr>
          <w:p w14:paraId="165BB2A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color w:val="000000"/>
                <w:kern w:val="0"/>
                <w:lang w:eastAsia="zh-CN"/>
              </w:rPr>
              <w:t>主键</w:t>
            </w:r>
          </w:p>
        </w:tc>
      </w:tr>
      <w:tr w:rsidR="00B95913" w:rsidRPr="00CB1DBB" w14:paraId="3A7820BB" w14:textId="77777777" w:rsidTr="00F42B87">
        <w:trPr>
          <w:trHeight w:val="487"/>
          <w:trPrChange w:id="712" w:author="Microsoft Office User" w:date="2016-05-22T17:15:00Z">
            <w:trPr>
              <w:trHeight w:val="487"/>
            </w:trPr>
          </w:trPrChange>
        </w:trPr>
        <w:tc>
          <w:tcPr>
            <w:tcW w:w="1843" w:type="dxa"/>
            <w:shd w:val="clear" w:color="auto" w:fill="auto"/>
            <w:tcPrChange w:id="713" w:author="Microsoft Office User" w:date="2016-05-22T17:15:00Z">
              <w:tcPr>
                <w:tcW w:w="1843" w:type="dxa"/>
                <w:shd w:val="clear" w:color="auto" w:fill="auto"/>
              </w:tcPr>
            </w:tcPrChange>
          </w:tcPr>
          <w:p w14:paraId="2482FACC"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762" w:type="dxa"/>
            <w:shd w:val="clear" w:color="auto" w:fill="auto"/>
            <w:tcPrChange w:id="714" w:author="Microsoft Office User" w:date="2016-05-22T17:15:00Z">
              <w:tcPr>
                <w:tcW w:w="1762" w:type="dxa"/>
                <w:shd w:val="clear" w:color="auto" w:fill="auto"/>
              </w:tcPr>
            </w:tcPrChange>
          </w:tcPr>
          <w:p w14:paraId="4FDC39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667" w:type="dxa"/>
            <w:shd w:val="clear" w:color="auto" w:fill="auto"/>
            <w:tcPrChange w:id="715" w:author="Microsoft Office User" w:date="2016-05-22T17:15:00Z">
              <w:tcPr>
                <w:tcW w:w="1667" w:type="dxa"/>
                <w:shd w:val="clear" w:color="auto" w:fill="auto"/>
              </w:tcPr>
            </w:tcPrChange>
          </w:tcPr>
          <w:p w14:paraId="4E83AD7C" w14:textId="77777777" w:rsidR="00EC104E" w:rsidRPr="0039711A" w:rsidRDefault="00EC104E"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756" w:type="dxa"/>
            <w:shd w:val="clear" w:color="auto" w:fill="auto"/>
            <w:tcPrChange w:id="716" w:author="Microsoft Office User" w:date="2016-05-22T17:15:00Z">
              <w:tcPr>
                <w:tcW w:w="1756" w:type="dxa"/>
                <w:shd w:val="clear" w:color="auto" w:fill="auto"/>
              </w:tcPr>
            </w:tcPrChange>
          </w:tcPr>
          <w:p w14:paraId="2CA34AE2"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Change w:id="717" w:author="Microsoft Office User" w:date="2016-05-22T17:15:00Z">
              <w:tcPr>
                <w:tcW w:w="1180" w:type="dxa"/>
                <w:shd w:val="clear" w:color="auto" w:fill="auto"/>
              </w:tcPr>
            </w:tcPrChange>
          </w:tcPr>
          <w:p w14:paraId="0F7C9BF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1243E266" w14:textId="77777777" w:rsidTr="00F42B87">
        <w:tc>
          <w:tcPr>
            <w:tcW w:w="1843" w:type="dxa"/>
            <w:shd w:val="clear" w:color="auto" w:fill="auto"/>
            <w:tcPrChange w:id="718" w:author="Microsoft Office User" w:date="2016-05-22T17:15:00Z">
              <w:tcPr>
                <w:tcW w:w="1843" w:type="dxa"/>
                <w:shd w:val="clear" w:color="auto" w:fill="auto"/>
              </w:tcPr>
            </w:tcPrChange>
          </w:tcPr>
          <w:p w14:paraId="2D8C8325"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NAME_</w:t>
            </w:r>
          </w:p>
        </w:tc>
        <w:tc>
          <w:tcPr>
            <w:tcW w:w="1762" w:type="dxa"/>
            <w:shd w:val="clear" w:color="auto" w:fill="auto"/>
            <w:tcPrChange w:id="719" w:author="Microsoft Office User" w:date="2016-05-22T17:15:00Z">
              <w:tcPr>
                <w:tcW w:w="1762" w:type="dxa"/>
                <w:shd w:val="clear" w:color="auto" w:fill="auto"/>
              </w:tcPr>
            </w:tcPrChange>
          </w:tcPr>
          <w:p w14:paraId="028FFAC9"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667" w:type="dxa"/>
            <w:shd w:val="clear" w:color="auto" w:fill="auto"/>
            <w:tcPrChange w:id="720" w:author="Microsoft Office User" w:date="2016-05-22T17:15:00Z">
              <w:tcPr>
                <w:tcW w:w="1667" w:type="dxa"/>
                <w:shd w:val="clear" w:color="auto" w:fill="auto"/>
              </w:tcPr>
            </w:tcPrChange>
          </w:tcPr>
          <w:p w14:paraId="6894AA6A"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Change w:id="721" w:author="Microsoft Office User" w:date="2016-05-22T17:15:00Z">
              <w:tcPr>
                <w:tcW w:w="1756" w:type="dxa"/>
                <w:shd w:val="clear" w:color="auto" w:fill="auto"/>
              </w:tcPr>
            </w:tcPrChange>
          </w:tcPr>
          <w:p w14:paraId="2A5A8399"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Change w:id="722" w:author="Microsoft Office User" w:date="2016-05-22T17:15:00Z">
              <w:tcPr>
                <w:tcW w:w="1180" w:type="dxa"/>
                <w:shd w:val="clear" w:color="auto" w:fill="auto"/>
              </w:tcPr>
            </w:tcPrChange>
          </w:tcPr>
          <w:p w14:paraId="6D773BF4"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文件名</w:t>
            </w:r>
          </w:p>
        </w:tc>
      </w:tr>
      <w:tr w:rsidR="00B95913" w:rsidRPr="00CB1DBB" w14:paraId="1490DBA8" w14:textId="77777777" w:rsidTr="00F42B87">
        <w:tc>
          <w:tcPr>
            <w:tcW w:w="1843" w:type="dxa"/>
            <w:shd w:val="clear" w:color="auto" w:fill="auto"/>
            <w:tcPrChange w:id="723" w:author="Microsoft Office User" w:date="2016-05-22T17:15:00Z">
              <w:tcPr>
                <w:tcW w:w="1843" w:type="dxa"/>
                <w:shd w:val="clear" w:color="auto" w:fill="auto"/>
              </w:tcPr>
            </w:tcPrChange>
          </w:tcPr>
          <w:p w14:paraId="5151261D" w14:textId="77777777" w:rsidR="00F51425" w:rsidRPr="0039711A" w:rsidRDefault="00EC104E" w:rsidP="00A95CCE">
            <w:pPr>
              <w:pStyle w:val="a8"/>
              <w:ind w:firstLineChars="0" w:firstLine="0"/>
              <w:rPr>
                <w:rFonts w:ascii="Times New Roman" w:hAnsi="Times New Roman"/>
                <w:color w:val="000000"/>
                <w:kern w:val="0"/>
                <w:lang w:eastAsia="zh-CN"/>
              </w:rPr>
            </w:pPr>
            <w:r w:rsidRPr="0039711A">
              <w:rPr>
                <w:rFonts w:ascii="Times New Roman" w:hAnsi="Times New Roman"/>
                <w:color w:val="000000"/>
                <w:kern w:val="0"/>
              </w:rPr>
              <w:t>DEPLOYMENT</w:t>
            </w:r>
          </w:p>
          <w:p w14:paraId="3130162E"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_ID_</w:t>
            </w:r>
          </w:p>
        </w:tc>
        <w:tc>
          <w:tcPr>
            <w:tcW w:w="1762" w:type="dxa"/>
            <w:shd w:val="clear" w:color="auto" w:fill="auto"/>
            <w:tcPrChange w:id="724" w:author="Microsoft Office User" w:date="2016-05-22T17:15:00Z">
              <w:tcPr>
                <w:tcW w:w="1762" w:type="dxa"/>
                <w:shd w:val="clear" w:color="auto" w:fill="auto"/>
              </w:tcPr>
            </w:tcPrChange>
          </w:tcPr>
          <w:p w14:paraId="1CCFAEEA"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Change w:id="725" w:author="Microsoft Office User" w:date="2016-05-22T17:15:00Z">
              <w:tcPr>
                <w:tcW w:w="1667" w:type="dxa"/>
                <w:shd w:val="clear" w:color="auto" w:fill="auto"/>
              </w:tcPr>
            </w:tcPrChange>
          </w:tcPr>
          <w:p w14:paraId="6676166E" w14:textId="77777777" w:rsidR="00EC104E" w:rsidRPr="00CB1DBB" w:rsidRDefault="00EC104E" w:rsidP="00A95CCE">
            <w:pPr>
              <w:pStyle w:val="a8"/>
              <w:ind w:firstLineChars="0" w:firstLine="0"/>
              <w:rPr>
                <w:rFonts w:ascii="Times New Roman" w:hAnsi="Times New Roman"/>
              </w:rPr>
            </w:pPr>
            <w:r w:rsidRPr="00CB1DBB">
              <w:rPr>
                <w:rFonts w:ascii="Times New Roman" w:hAnsi="Times New Roman"/>
                <w:lang w:eastAsia="zh-CN"/>
              </w:rPr>
              <w:t>YES</w:t>
            </w:r>
          </w:p>
        </w:tc>
        <w:tc>
          <w:tcPr>
            <w:tcW w:w="1756" w:type="dxa"/>
            <w:shd w:val="clear" w:color="auto" w:fill="auto"/>
            <w:tcPrChange w:id="726" w:author="Microsoft Office User" w:date="2016-05-22T17:15:00Z">
              <w:tcPr>
                <w:tcW w:w="1756" w:type="dxa"/>
                <w:shd w:val="clear" w:color="auto" w:fill="auto"/>
              </w:tcPr>
            </w:tcPrChange>
          </w:tcPr>
          <w:p w14:paraId="5B47687B"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Change w:id="727" w:author="Microsoft Office User" w:date="2016-05-22T17:15:00Z">
              <w:tcPr>
                <w:tcW w:w="1180" w:type="dxa"/>
                <w:shd w:val="clear" w:color="auto" w:fill="auto"/>
              </w:tcPr>
            </w:tcPrChange>
          </w:tcPr>
          <w:p w14:paraId="5D800D73"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表编号</w:t>
            </w:r>
          </w:p>
        </w:tc>
      </w:tr>
      <w:tr w:rsidR="00B95913" w:rsidRPr="00CB1DBB" w14:paraId="3E08308D" w14:textId="77777777" w:rsidTr="00F42B87">
        <w:tc>
          <w:tcPr>
            <w:tcW w:w="1843" w:type="dxa"/>
            <w:shd w:val="clear" w:color="auto" w:fill="auto"/>
            <w:tcPrChange w:id="728" w:author="Microsoft Office User" w:date="2016-05-22T17:15:00Z">
              <w:tcPr>
                <w:tcW w:w="1843" w:type="dxa"/>
                <w:shd w:val="clear" w:color="auto" w:fill="auto"/>
              </w:tcPr>
            </w:tcPrChange>
          </w:tcPr>
          <w:p w14:paraId="14477E92"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BYTES_</w:t>
            </w:r>
          </w:p>
        </w:tc>
        <w:tc>
          <w:tcPr>
            <w:tcW w:w="1762" w:type="dxa"/>
            <w:shd w:val="clear" w:color="auto" w:fill="auto"/>
            <w:tcPrChange w:id="729" w:author="Microsoft Office User" w:date="2016-05-22T17:15:00Z">
              <w:tcPr>
                <w:tcW w:w="1762" w:type="dxa"/>
                <w:shd w:val="clear" w:color="auto" w:fill="auto"/>
              </w:tcPr>
            </w:tcPrChange>
          </w:tcPr>
          <w:p w14:paraId="15CF65E8"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667" w:type="dxa"/>
            <w:shd w:val="clear" w:color="auto" w:fill="auto"/>
            <w:tcPrChange w:id="730" w:author="Microsoft Office User" w:date="2016-05-22T17:15:00Z">
              <w:tcPr>
                <w:tcW w:w="1667" w:type="dxa"/>
                <w:shd w:val="clear" w:color="auto" w:fill="auto"/>
              </w:tcPr>
            </w:tcPrChange>
          </w:tcPr>
          <w:p w14:paraId="508537F7"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Change w:id="731" w:author="Microsoft Office User" w:date="2016-05-22T17:15:00Z">
              <w:tcPr>
                <w:tcW w:w="1756" w:type="dxa"/>
                <w:shd w:val="clear" w:color="auto" w:fill="auto"/>
              </w:tcPr>
            </w:tcPrChange>
          </w:tcPr>
          <w:p w14:paraId="21C0F1E6"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Change w:id="732" w:author="Microsoft Office User" w:date="2016-05-22T17:15:00Z">
              <w:tcPr>
                <w:tcW w:w="1180" w:type="dxa"/>
                <w:shd w:val="clear" w:color="auto" w:fill="auto"/>
              </w:tcPr>
            </w:tcPrChange>
          </w:tcPr>
          <w:p w14:paraId="020CBF01"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部署文件</w:t>
            </w:r>
          </w:p>
        </w:tc>
      </w:tr>
      <w:tr w:rsidR="00B95913" w:rsidRPr="00CB1DBB" w14:paraId="7559D630" w14:textId="77777777" w:rsidTr="00F42B87">
        <w:trPr>
          <w:trHeight w:val="416"/>
          <w:trPrChange w:id="733" w:author="Microsoft Office User" w:date="2016-05-22T17:15:00Z">
            <w:trPr>
              <w:trHeight w:val="416"/>
            </w:trPr>
          </w:trPrChange>
        </w:trPr>
        <w:tc>
          <w:tcPr>
            <w:tcW w:w="1843" w:type="dxa"/>
            <w:shd w:val="clear" w:color="auto" w:fill="auto"/>
            <w:tcPrChange w:id="734" w:author="Microsoft Office User" w:date="2016-05-22T17:15:00Z">
              <w:tcPr>
                <w:tcW w:w="1843" w:type="dxa"/>
                <w:shd w:val="clear" w:color="auto" w:fill="auto"/>
              </w:tcPr>
            </w:tcPrChange>
          </w:tcPr>
          <w:p w14:paraId="5B3B6AF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GENERATED_</w:t>
            </w:r>
          </w:p>
        </w:tc>
        <w:tc>
          <w:tcPr>
            <w:tcW w:w="1762" w:type="dxa"/>
            <w:shd w:val="clear" w:color="auto" w:fill="auto"/>
            <w:tcPrChange w:id="735" w:author="Microsoft Office User" w:date="2016-05-22T17:15:00Z">
              <w:tcPr>
                <w:tcW w:w="1762" w:type="dxa"/>
                <w:shd w:val="clear" w:color="auto" w:fill="auto"/>
              </w:tcPr>
            </w:tcPrChange>
          </w:tcPr>
          <w:p w14:paraId="11844D9F"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667" w:type="dxa"/>
            <w:shd w:val="clear" w:color="auto" w:fill="auto"/>
            <w:tcPrChange w:id="736" w:author="Microsoft Office User" w:date="2016-05-22T17:15:00Z">
              <w:tcPr>
                <w:tcW w:w="1667" w:type="dxa"/>
                <w:shd w:val="clear" w:color="auto" w:fill="auto"/>
              </w:tcPr>
            </w:tcPrChange>
          </w:tcPr>
          <w:p w14:paraId="1BA27AD8"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Change w:id="737" w:author="Microsoft Office User" w:date="2016-05-22T17:15:00Z">
              <w:tcPr>
                <w:tcW w:w="1756" w:type="dxa"/>
                <w:shd w:val="clear" w:color="auto" w:fill="auto"/>
              </w:tcPr>
            </w:tcPrChange>
          </w:tcPr>
          <w:p w14:paraId="434F7F25"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Change w:id="738" w:author="Microsoft Office User" w:date="2016-05-22T17:15:00Z">
              <w:tcPr>
                <w:tcW w:w="1180" w:type="dxa"/>
                <w:shd w:val="clear" w:color="auto" w:fill="auto"/>
              </w:tcPr>
            </w:tcPrChange>
          </w:tcPr>
          <w:p w14:paraId="5BCD7DA4" w14:textId="77777777" w:rsidR="004E5AE2" w:rsidRPr="00CB1DBB" w:rsidRDefault="00C924EE" w:rsidP="00A95CCE">
            <w:pPr>
              <w:pStyle w:val="a8"/>
              <w:ind w:firstLineChars="0" w:firstLine="0"/>
              <w:rPr>
                <w:rFonts w:ascii="Times New Roman" w:hAnsi="Times New Roman"/>
                <w:lang w:eastAsia="zh-CN"/>
              </w:rPr>
            </w:pPr>
            <w:r w:rsidRPr="00CB1DBB">
              <w:rPr>
                <w:rFonts w:ascii="Times New Roman" w:hAnsi="Times New Roman"/>
                <w:lang w:eastAsia="zh-CN"/>
              </w:rPr>
              <w:t>是否生成</w:t>
            </w:r>
          </w:p>
        </w:tc>
      </w:tr>
    </w:tbl>
    <w:p w14:paraId="127AF8EF" w14:textId="77777777" w:rsidR="00EA3782" w:rsidRDefault="00EA3782" w:rsidP="00CC39B1">
      <w:pPr>
        <w:pStyle w:val="a8"/>
        <w:ind w:left="960" w:firstLineChars="0" w:firstLine="0"/>
        <w:rPr>
          <w:rFonts w:ascii="Times New Roman" w:hAnsi="Times New Roman"/>
        </w:rPr>
        <w:sectPr w:rsidR="00EA3782" w:rsidSect="00CB1DBB">
          <w:headerReference w:type="default" r:id="rId33"/>
          <w:type w:val="continuous"/>
          <w:pgSz w:w="11900" w:h="16840"/>
          <w:pgMar w:top="1418" w:right="1134" w:bottom="1418" w:left="1588" w:header="1134" w:footer="709" w:gutter="0"/>
          <w:cols w:space="708"/>
          <w:docGrid w:linePitch="360"/>
        </w:sectPr>
      </w:pPr>
    </w:p>
    <w:p w14:paraId="12ACA84B" w14:textId="77777777" w:rsidR="00CC39B1" w:rsidRPr="0039711A" w:rsidRDefault="00CC39B1" w:rsidP="00CC39B1">
      <w:pPr>
        <w:pStyle w:val="a8"/>
        <w:ind w:left="960" w:firstLineChars="0" w:firstLine="0"/>
        <w:rPr>
          <w:rFonts w:ascii="Times New Roman" w:hAnsi="Times New Roman"/>
        </w:rPr>
      </w:pPr>
    </w:p>
    <w:p w14:paraId="04C0F2F5" w14:textId="77777777" w:rsidR="00EC104E"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ACT_GE_PROPERTY</w:t>
      </w:r>
      <w:r w:rsidR="00977567" w:rsidRPr="0039711A">
        <w:rPr>
          <w:rFonts w:ascii="Times New Roman" w:hAnsi="Times New Roman"/>
          <w:color w:val="000000"/>
          <w:kern w:val="0"/>
          <w:lang w:eastAsia="zh-CN"/>
        </w:rPr>
        <w:t xml:space="preserve"> </w:t>
      </w:r>
      <w:r w:rsidR="005A6DA9" w:rsidRPr="0039711A">
        <w:rPr>
          <w:rFonts w:ascii="Times New Roman" w:hAnsi="Times New Roman"/>
          <w:color w:val="000000"/>
          <w:kern w:val="0"/>
          <w:lang w:eastAsia="zh-CN"/>
        </w:rPr>
        <w:t>记录</w:t>
      </w:r>
      <w:r w:rsidR="00F61AC2" w:rsidRPr="00CB1DBB">
        <w:rPr>
          <w:rFonts w:ascii="Times New Roman" w:hAnsi="Times New Roman"/>
          <w:color w:val="000000"/>
          <w:kern w:val="0"/>
          <w:lang w:eastAsia="zh-CN"/>
        </w:rPr>
        <w:t xml:space="preserve">Activiti </w:t>
      </w:r>
      <w:r w:rsidR="00E167E2" w:rsidRPr="00CB1DBB">
        <w:rPr>
          <w:rFonts w:ascii="Times New Roman" w:hAnsi="Times New Roman"/>
          <w:color w:val="000000"/>
          <w:kern w:val="0"/>
          <w:lang w:eastAsia="zh-CN"/>
        </w:rPr>
        <w:t>相属性</w:t>
      </w:r>
      <w:r w:rsidR="00FC05A8" w:rsidRPr="00CB1DBB">
        <w:rPr>
          <w:rFonts w:ascii="Times New Roman" w:hAnsi="Times New Roman"/>
          <w:color w:val="000000"/>
          <w:kern w:val="0"/>
          <w:lang w:eastAsia="zh-CN"/>
        </w:rPr>
        <w:t>数据</w:t>
      </w:r>
    </w:p>
    <w:p w14:paraId="79354CD5" w14:textId="77777777" w:rsidR="00EC104E" w:rsidRPr="0039711A" w:rsidRDefault="006928DD" w:rsidP="006928DD">
      <w:pPr>
        <w:pStyle w:val="ab"/>
        <w:ind w:firstLine="400"/>
        <w:jc w:val="center"/>
        <w:rPr>
          <w:rFonts w:ascii="Times New Roman" w:hAnsi="Times New Roman"/>
          <w:color w:val="000000"/>
          <w:kern w:val="0"/>
        </w:rPr>
      </w:pPr>
      <w:r w:rsidRPr="00CB1DBB">
        <w:rPr>
          <w:rFonts w:ascii="Times New Roman" w:hAnsi="Times New Roman" w:hint="eastAsia"/>
        </w:rPr>
        <w:t>表</w:t>
      </w:r>
      <w:r w:rsidR="00992E4D"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资源属性表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518860" w14:textId="77777777" w:rsidTr="00A95CCE">
        <w:tc>
          <w:tcPr>
            <w:tcW w:w="2071" w:type="dxa"/>
            <w:shd w:val="clear" w:color="auto" w:fill="BFBFBF"/>
          </w:tcPr>
          <w:p w14:paraId="0CD1918D" w14:textId="77777777" w:rsidR="00EC104E" w:rsidRPr="00CB1DBB"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EC97F99"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3310551"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AA5F47B"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BA0D67F"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C205714" w14:textId="77777777" w:rsidTr="00A95CCE">
        <w:tc>
          <w:tcPr>
            <w:tcW w:w="2071" w:type="dxa"/>
            <w:shd w:val="clear" w:color="auto" w:fill="auto"/>
          </w:tcPr>
          <w:p w14:paraId="36E9943B"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NAME_  </w:t>
            </w:r>
          </w:p>
        </w:tc>
        <w:tc>
          <w:tcPr>
            <w:tcW w:w="1953" w:type="dxa"/>
            <w:shd w:val="clear" w:color="auto" w:fill="auto"/>
          </w:tcPr>
          <w:p w14:paraId="39E86E9B"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E7FB9D"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AC7E90"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E8053EB"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5AA5A418" w14:textId="77777777" w:rsidTr="00A95CCE">
        <w:tc>
          <w:tcPr>
            <w:tcW w:w="2071" w:type="dxa"/>
            <w:shd w:val="clear" w:color="auto" w:fill="auto"/>
          </w:tcPr>
          <w:p w14:paraId="7FB98C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VALUE_  </w:t>
            </w:r>
          </w:p>
        </w:tc>
        <w:tc>
          <w:tcPr>
            <w:tcW w:w="1953" w:type="dxa"/>
            <w:shd w:val="clear" w:color="auto" w:fill="auto"/>
          </w:tcPr>
          <w:p w14:paraId="0C3CF861"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varchar(300)</w:t>
            </w:r>
          </w:p>
        </w:tc>
        <w:tc>
          <w:tcPr>
            <w:tcW w:w="1425" w:type="dxa"/>
            <w:shd w:val="clear" w:color="auto" w:fill="auto"/>
          </w:tcPr>
          <w:p w14:paraId="1A115803"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66A3C77"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549E5EBF"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48C57EF3" w14:textId="77777777" w:rsidTr="00A95CCE">
        <w:tc>
          <w:tcPr>
            <w:tcW w:w="2071" w:type="dxa"/>
            <w:shd w:val="clear" w:color="auto" w:fill="auto"/>
          </w:tcPr>
          <w:p w14:paraId="1F951D57"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693464F"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4AFD04EA"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7B25208"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3F01F29E"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乐观锁</w:t>
            </w:r>
          </w:p>
        </w:tc>
      </w:tr>
    </w:tbl>
    <w:p w14:paraId="1D70ABFC" w14:textId="77777777" w:rsidR="00271943" w:rsidRDefault="00271943" w:rsidP="00EC104E">
      <w:pPr>
        <w:pStyle w:val="a8"/>
        <w:ind w:left="960" w:firstLineChars="0" w:firstLine="0"/>
        <w:rPr>
          <w:ins w:id="739" w:author="Microsoft Office User" w:date="2016-05-22T17:16:00Z"/>
          <w:rFonts w:ascii="Times New Roman" w:hAnsi="Times New Roman"/>
          <w:color w:val="000000"/>
          <w:kern w:val="0"/>
        </w:rPr>
        <w:sectPr w:rsidR="00271943" w:rsidSect="00CB1DBB">
          <w:headerReference w:type="default" r:id="rId34"/>
          <w:type w:val="continuous"/>
          <w:pgSz w:w="11900" w:h="16840"/>
          <w:pgMar w:top="1418" w:right="1134" w:bottom="1418" w:left="1588" w:header="709" w:footer="709" w:gutter="0"/>
          <w:cols w:space="708"/>
          <w:docGrid w:linePitch="360"/>
        </w:sectPr>
      </w:pPr>
    </w:p>
    <w:p w14:paraId="5BA40B2A" w14:textId="77D40FD7" w:rsidR="00EC104E" w:rsidRPr="0039711A" w:rsidRDefault="00EC104E" w:rsidP="00EC104E">
      <w:pPr>
        <w:pStyle w:val="a8"/>
        <w:ind w:left="960" w:firstLineChars="0" w:firstLine="0"/>
        <w:rPr>
          <w:rFonts w:ascii="Times New Roman" w:hAnsi="Times New Roman"/>
          <w:color w:val="000000"/>
          <w:kern w:val="0"/>
        </w:rPr>
      </w:pPr>
    </w:p>
    <w:p w14:paraId="3F4D30C3"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ACT_HI_ACTINST</w:t>
      </w:r>
      <w:r w:rsidR="00713D70" w:rsidRPr="00CB1DBB">
        <w:rPr>
          <w:rFonts w:ascii="Times New Roman" w:hAnsi="Times New Roman"/>
          <w:color w:val="000000"/>
          <w:kern w:val="0"/>
          <w:lang w:eastAsia="zh-CN"/>
        </w:rPr>
        <w:t xml:space="preserve"> </w:t>
      </w:r>
      <w:r w:rsidR="00713D70" w:rsidRPr="00CB1DBB">
        <w:rPr>
          <w:rFonts w:ascii="Times New Roman" w:hAnsi="Times New Roman" w:hint="eastAsia"/>
          <w:color w:val="000000"/>
          <w:kern w:val="0"/>
          <w:lang w:eastAsia="zh-CN"/>
        </w:rPr>
        <w:t>表</w:t>
      </w:r>
      <w:r w:rsidR="00713D70" w:rsidRPr="00CB1DBB">
        <w:rPr>
          <w:rFonts w:ascii="Times New Roman" w:hAnsi="Times New Roman"/>
          <w:color w:val="000000"/>
          <w:kern w:val="0"/>
          <w:lang w:eastAsia="zh-CN"/>
        </w:rPr>
        <w:t>用来保存历史节点数据</w:t>
      </w:r>
      <w:r w:rsidR="006825EF" w:rsidRPr="00CB1DBB">
        <w:rPr>
          <w:rFonts w:ascii="Times New Roman" w:hAnsi="Times New Roman" w:hint="eastAsia"/>
          <w:color w:val="000000"/>
          <w:kern w:val="0"/>
          <w:lang w:eastAsia="zh-CN"/>
        </w:rPr>
        <w:t>信息</w:t>
      </w:r>
      <w:r w:rsidR="00FC05A8" w:rsidRPr="00CB1DBB">
        <w:rPr>
          <w:rFonts w:ascii="Times New Roman" w:hAnsi="Times New Roman"/>
          <w:color w:val="000000"/>
          <w:kern w:val="0"/>
          <w:lang w:eastAsia="zh-CN"/>
        </w:rPr>
        <w:t>，</w:t>
      </w:r>
      <w:r w:rsidR="00FC05A8" w:rsidRPr="00CB1DBB">
        <w:rPr>
          <w:rFonts w:ascii="Times New Roman" w:hAnsi="Times New Roman" w:hint="eastAsia"/>
          <w:color w:val="000000"/>
          <w:kern w:val="0"/>
          <w:lang w:eastAsia="zh-CN"/>
        </w:rPr>
        <w:t>和</w:t>
      </w:r>
      <w:r w:rsidR="00FC05A8" w:rsidRPr="00CB1DBB">
        <w:rPr>
          <w:rFonts w:ascii="Times New Roman" w:hAnsi="Times New Roman" w:hint="eastAsia"/>
          <w:color w:val="000000"/>
          <w:kern w:val="0"/>
          <w:lang w:eastAsia="zh-CN"/>
        </w:rPr>
        <w:t>HI</w:t>
      </w:r>
      <w:r w:rsidR="00FC05A8" w:rsidRPr="00CB1DBB">
        <w:rPr>
          <w:rFonts w:ascii="Times New Roman" w:hAnsi="Times New Roman"/>
          <w:color w:val="000000"/>
          <w:kern w:val="0"/>
          <w:lang w:eastAsia="zh-CN"/>
        </w:rPr>
        <w:t>_TASKINST</w:t>
      </w:r>
      <w:r w:rsidR="00FC05A8" w:rsidRPr="00CB1DBB">
        <w:rPr>
          <w:rFonts w:ascii="Times New Roman" w:hAnsi="Times New Roman"/>
          <w:color w:val="000000"/>
          <w:kern w:val="0"/>
          <w:lang w:eastAsia="zh-CN"/>
        </w:rPr>
        <w:t>的</w:t>
      </w:r>
      <w:r w:rsidR="00FC05A8" w:rsidRPr="00CB1DBB">
        <w:rPr>
          <w:rFonts w:ascii="Times New Roman" w:hAnsi="Times New Roman" w:hint="eastAsia"/>
          <w:color w:val="000000"/>
          <w:kern w:val="0"/>
          <w:lang w:eastAsia="zh-CN"/>
        </w:rPr>
        <w:t>区别</w:t>
      </w:r>
      <w:r w:rsidR="00FC05A8" w:rsidRPr="00CB1DBB">
        <w:rPr>
          <w:rFonts w:ascii="Times New Roman" w:hAnsi="Times New Roman"/>
          <w:color w:val="000000"/>
          <w:kern w:val="0"/>
          <w:lang w:eastAsia="zh-CN"/>
        </w:rPr>
        <w:t>在于</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ta</w:t>
      </w:r>
      <w:r w:rsidR="00FC05A8" w:rsidRPr="00CB1DBB">
        <w:rPr>
          <w:rFonts w:ascii="Times New Roman" w:hAnsi="Times New Roman"/>
          <w:color w:val="000000"/>
          <w:kern w:val="0"/>
          <w:lang w:eastAsia="zh-CN"/>
        </w:rPr>
        <w:t xml:space="preserve">skinst </w:t>
      </w:r>
      <w:r w:rsidR="00FC05A8" w:rsidRPr="00CB1DBB">
        <w:rPr>
          <w:rFonts w:ascii="Times New Roman" w:hAnsi="Times New Roman" w:hint="eastAsia"/>
          <w:color w:val="000000"/>
          <w:kern w:val="0"/>
          <w:lang w:eastAsia="zh-CN"/>
        </w:rPr>
        <w:t>只</w:t>
      </w:r>
      <w:r w:rsidR="00FC05A8" w:rsidRPr="00CB1DBB">
        <w:rPr>
          <w:rFonts w:ascii="Times New Roman" w:hAnsi="Times New Roman"/>
          <w:color w:val="000000"/>
          <w:kern w:val="0"/>
          <w:lang w:eastAsia="zh-CN"/>
        </w:rPr>
        <w:t>记录</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user</w:t>
      </w:r>
      <w:r w:rsidR="00FC05A8" w:rsidRPr="00CB1DBB">
        <w:rPr>
          <w:rFonts w:ascii="Times New Roman" w:hAnsi="Times New Roman"/>
          <w:color w:val="000000"/>
          <w:kern w:val="0"/>
          <w:lang w:eastAsia="zh-CN"/>
        </w:rPr>
        <w:t xml:space="preserve">task </w:t>
      </w:r>
      <w:r w:rsidR="00FC05A8" w:rsidRPr="00CB1DBB">
        <w:rPr>
          <w:rFonts w:ascii="Times New Roman" w:hAnsi="Times New Roman" w:hint="eastAsia"/>
          <w:color w:val="000000"/>
          <w:kern w:val="0"/>
          <w:lang w:eastAsia="zh-CN"/>
        </w:rPr>
        <w:t>内容</w:t>
      </w:r>
    </w:p>
    <w:p w14:paraId="0F546EE7" w14:textId="77777777" w:rsidR="00F7385B" w:rsidRPr="0039711A" w:rsidRDefault="00992E4D" w:rsidP="00906AE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历史活动实例表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40" w:author="Microsoft Office User" w:date="2016-05-22T17:15:00Z">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083"/>
        <w:gridCol w:w="1789"/>
        <w:gridCol w:w="1292"/>
        <w:gridCol w:w="835"/>
        <w:gridCol w:w="2209"/>
        <w:tblGridChange w:id="741">
          <w:tblGrid>
            <w:gridCol w:w="2083"/>
            <w:gridCol w:w="1789"/>
            <w:gridCol w:w="1292"/>
            <w:gridCol w:w="835"/>
            <w:gridCol w:w="2209"/>
          </w:tblGrid>
        </w:tblGridChange>
      </w:tblGrid>
      <w:tr w:rsidR="00B95913" w:rsidRPr="00CB1DBB" w14:paraId="74410275" w14:textId="77777777" w:rsidTr="00271943">
        <w:trPr>
          <w:tblHeader/>
        </w:trPr>
        <w:tc>
          <w:tcPr>
            <w:tcW w:w="2083" w:type="dxa"/>
            <w:shd w:val="clear" w:color="auto" w:fill="BFBFBF"/>
            <w:tcPrChange w:id="742" w:author="Microsoft Office User" w:date="2016-05-22T17:15:00Z">
              <w:tcPr>
                <w:tcW w:w="2083" w:type="dxa"/>
                <w:shd w:val="clear" w:color="auto" w:fill="BFBFBF"/>
              </w:tcPr>
            </w:tcPrChange>
          </w:tcPr>
          <w:p w14:paraId="352F4107" w14:textId="77777777" w:rsidR="00F7385B" w:rsidRPr="00CB1DBB" w:rsidRDefault="00F7385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Change w:id="743" w:author="Microsoft Office User" w:date="2016-05-22T17:15:00Z">
              <w:tcPr>
                <w:tcW w:w="1806" w:type="dxa"/>
                <w:shd w:val="clear" w:color="auto" w:fill="BFBFBF"/>
              </w:tcPr>
            </w:tcPrChange>
          </w:tcPr>
          <w:p w14:paraId="70DE6A5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324" w:type="dxa"/>
            <w:shd w:val="clear" w:color="auto" w:fill="BFBFBF"/>
            <w:tcPrChange w:id="744" w:author="Microsoft Office User" w:date="2016-05-22T17:15:00Z">
              <w:tcPr>
                <w:tcW w:w="1324" w:type="dxa"/>
                <w:shd w:val="clear" w:color="auto" w:fill="BFBFBF"/>
              </w:tcPr>
            </w:tcPrChange>
          </w:tcPr>
          <w:p w14:paraId="1FA30378"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43" w:type="dxa"/>
            <w:shd w:val="clear" w:color="auto" w:fill="BFBFBF"/>
            <w:tcPrChange w:id="745" w:author="Microsoft Office User" w:date="2016-05-22T17:15:00Z">
              <w:tcPr>
                <w:tcW w:w="843" w:type="dxa"/>
                <w:shd w:val="clear" w:color="auto" w:fill="BFBFBF"/>
              </w:tcPr>
            </w:tcPrChange>
          </w:tcPr>
          <w:p w14:paraId="4BC8E75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297" w:type="dxa"/>
            <w:shd w:val="clear" w:color="auto" w:fill="BFBFBF"/>
            <w:tcPrChange w:id="746" w:author="Microsoft Office User" w:date="2016-05-22T17:15:00Z">
              <w:tcPr>
                <w:tcW w:w="2297" w:type="dxa"/>
                <w:shd w:val="clear" w:color="auto" w:fill="BFBFBF"/>
              </w:tcPr>
            </w:tcPrChange>
          </w:tcPr>
          <w:p w14:paraId="755FB8C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227E76" w14:textId="77777777" w:rsidTr="00CB1DBB">
        <w:tc>
          <w:tcPr>
            <w:tcW w:w="2083" w:type="dxa"/>
            <w:shd w:val="clear" w:color="auto" w:fill="auto"/>
          </w:tcPr>
          <w:p w14:paraId="7D08440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4127A92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991DFF7"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43" w:type="dxa"/>
            <w:shd w:val="clear" w:color="auto" w:fill="auto"/>
          </w:tcPr>
          <w:p w14:paraId="5C49DE8C" w14:textId="77777777" w:rsidR="00F7385B" w:rsidRPr="00CB1DBB" w:rsidRDefault="00F7385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2297" w:type="dxa"/>
            <w:shd w:val="clear" w:color="auto" w:fill="auto"/>
          </w:tcPr>
          <w:p w14:paraId="18EB763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编程</w:t>
            </w:r>
          </w:p>
        </w:tc>
      </w:tr>
      <w:tr w:rsidR="00B95913" w:rsidRPr="00CB1DBB" w14:paraId="7CF1F3B3" w14:textId="77777777" w:rsidTr="00CB1DBB">
        <w:trPr>
          <w:trHeight w:val="487"/>
        </w:trPr>
        <w:tc>
          <w:tcPr>
            <w:tcW w:w="2083" w:type="dxa"/>
            <w:shd w:val="clear" w:color="auto" w:fill="auto"/>
          </w:tcPr>
          <w:p w14:paraId="725A38F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0A48ACE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11F05B2" w14:textId="77777777" w:rsidR="00F7385B" w:rsidRPr="0039711A" w:rsidRDefault="00F7385B" w:rsidP="00A95CCE">
            <w:pPr>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3E2A52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8A56A7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40F08BDF" w14:textId="77777777" w:rsidTr="00CB1DBB">
        <w:tc>
          <w:tcPr>
            <w:tcW w:w="2083" w:type="dxa"/>
            <w:shd w:val="clear" w:color="auto" w:fill="auto"/>
          </w:tcPr>
          <w:p w14:paraId="691F1B2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696099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39F28AC2"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28C2031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5FCDE7F"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4EE75790" w14:textId="77777777" w:rsidTr="00CB1DBB">
        <w:trPr>
          <w:trHeight w:val="585"/>
        </w:trPr>
        <w:tc>
          <w:tcPr>
            <w:tcW w:w="2083" w:type="dxa"/>
            <w:shd w:val="clear" w:color="auto" w:fill="auto"/>
          </w:tcPr>
          <w:p w14:paraId="6732CCC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806" w:type="dxa"/>
            <w:shd w:val="clear" w:color="auto" w:fill="auto"/>
          </w:tcPr>
          <w:p w14:paraId="22E6647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7BA97E0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3054A6FD"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A9706A9"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1BEF50A" w14:textId="77777777" w:rsidTr="00CB1DBB">
        <w:trPr>
          <w:trHeight w:val="585"/>
        </w:trPr>
        <w:tc>
          <w:tcPr>
            <w:tcW w:w="2083" w:type="dxa"/>
            <w:shd w:val="clear" w:color="auto" w:fill="auto"/>
          </w:tcPr>
          <w:p w14:paraId="1C1704C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1806" w:type="dxa"/>
            <w:shd w:val="clear" w:color="auto" w:fill="auto"/>
          </w:tcPr>
          <w:p w14:paraId="3A20365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00D189D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01A1B59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3C0AD23" w14:textId="77777777" w:rsidR="00F7385B" w:rsidRPr="00CB1DBB" w:rsidRDefault="00EB1F45" w:rsidP="00A95CCE">
            <w:pPr>
              <w:pStyle w:val="a8"/>
              <w:ind w:firstLineChars="0" w:firstLine="0"/>
              <w:rPr>
                <w:rFonts w:ascii="Times New Roman" w:hAnsi="Times New Roman"/>
                <w:lang w:eastAsia="zh-CN"/>
              </w:rPr>
            </w:pPr>
            <w:r w:rsidRPr="00CB1DBB">
              <w:rPr>
                <w:rFonts w:ascii="Times New Roman" w:hAnsi="Times New Roman"/>
                <w:lang w:eastAsia="zh-CN"/>
              </w:rPr>
              <w:t>节点</w:t>
            </w:r>
            <w:r w:rsidRPr="00CB1DBB">
              <w:rPr>
                <w:rFonts w:ascii="Times New Roman" w:hAnsi="Times New Roman" w:hint="eastAsia"/>
                <w:lang w:eastAsia="zh-CN"/>
              </w:rPr>
              <w:t>编号</w:t>
            </w:r>
          </w:p>
        </w:tc>
      </w:tr>
      <w:tr w:rsidR="00B95913" w:rsidRPr="00CB1DBB" w14:paraId="1FA7687C" w14:textId="77777777" w:rsidTr="00CB1DBB">
        <w:trPr>
          <w:trHeight w:val="585"/>
        </w:trPr>
        <w:tc>
          <w:tcPr>
            <w:tcW w:w="2083" w:type="dxa"/>
            <w:shd w:val="clear" w:color="auto" w:fill="auto"/>
          </w:tcPr>
          <w:p w14:paraId="15CB393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05FCEF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66948F5F"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6C4D0E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32BBABA" w14:textId="77777777" w:rsidR="00F7385B" w:rsidRPr="00CB1DBB" w:rsidRDefault="00C16336" w:rsidP="00A95CCE">
            <w:pPr>
              <w:pStyle w:val="a8"/>
              <w:ind w:firstLineChars="0" w:firstLine="0"/>
              <w:rPr>
                <w:rFonts w:ascii="Times New Roman" w:hAnsi="Times New Roman"/>
                <w:lang w:eastAsia="zh-CN"/>
              </w:rPr>
            </w:pPr>
            <w:r w:rsidRPr="00CB1DBB">
              <w:rPr>
                <w:rFonts w:ascii="Times New Roman" w:hAnsi="Times New Roman"/>
                <w:lang w:eastAsia="zh-CN"/>
              </w:rPr>
              <w:t>任务实例编号</w:t>
            </w:r>
          </w:p>
        </w:tc>
      </w:tr>
      <w:tr w:rsidR="00B95913" w:rsidRPr="00CB1DBB" w14:paraId="62D1B18D" w14:textId="77777777" w:rsidTr="00CB1DBB">
        <w:trPr>
          <w:trHeight w:val="585"/>
        </w:trPr>
        <w:tc>
          <w:tcPr>
            <w:tcW w:w="2083" w:type="dxa"/>
            <w:shd w:val="clear" w:color="auto" w:fill="auto"/>
          </w:tcPr>
          <w:p w14:paraId="74601AA3" w14:textId="77777777" w:rsidR="00695627"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CALL_PROC</w:t>
            </w:r>
          </w:p>
          <w:p w14:paraId="25EAC4E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_INST_ID_</w:t>
            </w:r>
          </w:p>
        </w:tc>
        <w:tc>
          <w:tcPr>
            <w:tcW w:w="1806" w:type="dxa"/>
            <w:shd w:val="clear" w:color="auto" w:fill="auto"/>
          </w:tcPr>
          <w:p w14:paraId="3A904B6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4CA9697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43" w:type="dxa"/>
            <w:shd w:val="clear" w:color="auto" w:fill="auto"/>
          </w:tcPr>
          <w:p w14:paraId="1A3FB2CE"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8BB41A2" w14:textId="77777777" w:rsidR="00F7385B" w:rsidRPr="00CB1DBB" w:rsidRDefault="005B07B4" w:rsidP="00A95CCE">
            <w:pPr>
              <w:pStyle w:val="a8"/>
              <w:ind w:firstLineChars="0" w:firstLine="0"/>
              <w:rPr>
                <w:rFonts w:ascii="Times New Roman" w:hAnsi="Times New Roman"/>
                <w:lang w:eastAsia="zh-CN"/>
              </w:rPr>
            </w:pPr>
            <w:r w:rsidRPr="00CB1DBB">
              <w:rPr>
                <w:rFonts w:ascii="Times New Roman" w:hAnsi="Times New Roman"/>
                <w:lang w:eastAsia="zh-CN"/>
              </w:rPr>
              <w:t>调用外部流程的流程实例</w:t>
            </w:r>
            <w:r w:rsidRPr="00CB1DBB">
              <w:rPr>
                <w:rFonts w:ascii="Times New Roman" w:hAnsi="Times New Roman"/>
                <w:lang w:eastAsia="zh-CN"/>
              </w:rPr>
              <w:t>ID</w:t>
            </w:r>
          </w:p>
        </w:tc>
      </w:tr>
      <w:tr w:rsidR="00B95913" w:rsidRPr="00CB1DBB" w14:paraId="4ECE994A" w14:textId="77777777" w:rsidTr="00CB1DBB">
        <w:tc>
          <w:tcPr>
            <w:tcW w:w="2083" w:type="dxa"/>
            <w:shd w:val="clear" w:color="auto" w:fill="auto"/>
          </w:tcPr>
          <w:p w14:paraId="219555E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ACT_NAME_</w:t>
            </w:r>
          </w:p>
        </w:tc>
        <w:tc>
          <w:tcPr>
            <w:tcW w:w="1806" w:type="dxa"/>
            <w:shd w:val="clear" w:color="auto" w:fill="auto"/>
          </w:tcPr>
          <w:p w14:paraId="790E278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2F10773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YES</w:t>
            </w:r>
          </w:p>
        </w:tc>
        <w:tc>
          <w:tcPr>
            <w:tcW w:w="843" w:type="dxa"/>
            <w:shd w:val="clear" w:color="auto" w:fill="auto"/>
          </w:tcPr>
          <w:p w14:paraId="25BA199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F73F6C3"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节点名称</w:t>
            </w:r>
          </w:p>
        </w:tc>
      </w:tr>
      <w:tr w:rsidR="00B95913" w:rsidRPr="00CB1DBB" w14:paraId="2A447FDD" w14:textId="77777777" w:rsidTr="00CB1DBB">
        <w:trPr>
          <w:trHeight w:val="416"/>
        </w:trPr>
        <w:tc>
          <w:tcPr>
            <w:tcW w:w="2083" w:type="dxa"/>
            <w:shd w:val="clear" w:color="auto" w:fill="auto"/>
          </w:tcPr>
          <w:p w14:paraId="66DB8ED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ACT_TYPE_</w:t>
            </w:r>
          </w:p>
        </w:tc>
        <w:tc>
          <w:tcPr>
            <w:tcW w:w="1806" w:type="dxa"/>
            <w:shd w:val="clear" w:color="auto" w:fill="auto"/>
          </w:tcPr>
          <w:p w14:paraId="10048C1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197F96CB"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4EC898F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00A08CC1"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节点类型</w:t>
            </w:r>
          </w:p>
        </w:tc>
      </w:tr>
      <w:tr w:rsidR="00B95913" w:rsidRPr="00CB1DBB" w14:paraId="1293EAE3" w14:textId="77777777" w:rsidTr="00CB1DBB">
        <w:trPr>
          <w:trHeight w:val="416"/>
        </w:trPr>
        <w:tc>
          <w:tcPr>
            <w:tcW w:w="2083" w:type="dxa"/>
            <w:shd w:val="clear" w:color="auto" w:fill="auto"/>
          </w:tcPr>
          <w:p w14:paraId="20E9FA2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806" w:type="dxa"/>
            <w:shd w:val="clear" w:color="auto" w:fill="auto"/>
          </w:tcPr>
          <w:p w14:paraId="4B2EB0B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593DB541"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2F5F684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A2FB085"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签收人</w:t>
            </w:r>
          </w:p>
        </w:tc>
      </w:tr>
      <w:tr w:rsidR="00B95913" w:rsidRPr="00CB1DBB" w14:paraId="0C88ACB9" w14:textId="77777777" w:rsidTr="00CB1DBB">
        <w:trPr>
          <w:trHeight w:val="416"/>
        </w:trPr>
        <w:tc>
          <w:tcPr>
            <w:tcW w:w="2083" w:type="dxa"/>
            <w:shd w:val="clear" w:color="auto" w:fill="auto"/>
          </w:tcPr>
          <w:p w14:paraId="4FA6B0A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START_TIME_   </w:t>
            </w:r>
          </w:p>
        </w:tc>
        <w:tc>
          <w:tcPr>
            <w:tcW w:w="1806" w:type="dxa"/>
            <w:shd w:val="clear" w:color="auto" w:fill="auto"/>
          </w:tcPr>
          <w:p w14:paraId="48D3B442"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7CB72DA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1A5F4C2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54F9C1B2"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开始</w:t>
            </w:r>
            <w:r w:rsidRPr="00CB1DBB">
              <w:rPr>
                <w:rFonts w:ascii="Times New Roman" w:hAnsi="Times New Roman" w:hint="eastAsia"/>
                <w:lang w:eastAsia="zh-CN"/>
              </w:rPr>
              <w:t>时间</w:t>
            </w:r>
          </w:p>
        </w:tc>
      </w:tr>
      <w:tr w:rsidR="00B95913" w:rsidRPr="00CB1DBB" w14:paraId="4B0122D7" w14:textId="77777777" w:rsidTr="00CB1DBB">
        <w:trPr>
          <w:trHeight w:val="416"/>
        </w:trPr>
        <w:tc>
          <w:tcPr>
            <w:tcW w:w="2083" w:type="dxa"/>
            <w:shd w:val="clear" w:color="auto" w:fill="auto"/>
          </w:tcPr>
          <w:p w14:paraId="7256ED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END_TIME_  </w:t>
            </w:r>
          </w:p>
        </w:tc>
        <w:tc>
          <w:tcPr>
            <w:tcW w:w="1806" w:type="dxa"/>
            <w:shd w:val="clear" w:color="auto" w:fill="auto"/>
          </w:tcPr>
          <w:p w14:paraId="0BE70AB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3992BE10"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4D922C66"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BBE34EB"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hint="eastAsia"/>
                <w:lang w:eastAsia="zh-CN"/>
              </w:rPr>
              <w:t>结束时间</w:t>
            </w:r>
          </w:p>
        </w:tc>
      </w:tr>
      <w:tr w:rsidR="00B95913" w:rsidRPr="00CB1DBB" w14:paraId="7F91F894" w14:textId="77777777" w:rsidTr="00CB1DBB">
        <w:trPr>
          <w:trHeight w:val="416"/>
        </w:trPr>
        <w:tc>
          <w:tcPr>
            <w:tcW w:w="2083" w:type="dxa"/>
            <w:shd w:val="clear" w:color="auto" w:fill="auto"/>
          </w:tcPr>
          <w:p w14:paraId="05A27B8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DURATION_  </w:t>
            </w:r>
          </w:p>
        </w:tc>
        <w:tc>
          <w:tcPr>
            <w:tcW w:w="1806" w:type="dxa"/>
            <w:shd w:val="clear" w:color="auto" w:fill="auto"/>
          </w:tcPr>
          <w:p w14:paraId="4569D9B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24" w:type="dxa"/>
            <w:shd w:val="clear" w:color="auto" w:fill="auto"/>
          </w:tcPr>
          <w:p w14:paraId="08D10125"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55259180"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D4BCA06" w14:textId="77777777" w:rsidR="00F7385B" w:rsidRPr="00CB1DBB" w:rsidRDefault="00F91293" w:rsidP="00A95CCE">
            <w:pPr>
              <w:pStyle w:val="a8"/>
              <w:ind w:firstLineChars="0" w:firstLine="0"/>
              <w:rPr>
                <w:rFonts w:ascii="Times New Roman" w:hAnsi="Times New Roman"/>
                <w:lang w:eastAsia="zh-CN"/>
              </w:rPr>
            </w:pPr>
            <w:r w:rsidRPr="00CB1DBB">
              <w:rPr>
                <w:rFonts w:ascii="Times New Roman" w:hAnsi="Times New Roman" w:hint="eastAsia"/>
                <w:lang w:eastAsia="zh-CN"/>
              </w:rPr>
              <w:t>毫秒值</w:t>
            </w:r>
          </w:p>
        </w:tc>
      </w:tr>
    </w:tbl>
    <w:p w14:paraId="071A1CBA" w14:textId="12D72E9B" w:rsidR="00271943" w:rsidRDefault="00271943" w:rsidP="00271943">
      <w:pPr>
        <w:pStyle w:val="a8"/>
        <w:tabs>
          <w:tab w:val="left" w:pos="1015"/>
        </w:tabs>
        <w:ind w:firstLineChars="0" w:firstLine="0"/>
        <w:rPr>
          <w:ins w:id="747" w:author="Microsoft Office User" w:date="2016-05-22T17:17:00Z"/>
          <w:rFonts w:ascii="Times New Roman" w:hAnsi="Times New Roman"/>
          <w:color w:val="000000"/>
          <w:kern w:val="0"/>
        </w:rPr>
        <w:pPrChange w:id="748" w:author="Microsoft Office User" w:date="2016-05-22T17:17:00Z">
          <w:pPr>
            <w:pStyle w:val="a8"/>
            <w:ind w:firstLineChars="0" w:firstLine="0"/>
          </w:pPr>
        </w:pPrChange>
      </w:pPr>
    </w:p>
    <w:p w14:paraId="1DFA5302" w14:textId="25F9128A" w:rsidR="00F7385B" w:rsidRPr="0039711A" w:rsidDel="00271943" w:rsidRDefault="00F7385B" w:rsidP="00CB1DBB">
      <w:pPr>
        <w:pStyle w:val="a8"/>
        <w:ind w:firstLineChars="0" w:firstLine="0"/>
        <w:rPr>
          <w:del w:id="749" w:author="Microsoft Office User" w:date="2016-05-22T17:17:00Z"/>
          <w:rFonts w:ascii="Times New Roman" w:hAnsi="Times New Roman"/>
          <w:color w:val="000000"/>
          <w:kern w:val="0"/>
        </w:rPr>
      </w:pPr>
    </w:p>
    <w:p w14:paraId="274F3657" w14:textId="77777777" w:rsidR="00180299" w:rsidRPr="00CB1DBB" w:rsidRDefault="00EE67E1" w:rsidP="00CB1DBB">
      <w:pPr>
        <w:pStyle w:val="a8"/>
        <w:numPr>
          <w:ilvl w:val="0"/>
          <w:numId w:val="10"/>
        </w:numPr>
        <w:ind w:firstLineChars="0"/>
        <w:rPr>
          <w:rFonts w:ascii="Times New Roman" w:hAnsi="Times New Roman"/>
          <w:color w:val="000000"/>
          <w:kern w:val="0"/>
          <w:lang w:eastAsia="zh-CN"/>
        </w:rPr>
      </w:pPr>
      <w:r w:rsidRPr="0039711A">
        <w:rPr>
          <w:rFonts w:ascii="Times New Roman" w:hAnsi="Times New Roman"/>
          <w:color w:val="000000"/>
          <w:kern w:val="0"/>
        </w:rPr>
        <w:t>ACT_HI_ATTACHMENT</w:t>
      </w:r>
      <w:r w:rsidR="00713D70" w:rsidRPr="0039711A">
        <w:rPr>
          <w:rFonts w:ascii="Times New Roman" w:hAnsi="Times New Roman"/>
          <w:color w:val="000000"/>
          <w:kern w:val="0"/>
          <w:lang w:eastAsia="zh-CN"/>
        </w:rPr>
        <w:t xml:space="preserve"> </w:t>
      </w:r>
      <w:r w:rsidR="006825EF" w:rsidRPr="0039711A">
        <w:rPr>
          <w:rFonts w:ascii="Times New Roman" w:hAnsi="Times New Roman"/>
          <w:color w:val="000000"/>
          <w:kern w:val="0"/>
          <w:lang w:eastAsia="zh-CN"/>
        </w:rPr>
        <w:t>表用来保存历史</w:t>
      </w:r>
      <w:r w:rsidR="006825EF" w:rsidRPr="0039711A">
        <w:rPr>
          <w:rFonts w:ascii="Times New Roman" w:hAnsi="Times New Roman" w:hint="eastAsia"/>
          <w:color w:val="000000"/>
          <w:kern w:val="0"/>
          <w:lang w:eastAsia="zh-CN"/>
        </w:rPr>
        <w:t>附件信息</w:t>
      </w:r>
    </w:p>
    <w:p w14:paraId="24E46D71" w14:textId="77777777" w:rsidR="00F7385B" w:rsidRPr="0039711A" w:rsidRDefault="00D15F0F" w:rsidP="00D15F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历史活动附件表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8E5E324" w14:textId="77777777" w:rsidTr="00A95CCE">
        <w:tc>
          <w:tcPr>
            <w:tcW w:w="2071" w:type="dxa"/>
            <w:shd w:val="clear" w:color="auto" w:fill="BFBFBF"/>
          </w:tcPr>
          <w:p w14:paraId="6A47469D"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4B6CE893"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C232CB1"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C763B3F"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ECBBB8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F74C590" w14:textId="77777777" w:rsidTr="00A95CCE">
        <w:tc>
          <w:tcPr>
            <w:tcW w:w="2071" w:type="dxa"/>
            <w:shd w:val="clear" w:color="auto" w:fill="auto"/>
          </w:tcPr>
          <w:p w14:paraId="16479F4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54B6B119"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FB4F667"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5C5DC3F4"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425" w:type="dxa"/>
            <w:shd w:val="clear" w:color="auto" w:fill="auto"/>
          </w:tcPr>
          <w:p w14:paraId="14334F4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37238B2A" w14:textId="77777777" w:rsidTr="00A95CCE">
        <w:trPr>
          <w:trHeight w:val="487"/>
        </w:trPr>
        <w:tc>
          <w:tcPr>
            <w:tcW w:w="2071" w:type="dxa"/>
            <w:shd w:val="clear" w:color="auto" w:fill="auto"/>
          </w:tcPr>
          <w:p w14:paraId="0DCBE15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6190404F"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6000D02"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7AFFFEA8"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49D979D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乐观</w:t>
            </w:r>
            <w:r w:rsidRPr="00CB1DBB">
              <w:rPr>
                <w:rFonts w:ascii="Times New Roman" w:hAnsi="Times New Roman" w:hint="eastAsia"/>
                <w:color w:val="000000"/>
                <w:kern w:val="0"/>
              </w:rPr>
              <w:t>锁</w:t>
            </w:r>
          </w:p>
        </w:tc>
      </w:tr>
      <w:tr w:rsidR="00B95913" w:rsidRPr="00CB1DBB" w14:paraId="05CE56B8" w14:textId="77777777" w:rsidTr="00A95CCE">
        <w:tc>
          <w:tcPr>
            <w:tcW w:w="2071" w:type="dxa"/>
            <w:shd w:val="clear" w:color="auto" w:fill="auto"/>
          </w:tcPr>
          <w:p w14:paraId="699E993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0469578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584EDF5B"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4DB8AAF"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564599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用户编号</w:t>
            </w:r>
          </w:p>
        </w:tc>
      </w:tr>
      <w:tr w:rsidR="00B95913" w:rsidRPr="00CB1DBB" w14:paraId="18A9FF42" w14:textId="77777777" w:rsidTr="00A95CCE">
        <w:trPr>
          <w:trHeight w:val="585"/>
        </w:trPr>
        <w:tc>
          <w:tcPr>
            <w:tcW w:w="2071" w:type="dxa"/>
            <w:shd w:val="clear" w:color="auto" w:fill="auto"/>
          </w:tcPr>
          <w:p w14:paraId="57E1884A"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236689C"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7C57E775"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53577BF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3B013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名称</w:t>
            </w:r>
          </w:p>
        </w:tc>
      </w:tr>
      <w:tr w:rsidR="00B95913" w:rsidRPr="00CB1DBB" w14:paraId="3095C874" w14:textId="77777777" w:rsidTr="00A95CCE">
        <w:trPr>
          <w:trHeight w:val="585"/>
        </w:trPr>
        <w:tc>
          <w:tcPr>
            <w:tcW w:w="2071" w:type="dxa"/>
            <w:shd w:val="clear" w:color="auto" w:fill="auto"/>
          </w:tcPr>
          <w:p w14:paraId="4CB258D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7108514E" w14:textId="77777777" w:rsidR="00F7385B" w:rsidRPr="00CB1DBB" w:rsidRDefault="000A76F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w:t>
            </w:r>
            <w:r w:rsidR="007D5B12" w:rsidRPr="00CB1DBB">
              <w:rPr>
                <w:rFonts w:ascii="Times New Roman" w:hAnsi="Times New Roman"/>
                <w:color w:val="000000"/>
                <w:kern w:val="0"/>
              </w:rPr>
              <w:t>000</w:t>
            </w:r>
            <w:r w:rsidR="00F7385B" w:rsidRPr="00CB1DBB">
              <w:rPr>
                <w:rFonts w:ascii="Times New Roman" w:hAnsi="Times New Roman"/>
                <w:color w:val="000000"/>
                <w:kern w:val="0"/>
              </w:rPr>
              <w:t>)</w:t>
            </w:r>
          </w:p>
        </w:tc>
        <w:tc>
          <w:tcPr>
            <w:tcW w:w="1425" w:type="dxa"/>
            <w:shd w:val="clear" w:color="auto" w:fill="auto"/>
          </w:tcPr>
          <w:p w14:paraId="6724058F"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BF6324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F3231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描述</w:t>
            </w:r>
          </w:p>
        </w:tc>
      </w:tr>
      <w:tr w:rsidR="00B95913" w:rsidRPr="00CB1DBB" w14:paraId="61CBCF3C" w14:textId="77777777" w:rsidTr="00A95CCE">
        <w:trPr>
          <w:trHeight w:val="585"/>
        </w:trPr>
        <w:tc>
          <w:tcPr>
            <w:tcW w:w="2071" w:type="dxa"/>
            <w:shd w:val="clear" w:color="auto" w:fill="auto"/>
          </w:tcPr>
          <w:p w14:paraId="7D37CC3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0A2AEDA"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F7385B" w:rsidRPr="00CB1DBB">
              <w:rPr>
                <w:rFonts w:ascii="Times New Roman" w:hAnsi="Times New Roman"/>
                <w:color w:val="000000"/>
                <w:kern w:val="0"/>
              </w:rPr>
              <w:t>)</w:t>
            </w:r>
          </w:p>
        </w:tc>
        <w:tc>
          <w:tcPr>
            <w:tcW w:w="1425" w:type="dxa"/>
            <w:shd w:val="clear" w:color="auto" w:fill="auto"/>
          </w:tcPr>
          <w:p w14:paraId="5C1ABCAE"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8C5571A"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5AB258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类型</w:t>
            </w:r>
          </w:p>
        </w:tc>
      </w:tr>
      <w:tr w:rsidR="00B95913" w:rsidRPr="00CB1DBB" w14:paraId="5DE532A9" w14:textId="77777777" w:rsidTr="00A95CCE">
        <w:trPr>
          <w:trHeight w:val="585"/>
        </w:trPr>
        <w:tc>
          <w:tcPr>
            <w:tcW w:w="2071" w:type="dxa"/>
            <w:shd w:val="clear" w:color="auto" w:fill="auto"/>
          </w:tcPr>
          <w:p w14:paraId="62DA2229"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655D7847"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DDC1F86"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0B22875"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DC6BCA4"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任务</w:t>
            </w:r>
            <w:r w:rsidRPr="00CB1DBB">
              <w:rPr>
                <w:rFonts w:ascii="Times New Roman" w:hAnsi="Times New Roman" w:hint="eastAsia"/>
                <w:color w:val="000000"/>
                <w:kern w:val="0"/>
              </w:rPr>
              <w:t>实例</w:t>
            </w:r>
          </w:p>
          <w:p w14:paraId="6C3F928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488287CC" w14:textId="77777777" w:rsidTr="00A95CCE">
        <w:tc>
          <w:tcPr>
            <w:tcW w:w="2071" w:type="dxa"/>
            <w:shd w:val="clear" w:color="auto" w:fill="auto"/>
          </w:tcPr>
          <w:p w14:paraId="3CD573B5"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63C4B95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D068570"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E39DCD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CD95AE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流程</w:t>
            </w:r>
            <w:r w:rsidR="008F79C8">
              <w:rPr>
                <w:rFonts w:ascii="Times New Roman" w:hAnsi="Times New Roman"/>
                <w:color w:val="000000"/>
                <w:kern w:val="0"/>
              </w:rPr>
              <w:t xml:space="preserve"> </w:t>
            </w:r>
            <w:r w:rsidRPr="00CB1DBB">
              <w:rPr>
                <w:rFonts w:ascii="Times New Roman" w:hAnsi="Times New Roman"/>
                <w:color w:val="000000"/>
                <w:kern w:val="0"/>
              </w:rPr>
              <w:t>实例</w:t>
            </w:r>
          </w:p>
          <w:p w14:paraId="598117FF"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编号</w:t>
            </w:r>
          </w:p>
        </w:tc>
      </w:tr>
      <w:tr w:rsidR="00B95913" w:rsidRPr="00CB1DBB" w14:paraId="5F753553" w14:textId="77777777" w:rsidTr="00A95CCE">
        <w:trPr>
          <w:trHeight w:val="416"/>
        </w:trPr>
        <w:tc>
          <w:tcPr>
            <w:tcW w:w="2071" w:type="dxa"/>
            <w:shd w:val="clear" w:color="auto" w:fill="auto"/>
          </w:tcPr>
          <w:p w14:paraId="52A0881B"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URL_</w:t>
            </w:r>
          </w:p>
        </w:tc>
        <w:tc>
          <w:tcPr>
            <w:tcW w:w="1953" w:type="dxa"/>
            <w:shd w:val="clear" w:color="auto" w:fill="auto"/>
          </w:tcPr>
          <w:p w14:paraId="73925C55"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r w:rsidR="00F7385B" w:rsidRPr="00CB1DBB">
              <w:rPr>
                <w:rFonts w:ascii="Times New Roman" w:hAnsi="Times New Roman"/>
                <w:color w:val="000000"/>
                <w:kern w:val="0"/>
              </w:rPr>
              <w:t>)</w:t>
            </w:r>
          </w:p>
        </w:tc>
        <w:tc>
          <w:tcPr>
            <w:tcW w:w="1425" w:type="dxa"/>
            <w:shd w:val="clear" w:color="auto" w:fill="auto"/>
          </w:tcPr>
          <w:p w14:paraId="50ED11A1"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31CA24EE"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32F79754" w14:textId="77777777" w:rsidR="00F7385B" w:rsidRPr="00CB1DBB" w:rsidRDefault="0057705C"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附件</w:t>
            </w:r>
            <w:r w:rsidRPr="00CB1DBB">
              <w:rPr>
                <w:rFonts w:ascii="Times New Roman" w:hAnsi="Times New Roman"/>
                <w:color w:val="000000"/>
                <w:kern w:val="0"/>
              </w:rPr>
              <w:t>地址</w:t>
            </w:r>
          </w:p>
        </w:tc>
      </w:tr>
      <w:tr w:rsidR="00B95913" w:rsidRPr="00CB1DBB" w14:paraId="1BF68698" w14:textId="77777777" w:rsidTr="00A95CCE">
        <w:trPr>
          <w:trHeight w:val="416"/>
        </w:trPr>
        <w:tc>
          <w:tcPr>
            <w:tcW w:w="2071" w:type="dxa"/>
            <w:shd w:val="clear" w:color="auto" w:fill="auto"/>
          </w:tcPr>
          <w:p w14:paraId="2E8B99C1"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CONTENT_ID_</w:t>
            </w:r>
          </w:p>
        </w:tc>
        <w:tc>
          <w:tcPr>
            <w:tcW w:w="1953" w:type="dxa"/>
            <w:shd w:val="clear" w:color="auto" w:fill="auto"/>
          </w:tcPr>
          <w:p w14:paraId="3C964A78"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B3B0C3"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4911A82"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0DB2B5D6" w14:textId="77777777" w:rsidR="00F7385B" w:rsidRPr="00CB1DBB" w:rsidRDefault="00B71082"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字节表编号</w:t>
            </w:r>
          </w:p>
        </w:tc>
      </w:tr>
    </w:tbl>
    <w:p w14:paraId="5B96435E" w14:textId="77777777" w:rsidR="006C6248" w:rsidRDefault="006C6248" w:rsidP="00F51425">
      <w:pPr>
        <w:pStyle w:val="a8"/>
        <w:ind w:firstLineChars="0" w:firstLine="0"/>
        <w:rPr>
          <w:rFonts w:ascii="Times New Roman" w:hAnsi="Times New Roman"/>
          <w:color w:val="000000"/>
          <w:kern w:val="0"/>
        </w:rPr>
        <w:sectPr w:rsidR="006C6248" w:rsidSect="00CB1DBB">
          <w:headerReference w:type="default" r:id="rId35"/>
          <w:type w:val="continuous"/>
          <w:pgSz w:w="11900" w:h="16840"/>
          <w:pgMar w:top="1418" w:right="1134" w:bottom="1418" w:left="1588" w:header="709" w:footer="709" w:gutter="0"/>
          <w:cols w:space="708"/>
          <w:docGrid w:linePitch="360"/>
        </w:sectPr>
      </w:pPr>
    </w:p>
    <w:p w14:paraId="2EA3584C" w14:textId="434DF54A" w:rsidR="00F7385B" w:rsidRPr="0039711A" w:rsidDel="00271943" w:rsidRDefault="00F7385B" w:rsidP="00F51425">
      <w:pPr>
        <w:pStyle w:val="a8"/>
        <w:ind w:firstLineChars="0" w:firstLine="0"/>
        <w:rPr>
          <w:del w:id="752" w:author="Microsoft Office User" w:date="2016-05-22T17:17:00Z"/>
          <w:rFonts w:ascii="Times New Roman" w:hAnsi="Times New Roman"/>
          <w:color w:val="000000"/>
          <w:kern w:val="0"/>
        </w:rPr>
      </w:pPr>
    </w:p>
    <w:p w14:paraId="4B7F2BB5"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ACT_HI_COMMENT</w:t>
      </w:r>
      <w:r w:rsidR="006825EF" w:rsidRPr="0039711A">
        <w:rPr>
          <w:rFonts w:ascii="Times New Roman" w:hAnsi="Times New Roman"/>
          <w:color w:val="000000"/>
          <w:kern w:val="0"/>
          <w:lang w:eastAsia="zh-CN"/>
        </w:rPr>
        <w:t>保存历史意见</w:t>
      </w:r>
      <w:r w:rsidR="006825EF" w:rsidRPr="0039711A">
        <w:rPr>
          <w:rFonts w:ascii="Times New Roman" w:hAnsi="Times New Roman" w:hint="eastAsia"/>
          <w:color w:val="000000"/>
          <w:kern w:val="0"/>
          <w:lang w:eastAsia="zh-CN"/>
        </w:rPr>
        <w:t>信息</w:t>
      </w:r>
    </w:p>
    <w:p w14:paraId="68BC9F42" w14:textId="77777777" w:rsidR="00D15F0F" w:rsidRPr="0039711A" w:rsidRDefault="00D15F0F" w:rsidP="00D15F0F">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w:t>
      </w:r>
      <w:r w:rsidR="00C879CC">
        <w:rPr>
          <w:rFonts w:ascii="Times New Roman" w:hAnsi="Times New Roman"/>
          <w:lang w:eastAsia="zh-CN"/>
        </w:rPr>
        <w:t>20</w:t>
      </w:r>
      <w:r w:rsidRPr="00CB1DBB">
        <w:rPr>
          <w:rFonts w:ascii="Times New Roman" w:hAnsi="Times New Roman"/>
          <w:lang w:eastAsia="zh-CN"/>
        </w:rPr>
        <w:t>历史意见表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1AEA6BA" w14:textId="77777777" w:rsidTr="00CB1DBB">
        <w:trPr>
          <w:tblHeader/>
        </w:trPr>
        <w:tc>
          <w:tcPr>
            <w:tcW w:w="2071" w:type="dxa"/>
            <w:shd w:val="clear" w:color="auto" w:fill="BFBFBF"/>
          </w:tcPr>
          <w:p w14:paraId="2736A562"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673647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3E2D89D"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09CEAB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EE4FC4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3E9CD2F" w14:textId="77777777" w:rsidTr="00A95CCE">
        <w:tc>
          <w:tcPr>
            <w:tcW w:w="2071" w:type="dxa"/>
            <w:shd w:val="clear" w:color="auto" w:fill="auto"/>
          </w:tcPr>
          <w:p w14:paraId="643F083B"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12BB764"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527701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504DAE2"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164DDB7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7866EF6" w14:textId="77777777" w:rsidTr="00A95CCE">
        <w:trPr>
          <w:trHeight w:val="487"/>
        </w:trPr>
        <w:tc>
          <w:tcPr>
            <w:tcW w:w="2071" w:type="dxa"/>
            <w:shd w:val="clear" w:color="auto" w:fill="auto"/>
          </w:tcPr>
          <w:p w14:paraId="7B715332"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TYPE_</w:t>
            </w:r>
          </w:p>
        </w:tc>
        <w:tc>
          <w:tcPr>
            <w:tcW w:w="1953" w:type="dxa"/>
            <w:shd w:val="clear" w:color="auto" w:fill="auto"/>
          </w:tcPr>
          <w:p w14:paraId="45919E2C"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255</w:t>
            </w:r>
            <w:r w:rsidRPr="0039711A">
              <w:rPr>
                <w:rFonts w:ascii="Times New Roman" w:hAnsi="Times New Roman"/>
                <w:color w:val="000000"/>
                <w:kern w:val="0"/>
              </w:rPr>
              <w:t>)</w:t>
            </w:r>
          </w:p>
        </w:tc>
        <w:tc>
          <w:tcPr>
            <w:tcW w:w="1425" w:type="dxa"/>
            <w:shd w:val="clear" w:color="auto" w:fill="auto"/>
          </w:tcPr>
          <w:p w14:paraId="7E6DE54F"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902F40B"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61593D02"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DE21E20" w14:textId="77777777" w:rsidTr="00A95CCE">
        <w:tc>
          <w:tcPr>
            <w:tcW w:w="2071" w:type="dxa"/>
            <w:shd w:val="clear" w:color="auto" w:fill="auto"/>
          </w:tcPr>
          <w:p w14:paraId="3B5BA929"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TIME_</w:t>
            </w:r>
          </w:p>
        </w:tc>
        <w:tc>
          <w:tcPr>
            <w:tcW w:w="1953" w:type="dxa"/>
            <w:shd w:val="clear" w:color="auto" w:fill="auto"/>
          </w:tcPr>
          <w:p w14:paraId="467562E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0605665" w14:textId="77777777" w:rsidR="00BF3D6B" w:rsidRPr="00CB1DBB" w:rsidRDefault="007D105D" w:rsidP="00A95CCE">
            <w:pPr>
              <w:pStyle w:val="a8"/>
              <w:ind w:firstLineChars="0" w:firstLine="0"/>
              <w:rPr>
                <w:rFonts w:ascii="Times New Roman" w:hAnsi="Times New Roman"/>
              </w:rPr>
            </w:pPr>
            <w:r w:rsidRPr="0039711A">
              <w:rPr>
                <w:rFonts w:ascii="Times New Roman" w:hAnsi="Times New Roman"/>
                <w:lang w:eastAsia="zh-CN"/>
              </w:rPr>
              <w:t>NO</w:t>
            </w:r>
          </w:p>
        </w:tc>
        <w:tc>
          <w:tcPr>
            <w:tcW w:w="1334" w:type="dxa"/>
            <w:shd w:val="clear" w:color="auto" w:fill="auto"/>
          </w:tcPr>
          <w:p w14:paraId="2ADF1AB0"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C0F9C0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w:t>
            </w:r>
          </w:p>
        </w:tc>
      </w:tr>
      <w:tr w:rsidR="00B95913" w:rsidRPr="00CB1DBB" w14:paraId="1CDFD3E1" w14:textId="77777777" w:rsidTr="00A95CCE">
        <w:trPr>
          <w:trHeight w:val="585"/>
        </w:trPr>
        <w:tc>
          <w:tcPr>
            <w:tcW w:w="2071" w:type="dxa"/>
            <w:shd w:val="clear" w:color="auto" w:fill="auto"/>
          </w:tcPr>
          <w:p w14:paraId="36AA7A15"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451A43E8"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1BABF1AD"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2E633DE2"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3049DE3F"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FB5AEF2" w14:textId="77777777" w:rsidTr="00A95CCE">
        <w:trPr>
          <w:trHeight w:val="585"/>
        </w:trPr>
        <w:tc>
          <w:tcPr>
            <w:tcW w:w="2071" w:type="dxa"/>
            <w:shd w:val="clear" w:color="auto" w:fill="auto"/>
          </w:tcPr>
          <w:p w14:paraId="51D03308"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B42A102"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r w:rsidR="00BF3D6B" w:rsidRPr="0039711A">
              <w:rPr>
                <w:rFonts w:ascii="Times New Roman" w:hAnsi="Times New Roman"/>
                <w:color w:val="000000"/>
                <w:kern w:val="0"/>
              </w:rPr>
              <w:t>)</w:t>
            </w:r>
          </w:p>
        </w:tc>
        <w:tc>
          <w:tcPr>
            <w:tcW w:w="1425" w:type="dxa"/>
            <w:shd w:val="clear" w:color="auto" w:fill="auto"/>
          </w:tcPr>
          <w:p w14:paraId="0627A12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95EC77D"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0417CA39"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任务</w:t>
            </w:r>
            <w:r w:rsidRPr="00CB1DBB">
              <w:rPr>
                <w:rFonts w:ascii="Times New Roman" w:hAnsi="Times New Roman"/>
                <w:lang w:eastAsia="zh-CN"/>
              </w:rPr>
              <w:t>编号</w:t>
            </w:r>
          </w:p>
        </w:tc>
      </w:tr>
      <w:tr w:rsidR="00B95913" w:rsidRPr="00CB1DBB" w14:paraId="61D4E41C" w14:textId="77777777" w:rsidTr="00A95CCE">
        <w:trPr>
          <w:trHeight w:val="585"/>
        </w:trPr>
        <w:tc>
          <w:tcPr>
            <w:tcW w:w="2071" w:type="dxa"/>
            <w:shd w:val="clear" w:color="auto" w:fill="auto"/>
          </w:tcPr>
          <w:p w14:paraId="18054346"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1CF2813D"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64</w:t>
            </w:r>
            <w:r w:rsidRPr="0039711A">
              <w:rPr>
                <w:rFonts w:ascii="Times New Roman" w:hAnsi="Times New Roman"/>
                <w:color w:val="000000"/>
                <w:kern w:val="0"/>
              </w:rPr>
              <w:t>)</w:t>
            </w:r>
          </w:p>
        </w:tc>
        <w:tc>
          <w:tcPr>
            <w:tcW w:w="1425" w:type="dxa"/>
            <w:shd w:val="clear" w:color="auto" w:fill="auto"/>
          </w:tcPr>
          <w:p w14:paraId="1E54CC77"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634B9C3"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1FC74116"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3A18BB44" w14:textId="77777777" w:rsidR="00564890"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2C68AAA6" w14:textId="77777777" w:rsidTr="00A95CCE">
        <w:trPr>
          <w:trHeight w:val="585"/>
        </w:trPr>
        <w:tc>
          <w:tcPr>
            <w:tcW w:w="2071" w:type="dxa"/>
            <w:shd w:val="clear" w:color="auto" w:fill="auto"/>
          </w:tcPr>
          <w:p w14:paraId="3F400028"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ACTION_</w:t>
            </w:r>
          </w:p>
        </w:tc>
        <w:tc>
          <w:tcPr>
            <w:tcW w:w="1953" w:type="dxa"/>
            <w:shd w:val="clear" w:color="auto" w:fill="auto"/>
          </w:tcPr>
          <w:p w14:paraId="1552CD4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BF3D6B" w:rsidRPr="0039711A">
              <w:rPr>
                <w:rFonts w:ascii="Times New Roman" w:hAnsi="Times New Roman"/>
                <w:color w:val="000000"/>
                <w:kern w:val="0"/>
              </w:rPr>
              <w:t>)</w:t>
            </w:r>
          </w:p>
        </w:tc>
        <w:tc>
          <w:tcPr>
            <w:tcW w:w="1425" w:type="dxa"/>
            <w:shd w:val="clear" w:color="auto" w:fill="auto"/>
          </w:tcPr>
          <w:p w14:paraId="249A1953"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6CA5AA5"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5C044F72" w14:textId="77777777" w:rsidR="00BF3D6B" w:rsidRPr="00CB1DBB" w:rsidRDefault="00CE40E1" w:rsidP="00A95CCE">
            <w:pPr>
              <w:pStyle w:val="a8"/>
              <w:ind w:firstLineChars="0" w:firstLine="0"/>
              <w:rPr>
                <w:rFonts w:ascii="Times New Roman" w:hAnsi="Times New Roman"/>
                <w:lang w:eastAsia="zh-CN"/>
              </w:rPr>
            </w:pPr>
            <w:r w:rsidRPr="00CB1DBB">
              <w:rPr>
                <w:rFonts w:ascii="Times New Roman" w:hAnsi="Times New Roman"/>
                <w:lang w:eastAsia="zh-CN"/>
              </w:rPr>
              <w:t>行为类型</w:t>
            </w:r>
          </w:p>
        </w:tc>
      </w:tr>
      <w:tr w:rsidR="00B95913" w:rsidRPr="00CB1DBB" w14:paraId="76B8C1E4" w14:textId="77777777" w:rsidTr="00CB1DBB">
        <w:tc>
          <w:tcPr>
            <w:tcW w:w="2071" w:type="dxa"/>
            <w:shd w:val="clear" w:color="auto" w:fill="auto"/>
          </w:tcPr>
          <w:p w14:paraId="46675ACD" w14:textId="77777777" w:rsidR="00BF3D6B" w:rsidRPr="00CB1DBB"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MESSAGE_</w:t>
            </w:r>
          </w:p>
        </w:tc>
        <w:tc>
          <w:tcPr>
            <w:tcW w:w="1953" w:type="dxa"/>
            <w:shd w:val="clear" w:color="auto" w:fill="auto"/>
          </w:tcPr>
          <w:p w14:paraId="061342AB" w14:textId="77777777" w:rsidR="00BF3D6B"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r w:rsidR="00BF3D6B" w:rsidRPr="00CB1DBB">
              <w:rPr>
                <w:rFonts w:ascii="Times New Roman" w:hAnsi="Times New Roman"/>
                <w:color w:val="000000"/>
                <w:kern w:val="0"/>
              </w:rPr>
              <w:t>)</w:t>
            </w:r>
          </w:p>
        </w:tc>
        <w:tc>
          <w:tcPr>
            <w:tcW w:w="1425" w:type="dxa"/>
            <w:shd w:val="clear" w:color="auto" w:fill="auto"/>
          </w:tcPr>
          <w:p w14:paraId="2BF14595" w14:textId="77777777" w:rsidR="00BF3D6B" w:rsidRPr="00CB1DBB" w:rsidRDefault="00BF3D6B" w:rsidP="00A95CCE">
            <w:pPr>
              <w:pStyle w:val="a8"/>
              <w:ind w:firstLineChars="0" w:firstLine="0"/>
              <w:rPr>
                <w:rFonts w:ascii="Times New Roman" w:hAnsi="Times New Roman"/>
              </w:rPr>
            </w:pPr>
            <w:r w:rsidRPr="00CB1DBB">
              <w:rPr>
                <w:rFonts w:ascii="Times New Roman" w:hAnsi="Times New Roman"/>
                <w:lang w:eastAsia="zh-CN"/>
              </w:rPr>
              <w:t>YES</w:t>
            </w:r>
          </w:p>
        </w:tc>
        <w:tc>
          <w:tcPr>
            <w:tcW w:w="1334" w:type="dxa"/>
            <w:shd w:val="clear" w:color="auto" w:fill="auto"/>
          </w:tcPr>
          <w:p w14:paraId="62072617"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74D2CB4" w14:textId="77777777" w:rsidR="00BF3D6B" w:rsidRPr="00CB1DBB" w:rsidRDefault="00C77AD5" w:rsidP="00A95CCE">
            <w:pPr>
              <w:pStyle w:val="a8"/>
              <w:ind w:firstLineChars="0" w:firstLine="0"/>
              <w:rPr>
                <w:rFonts w:ascii="Times New Roman" w:hAnsi="Times New Roman"/>
                <w:lang w:eastAsia="zh-CN"/>
              </w:rPr>
            </w:pPr>
            <w:r w:rsidRPr="00CB1DBB">
              <w:rPr>
                <w:rFonts w:ascii="Times New Roman" w:hAnsi="Times New Roman" w:hint="eastAsia"/>
                <w:lang w:eastAsia="zh-CN"/>
              </w:rPr>
              <w:t>基本</w:t>
            </w:r>
            <w:r w:rsidRPr="00CB1DBB">
              <w:rPr>
                <w:rFonts w:ascii="Times New Roman" w:hAnsi="Times New Roman"/>
                <w:lang w:eastAsia="zh-CN"/>
              </w:rPr>
              <w:t>内容</w:t>
            </w:r>
          </w:p>
        </w:tc>
      </w:tr>
      <w:tr w:rsidR="00B95913" w:rsidRPr="00CB1DBB" w14:paraId="05789985" w14:textId="77777777" w:rsidTr="00CB1DBB">
        <w:trPr>
          <w:trHeight w:val="501"/>
        </w:trPr>
        <w:tc>
          <w:tcPr>
            <w:tcW w:w="2071" w:type="dxa"/>
            <w:shd w:val="clear" w:color="auto" w:fill="auto"/>
          </w:tcPr>
          <w:p w14:paraId="28F33321"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FULL_MSG_</w:t>
            </w:r>
          </w:p>
        </w:tc>
        <w:tc>
          <w:tcPr>
            <w:tcW w:w="1953" w:type="dxa"/>
            <w:shd w:val="clear" w:color="auto" w:fill="auto"/>
          </w:tcPr>
          <w:p w14:paraId="14FD30AA"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50409BA9"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59A07B2F"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7CA29D47" w14:textId="77777777" w:rsidR="00BF3D6B" w:rsidRPr="00CB1DBB" w:rsidRDefault="00C41C2E" w:rsidP="00A95CCE">
            <w:pPr>
              <w:pStyle w:val="a8"/>
              <w:ind w:firstLineChars="0" w:firstLine="0"/>
              <w:rPr>
                <w:rFonts w:ascii="Times New Roman" w:hAnsi="Times New Roman"/>
                <w:lang w:eastAsia="zh-CN"/>
              </w:rPr>
            </w:pPr>
            <w:r w:rsidRPr="00CB1DBB">
              <w:rPr>
                <w:rFonts w:ascii="Times New Roman" w:hAnsi="Times New Roman"/>
                <w:lang w:eastAsia="zh-CN"/>
              </w:rPr>
              <w:t>全部内容</w:t>
            </w:r>
          </w:p>
        </w:tc>
      </w:tr>
    </w:tbl>
    <w:p w14:paraId="32FF9683" w14:textId="3931E276" w:rsidR="00D10552" w:rsidRPr="00271943" w:rsidRDefault="00D10552" w:rsidP="00271943">
      <w:pPr>
        <w:tabs>
          <w:tab w:val="left" w:pos="885"/>
        </w:tabs>
        <w:ind w:firstLine="480"/>
        <w:rPr>
          <w:lang w:eastAsia="zh-CN"/>
          <w:rPrChange w:id="753" w:author="Microsoft Office User" w:date="2016-05-22T17:17:00Z">
            <w:rPr>
              <w:rFonts w:ascii="Times New Roman" w:hAnsi="Times New Roman"/>
              <w:color w:val="000000"/>
              <w:kern w:val="0"/>
              <w:lang w:eastAsia="zh-CN"/>
            </w:rPr>
          </w:rPrChange>
        </w:rPr>
        <w:sectPr w:rsidR="00D10552" w:rsidRPr="00271943" w:rsidSect="00CB1DBB">
          <w:headerReference w:type="default" r:id="rId36"/>
          <w:type w:val="continuous"/>
          <w:pgSz w:w="11900" w:h="16840"/>
          <w:pgMar w:top="1418" w:right="1134" w:bottom="1418" w:left="1588" w:header="1134" w:footer="709" w:gutter="0"/>
          <w:cols w:space="708"/>
          <w:docGrid w:linePitch="360"/>
        </w:sectPr>
        <w:pPrChange w:id="754" w:author="Microsoft Office User" w:date="2016-05-22T17:17:00Z">
          <w:pPr>
            <w:pStyle w:val="a8"/>
            <w:ind w:firstLineChars="0" w:firstLine="0"/>
          </w:pPr>
        </w:pPrChange>
      </w:pPr>
    </w:p>
    <w:p w14:paraId="470CF863" w14:textId="1639153E" w:rsidR="007D105D" w:rsidRPr="0039711A" w:rsidRDefault="00271943" w:rsidP="00271943">
      <w:pPr>
        <w:pStyle w:val="a8"/>
        <w:tabs>
          <w:tab w:val="left" w:pos="1263"/>
        </w:tabs>
        <w:ind w:firstLineChars="0" w:firstLine="0"/>
        <w:rPr>
          <w:rFonts w:ascii="Times New Roman" w:hAnsi="Times New Roman"/>
          <w:color w:val="000000"/>
          <w:kern w:val="0"/>
          <w:lang w:eastAsia="zh-CN"/>
        </w:rPr>
        <w:pPrChange w:id="755" w:author="Microsoft Office User" w:date="2016-05-22T17:17:00Z">
          <w:pPr>
            <w:pStyle w:val="a8"/>
            <w:ind w:firstLineChars="0" w:firstLine="0"/>
          </w:pPr>
        </w:pPrChange>
      </w:pPr>
      <w:ins w:id="756" w:author="Microsoft Office User" w:date="2016-05-22T17:17:00Z">
        <w:r>
          <w:rPr>
            <w:rFonts w:ascii="Times New Roman" w:hAnsi="Times New Roman"/>
            <w:color w:val="000000"/>
            <w:kern w:val="0"/>
            <w:lang w:eastAsia="zh-CN"/>
          </w:rPr>
          <w:lastRenderedPageBreak/>
          <w:tab/>
        </w:r>
      </w:ins>
    </w:p>
    <w:p w14:paraId="57A1C9E7"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ACT_HI_DETAIL</w:t>
      </w:r>
      <w:r w:rsidR="004B0582"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w:t>
      </w:r>
      <w:r w:rsidR="00C57528" w:rsidRPr="0039711A">
        <w:rPr>
          <w:rFonts w:ascii="Times New Roman" w:hAnsi="Times New Roman"/>
          <w:color w:val="000000"/>
          <w:kern w:val="0"/>
          <w:lang w:eastAsia="zh-CN"/>
        </w:rPr>
        <w:t>流程</w:t>
      </w:r>
      <w:r w:rsidR="00303C80" w:rsidRPr="0039711A">
        <w:rPr>
          <w:rFonts w:ascii="Times New Roman" w:hAnsi="Times New Roman" w:hint="eastAsia"/>
          <w:color w:val="000000"/>
          <w:kern w:val="0"/>
          <w:lang w:eastAsia="zh-CN"/>
        </w:rPr>
        <w:t>详细</w:t>
      </w:r>
      <w:r w:rsidR="00303C80" w:rsidRPr="0039711A">
        <w:rPr>
          <w:rFonts w:ascii="Times New Roman" w:hAnsi="Times New Roman"/>
          <w:color w:val="000000"/>
          <w:kern w:val="0"/>
          <w:lang w:eastAsia="zh-CN"/>
        </w:rPr>
        <w:t>信息</w:t>
      </w:r>
    </w:p>
    <w:p w14:paraId="74CB77E2" w14:textId="77777777" w:rsidR="007D105D" w:rsidRPr="0039711A" w:rsidRDefault="00D15F0F" w:rsidP="007C45E0">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E56DBF">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历史详情表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646"/>
        <w:gridCol w:w="1281"/>
        <w:gridCol w:w="1703"/>
        <w:gridCol w:w="1402"/>
      </w:tblGrid>
      <w:tr w:rsidR="00465A1D" w:rsidRPr="00CB1DBB" w14:paraId="1835E486" w14:textId="77777777" w:rsidTr="00CB1DBB">
        <w:trPr>
          <w:tblHeader/>
        </w:trPr>
        <w:tc>
          <w:tcPr>
            <w:tcW w:w="2176" w:type="dxa"/>
            <w:shd w:val="clear" w:color="auto" w:fill="BFBFBF"/>
          </w:tcPr>
          <w:p w14:paraId="3CC3188E"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650" w:type="dxa"/>
            <w:shd w:val="clear" w:color="auto" w:fill="BFBFBF"/>
          </w:tcPr>
          <w:p w14:paraId="2391D861"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10" w:type="dxa"/>
            <w:shd w:val="clear" w:color="auto" w:fill="BFBFBF"/>
          </w:tcPr>
          <w:p w14:paraId="2D26BE1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2" w:type="dxa"/>
            <w:shd w:val="clear" w:color="auto" w:fill="BFBFBF"/>
          </w:tcPr>
          <w:p w14:paraId="4256F1FD"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1C8E3FE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465A1D" w:rsidRPr="00CB1DBB" w14:paraId="43C11175" w14:textId="77777777" w:rsidTr="00CB1DBB">
        <w:tc>
          <w:tcPr>
            <w:tcW w:w="2176" w:type="dxa"/>
            <w:shd w:val="clear" w:color="auto" w:fill="auto"/>
          </w:tcPr>
          <w:p w14:paraId="668CA23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ID_</w:t>
            </w:r>
          </w:p>
        </w:tc>
        <w:tc>
          <w:tcPr>
            <w:tcW w:w="1650" w:type="dxa"/>
            <w:shd w:val="clear" w:color="auto" w:fill="auto"/>
          </w:tcPr>
          <w:p w14:paraId="3C3851BA"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57A4316C" w14:textId="77777777" w:rsidR="007D105D" w:rsidRPr="00CB1DBB" w:rsidRDefault="007D105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08E8CE" w14:textId="77777777" w:rsidR="007D105D" w:rsidRPr="00CB1DBB" w:rsidRDefault="007D105D"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D8083E" w14:textId="77777777" w:rsidR="007D105D" w:rsidRPr="00CB1DBB" w:rsidRDefault="00A11E0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D8CD7D4" w14:textId="77777777" w:rsidTr="00CB1DBB">
        <w:tc>
          <w:tcPr>
            <w:tcW w:w="2176" w:type="dxa"/>
            <w:shd w:val="clear" w:color="auto" w:fill="auto"/>
          </w:tcPr>
          <w:p w14:paraId="60C794A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TYPE_</w:t>
            </w:r>
          </w:p>
        </w:tc>
        <w:tc>
          <w:tcPr>
            <w:tcW w:w="1650" w:type="dxa"/>
            <w:shd w:val="clear" w:color="auto" w:fill="auto"/>
          </w:tcPr>
          <w:p w14:paraId="639F0B75"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7876F3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C206B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1B8878BE"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465A1D" w:rsidRPr="00CB1DBB" w14:paraId="551FA387" w14:textId="77777777" w:rsidTr="00CB1DBB">
        <w:tc>
          <w:tcPr>
            <w:tcW w:w="2176" w:type="dxa"/>
            <w:shd w:val="clear" w:color="auto" w:fill="auto"/>
          </w:tcPr>
          <w:p w14:paraId="7F40D2C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PROC_INST_ID_</w:t>
            </w:r>
          </w:p>
        </w:tc>
        <w:tc>
          <w:tcPr>
            <w:tcW w:w="1650" w:type="dxa"/>
            <w:shd w:val="clear" w:color="auto" w:fill="auto"/>
          </w:tcPr>
          <w:p w14:paraId="74E40D2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BD9E67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16C2859"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D549734" w14:textId="77777777" w:rsidR="00B121A9"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41397A8F"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2F2F10D" w14:textId="77777777" w:rsidTr="00CB1DBB">
        <w:tc>
          <w:tcPr>
            <w:tcW w:w="2176" w:type="dxa"/>
            <w:shd w:val="clear" w:color="auto" w:fill="auto"/>
          </w:tcPr>
          <w:p w14:paraId="39D15B3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EXECUTION_ID_</w:t>
            </w:r>
          </w:p>
        </w:tc>
        <w:tc>
          <w:tcPr>
            <w:tcW w:w="1650" w:type="dxa"/>
            <w:shd w:val="clear" w:color="auto" w:fill="auto"/>
          </w:tcPr>
          <w:p w14:paraId="2FA63443"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162FC6E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41EE809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5C7A6D9"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执行</w:t>
            </w:r>
            <w:r w:rsidRPr="00CB1DBB">
              <w:rPr>
                <w:rFonts w:ascii="Times New Roman" w:hAnsi="Times New Roman"/>
                <w:lang w:eastAsia="zh-CN"/>
              </w:rPr>
              <w:t>实例</w:t>
            </w:r>
          </w:p>
          <w:p w14:paraId="0758C10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F7DAFB5" w14:textId="77777777" w:rsidTr="00CB1DBB">
        <w:tc>
          <w:tcPr>
            <w:tcW w:w="2176" w:type="dxa"/>
            <w:shd w:val="clear" w:color="auto" w:fill="auto"/>
          </w:tcPr>
          <w:p w14:paraId="6D167E0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TASK_ID_</w:t>
            </w:r>
          </w:p>
        </w:tc>
        <w:tc>
          <w:tcPr>
            <w:tcW w:w="1650" w:type="dxa"/>
            <w:shd w:val="clear" w:color="auto" w:fill="auto"/>
          </w:tcPr>
          <w:p w14:paraId="12EE9C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6E95F81"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201C1D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38751C42"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任务实例</w:t>
            </w:r>
          </w:p>
          <w:p w14:paraId="7FC9E5B1"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7C436F0" w14:textId="77777777" w:rsidTr="00CB1DBB">
        <w:tc>
          <w:tcPr>
            <w:tcW w:w="2176" w:type="dxa"/>
            <w:shd w:val="clear" w:color="auto" w:fill="auto"/>
          </w:tcPr>
          <w:p w14:paraId="13CAAF10"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ACT_INST_ID_</w:t>
            </w:r>
          </w:p>
        </w:tc>
        <w:tc>
          <w:tcPr>
            <w:tcW w:w="1650" w:type="dxa"/>
            <w:shd w:val="clear" w:color="auto" w:fill="auto"/>
          </w:tcPr>
          <w:p w14:paraId="61AAB97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D9A4DC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3A741BB"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2918CC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节点实例</w:t>
            </w:r>
          </w:p>
          <w:p w14:paraId="34D3ADED"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89BB5F6" w14:textId="77777777" w:rsidTr="00CB1DBB">
        <w:tc>
          <w:tcPr>
            <w:tcW w:w="2176" w:type="dxa"/>
            <w:shd w:val="clear" w:color="auto" w:fill="auto"/>
          </w:tcPr>
          <w:p w14:paraId="7D7C66DB"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NAME_</w:t>
            </w:r>
          </w:p>
        </w:tc>
        <w:tc>
          <w:tcPr>
            <w:tcW w:w="1650" w:type="dxa"/>
            <w:shd w:val="clear" w:color="auto" w:fill="auto"/>
          </w:tcPr>
          <w:p w14:paraId="2882DF50"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3FBDCE5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6FA29881"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BC17B15"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465A1D" w:rsidRPr="00CB1DBB" w14:paraId="293BA190" w14:textId="77777777" w:rsidTr="00CB1DBB">
        <w:tc>
          <w:tcPr>
            <w:tcW w:w="2176" w:type="dxa"/>
            <w:shd w:val="clear" w:color="auto" w:fill="auto"/>
          </w:tcPr>
          <w:p w14:paraId="68A07655"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VAR_TYPE_</w:t>
            </w:r>
          </w:p>
        </w:tc>
        <w:tc>
          <w:tcPr>
            <w:tcW w:w="1650" w:type="dxa"/>
            <w:shd w:val="clear" w:color="auto" w:fill="auto"/>
          </w:tcPr>
          <w:p w14:paraId="6EE87E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83CB83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7C74279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F1EBCBF"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lang w:eastAsia="zh-CN"/>
              </w:rPr>
              <w:t>参数类型</w:t>
            </w:r>
          </w:p>
        </w:tc>
      </w:tr>
      <w:tr w:rsidR="00465A1D" w:rsidRPr="00CB1DBB" w14:paraId="1AC17198" w14:textId="77777777" w:rsidTr="00CB1DBB">
        <w:trPr>
          <w:trHeight w:val="515"/>
        </w:trPr>
        <w:tc>
          <w:tcPr>
            <w:tcW w:w="2176" w:type="dxa"/>
            <w:shd w:val="clear" w:color="auto" w:fill="auto"/>
          </w:tcPr>
          <w:p w14:paraId="6FB1D14C"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REV_</w:t>
            </w:r>
          </w:p>
        </w:tc>
        <w:tc>
          <w:tcPr>
            <w:tcW w:w="1650" w:type="dxa"/>
            <w:shd w:val="clear" w:color="auto" w:fill="auto"/>
          </w:tcPr>
          <w:p w14:paraId="13B75576"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int(11)</w:t>
            </w:r>
          </w:p>
        </w:tc>
        <w:tc>
          <w:tcPr>
            <w:tcW w:w="1310" w:type="dxa"/>
            <w:shd w:val="clear" w:color="auto" w:fill="auto"/>
          </w:tcPr>
          <w:p w14:paraId="7B56454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37AD154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6162621"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w:t>
            </w:r>
            <w:r w:rsidRPr="00CB1DBB">
              <w:rPr>
                <w:rFonts w:ascii="Times New Roman" w:hAnsi="Times New Roman"/>
                <w:lang w:eastAsia="zh-CN"/>
              </w:rPr>
              <w:t>锁</w:t>
            </w:r>
          </w:p>
        </w:tc>
      </w:tr>
      <w:tr w:rsidR="00465A1D" w:rsidRPr="00CB1DBB" w14:paraId="4259FAD2" w14:textId="77777777" w:rsidTr="00CB1DBB">
        <w:tc>
          <w:tcPr>
            <w:tcW w:w="2176" w:type="dxa"/>
            <w:shd w:val="clear" w:color="auto" w:fill="auto"/>
          </w:tcPr>
          <w:p w14:paraId="0A2F9124"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lastRenderedPageBreak/>
              <w:t>TIME_</w:t>
            </w:r>
          </w:p>
        </w:tc>
        <w:tc>
          <w:tcPr>
            <w:tcW w:w="1650" w:type="dxa"/>
            <w:shd w:val="clear" w:color="auto" w:fill="auto"/>
          </w:tcPr>
          <w:p w14:paraId="5DDFB90A"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datetime   </w:t>
            </w:r>
          </w:p>
        </w:tc>
        <w:tc>
          <w:tcPr>
            <w:tcW w:w="1310" w:type="dxa"/>
            <w:shd w:val="clear" w:color="auto" w:fill="auto"/>
          </w:tcPr>
          <w:p w14:paraId="6ACA9FD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7A636B9F"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324B5A9"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时间戳</w:t>
            </w:r>
          </w:p>
        </w:tc>
      </w:tr>
      <w:tr w:rsidR="00465A1D" w:rsidRPr="00CB1DBB" w14:paraId="081EB76A" w14:textId="77777777" w:rsidTr="00CB1DBB">
        <w:tc>
          <w:tcPr>
            <w:tcW w:w="2176" w:type="dxa"/>
            <w:shd w:val="clear" w:color="auto" w:fill="auto"/>
          </w:tcPr>
          <w:p w14:paraId="10F82FBF"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BYTEARRAY_ID_</w:t>
            </w:r>
          </w:p>
        </w:tc>
        <w:tc>
          <w:tcPr>
            <w:tcW w:w="1650" w:type="dxa"/>
            <w:shd w:val="clear" w:color="auto" w:fill="auto"/>
          </w:tcPr>
          <w:p w14:paraId="1C4C639E"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399664D6"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9A747A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1757AD6" w14:textId="77777777" w:rsidR="00D71FA2"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字节表</w:t>
            </w:r>
          </w:p>
          <w:p w14:paraId="12F6260F" w14:textId="77777777" w:rsidR="007D105D"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F4FBA6D" w14:textId="77777777" w:rsidTr="00CB1DBB">
        <w:tc>
          <w:tcPr>
            <w:tcW w:w="2176" w:type="dxa"/>
            <w:shd w:val="clear" w:color="auto" w:fill="auto"/>
          </w:tcPr>
          <w:p w14:paraId="1D6F11B3"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DOUBLE_</w:t>
            </w:r>
          </w:p>
        </w:tc>
        <w:tc>
          <w:tcPr>
            <w:tcW w:w="1650" w:type="dxa"/>
            <w:shd w:val="clear" w:color="auto" w:fill="auto"/>
          </w:tcPr>
          <w:p w14:paraId="4906B3FD"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double  </w:t>
            </w:r>
          </w:p>
        </w:tc>
        <w:tc>
          <w:tcPr>
            <w:tcW w:w="1310" w:type="dxa"/>
            <w:shd w:val="clear" w:color="auto" w:fill="auto"/>
          </w:tcPr>
          <w:p w14:paraId="2133DCB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DA66A7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44FFE5F"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p>
          <w:p w14:paraId="1BDE6EDC"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D</w:t>
            </w:r>
            <w:r w:rsidRPr="00CB1DBB">
              <w:rPr>
                <w:rFonts w:ascii="Times New Roman" w:hAnsi="Times New Roman"/>
                <w:lang w:eastAsia="zh-CN"/>
              </w:rPr>
              <w:t>ouble</w:t>
            </w:r>
          </w:p>
        </w:tc>
      </w:tr>
      <w:tr w:rsidR="00465A1D" w:rsidRPr="00CB1DBB" w14:paraId="1C5E3868" w14:textId="77777777" w:rsidTr="00CB1DBB">
        <w:tc>
          <w:tcPr>
            <w:tcW w:w="2176" w:type="dxa"/>
            <w:shd w:val="clear" w:color="auto" w:fill="auto"/>
          </w:tcPr>
          <w:p w14:paraId="70AFAC8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LONG_</w:t>
            </w:r>
          </w:p>
        </w:tc>
        <w:tc>
          <w:tcPr>
            <w:tcW w:w="1650" w:type="dxa"/>
            <w:shd w:val="clear" w:color="auto" w:fill="auto"/>
          </w:tcPr>
          <w:p w14:paraId="1E7ABB72"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bigint(20)</w:t>
            </w:r>
          </w:p>
        </w:tc>
        <w:tc>
          <w:tcPr>
            <w:tcW w:w="1310" w:type="dxa"/>
            <w:shd w:val="clear" w:color="auto" w:fill="auto"/>
          </w:tcPr>
          <w:p w14:paraId="6575B66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FE2FA1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1A0FD13"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4819AF13"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Long</w:t>
            </w:r>
          </w:p>
        </w:tc>
      </w:tr>
      <w:tr w:rsidR="00465A1D" w:rsidRPr="00CB1DBB" w14:paraId="18FA9C50" w14:textId="77777777" w:rsidTr="00CB1DBB">
        <w:tc>
          <w:tcPr>
            <w:tcW w:w="2176" w:type="dxa"/>
            <w:shd w:val="clear" w:color="auto" w:fill="auto"/>
          </w:tcPr>
          <w:p w14:paraId="65A6B2B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TEXT_</w:t>
            </w:r>
          </w:p>
        </w:tc>
        <w:tc>
          <w:tcPr>
            <w:tcW w:w="1650" w:type="dxa"/>
            <w:shd w:val="clear" w:color="auto" w:fill="auto"/>
          </w:tcPr>
          <w:p w14:paraId="4722F484" w14:textId="77777777" w:rsidR="007D105D" w:rsidRPr="00CB1DBB" w:rsidRDefault="00A63F55" w:rsidP="00A95CCE">
            <w:pPr>
              <w:pStyle w:val="a8"/>
              <w:ind w:firstLineChars="0" w:firstLine="0"/>
              <w:jc w:val="center"/>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230B4439"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0244F123"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29E3888F"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tc>
      </w:tr>
      <w:tr w:rsidR="00465A1D" w:rsidRPr="00CB1DBB" w14:paraId="3C43922B" w14:textId="77777777" w:rsidTr="00CB1DBB">
        <w:trPr>
          <w:trHeight w:val="66"/>
        </w:trPr>
        <w:tc>
          <w:tcPr>
            <w:tcW w:w="2176" w:type="dxa"/>
            <w:shd w:val="clear" w:color="auto" w:fill="auto"/>
          </w:tcPr>
          <w:p w14:paraId="614B62A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TEXT2_</w:t>
            </w:r>
          </w:p>
        </w:tc>
        <w:tc>
          <w:tcPr>
            <w:tcW w:w="1650" w:type="dxa"/>
            <w:shd w:val="clear" w:color="auto" w:fill="auto"/>
          </w:tcPr>
          <w:p w14:paraId="2415A134"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6CD6024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9218AE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6DB5DC5"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68A926D4"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 xml:space="preserve">JPA </w:t>
            </w:r>
            <w:r w:rsidRPr="00CB1DBB">
              <w:rPr>
                <w:rFonts w:ascii="Times New Roman" w:hAnsi="Times New Roman" w:hint="eastAsia"/>
                <w:lang w:eastAsia="zh-CN"/>
              </w:rPr>
              <w:t>持久化</w:t>
            </w:r>
          </w:p>
        </w:tc>
      </w:tr>
    </w:tbl>
    <w:p w14:paraId="074B5ED4" w14:textId="77777777" w:rsidR="00FC4D14" w:rsidRDefault="00FC4D14" w:rsidP="007D105D">
      <w:pPr>
        <w:pStyle w:val="a8"/>
        <w:ind w:left="960" w:firstLineChars="0" w:firstLine="0"/>
        <w:rPr>
          <w:rFonts w:ascii="Times New Roman" w:hAnsi="Times New Roman"/>
          <w:color w:val="000000"/>
          <w:kern w:val="0"/>
        </w:rPr>
        <w:sectPr w:rsidR="00FC4D14" w:rsidSect="00CB1DBB">
          <w:headerReference w:type="default" r:id="rId37"/>
          <w:type w:val="continuous"/>
          <w:pgSz w:w="11900" w:h="16840"/>
          <w:pgMar w:top="1418" w:right="1134" w:bottom="1418" w:left="1588" w:header="1134" w:footer="709" w:gutter="0"/>
          <w:cols w:space="708"/>
          <w:docGrid w:linePitch="360"/>
        </w:sectPr>
      </w:pPr>
    </w:p>
    <w:p w14:paraId="7181B15F" w14:textId="77777777" w:rsidR="007D105D" w:rsidRPr="0039711A" w:rsidRDefault="007D105D" w:rsidP="007D105D">
      <w:pPr>
        <w:pStyle w:val="a8"/>
        <w:ind w:left="960" w:firstLineChars="0" w:firstLine="0"/>
        <w:rPr>
          <w:rFonts w:ascii="Times New Roman" w:hAnsi="Times New Roman"/>
          <w:color w:val="000000"/>
          <w:kern w:val="0"/>
        </w:rPr>
      </w:pPr>
    </w:p>
    <w:p w14:paraId="177E78DC"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ACT_HI_IDENTITYLINK</w:t>
      </w:r>
      <w:r w:rsidR="006825EF" w:rsidRPr="0039711A">
        <w:rPr>
          <w:rFonts w:ascii="Times New Roman" w:hAnsi="Times New Roman"/>
          <w:color w:val="000000"/>
          <w:kern w:val="0"/>
          <w:lang w:eastAsia="zh-CN"/>
        </w:rPr>
        <w:t xml:space="preserve"> </w:t>
      </w:r>
      <w:r w:rsidR="00666F46" w:rsidRPr="0039711A">
        <w:rPr>
          <w:rFonts w:ascii="Times New Roman" w:hAnsi="Times New Roman" w:hint="eastAsia"/>
          <w:color w:val="000000"/>
          <w:kern w:val="0"/>
          <w:lang w:eastAsia="zh-CN"/>
        </w:rPr>
        <w:t>记录</w:t>
      </w:r>
      <w:r w:rsidR="00CC5D28" w:rsidRPr="0039711A">
        <w:rPr>
          <w:rFonts w:ascii="Times New Roman" w:hAnsi="Times New Roman"/>
          <w:color w:val="000000"/>
          <w:kern w:val="0"/>
          <w:lang w:eastAsia="zh-CN"/>
        </w:rPr>
        <w:t>历史</w:t>
      </w:r>
      <w:r w:rsidR="001C13E3" w:rsidRPr="0039711A">
        <w:rPr>
          <w:rFonts w:ascii="Times New Roman" w:hAnsi="Times New Roman" w:hint="eastAsia"/>
          <w:color w:val="000000"/>
          <w:kern w:val="0"/>
          <w:lang w:eastAsia="zh-CN"/>
        </w:rPr>
        <w:t>流程</w:t>
      </w:r>
      <w:r w:rsidR="00F737F6" w:rsidRPr="0039711A">
        <w:rPr>
          <w:rFonts w:ascii="Times New Roman" w:hAnsi="Times New Roman"/>
          <w:color w:val="000000"/>
          <w:kern w:val="0"/>
          <w:lang w:eastAsia="zh-CN"/>
        </w:rPr>
        <w:t>人员</w:t>
      </w:r>
      <w:r w:rsidR="00CC5D28" w:rsidRPr="0039711A">
        <w:rPr>
          <w:rFonts w:ascii="Times New Roman" w:hAnsi="Times New Roman"/>
          <w:color w:val="000000"/>
          <w:kern w:val="0"/>
          <w:lang w:eastAsia="zh-CN"/>
        </w:rPr>
        <w:t>信息</w:t>
      </w:r>
    </w:p>
    <w:p w14:paraId="69EF4066"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历史参与人员表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BB37706" w14:textId="77777777" w:rsidTr="00CB1DBB">
        <w:trPr>
          <w:trHeight w:val="488"/>
          <w:tblHeader/>
        </w:trPr>
        <w:tc>
          <w:tcPr>
            <w:tcW w:w="2071" w:type="dxa"/>
            <w:shd w:val="clear" w:color="auto" w:fill="BFBFBF"/>
          </w:tcPr>
          <w:p w14:paraId="1A8676E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38C3A5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5A6B4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766B83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AB5CE2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4605D29" w14:textId="77777777" w:rsidTr="00CB1DBB">
        <w:trPr>
          <w:tblHeader/>
        </w:trPr>
        <w:tc>
          <w:tcPr>
            <w:tcW w:w="2071" w:type="dxa"/>
            <w:shd w:val="clear" w:color="auto" w:fill="auto"/>
          </w:tcPr>
          <w:p w14:paraId="2EEA29D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8544FA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80DA7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B49D96D"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1B270E68" w14:textId="77777777" w:rsidR="00A63F55"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45A6F15E" w14:textId="77777777" w:rsidTr="00CB1DBB">
        <w:trPr>
          <w:tblHeader/>
        </w:trPr>
        <w:tc>
          <w:tcPr>
            <w:tcW w:w="2071" w:type="dxa"/>
            <w:shd w:val="clear" w:color="auto" w:fill="auto"/>
          </w:tcPr>
          <w:p w14:paraId="3FE2BC45"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785D7CC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587E23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8FE1340"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6354BBB"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2BE50BFB" w14:textId="77777777" w:rsidTr="00CB1DBB">
        <w:trPr>
          <w:tblHeader/>
        </w:trPr>
        <w:tc>
          <w:tcPr>
            <w:tcW w:w="2071" w:type="dxa"/>
            <w:shd w:val="clear" w:color="auto" w:fill="auto"/>
          </w:tcPr>
          <w:p w14:paraId="308671F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30CF3A98"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907AA98"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62846BC"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622E7901"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79116947" w14:textId="77777777" w:rsidTr="00CB1DBB">
        <w:trPr>
          <w:tblHeader/>
        </w:trPr>
        <w:tc>
          <w:tcPr>
            <w:tcW w:w="2071" w:type="dxa"/>
            <w:shd w:val="clear" w:color="auto" w:fill="auto"/>
          </w:tcPr>
          <w:p w14:paraId="0D09764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3F0A357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B1E34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682A54"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7B2C99B3"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66426F9" w14:textId="77777777" w:rsidTr="00CB1DBB">
        <w:trPr>
          <w:tblHeader/>
        </w:trPr>
        <w:tc>
          <w:tcPr>
            <w:tcW w:w="2071" w:type="dxa"/>
            <w:shd w:val="clear" w:color="auto" w:fill="auto"/>
          </w:tcPr>
          <w:p w14:paraId="2C00AF5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1549C9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609095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B8A51F"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DA397E4"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节点实例</w:t>
            </w:r>
          </w:p>
          <w:p w14:paraId="5806C298"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21BC6D69" w14:textId="77777777" w:rsidTr="00CB1DBB">
        <w:trPr>
          <w:tblHeader/>
        </w:trPr>
        <w:tc>
          <w:tcPr>
            <w:tcW w:w="2071" w:type="dxa"/>
            <w:shd w:val="clear" w:color="auto" w:fill="auto"/>
          </w:tcPr>
          <w:p w14:paraId="1B37EB9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B54A34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9084B2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E37329E"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469D9404"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26443545"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bl>
    <w:p w14:paraId="54BE2AB6"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1E797298"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342DE8F7" w14:textId="77777777" w:rsidR="00A90347" w:rsidRDefault="00A90347" w:rsidP="00FC4D14">
      <w:pPr>
        <w:pStyle w:val="a8"/>
        <w:ind w:firstLineChars="0" w:firstLine="0"/>
        <w:rPr>
          <w:rFonts w:ascii="Times New Roman" w:hAnsi="Times New Roman"/>
          <w:color w:val="000000"/>
          <w:kern w:val="0"/>
          <w:lang w:eastAsia="zh-CN"/>
        </w:rPr>
        <w:sectPr w:rsidR="00A90347" w:rsidSect="00222F9F">
          <w:headerReference w:type="default" r:id="rId38"/>
          <w:type w:val="continuous"/>
          <w:pgSz w:w="11900" w:h="16840"/>
          <w:pgMar w:top="1418" w:right="1134" w:bottom="1418" w:left="1588" w:header="1134" w:footer="709" w:gutter="0"/>
          <w:cols w:space="708"/>
          <w:docGrid w:linePitch="360"/>
        </w:sectPr>
      </w:pPr>
    </w:p>
    <w:p w14:paraId="604F2AF6" w14:textId="77777777" w:rsidR="005D659E" w:rsidRPr="0039711A" w:rsidRDefault="005D659E" w:rsidP="00CB1DBB">
      <w:pPr>
        <w:pStyle w:val="a8"/>
        <w:ind w:firstLineChars="0" w:firstLine="0"/>
        <w:rPr>
          <w:rFonts w:ascii="Times New Roman" w:hAnsi="Times New Roman"/>
          <w:color w:val="000000"/>
          <w:kern w:val="0"/>
          <w:lang w:eastAsia="zh-CN"/>
        </w:rPr>
      </w:pPr>
    </w:p>
    <w:p w14:paraId="58301A66" w14:textId="77777777" w:rsidR="00A90347" w:rsidRPr="00CB1DBB" w:rsidRDefault="00EE67E1" w:rsidP="00CB1DBB">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ACT_HI_PROCINST</w:t>
      </w:r>
      <w:r w:rsidR="00951003"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历史流程</w:t>
      </w:r>
      <w:r w:rsidR="006825EF" w:rsidRPr="0039711A">
        <w:rPr>
          <w:rFonts w:ascii="Times New Roman" w:hAnsi="Times New Roman" w:hint="eastAsia"/>
          <w:color w:val="000000"/>
          <w:kern w:val="0"/>
          <w:lang w:eastAsia="zh-CN"/>
        </w:rPr>
        <w:t>实例信息</w:t>
      </w:r>
    </w:p>
    <w:p w14:paraId="48719EA2"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历史流程实例表</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1276"/>
        <w:gridCol w:w="850"/>
        <w:gridCol w:w="1660"/>
      </w:tblGrid>
      <w:tr w:rsidR="00B95913" w:rsidRPr="00CB1DBB" w14:paraId="5F6736B0" w14:textId="77777777" w:rsidTr="00CB1DBB">
        <w:trPr>
          <w:tblHeader/>
        </w:trPr>
        <w:tc>
          <w:tcPr>
            <w:tcW w:w="2410" w:type="dxa"/>
            <w:shd w:val="clear" w:color="auto" w:fill="BFBFBF"/>
          </w:tcPr>
          <w:p w14:paraId="49DF960D"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lastRenderedPageBreak/>
              <w:t>列名</w:t>
            </w:r>
          </w:p>
        </w:tc>
        <w:tc>
          <w:tcPr>
            <w:tcW w:w="2013" w:type="dxa"/>
            <w:shd w:val="clear" w:color="auto" w:fill="BFBFBF"/>
          </w:tcPr>
          <w:p w14:paraId="218C4B7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6" w:type="dxa"/>
            <w:shd w:val="clear" w:color="auto" w:fill="BFBFBF"/>
          </w:tcPr>
          <w:p w14:paraId="1E37C66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0" w:type="dxa"/>
            <w:shd w:val="clear" w:color="auto" w:fill="BFBFBF"/>
          </w:tcPr>
          <w:p w14:paraId="5CC45E9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746EF2D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E42FEE2" w14:textId="77777777" w:rsidTr="00CB1DBB">
        <w:trPr>
          <w:tblHeader/>
        </w:trPr>
        <w:tc>
          <w:tcPr>
            <w:tcW w:w="2410" w:type="dxa"/>
            <w:shd w:val="clear" w:color="auto" w:fill="auto"/>
          </w:tcPr>
          <w:p w14:paraId="15A9DF4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13" w:type="dxa"/>
            <w:shd w:val="clear" w:color="auto" w:fill="auto"/>
          </w:tcPr>
          <w:p w14:paraId="30E732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77403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69E63EC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4102AA10" w14:textId="77777777" w:rsidR="00A63F55"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377EDB95" w14:textId="77777777" w:rsidTr="00CB1DBB">
        <w:trPr>
          <w:tblHeader/>
        </w:trPr>
        <w:tc>
          <w:tcPr>
            <w:tcW w:w="2410" w:type="dxa"/>
            <w:shd w:val="clear" w:color="auto" w:fill="auto"/>
          </w:tcPr>
          <w:p w14:paraId="0B38DA2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13" w:type="dxa"/>
            <w:shd w:val="clear" w:color="auto" w:fill="auto"/>
          </w:tcPr>
          <w:p w14:paraId="1F14D60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7D64245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05D3B86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6557539"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11AD5E61" w14:textId="77777777" w:rsidTr="00CB1DBB">
        <w:trPr>
          <w:tblHeader/>
        </w:trPr>
        <w:tc>
          <w:tcPr>
            <w:tcW w:w="2410" w:type="dxa"/>
            <w:shd w:val="clear" w:color="auto" w:fill="auto"/>
          </w:tcPr>
          <w:p w14:paraId="18BAAEBC"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13" w:type="dxa"/>
            <w:shd w:val="clear" w:color="auto" w:fill="auto"/>
          </w:tcPr>
          <w:p w14:paraId="4CCE2056"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1ABB6C5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33925E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270850E"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业务主键</w:t>
            </w:r>
          </w:p>
        </w:tc>
      </w:tr>
      <w:tr w:rsidR="00B95913" w:rsidRPr="00CB1DBB" w14:paraId="78F39ACD" w14:textId="77777777" w:rsidTr="00CB1DBB">
        <w:trPr>
          <w:trHeight w:val="529"/>
          <w:tblHeader/>
        </w:trPr>
        <w:tc>
          <w:tcPr>
            <w:tcW w:w="2410" w:type="dxa"/>
            <w:shd w:val="clear" w:color="auto" w:fill="auto"/>
          </w:tcPr>
          <w:p w14:paraId="430A5F1E"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2013" w:type="dxa"/>
            <w:shd w:val="clear" w:color="auto" w:fill="auto"/>
          </w:tcPr>
          <w:p w14:paraId="7FEFDE5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324EC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15061785"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5C10543"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1874921C" w14:textId="77777777" w:rsidTr="00CB1DBB">
        <w:trPr>
          <w:tblHeader/>
        </w:trPr>
        <w:tc>
          <w:tcPr>
            <w:tcW w:w="2410" w:type="dxa"/>
            <w:shd w:val="clear" w:color="auto" w:fill="auto"/>
          </w:tcPr>
          <w:p w14:paraId="3486A4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2013" w:type="dxa"/>
            <w:shd w:val="clear" w:color="auto" w:fill="auto"/>
          </w:tcPr>
          <w:p w14:paraId="2C712AA1" w14:textId="77777777" w:rsidR="00284273" w:rsidRPr="0039711A" w:rsidRDefault="00EF071F" w:rsidP="00A95CCE">
            <w:pPr>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0C7D2DD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39556D26"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1D4919EE"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开始时间</w:t>
            </w:r>
          </w:p>
        </w:tc>
      </w:tr>
      <w:tr w:rsidR="00B95913" w:rsidRPr="00CB1DBB" w14:paraId="24FD81F0" w14:textId="77777777" w:rsidTr="00CB1DBB">
        <w:trPr>
          <w:tblHeader/>
        </w:trPr>
        <w:tc>
          <w:tcPr>
            <w:tcW w:w="2410" w:type="dxa"/>
            <w:shd w:val="clear" w:color="auto" w:fill="auto"/>
          </w:tcPr>
          <w:p w14:paraId="4B15FD0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2013" w:type="dxa"/>
            <w:shd w:val="clear" w:color="auto" w:fill="auto"/>
          </w:tcPr>
          <w:p w14:paraId="259A0DD4"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22114EA4"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0D02AE2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3ADF5646"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时间</w:t>
            </w:r>
          </w:p>
        </w:tc>
      </w:tr>
      <w:tr w:rsidR="00B95913" w:rsidRPr="00CB1DBB" w14:paraId="4FCE0422" w14:textId="77777777" w:rsidTr="00CB1DBB">
        <w:trPr>
          <w:tblHeader/>
        </w:trPr>
        <w:tc>
          <w:tcPr>
            <w:tcW w:w="2410" w:type="dxa"/>
            <w:shd w:val="clear" w:color="auto" w:fill="auto"/>
          </w:tcPr>
          <w:p w14:paraId="2C6EAB1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DURATION_</w:t>
            </w:r>
          </w:p>
        </w:tc>
        <w:tc>
          <w:tcPr>
            <w:tcW w:w="2013" w:type="dxa"/>
            <w:shd w:val="clear" w:color="auto" w:fill="auto"/>
          </w:tcPr>
          <w:p w14:paraId="2CA6F943"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6" w:type="dxa"/>
            <w:shd w:val="clear" w:color="auto" w:fill="auto"/>
          </w:tcPr>
          <w:p w14:paraId="1CB539A3"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F70E1D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5894640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5CA0EBFD" w14:textId="77777777" w:rsidTr="00CB1DBB">
        <w:trPr>
          <w:tblHeader/>
        </w:trPr>
        <w:tc>
          <w:tcPr>
            <w:tcW w:w="2410" w:type="dxa"/>
            <w:shd w:val="clear" w:color="auto" w:fill="auto"/>
          </w:tcPr>
          <w:p w14:paraId="2D8170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START_USER_ID_</w:t>
            </w:r>
          </w:p>
        </w:tc>
        <w:tc>
          <w:tcPr>
            <w:tcW w:w="2013" w:type="dxa"/>
            <w:shd w:val="clear" w:color="auto" w:fill="auto"/>
          </w:tcPr>
          <w:p w14:paraId="59D544FA"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65C41CB6"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F8E4F8E"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018EC179"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发起人</w:t>
            </w:r>
          </w:p>
        </w:tc>
      </w:tr>
      <w:tr w:rsidR="00B95913" w:rsidRPr="00CB1DBB" w14:paraId="01580F43" w14:textId="77777777" w:rsidTr="00CB1DBB">
        <w:trPr>
          <w:tblHeader/>
        </w:trPr>
        <w:tc>
          <w:tcPr>
            <w:tcW w:w="2410" w:type="dxa"/>
            <w:shd w:val="clear" w:color="auto" w:fill="auto"/>
          </w:tcPr>
          <w:p w14:paraId="248A291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START_ACT_ID_</w:t>
            </w:r>
          </w:p>
        </w:tc>
        <w:tc>
          <w:tcPr>
            <w:tcW w:w="2013" w:type="dxa"/>
            <w:shd w:val="clear" w:color="auto" w:fill="auto"/>
          </w:tcPr>
          <w:p w14:paraId="635851E4"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4E4A8A8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1CB1D3D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D195ED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开始</w:t>
            </w:r>
            <w:r w:rsidRPr="0039711A">
              <w:rPr>
                <w:rFonts w:ascii="Times New Roman" w:hAnsi="Times New Roman" w:hint="eastAsia"/>
                <w:lang w:eastAsia="zh-CN"/>
              </w:rPr>
              <w:t>节点</w:t>
            </w:r>
            <w:r w:rsidRPr="0039711A">
              <w:rPr>
                <w:rFonts w:ascii="Times New Roman" w:hAnsi="Times New Roman"/>
                <w:lang w:eastAsia="zh-CN"/>
              </w:rPr>
              <w:t>编号</w:t>
            </w:r>
          </w:p>
        </w:tc>
      </w:tr>
      <w:tr w:rsidR="00B95913" w:rsidRPr="00CB1DBB" w14:paraId="767E9748" w14:textId="77777777" w:rsidTr="00CB1DBB">
        <w:trPr>
          <w:tblHeader/>
        </w:trPr>
        <w:tc>
          <w:tcPr>
            <w:tcW w:w="2410" w:type="dxa"/>
            <w:tcBorders>
              <w:bottom w:val="single" w:sz="4" w:space="0" w:color="auto"/>
            </w:tcBorders>
            <w:shd w:val="clear" w:color="auto" w:fill="auto"/>
          </w:tcPr>
          <w:p w14:paraId="2A4E36D0"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END_ACT_ID_</w:t>
            </w:r>
          </w:p>
        </w:tc>
        <w:tc>
          <w:tcPr>
            <w:tcW w:w="2013" w:type="dxa"/>
            <w:tcBorders>
              <w:bottom w:val="single" w:sz="4" w:space="0" w:color="auto"/>
            </w:tcBorders>
            <w:shd w:val="clear" w:color="auto" w:fill="auto"/>
          </w:tcPr>
          <w:p w14:paraId="1599894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tcBorders>
              <w:bottom w:val="single" w:sz="4" w:space="0" w:color="auto"/>
            </w:tcBorders>
            <w:shd w:val="clear" w:color="auto" w:fill="auto"/>
          </w:tcPr>
          <w:p w14:paraId="3E3350BA"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tcBorders>
              <w:bottom w:val="single" w:sz="4" w:space="0" w:color="auto"/>
            </w:tcBorders>
            <w:shd w:val="clear" w:color="auto" w:fill="auto"/>
          </w:tcPr>
          <w:p w14:paraId="51ACC40D" w14:textId="77777777" w:rsidR="00284273" w:rsidRPr="0039711A" w:rsidRDefault="00284273" w:rsidP="00A95CCE">
            <w:pPr>
              <w:ind w:firstLineChars="0" w:firstLine="0"/>
              <w:rPr>
                <w:rFonts w:ascii="Times New Roman" w:hAnsi="Times New Roman"/>
                <w:lang w:eastAsia="zh-CN"/>
              </w:rPr>
            </w:pPr>
          </w:p>
        </w:tc>
        <w:tc>
          <w:tcPr>
            <w:tcW w:w="1660" w:type="dxa"/>
            <w:tcBorders>
              <w:bottom w:val="single" w:sz="4" w:space="0" w:color="auto"/>
            </w:tcBorders>
            <w:shd w:val="clear" w:color="auto" w:fill="auto"/>
          </w:tcPr>
          <w:p w14:paraId="6BEA0C06" w14:textId="77777777" w:rsidR="00284273"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节点</w:t>
            </w:r>
            <w:r w:rsidRPr="0039711A">
              <w:rPr>
                <w:rFonts w:ascii="Times New Roman" w:hAnsi="Times New Roman"/>
                <w:lang w:eastAsia="zh-CN"/>
              </w:rPr>
              <w:t>编号</w:t>
            </w:r>
          </w:p>
          <w:p w14:paraId="0CDC3233" w14:textId="77777777" w:rsidR="00FC4D14" w:rsidRPr="0039711A" w:rsidRDefault="00FC4D14" w:rsidP="00A95CCE">
            <w:pPr>
              <w:pStyle w:val="a8"/>
              <w:ind w:firstLineChars="0" w:firstLine="0"/>
              <w:rPr>
                <w:rFonts w:ascii="Times New Roman" w:hAnsi="Times New Roman"/>
                <w:lang w:eastAsia="zh-CN"/>
              </w:rPr>
            </w:pPr>
          </w:p>
        </w:tc>
      </w:tr>
      <w:tr w:rsidR="0039711A" w:rsidRPr="00CB1DBB" w14:paraId="79E6B526" w14:textId="77777777" w:rsidTr="00CB1DBB">
        <w:trPr>
          <w:tblHeader/>
        </w:trPr>
        <w:tc>
          <w:tcPr>
            <w:tcW w:w="2410" w:type="dxa"/>
            <w:shd w:val="clear" w:color="auto" w:fill="D9D9D9"/>
          </w:tcPr>
          <w:p w14:paraId="717E8D4E"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列名</w:t>
            </w:r>
          </w:p>
        </w:tc>
        <w:tc>
          <w:tcPr>
            <w:tcW w:w="2013" w:type="dxa"/>
            <w:shd w:val="clear" w:color="auto" w:fill="D9D9D9"/>
          </w:tcPr>
          <w:p w14:paraId="1EFFD5C2"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类型</w:t>
            </w:r>
          </w:p>
        </w:tc>
        <w:tc>
          <w:tcPr>
            <w:tcW w:w="1276" w:type="dxa"/>
            <w:shd w:val="clear" w:color="auto" w:fill="D9D9D9"/>
          </w:tcPr>
          <w:p w14:paraId="57B84705"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是否可空</w:t>
            </w:r>
          </w:p>
        </w:tc>
        <w:tc>
          <w:tcPr>
            <w:tcW w:w="850" w:type="dxa"/>
            <w:shd w:val="clear" w:color="auto" w:fill="D9D9D9"/>
          </w:tcPr>
          <w:p w14:paraId="538978F6" w14:textId="77777777" w:rsidR="0039711A" w:rsidRPr="0039711A" w:rsidRDefault="0039711A" w:rsidP="00A95CCE">
            <w:pPr>
              <w:ind w:firstLineChars="0" w:firstLine="0"/>
              <w:rPr>
                <w:rFonts w:ascii="Times New Roman" w:hAnsi="Times New Roman"/>
                <w:lang w:eastAsia="zh-CN"/>
              </w:rPr>
            </w:pPr>
            <w:r w:rsidRPr="00E80A14">
              <w:rPr>
                <w:rFonts w:ascii="Times New Roman" w:hAnsi="Times New Roman" w:hint="eastAsia"/>
                <w:lang w:eastAsia="zh-CN"/>
              </w:rPr>
              <w:t>主键</w:t>
            </w:r>
          </w:p>
        </w:tc>
        <w:tc>
          <w:tcPr>
            <w:tcW w:w="1660" w:type="dxa"/>
            <w:shd w:val="clear" w:color="auto" w:fill="D9D9D9"/>
          </w:tcPr>
          <w:p w14:paraId="5BF24FA8"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描述</w:t>
            </w:r>
          </w:p>
        </w:tc>
      </w:tr>
      <w:tr w:rsidR="0039711A" w:rsidRPr="00CB1DBB" w14:paraId="0343F274" w14:textId="77777777" w:rsidTr="00CB1DBB">
        <w:trPr>
          <w:tblHeader/>
        </w:trPr>
        <w:tc>
          <w:tcPr>
            <w:tcW w:w="2410" w:type="dxa"/>
            <w:shd w:val="clear" w:color="auto" w:fill="auto"/>
          </w:tcPr>
          <w:p w14:paraId="22C059D5"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SUPER_PROCESS_INSTANCE_ID_</w:t>
            </w:r>
          </w:p>
        </w:tc>
        <w:tc>
          <w:tcPr>
            <w:tcW w:w="2013" w:type="dxa"/>
            <w:shd w:val="clear" w:color="auto" w:fill="auto"/>
          </w:tcPr>
          <w:p w14:paraId="484310ED"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4FED380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5A8C3066"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4F29A58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流程</w:t>
            </w:r>
            <w:r w:rsidRPr="0039711A">
              <w:rPr>
                <w:rFonts w:ascii="Times New Roman" w:hAnsi="Times New Roman" w:hint="eastAsia"/>
                <w:lang w:eastAsia="zh-CN"/>
              </w:rPr>
              <w:t>实例</w:t>
            </w:r>
          </w:p>
          <w:p w14:paraId="0BC0ECAA" w14:textId="77777777" w:rsidR="0039711A" w:rsidRPr="00CB1DBB" w:rsidRDefault="0039711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39711A" w:rsidRPr="00CB1DBB" w14:paraId="3E9E105A" w14:textId="77777777" w:rsidTr="00CB1DBB">
        <w:trPr>
          <w:tblHeader/>
        </w:trPr>
        <w:tc>
          <w:tcPr>
            <w:tcW w:w="2410" w:type="dxa"/>
            <w:shd w:val="clear" w:color="auto" w:fill="auto"/>
          </w:tcPr>
          <w:p w14:paraId="60B9048F"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2013" w:type="dxa"/>
            <w:shd w:val="clear" w:color="auto" w:fill="auto"/>
          </w:tcPr>
          <w:p w14:paraId="34F0D98A"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6" w:type="dxa"/>
            <w:shd w:val="clear" w:color="auto" w:fill="auto"/>
          </w:tcPr>
          <w:p w14:paraId="16D649B8"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35D6CF5E"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0CDE137B"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删除</w:t>
            </w:r>
            <w:r w:rsidRPr="0039711A">
              <w:rPr>
                <w:rFonts w:ascii="Times New Roman" w:hAnsi="Times New Roman"/>
                <w:lang w:eastAsia="zh-CN"/>
              </w:rPr>
              <w:t>原因</w:t>
            </w:r>
          </w:p>
        </w:tc>
      </w:tr>
      <w:tr w:rsidR="0039711A" w:rsidRPr="00CB1DBB" w14:paraId="46C84C14" w14:textId="77777777" w:rsidTr="00CB1DBB">
        <w:trPr>
          <w:tblHeader/>
        </w:trPr>
        <w:tc>
          <w:tcPr>
            <w:tcW w:w="2410" w:type="dxa"/>
            <w:shd w:val="clear" w:color="auto" w:fill="auto"/>
          </w:tcPr>
          <w:p w14:paraId="50E62F26"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13" w:type="dxa"/>
            <w:shd w:val="clear" w:color="auto" w:fill="auto"/>
          </w:tcPr>
          <w:p w14:paraId="29ABB892"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3BD484DE"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2FA0B98"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2D9BA2FB" w14:textId="77777777" w:rsidR="0039711A" w:rsidRPr="0039711A" w:rsidRDefault="0039711A" w:rsidP="00A95CCE">
            <w:pPr>
              <w:pStyle w:val="a8"/>
              <w:ind w:firstLineChars="0" w:firstLine="0"/>
              <w:rPr>
                <w:rFonts w:ascii="Times New Roman" w:hAnsi="Times New Roman"/>
                <w:lang w:eastAsia="zh-CN"/>
              </w:rPr>
            </w:pPr>
          </w:p>
        </w:tc>
      </w:tr>
    </w:tbl>
    <w:p w14:paraId="0D1B6D64" w14:textId="77777777" w:rsidR="00AC5A64" w:rsidRDefault="00AC5A64" w:rsidP="00A63F55">
      <w:pPr>
        <w:pStyle w:val="a8"/>
        <w:ind w:left="960" w:firstLineChars="0" w:firstLine="0"/>
        <w:rPr>
          <w:rFonts w:ascii="Times New Roman" w:hAnsi="Times New Roman"/>
          <w:color w:val="000000"/>
          <w:kern w:val="0"/>
        </w:rPr>
        <w:sectPr w:rsidR="00AC5A64" w:rsidSect="00CB1DBB">
          <w:headerReference w:type="default" r:id="rId39"/>
          <w:type w:val="continuous"/>
          <w:pgSz w:w="11900" w:h="16840"/>
          <w:pgMar w:top="1418" w:right="1134" w:bottom="1418" w:left="1588" w:header="1134" w:footer="709" w:gutter="0"/>
          <w:cols w:space="708"/>
          <w:docGrid w:linePitch="360"/>
        </w:sectPr>
      </w:pPr>
    </w:p>
    <w:p w14:paraId="70404BCC" w14:textId="77777777" w:rsidR="00A63F55" w:rsidRPr="0039711A" w:rsidRDefault="00A63F55" w:rsidP="00A63F55">
      <w:pPr>
        <w:pStyle w:val="a8"/>
        <w:ind w:left="960" w:firstLineChars="0" w:firstLine="0"/>
        <w:rPr>
          <w:rFonts w:ascii="Times New Roman" w:hAnsi="Times New Roman"/>
          <w:color w:val="000000"/>
          <w:kern w:val="0"/>
        </w:rPr>
      </w:pPr>
    </w:p>
    <w:p w14:paraId="6DA8D355"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ACT_HI_TASKINST</w:t>
      </w:r>
      <w:r w:rsidR="006825EF" w:rsidRPr="0039711A">
        <w:rPr>
          <w:rFonts w:ascii="Times New Roman" w:hAnsi="Times New Roman"/>
          <w:color w:val="000000"/>
          <w:kern w:val="0"/>
          <w:lang w:eastAsia="zh-CN"/>
        </w:rPr>
        <w:t xml:space="preserve"> </w:t>
      </w:r>
      <w:r w:rsidR="00886725"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历史任务</w:t>
      </w:r>
      <w:r w:rsidR="006825EF" w:rsidRPr="0039711A">
        <w:rPr>
          <w:rFonts w:ascii="Times New Roman" w:hAnsi="Times New Roman" w:hint="eastAsia"/>
          <w:color w:val="000000"/>
          <w:kern w:val="0"/>
          <w:lang w:eastAsia="zh-CN"/>
        </w:rPr>
        <w:t>实例信息</w:t>
      </w:r>
    </w:p>
    <w:p w14:paraId="00C05866"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CF2E77">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历史任务实例表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22"/>
        <w:gridCol w:w="1328"/>
        <w:gridCol w:w="753"/>
        <w:gridCol w:w="1815"/>
      </w:tblGrid>
      <w:tr w:rsidR="00B95913" w:rsidRPr="00CB1DBB" w14:paraId="0E804856" w14:textId="77777777" w:rsidTr="00CB1DBB">
        <w:trPr>
          <w:tblHeader/>
        </w:trPr>
        <w:tc>
          <w:tcPr>
            <w:tcW w:w="2390" w:type="dxa"/>
            <w:shd w:val="clear" w:color="auto" w:fill="BFBFBF"/>
          </w:tcPr>
          <w:p w14:paraId="6E0BDF8C" w14:textId="77777777" w:rsidR="00A63F55" w:rsidRPr="0039711A" w:rsidRDefault="00A63F55" w:rsidP="00CB1DBB">
            <w:pPr>
              <w:pStyle w:val="a8"/>
              <w:tabs>
                <w:tab w:val="left" w:pos="1077"/>
              </w:tabs>
              <w:ind w:firstLineChars="0" w:firstLine="0"/>
              <w:rPr>
                <w:rFonts w:ascii="Times New Roman" w:hAnsi="Times New Roman"/>
                <w:lang w:eastAsia="zh-CN"/>
              </w:rPr>
            </w:pPr>
            <w:r w:rsidRPr="0039711A">
              <w:rPr>
                <w:rFonts w:ascii="Times New Roman" w:hAnsi="Times New Roman" w:hint="eastAsia"/>
                <w:lang w:eastAsia="zh-CN"/>
              </w:rPr>
              <w:t>列名</w:t>
            </w:r>
            <w:r w:rsidR="0039711A">
              <w:rPr>
                <w:rFonts w:ascii="Times New Roman" w:hAnsi="Times New Roman"/>
                <w:lang w:eastAsia="zh-CN"/>
              </w:rPr>
              <w:tab/>
            </w:r>
          </w:p>
        </w:tc>
        <w:tc>
          <w:tcPr>
            <w:tcW w:w="1951" w:type="dxa"/>
            <w:shd w:val="clear" w:color="auto" w:fill="BFBFBF"/>
          </w:tcPr>
          <w:p w14:paraId="588BFB4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84" w:type="dxa"/>
            <w:shd w:val="clear" w:color="auto" w:fill="BFBFBF"/>
          </w:tcPr>
          <w:p w14:paraId="0D342DD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BFBFBF"/>
          </w:tcPr>
          <w:p w14:paraId="25CE359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BFBFBF"/>
          </w:tcPr>
          <w:p w14:paraId="72E9CD9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4184D363" w14:textId="77777777" w:rsidTr="00CB1DBB">
        <w:tc>
          <w:tcPr>
            <w:tcW w:w="2390" w:type="dxa"/>
            <w:shd w:val="clear" w:color="auto" w:fill="auto"/>
          </w:tcPr>
          <w:p w14:paraId="6A63CD1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1" w:type="dxa"/>
            <w:shd w:val="clear" w:color="auto" w:fill="auto"/>
          </w:tcPr>
          <w:p w14:paraId="11C051B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A0A8E5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2203DC2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910" w:type="dxa"/>
            <w:shd w:val="clear" w:color="auto" w:fill="auto"/>
          </w:tcPr>
          <w:p w14:paraId="092091C4" w14:textId="77777777" w:rsidR="00A63F55" w:rsidRPr="0039711A" w:rsidRDefault="00E4403D" w:rsidP="00A95CCE">
            <w:pPr>
              <w:pStyle w:val="a8"/>
              <w:ind w:firstLineChars="0" w:firstLine="0"/>
              <w:rPr>
                <w:rFonts w:ascii="Times New Roman" w:hAnsi="Times New Roman"/>
                <w:lang w:eastAsia="zh-CN"/>
              </w:rPr>
            </w:pPr>
            <w:r w:rsidRPr="0039711A">
              <w:rPr>
                <w:rFonts w:ascii="Times New Roman" w:hAnsi="Times New Roman"/>
                <w:lang w:eastAsia="zh-CN"/>
              </w:rPr>
              <w:t>主键编号</w:t>
            </w:r>
          </w:p>
        </w:tc>
      </w:tr>
      <w:tr w:rsidR="00B95913" w:rsidRPr="00CB1DBB" w14:paraId="0B84F2E7" w14:textId="77777777" w:rsidTr="00CB1DBB">
        <w:tc>
          <w:tcPr>
            <w:tcW w:w="2390" w:type="dxa"/>
            <w:shd w:val="clear" w:color="auto" w:fill="auto"/>
          </w:tcPr>
          <w:p w14:paraId="1FAE45D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1" w:type="dxa"/>
            <w:shd w:val="clear" w:color="auto" w:fill="auto"/>
          </w:tcPr>
          <w:p w14:paraId="7BBB4BB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5B554F53"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2D10FDF"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95ACD5B" w14:textId="77777777" w:rsidR="00EE2EC5" w:rsidRPr="0039711A" w:rsidRDefault="004D57A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62474E59" w14:textId="77777777" w:rsidTr="00CB1DBB">
        <w:tc>
          <w:tcPr>
            <w:tcW w:w="2390" w:type="dxa"/>
            <w:shd w:val="clear" w:color="auto" w:fill="auto"/>
          </w:tcPr>
          <w:p w14:paraId="06674F67"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51" w:type="dxa"/>
            <w:shd w:val="clear" w:color="auto" w:fill="auto"/>
          </w:tcPr>
          <w:p w14:paraId="445DE0D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08730F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D6EF2B6"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4620EAD" w14:textId="77777777" w:rsidR="00EE2EC5" w:rsidRPr="0039711A" w:rsidRDefault="004D3089"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p w14:paraId="20D9E588" w14:textId="77777777" w:rsidR="004D3089" w:rsidRPr="0039711A" w:rsidRDefault="004D3089"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68234CC4" w14:textId="77777777" w:rsidTr="00CB1DBB">
        <w:tc>
          <w:tcPr>
            <w:tcW w:w="2390" w:type="dxa"/>
            <w:shd w:val="clear" w:color="auto" w:fill="auto"/>
          </w:tcPr>
          <w:p w14:paraId="6495922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1" w:type="dxa"/>
            <w:shd w:val="clear" w:color="auto" w:fill="auto"/>
          </w:tcPr>
          <w:p w14:paraId="591502F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61F8FE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53E15AE7"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76927AA"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26BC8E7A" w14:textId="77777777" w:rsidTr="00CB1DBB">
        <w:tc>
          <w:tcPr>
            <w:tcW w:w="2390" w:type="dxa"/>
            <w:shd w:val="clear" w:color="auto" w:fill="auto"/>
          </w:tcPr>
          <w:p w14:paraId="2D44FB42"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1" w:type="dxa"/>
            <w:shd w:val="clear" w:color="auto" w:fill="auto"/>
          </w:tcPr>
          <w:p w14:paraId="4A67D6B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CA4E5C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D0EC43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2A8AB7DE"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DFA3ED2" w14:textId="77777777" w:rsidTr="00CB1DBB">
        <w:tc>
          <w:tcPr>
            <w:tcW w:w="2390" w:type="dxa"/>
            <w:shd w:val="clear" w:color="auto" w:fill="auto"/>
          </w:tcPr>
          <w:p w14:paraId="2AB295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1" w:type="dxa"/>
            <w:shd w:val="clear" w:color="auto" w:fill="auto"/>
          </w:tcPr>
          <w:p w14:paraId="200E8B18"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8FAD53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9D33D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37EB6E7B" w14:textId="77777777" w:rsidR="00EE2EC5" w:rsidRPr="0039711A" w:rsidRDefault="00A94754"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5C0103F3" w14:textId="77777777" w:rsidTr="00CB1DBB">
        <w:tc>
          <w:tcPr>
            <w:tcW w:w="2390" w:type="dxa"/>
            <w:shd w:val="clear" w:color="auto" w:fill="auto"/>
          </w:tcPr>
          <w:p w14:paraId="6448EBD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PARENT_TASK_ID_</w:t>
            </w:r>
          </w:p>
        </w:tc>
        <w:tc>
          <w:tcPr>
            <w:tcW w:w="1951" w:type="dxa"/>
            <w:shd w:val="clear" w:color="auto" w:fill="auto"/>
          </w:tcPr>
          <w:p w14:paraId="5C8C39A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A8C6508"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70CA19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A9F4AAF"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节点实例编号</w:t>
            </w:r>
          </w:p>
        </w:tc>
      </w:tr>
      <w:tr w:rsidR="00B95913" w:rsidRPr="00CB1DBB" w14:paraId="2D1CBD90" w14:textId="77777777" w:rsidTr="00CB1DBB">
        <w:tc>
          <w:tcPr>
            <w:tcW w:w="2390" w:type="dxa"/>
            <w:shd w:val="clear" w:color="auto" w:fill="auto"/>
          </w:tcPr>
          <w:p w14:paraId="2E015C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1" w:type="dxa"/>
            <w:shd w:val="clear" w:color="auto" w:fill="auto"/>
          </w:tcPr>
          <w:p w14:paraId="0536BDE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201F9E02"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7FD85D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03B3FC"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FDAB9D0" w14:textId="77777777" w:rsidTr="00CB1DBB">
        <w:tc>
          <w:tcPr>
            <w:tcW w:w="2390" w:type="dxa"/>
            <w:shd w:val="clear" w:color="auto" w:fill="auto"/>
          </w:tcPr>
          <w:p w14:paraId="42A1102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51" w:type="dxa"/>
            <w:shd w:val="clear" w:color="auto" w:fill="auto"/>
          </w:tcPr>
          <w:p w14:paraId="37F6B0DE"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0DEC0DA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3D504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E1AA939" w14:textId="77777777" w:rsidR="00B531AF" w:rsidRPr="00CB1DBB"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签收人</w:t>
            </w:r>
            <w:r w:rsidR="001D5670" w:rsidRPr="0039711A">
              <w:rPr>
                <w:rFonts w:ascii="Times New Roman" w:hAnsi="Times New Roman" w:hint="eastAsia"/>
                <w:lang w:eastAsia="zh-CN"/>
              </w:rPr>
              <w:t>，</w:t>
            </w:r>
            <w:r w:rsidR="00B531AF" w:rsidRPr="0039711A">
              <w:rPr>
                <w:rFonts w:ascii="Times New Roman" w:hAnsi="Times New Roman"/>
                <w:lang w:eastAsia="zh-CN"/>
              </w:rPr>
              <w:t>委托有值</w:t>
            </w:r>
          </w:p>
        </w:tc>
      </w:tr>
      <w:tr w:rsidR="00B95913" w:rsidRPr="00CB1DBB" w14:paraId="6DF526AF" w14:textId="77777777" w:rsidTr="00CB1DBB">
        <w:tc>
          <w:tcPr>
            <w:tcW w:w="2390" w:type="dxa"/>
            <w:shd w:val="clear" w:color="auto" w:fill="auto"/>
          </w:tcPr>
          <w:p w14:paraId="75172CB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51" w:type="dxa"/>
            <w:shd w:val="clear" w:color="auto" w:fill="auto"/>
          </w:tcPr>
          <w:p w14:paraId="151A4AC2"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CB2C0D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09C6260"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A76E326" w14:textId="77777777" w:rsidR="00EE2EC5" w:rsidRPr="0039711A" w:rsidRDefault="00B531AF" w:rsidP="00A95CCE">
            <w:pPr>
              <w:pStyle w:val="a8"/>
              <w:ind w:firstLineChars="0" w:firstLine="0"/>
              <w:rPr>
                <w:rFonts w:ascii="Times New Roman" w:hAnsi="Times New Roman"/>
                <w:lang w:eastAsia="zh-CN"/>
              </w:rPr>
            </w:pPr>
            <w:r w:rsidRPr="0039711A">
              <w:rPr>
                <w:rFonts w:ascii="Times New Roman" w:hAnsi="Times New Roman"/>
                <w:lang w:eastAsia="zh-CN"/>
              </w:rPr>
              <w:t>签收或被委托</w:t>
            </w:r>
          </w:p>
        </w:tc>
      </w:tr>
      <w:tr w:rsidR="00B95913" w:rsidRPr="00CB1DBB" w14:paraId="10D00D32" w14:textId="77777777" w:rsidTr="00CB1DBB">
        <w:tc>
          <w:tcPr>
            <w:tcW w:w="2390" w:type="dxa"/>
            <w:shd w:val="clear" w:color="auto" w:fill="auto"/>
          </w:tcPr>
          <w:p w14:paraId="70D9E7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1951" w:type="dxa"/>
            <w:shd w:val="clear" w:color="auto" w:fill="auto"/>
          </w:tcPr>
          <w:p w14:paraId="728F66E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026BC24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7B09CCB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1FFE3B9" w14:textId="77777777" w:rsidR="00EE2EC5" w:rsidRPr="0039711A" w:rsidRDefault="000221EB" w:rsidP="00A95CCE">
            <w:pPr>
              <w:pStyle w:val="a8"/>
              <w:ind w:firstLineChars="0" w:firstLine="0"/>
              <w:rPr>
                <w:rFonts w:ascii="Times New Roman" w:hAnsi="Times New Roman"/>
                <w:lang w:eastAsia="zh-CN"/>
              </w:rPr>
            </w:pPr>
            <w:r w:rsidRPr="0039711A">
              <w:rPr>
                <w:rFonts w:ascii="Times New Roman" w:hAnsi="Times New Roman"/>
                <w:lang w:eastAsia="zh-CN"/>
              </w:rPr>
              <w:t>开始时间</w:t>
            </w:r>
          </w:p>
        </w:tc>
      </w:tr>
      <w:tr w:rsidR="00B95913" w:rsidRPr="00CB1DBB" w14:paraId="2E7E1DB0" w14:textId="77777777" w:rsidTr="00CB1DBB">
        <w:tc>
          <w:tcPr>
            <w:tcW w:w="2390" w:type="dxa"/>
            <w:shd w:val="clear" w:color="auto" w:fill="auto"/>
          </w:tcPr>
          <w:p w14:paraId="1896FA9A"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CLAIM_TIME_</w:t>
            </w:r>
          </w:p>
        </w:tc>
        <w:tc>
          <w:tcPr>
            <w:tcW w:w="1951" w:type="dxa"/>
            <w:shd w:val="clear" w:color="auto" w:fill="auto"/>
          </w:tcPr>
          <w:p w14:paraId="7318ABB3"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147FF65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C1AAC2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64ACBEC"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提醒</w:t>
            </w:r>
            <w:r w:rsidRPr="0039711A">
              <w:rPr>
                <w:rFonts w:ascii="Times New Roman" w:hAnsi="Times New Roman" w:hint="eastAsia"/>
                <w:lang w:eastAsia="zh-CN"/>
              </w:rPr>
              <w:t>时间</w:t>
            </w:r>
          </w:p>
        </w:tc>
      </w:tr>
      <w:tr w:rsidR="00B95913" w:rsidRPr="00CB1DBB" w14:paraId="0D925FE1" w14:textId="77777777" w:rsidTr="00CB1DBB">
        <w:tc>
          <w:tcPr>
            <w:tcW w:w="2390" w:type="dxa"/>
            <w:shd w:val="clear" w:color="auto" w:fill="auto"/>
          </w:tcPr>
          <w:p w14:paraId="3745B3A4"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1951" w:type="dxa"/>
            <w:shd w:val="clear" w:color="auto" w:fill="auto"/>
          </w:tcPr>
          <w:p w14:paraId="0809781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6E50D83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E833888"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B1C73C6"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结束时间</w:t>
            </w:r>
          </w:p>
        </w:tc>
      </w:tr>
    </w:tbl>
    <w:p w14:paraId="4374F269" w14:textId="77777777" w:rsidR="00AC5A64" w:rsidRDefault="00AC5A64" w:rsidP="00A95CCE">
      <w:pPr>
        <w:pStyle w:val="a8"/>
        <w:ind w:firstLineChars="0" w:firstLine="0"/>
        <w:rPr>
          <w:rFonts w:ascii="Times New Roman" w:hAnsi="Times New Roman"/>
          <w:color w:val="000000"/>
          <w:kern w:val="0"/>
        </w:rPr>
        <w:sectPr w:rsidR="00AC5A64" w:rsidSect="00CB1DBB">
          <w:headerReference w:type="default" r:id="rId40"/>
          <w:type w:val="continuous"/>
          <w:pgSz w:w="11900" w:h="16840"/>
          <w:pgMar w:top="1418" w:right="1134" w:bottom="1418" w:left="1588" w:header="1134" w:footer="709" w:gutter="0"/>
          <w:cols w:space="708"/>
          <w:docGrid w:linePitch="360"/>
        </w:sectPr>
      </w:pP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1927"/>
        <w:gridCol w:w="1338"/>
        <w:gridCol w:w="740"/>
        <w:gridCol w:w="1817"/>
      </w:tblGrid>
      <w:tr w:rsidR="00B95913" w:rsidRPr="00CB1DBB" w14:paraId="4A345478" w14:textId="77777777" w:rsidTr="00CB1DBB">
        <w:tc>
          <w:tcPr>
            <w:tcW w:w="2390" w:type="dxa"/>
            <w:shd w:val="clear" w:color="auto" w:fill="auto"/>
          </w:tcPr>
          <w:p w14:paraId="78847E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DURATION_</w:t>
            </w:r>
          </w:p>
        </w:tc>
        <w:tc>
          <w:tcPr>
            <w:tcW w:w="1951" w:type="dxa"/>
            <w:shd w:val="clear" w:color="auto" w:fill="auto"/>
          </w:tcPr>
          <w:p w14:paraId="0DF25AF0"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84" w:type="dxa"/>
            <w:shd w:val="clear" w:color="auto" w:fill="auto"/>
          </w:tcPr>
          <w:p w14:paraId="2597661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C34E723"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93EE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63082795" w14:textId="77777777" w:rsidTr="00CB1DBB">
        <w:tc>
          <w:tcPr>
            <w:tcW w:w="2390" w:type="dxa"/>
            <w:shd w:val="clear" w:color="auto" w:fill="auto"/>
          </w:tcPr>
          <w:p w14:paraId="54995BF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1951" w:type="dxa"/>
            <w:shd w:val="clear" w:color="auto" w:fill="auto"/>
          </w:tcPr>
          <w:p w14:paraId="1A6A849A"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036DC850"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5AA59A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133E95DE"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删除原因</w:t>
            </w:r>
          </w:p>
        </w:tc>
      </w:tr>
      <w:tr w:rsidR="00B95913" w:rsidRPr="00CB1DBB" w14:paraId="444C5A41" w14:textId="77777777" w:rsidTr="00CB1DBB">
        <w:tc>
          <w:tcPr>
            <w:tcW w:w="2390" w:type="dxa"/>
            <w:shd w:val="clear" w:color="auto" w:fill="auto"/>
          </w:tcPr>
          <w:p w14:paraId="4AE3795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51" w:type="dxa"/>
            <w:shd w:val="clear" w:color="auto" w:fill="auto"/>
          </w:tcPr>
          <w:p w14:paraId="13B2BBE6"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384" w:type="dxa"/>
            <w:shd w:val="clear" w:color="auto" w:fill="auto"/>
          </w:tcPr>
          <w:p w14:paraId="4ADF305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F4F1009"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72728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hint="eastAsia"/>
                <w:lang w:eastAsia="zh-CN"/>
              </w:rPr>
              <w:t>优先</w:t>
            </w:r>
            <w:r w:rsidRPr="0039711A">
              <w:rPr>
                <w:rFonts w:ascii="Times New Roman" w:hAnsi="Times New Roman"/>
                <w:lang w:eastAsia="zh-CN"/>
              </w:rPr>
              <w:t>级别</w:t>
            </w:r>
          </w:p>
        </w:tc>
      </w:tr>
      <w:tr w:rsidR="00B95913" w:rsidRPr="00CB1DBB" w14:paraId="59CE7047" w14:textId="77777777" w:rsidTr="00CB1DBB">
        <w:tc>
          <w:tcPr>
            <w:tcW w:w="2390" w:type="dxa"/>
            <w:shd w:val="clear" w:color="auto" w:fill="auto"/>
          </w:tcPr>
          <w:p w14:paraId="402F5B1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51" w:type="dxa"/>
            <w:shd w:val="clear" w:color="auto" w:fill="auto"/>
          </w:tcPr>
          <w:p w14:paraId="73C53A6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705F114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A25EA8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BA2A630" w14:textId="77777777" w:rsidR="00F476C8" w:rsidRPr="0039711A" w:rsidRDefault="00070230" w:rsidP="00A95CCE">
            <w:pPr>
              <w:pStyle w:val="a8"/>
              <w:ind w:firstLineChars="0" w:firstLine="0"/>
              <w:rPr>
                <w:rFonts w:ascii="Times New Roman" w:hAnsi="Times New Roman"/>
                <w:lang w:eastAsia="zh-CN"/>
              </w:rPr>
            </w:pPr>
            <w:r w:rsidRPr="0039711A">
              <w:rPr>
                <w:rFonts w:ascii="Times New Roman" w:hAnsi="Times New Roman" w:hint="eastAsia"/>
                <w:lang w:eastAsia="zh-CN"/>
              </w:rPr>
              <w:t>过期时间</w:t>
            </w:r>
          </w:p>
        </w:tc>
      </w:tr>
      <w:tr w:rsidR="00B95913" w:rsidRPr="00CB1DBB" w14:paraId="285BCF4E" w14:textId="77777777" w:rsidTr="00CB1DBB">
        <w:tc>
          <w:tcPr>
            <w:tcW w:w="2390" w:type="dxa"/>
            <w:tcBorders>
              <w:bottom w:val="single" w:sz="4" w:space="0" w:color="auto"/>
            </w:tcBorders>
            <w:shd w:val="clear" w:color="auto" w:fill="auto"/>
          </w:tcPr>
          <w:p w14:paraId="5FB642E9"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1" w:type="dxa"/>
            <w:tcBorders>
              <w:bottom w:val="single" w:sz="4" w:space="0" w:color="auto"/>
            </w:tcBorders>
            <w:shd w:val="clear" w:color="auto" w:fill="auto"/>
          </w:tcPr>
          <w:p w14:paraId="6E31CCC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tcBorders>
              <w:bottom w:val="single" w:sz="4" w:space="0" w:color="auto"/>
            </w:tcBorders>
            <w:shd w:val="clear" w:color="auto" w:fill="auto"/>
          </w:tcPr>
          <w:p w14:paraId="078A7405"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tcBorders>
              <w:bottom w:val="single" w:sz="4" w:space="0" w:color="auto"/>
            </w:tcBorders>
            <w:shd w:val="clear" w:color="auto" w:fill="auto"/>
          </w:tcPr>
          <w:p w14:paraId="6591A96C" w14:textId="77777777" w:rsidR="00EE2EC5" w:rsidRPr="0039711A" w:rsidRDefault="00EE2EC5" w:rsidP="00A95CCE">
            <w:pPr>
              <w:ind w:firstLineChars="0" w:firstLine="0"/>
              <w:rPr>
                <w:rFonts w:ascii="Times New Roman" w:hAnsi="Times New Roman"/>
                <w:lang w:eastAsia="zh-CN"/>
              </w:rPr>
            </w:pPr>
          </w:p>
        </w:tc>
        <w:tc>
          <w:tcPr>
            <w:tcW w:w="1910" w:type="dxa"/>
            <w:tcBorders>
              <w:bottom w:val="single" w:sz="4" w:space="0" w:color="auto"/>
            </w:tcBorders>
            <w:shd w:val="clear" w:color="auto" w:fill="auto"/>
          </w:tcPr>
          <w:p w14:paraId="201D8AA0" w14:textId="77777777" w:rsidR="00F476C8" w:rsidRPr="0039711A" w:rsidRDefault="00F476C8"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tc>
      </w:tr>
      <w:tr w:rsidR="00194C8D" w:rsidRPr="00CB1DBB" w14:paraId="5C266DAA" w14:textId="77777777" w:rsidTr="00CB1DBB">
        <w:tc>
          <w:tcPr>
            <w:tcW w:w="2390" w:type="dxa"/>
            <w:shd w:val="clear" w:color="auto" w:fill="D9D9D9"/>
          </w:tcPr>
          <w:p w14:paraId="652C992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hint="eastAsia"/>
                <w:lang w:eastAsia="zh-CN"/>
              </w:rPr>
              <w:t>列名</w:t>
            </w:r>
            <w:r>
              <w:rPr>
                <w:rFonts w:ascii="Times New Roman" w:hAnsi="Times New Roman"/>
                <w:lang w:eastAsia="zh-CN"/>
              </w:rPr>
              <w:tab/>
            </w:r>
          </w:p>
        </w:tc>
        <w:tc>
          <w:tcPr>
            <w:tcW w:w="1951" w:type="dxa"/>
            <w:shd w:val="clear" w:color="auto" w:fill="D9D9D9"/>
          </w:tcPr>
          <w:p w14:paraId="7AFB973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lang w:eastAsia="zh-CN"/>
              </w:rPr>
              <w:t>类型</w:t>
            </w:r>
          </w:p>
        </w:tc>
        <w:tc>
          <w:tcPr>
            <w:tcW w:w="1384" w:type="dxa"/>
            <w:shd w:val="clear" w:color="auto" w:fill="D9D9D9"/>
          </w:tcPr>
          <w:p w14:paraId="20E558CD"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D9D9D9"/>
          </w:tcPr>
          <w:p w14:paraId="198C63F3" w14:textId="77777777" w:rsidR="00194C8D" w:rsidRPr="0039711A" w:rsidRDefault="00194C8D" w:rsidP="00A95CCE">
            <w:pPr>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D9D9D9"/>
          </w:tcPr>
          <w:p w14:paraId="39E332F3"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194C8D" w:rsidRPr="00CB1DBB" w14:paraId="2025A840" w14:textId="77777777" w:rsidTr="00CB1DBB">
        <w:tc>
          <w:tcPr>
            <w:tcW w:w="2390" w:type="dxa"/>
            <w:shd w:val="clear" w:color="auto" w:fill="auto"/>
          </w:tcPr>
          <w:p w14:paraId="494A075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1" w:type="dxa"/>
            <w:shd w:val="clear" w:color="auto" w:fill="auto"/>
          </w:tcPr>
          <w:p w14:paraId="3808AD16"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3FE4F0F8"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CFD3AFA"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29CC5D57"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类型</w:t>
            </w:r>
          </w:p>
        </w:tc>
      </w:tr>
      <w:tr w:rsidR="00194C8D" w:rsidRPr="00CB1DBB" w14:paraId="6E4D76BA" w14:textId="77777777" w:rsidTr="00CB1DBB">
        <w:tc>
          <w:tcPr>
            <w:tcW w:w="2390" w:type="dxa"/>
            <w:shd w:val="clear" w:color="auto" w:fill="auto"/>
          </w:tcPr>
          <w:p w14:paraId="5FB46A54"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1" w:type="dxa"/>
            <w:shd w:val="clear" w:color="auto" w:fill="auto"/>
          </w:tcPr>
          <w:p w14:paraId="275FF28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6E71E79"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B88D91C"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1BFDAFC9" w14:textId="77777777" w:rsidR="00194C8D" w:rsidRPr="0039711A" w:rsidRDefault="00194C8D" w:rsidP="00A95CCE">
            <w:pPr>
              <w:pStyle w:val="a8"/>
              <w:ind w:firstLineChars="0" w:firstLine="0"/>
              <w:rPr>
                <w:rFonts w:ascii="Times New Roman" w:hAnsi="Times New Roman"/>
                <w:lang w:eastAsia="zh-CN"/>
              </w:rPr>
            </w:pPr>
          </w:p>
        </w:tc>
      </w:tr>
    </w:tbl>
    <w:p w14:paraId="2CD0AD11"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1"/>
          <w:type w:val="continuous"/>
          <w:pgSz w:w="11900" w:h="16840"/>
          <w:pgMar w:top="1418" w:right="1134" w:bottom="1418" w:left="1588" w:header="1134" w:footer="709" w:gutter="0"/>
          <w:cols w:space="708"/>
          <w:docGrid w:linePitch="360"/>
        </w:sectPr>
      </w:pPr>
    </w:p>
    <w:p w14:paraId="5C8C2371" w14:textId="77777777" w:rsidR="00A63F55" w:rsidRPr="0039711A" w:rsidRDefault="00A63F55" w:rsidP="00A63F55">
      <w:pPr>
        <w:pStyle w:val="a8"/>
        <w:ind w:left="960" w:firstLineChars="0" w:firstLine="0"/>
        <w:rPr>
          <w:rFonts w:ascii="Times New Roman" w:hAnsi="Times New Roman"/>
          <w:color w:val="000000"/>
          <w:kern w:val="0"/>
        </w:rPr>
      </w:pPr>
    </w:p>
    <w:p w14:paraId="07387DB8" w14:textId="77777777" w:rsidR="00B17D8B"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ACT_HI_VARINST</w:t>
      </w:r>
      <w:r w:rsidR="006825EF" w:rsidRPr="0039711A">
        <w:rPr>
          <w:rFonts w:ascii="Times New Roman" w:hAnsi="Times New Roman"/>
          <w:color w:val="000000"/>
          <w:kern w:val="0"/>
          <w:lang w:eastAsia="zh-CN"/>
        </w:rPr>
        <w:t>表</w:t>
      </w:r>
      <w:r w:rsidR="006825EF" w:rsidRPr="0039711A">
        <w:rPr>
          <w:rFonts w:ascii="Times New Roman" w:hAnsi="Times New Roman" w:hint="eastAsia"/>
          <w:color w:val="000000"/>
          <w:kern w:val="0"/>
          <w:lang w:eastAsia="zh-CN"/>
        </w:rPr>
        <w:t>用来</w:t>
      </w:r>
      <w:r w:rsidR="006825EF" w:rsidRPr="0039711A">
        <w:rPr>
          <w:rFonts w:ascii="Times New Roman" w:hAnsi="Times New Roman"/>
          <w:color w:val="000000"/>
          <w:kern w:val="0"/>
          <w:lang w:eastAsia="zh-CN"/>
        </w:rPr>
        <w:t>保存历史变量</w:t>
      </w:r>
      <w:r w:rsidR="006825EF" w:rsidRPr="0039711A">
        <w:rPr>
          <w:rFonts w:ascii="Times New Roman" w:hAnsi="Times New Roman" w:hint="eastAsia"/>
          <w:color w:val="000000"/>
          <w:kern w:val="0"/>
          <w:lang w:eastAsia="zh-CN"/>
        </w:rPr>
        <w:t>信息</w:t>
      </w:r>
    </w:p>
    <w:p w14:paraId="1D3BC341" w14:textId="77777777" w:rsidR="008D12A3"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00AC5A64">
        <w:rPr>
          <w:rFonts w:ascii="Times New Roman" w:hAnsi="Times New Roman"/>
        </w:rPr>
        <w:t>4</w:t>
      </w:r>
      <w:r w:rsidR="00695627" w:rsidRPr="00CB1DBB">
        <w:rPr>
          <w:rFonts w:ascii="Times New Roman" w:hAnsi="Times New Roman"/>
          <w:lang w:eastAsia="zh-CN"/>
        </w:rPr>
        <w:t>-2</w:t>
      </w:r>
      <w:r w:rsidR="00CF2E77">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历史变量表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008"/>
        <w:gridCol w:w="1156"/>
        <w:gridCol w:w="857"/>
        <w:gridCol w:w="1304"/>
      </w:tblGrid>
      <w:tr w:rsidR="00B95913" w:rsidRPr="00CB1DBB" w14:paraId="56437057" w14:textId="77777777" w:rsidTr="00CB1DBB">
        <w:trPr>
          <w:cantSplit/>
          <w:trHeight w:val="375"/>
          <w:tblHeader/>
        </w:trPr>
        <w:tc>
          <w:tcPr>
            <w:tcW w:w="2601" w:type="dxa"/>
            <w:shd w:val="clear" w:color="auto" w:fill="BFBFBF"/>
          </w:tcPr>
          <w:p w14:paraId="18BE4C1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90" w:type="dxa"/>
            <w:shd w:val="clear" w:color="auto" w:fill="BFBFBF"/>
          </w:tcPr>
          <w:p w14:paraId="5778C52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48" w:type="dxa"/>
            <w:shd w:val="clear" w:color="auto" w:fill="BFBFBF"/>
          </w:tcPr>
          <w:p w14:paraId="4F310E2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893" w:type="dxa"/>
            <w:shd w:val="clear" w:color="auto" w:fill="BFBFBF"/>
          </w:tcPr>
          <w:p w14:paraId="27F836C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376" w:type="dxa"/>
            <w:shd w:val="clear" w:color="auto" w:fill="BFBFBF"/>
          </w:tcPr>
          <w:p w14:paraId="785B010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0AF7CE1" w14:textId="77777777" w:rsidTr="00A95CCE">
        <w:tc>
          <w:tcPr>
            <w:tcW w:w="2601" w:type="dxa"/>
            <w:shd w:val="clear" w:color="auto" w:fill="auto"/>
          </w:tcPr>
          <w:p w14:paraId="74398AC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90" w:type="dxa"/>
            <w:shd w:val="clear" w:color="auto" w:fill="auto"/>
          </w:tcPr>
          <w:p w14:paraId="5E8CDD1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5D0A803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76E5950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376" w:type="dxa"/>
            <w:shd w:val="clear" w:color="auto" w:fill="auto"/>
          </w:tcPr>
          <w:p w14:paraId="6093C9BF" w14:textId="77777777" w:rsidR="00A63F55"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1831F922" w14:textId="77777777" w:rsidTr="00A95CCE">
        <w:tc>
          <w:tcPr>
            <w:tcW w:w="2601" w:type="dxa"/>
            <w:shd w:val="clear" w:color="auto" w:fill="auto"/>
          </w:tcPr>
          <w:p w14:paraId="07568B13"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90" w:type="dxa"/>
            <w:shd w:val="clear" w:color="auto" w:fill="auto"/>
          </w:tcPr>
          <w:p w14:paraId="1E220862"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1AA85F1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8548D6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C1B462" w14:textId="77777777" w:rsidR="004177BE"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4A5F6348" w14:textId="77777777" w:rsidTr="00A95CCE">
        <w:tc>
          <w:tcPr>
            <w:tcW w:w="2601" w:type="dxa"/>
            <w:shd w:val="clear" w:color="auto" w:fill="auto"/>
          </w:tcPr>
          <w:p w14:paraId="502F459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EXECUTION_ID_</w:t>
            </w:r>
          </w:p>
        </w:tc>
        <w:tc>
          <w:tcPr>
            <w:tcW w:w="2090" w:type="dxa"/>
            <w:shd w:val="clear" w:color="auto" w:fill="auto"/>
          </w:tcPr>
          <w:p w14:paraId="408ECE69"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41917054"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38F2CB9"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6B35F6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执行</w:t>
            </w:r>
            <w:r w:rsidRPr="0039711A">
              <w:rPr>
                <w:rFonts w:ascii="Times New Roman" w:hAnsi="Times New Roman"/>
                <w:lang w:eastAsia="zh-CN"/>
              </w:rPr>
              <w:t>实例编号</w:t>
            </w:r>
          </w:p>
        </w:tc>
      </w:tr>
      <w:tr w:rsidR="00B95913" w:rsidRPr="00CB1DBB" w14:paraId="66DE025F" w14:textId="77777777" w:rsidTr="00A95CCE">
        <w:trPr>
          <w:trHeight w:val="480"/>
        </w:trPr>
        <w:tc>
          <w:tcPr>
            <w:tcW w:w="2601" w:type="dxa"/>
            <w:shd w:val="clear" w:color="auto" w:fill="auto"/>
          </w:tcPr>
          <w:p w14:paraId="4870A6D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2090" w:type="dxa"/>
            <w:shd w:val="clear" w:color="auto" w:fill="auto"/>
          </w:tcPr>
          <w:p w14:paraId="24BD25E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0762DCD1"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76BDFA9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71445E2E"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任务</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3D1AEA65" w14:textId="77777777" w:rsidTr="00A95CCE">
        <w:tc>
          <w:tcPr>
            <w:tcW w:w="2601" w:type="dxa"/>
            <w:shd w:val="clear" w:color="auto" w:fill="auto"/>
          </w:tcPr>
          <w:p w14:paraId="6E0DD37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2090" w:type="dxa"/>
            <w:shd w:val="clear" w:color="auto" w:fill="auto"/>
          </w:tcPr>
          <w:p w14:paraId="237798F0" w14:textId="77777777" w:rsidR="004177BE" w:rsidRPr="0039711A" w:rsidRDefault="004177BE"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248" w:type="dxa"/>
            <w:shd w:val="clear" w:color="auto" w:fill="auto"/>
          </w:tcPr>
          <w:p w14:paraId="3E32F4F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43EBC5E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4712F3AC"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参数名称</w:t>
            </w:r>
          </w:p>
        </w:tc>
      </w:tr>
      <w:tr w:rsidR="00B95913" w:rsidRPr="00CB1DBB" w14:paraId="07D8D5B0" w14:textId="77777777" w:rsidTr="00A95CCE">
        <w:tc>
          <w:tcPr>
            <w:tcW w:w="2601" w:type="dxa"/>
            <w:shd w:val="clear" w:color="auto" w:fill="auto"/>
          </w:tcPr>
          <w:p w14:paraId="4C9F078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VAR_TYPE_</w:t>
            </w:r>
          </w:p>
        </w:tc>
        <w:tc>
          <w:tcPr>
            <w:tcW w:w="2090" w:type="dxa"/>
            <w:shd w:val="clear" w:color="auto" w:fill="auto"/>
          </w:tcPr>
          <w:p w14:paraId="0BF0699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248" w:type="dxa"/>
            <w:shd w:val="clear" w:color="auto" w:fill="auto"/>
          </w:tcPr>
          <w:p w14:paraId="210E7089"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2000C97"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EFC803"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参数类型</w:t>
            </w:r>
          </w:p>
        </w:tc>
      </w:tr>
      <w:tr w:rsidR="00B95913" w:rsidRPr="00CB1DBB" w14:paraId="1023BD1F" w14:textId="77777777" w:rsidTr="00A95CCE">
        <w:trPr>
          <w:trHeight w:val="473"/>
        </w:trPr>
        <w:tc>
          <w:tcPr>
            <w:tcW w:w="2601" w:type="dxa"/>
            <w:shd w:val="clear" w:color="auto" w:fill="auto"/>
          </w:tcPr>
          <w:p w14:paraId="248A761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90" w:type="dxa"/>
            <w:shd w:val="clear" w:color="auto" w:fill="auto"/>
          </w:tcPr>
          <w:p w14:paraId="6EE01555"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48" w:type="dxa"/>
            <w:shd w:val="clear" w:color="auto" w:fill="auto"/>
          </w:tcPr>
          <w:p w14:paraId="259F4FB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6BC13634"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49613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3F53F5E6" w14:textId="77777777" w:rsidTr="00A95CCE">
        <w:tc>
          <w:tcPr>
            <w:tcW w:w="2601" w:type="dxa"/>
            <w:shd w:val="clear" w:color="auto" w:fill="auto"/>
          </w:tcPr>
          <w:p w14:paraId="461B1A04"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2090" w:type="dxa"/>
            <w:shd w:val="clear" w:color="auto" w:fill="auto"/>
          </w:tcPr>
          <w:p w14:paraId="18C1D76F"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48" w:type="dxa"/>
            <w:shd w:val="clear" w:color="auto" w:fill="auto"/>
          </w:tcPr>
          <w:p w14:paraId="5F7277D7"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56C6DF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BC4588D"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资源表</w:t>
            </w:r>
          </w:p>
          <w:p w14:paraId="66860AA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E5C3DA6" w14:textId="77777777" w:rsidTr="00A95CCE">
        <w:tc>
          <w:tcPr>
            <w:tcW w:w="2601" w:type="dxa"/>
            <w:shd w:val="clear" w:color="auto" w:fill="auto"/>
          </w:tcPr>
          <w:p w14:paraId="130D3FBD"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2090" w:type="dxa"/>
            <w:shd w:val="clear" w:color="auto" w:fill="auto"/>
          </w:tcPr>
          <w:p w14:paraId="7E52FE90" w14:textId="77777777" w:rsidR="004177BE" w:rsidRPr="0039711A" w:rsidRDefault="007E22B6" w:rsidP="00A95CCE">
            <w:pPr>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48" w:type="dxa"/>
            <w:shd w:val="clear" w:color="auto" w:fill="auto"/>
          </w:tcPr>
          <w:p w14:paraId="50FCD06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DD3BD16"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0F09BB4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036254CF"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D</w:t>
            </w:r>
            <w:r w:rsidRPr="0039711A">
              <w:rPr>
                <w:rFonts w:ascii="Times New Roman" w:hAnsi="Times New Roman"/>
                <w:lang w:eastAsia="zh-CN"/>
              </w:rPr>
              <w:t>ouble</w:t>
            </w:r>
          </w:p>
        </w:tc>
      </w:tr>
      <w:tr w:rsidR="00B95913" w:rsidRPr="00CB1DBB" w14:paraId="01EC9582" w14:textId="77777777" w:rsidTr="00A95CCE">
        <w:tc>
          <w:tcPr>
            <w:tcW w:w="2601" w:type="dxa"/>
            <w:shd w:val="clear" w:color="auto" w:fill="auto"/>
          </w:tcPr>
          <w:p w14:paraId="63B5E8D6"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2090" w:type="dxa"/>
            <w:shd w:val="clear" w:color="auto" w:fill="auto"/>
          </w:tcPr>
          <w:p w14:paraId="54B24A5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48" w:type="dxa"/>
            <w:shd w:val="clear" w:color="auto" w:fill="auto"/>
          </w:tcPr>
          <w:p w14:paraId="56DB857C"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E9CCCA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062E32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w:t>
            </w:r>
            <w:r w:rsidRPr="0039711A">
              <w:rPr>
                <w:rFonts w:ascii="Times New Roman" w:hAnsi="Times New Roman"/>
                <w:lang w:eastAsia="zh-CN"/>
              </w:rPr>
              <w:t>类型</w:t>
            </w:r>
          </w:p>
          <w:p w14:paraId="0CB11E85"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Long</w:t>
            </w:r>
          </w:p>
        </w:tc>
      </w:tr>
      <w:tr w:rsidR="00B95913" w:rsidRPr="00CB1DBB" w14:paraId="6703846B" w14:textId="77777777" w:rsidTr="00A95CCE">
        <w:tc>
          <w:tcPr>
            <w:tcW w:w="2601" w:type="dxa"/>
            <w:shd w:val="clear" w:color="auto" w:fill="auto"/>
          </w:tcPr>
          <w:p w14:paraId="6C3050C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2090" w:type="dxa"/>
            <w:shd w:val="clear" w:color="auto" w:fill="auto"/>
          </w:tcPr>
          <w:p w14:paraId="1496BC42"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75C0E6BF"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461252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DD9FA4B"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4E63D587"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String</w:t>
            </w:r>
            <w:r w:rsidRPr="0039711A">
              <w:rPr>
                <w:rFonts w:ascii="Times New Roman" w:hAnsi="Times New Roman"/>
                <w:lang w:eastAsia="zh-CN"/>
              </w:rPr>
              <w:t xml:space="preserve"> </w:t>
            </w:r>
          </w:p>
        </w:tc>
      </w:tr>
      <w:tr w:rsidR="00B95913" w:rsidRPr="00CB1DBB" w14:paraId="637AB907" w14:textId="77777777" w:rsidTr="00A95CCE">
        <w:tc>
          <w:tcPr>
            <w:tcW w:w="2601" w:type="dxa"/>
            <w:shd w:val="clear" w:color="auto" w:fill="auto"/>
          </w:tcPr>
          <w:p w14:paraId="0CFBD7B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2090" w:type="dxa"/>
            <w:shd w:val="clear" w:color="auto" w:fill="auto"/>
          </w:tcPr>
          <w:p w14:paraId="348E341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4E71E05A"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1B8AFCB"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53CC31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数据类型</w:t>
            </w:r>
          </w:p>
          <w:p w14:paraId="2714C949"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J</w:t>
            </w:r>
            <w:r w:rsidRPr="0039711A">
              <w:rPr>
                <w:rFonts w:ascii="Times New Roman" w:hAnsi="Times New Roman"/>
                <w:lang w:eastAsia="zh-CN"/>
              </w:rPr>
              <w:t>PA</w:t>
            </w:r>
          </w:p>
        </w:tc>
      </w:tr>
      <w:tr w:rsidR="00B95913" w:rsidRPr="00CB1DBB" w14:paraId="733CAA67" w14:textId="77777777" w:rsidTr="00A95CCE">
        <w:tc>
          <w:tcPr>
            <w:tcW w:w="2601" w:type="dxa"/>
            <w:shd w:val="clear" w:color="auto" w:fill="auto"/>
          </w:tcPr>
          <w:p w14:paraId="761934A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2090" w:type="dxa"/>
            <w:shd w:val="clear" w:color="auto" w:fill="auto"/>
          </w:tcPr>
          <w:p w14:paraId="400504B1"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1B91CC0D"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34DC8B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A1A04F3"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创建时间</w:t>
            </w:r>
          </w:p>
        </w:tc>
      </w:tr>
      <w:tr w:rsidR="00B95913" w:rsidRPr="00CB1DBB" w14:paraId="60072E7B" w14:textId="77777777" w:rsidTr="00A95CCE">
        <w:tc>
          <w:tcPr>
            <w:tcW w:w="2601" w:type="dxa"/>
            <w:shd w:val="clear" w:color="auto" w:fill="auto"/>
          </w:tcPr>
          <w:p w14:paraId="7962203C"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LAST_UPDATED_TIME_</w:t>
            </w:r>
          </w:p>
        </w:tc>
        <w:tc>
          <w:tcPr>
            <w:tcW w:w="2090" w:type="dxa"/>
            <w:shd w:val="clear" w:color="auto" w:fill="auto"/>
          </w:tcPr>
          <w:p w14:paraId="447B9083"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5363CF0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70A066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A556FF"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更新时间</w:t>
            </w:r>
          </w:p>
        </w:tc>
      </w:tr>
    </w:tbl>
    <w:p w14:paraId="44BC6AD7" w14:textId="15E15DC8" w:rsidR="00271943" w:rsidRDefault="00271943" w:rsidP="00A63F55">
      <w:pPr>
        <w:pStyle w:val="a8"/>
        <w:ind w:left="960" w:firstLineChars="0" w:firstLine="0"/>
        <w:rPr>
          <w:ins w:id="762" w:author="Microsoft Office User" w:date="2016-05-22T17:19:00Z"/>
          <w:rFonts w:ascii="Times New Roman" w:hAnsi="Times New Roman"/>
          <w:color w:val="000000"/>
          <w:kern w:val="0"/>
        </w:rPr>
      </w:pPr>
    </w:p>
    <w:p w14:paraId="0E8F0738" w14:textId="615596B4" w:rsidR="00A63F55" w:rsidRPr="0039711A" w:rsidDel="00271943" w:rsidRDefault="00A63F55" w:rsidP="00A63F55">
      <w:pPr>
        <w:pStyle w:val="a8"/>
        <w:ind w:left="960" w:firstLineChars="0" w:firstLine="0"/>
        <w:rPr>
          <w:del w:id="763" w:author="Microsoft Office User" w:date="2016-05-22T17:19:00Z"/>
          <w:rFonts w:ascii="Times New Roman" w:hAnsi="Times New Roman"/>
          <w:color w:val="000000"/>
          <w:kern w:val="0"/>
        </w:rPr>
      </w:pPr>
    </w:p>
    <w:p w14:paraId="20149D5A"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ACT_ID_GROUP</w:t>
      </w:r>
      <w:r w:rsidR="006825EF" w:rsidRPr="0039711A">
        <w:rPr>
          <w:rFonts w:ascii="Times New Roman" w:hAnsi="Times New Roman"/>
          <w:color w:val="000000"/>
          <w:kern w:val="0"/>
          <w:lang w:eastAsia="zh-CN"/>
        </w:rPr>
        <w:t xml:space="preserve"> </w:t>
      </w:r>
      <w:r w:rsidR="00E27D1D"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用户组信息</w:t>
      </w:r>
      <w:r w:rsidR="006825EF" w:rsidRPr="0039711A">
        <w:rPr>
          <w:rFonts w:ascii="Times New Roman" w:hAnsi="Times New Roman" w:hint="eastAsia"/>
          <w:color w:val="000000"/>
          <w:kern w:val="0"/>
          <w:lang w:eastAsia="zh-CN"/>
        </w:rPr>
        <w:t>记录</w:t>
      </w:r>
    </w:p>
    <w:p w14:paraId="51E54D67"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6</w:t>
      </w:r>
      <w:r w:rsidRPr="00CB1DBB">
        <w:rPr>
          <w:rFonts w:ascii="Times New Roman" w:hAnsi="Times New Roman"/>
          <w:lang w:eastAsia="zh-CN"/>
        </w:rPr>
        <w:t>用户组信息表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68073E" w14:textId="77777777" w:rsidTr="00A95CCE">
        <w:tc>
          <w:tcPr>
            <w:tcW w:w="2071" w:type="dxa"/>
            <w:shd w:val="clear" w:color="auto" w:fill="BFBFBF"/>
          </w:tcPr>
          <w:p w14:paraId="64D73BB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01B9AE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E12503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F9BD5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6850C37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4377906" w14:textId="77777777" w:rsidTr="00A95CCE">
        <w:tc>
          <w:tcPr>
            <w:tcW w:w="2071" w:type="dxa"/>
            <w:shd w:val="clear" w:color="auto" w:fill="auto"/>
          </w:tcPr>
          <w:p w14:paraId="1AEAD34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DB736A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8B8C74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3C1355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6277EC7" w14:textId="77777777" w:rsidR="00A63F55"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1AE65E4C" w14:textId="77777777" w:rsidTr="00A95CCE">
        <w:tc>
          <w:tcPr>
            <w:tcW w:w="2071" w:type="dxa"/>
            <w:shd w:val="clear" w:color="auto" w:fill="auto"/>
          </w:tcPr>
          <w:p w14:paraId="0F2AC82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74C51A8"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45E598A9"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1E6456"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6CFC0205"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547A8C91" w14:textId="77777777" w:rsidTr="00A95CCE">
        <w:tc>
          <w:tcPr>
            <w:tcW w:w="2071" w:type="dxa"/>
            <w:shd w:val="clear" w:color="auto" w:fill="auto"/>
          </w:tcPr>
          <w:p w14:paraId="12BC536B"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5DD8E02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641B0490"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B8AF973"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D90BB9F"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组名称</w:t>
            </w:r>
          </w:p>
        </w:tc>
      </w:tr>
      <w:tr w:rsidR="00B95913" w:rsidRPr="00CB1DBB" w14:paraId="3EFF226F" w14:textId="77777777" w:rsidTr="00A95CCE">
        <w:tc>
          <w:tcPr>
            <w:tcW w:w="2071" w:type="dxa"/>
            <w:shd w:val="clear" w:color="auto" w:fill="auto"/>
          </w:tcPr>
          <w:p w14:paraId="7C6F6D4A"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59C0AF2F"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00D8F4A"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33EF555"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156837E"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bl>
    <w:p w14:paraId="5CD8D5DD" w14:textId="77777777" w:rsidR="00A63F55" w:rsidRPr="00F42B87" w:rsidRDefault="00A63F55" w:rsidP="00F42B87">
      <w:pPr>
        <w:ind w:firstLineChars="0" w:firstLine="0"/>
        <w:rPr>
          <w:rFonts w:ascii="Times New Roman" w:hAnsi="Times New Roman"/>
          <w:color w:val="000000"/>
          <w:kern w:val="0"/>
          <w:rPrChange w:id="764" w:author="Microsoft Office User" w:date="2016-05-22T17:08:00Z">
            <w:rPr/>
          </w:rPrChange>
        </w:rPr>
        <w:pPrChange w:id="765" w:author="Microsoft Office User" w:date="2016-05-22T17:08:00Z">
          <w:pPr>
            <w:pStyle w:val="a8"/>
            <w:ind w:left="960" w:firstLineChars="0" w:firstLine="0"/>
          </w:pPr>
        </w:pPrChange>
      </w:pPr>
    </w:p>
    <w:p w14:paraId="05915B73"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ACT_ID_INFO  </w:t>
      </w:r>
      <w:r w:rsidR="004A335E"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用户扩展信息记录</w:t>
      </w:r>
    </w:p>
    <w:p w14:paraId="346E0E4A"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7</w:t>
      </w:r>
      <w:r w:rsidRPr="00CB1DBB">
        <w:rPr>
          <w:rFonts w:ascii="Times New Roman" w:hAnsi="Times New Roman"/>
          <w:lang w:eastAsia="zh-CN"/>
        </w:rPr>
        <w:t>用户信息</w:t>
      </w:r>
      <w:r w:rsidR="0023250B" w:rsidRPr="00CB1DBB">
        <w:rPr>
          <w:rFonts w:ascii="Times New Roman" w:hAnsi="Times New Roman"/>
          <w:lang w:eastAsia="zh-CN"/>
        </w:rPr>
        <w:t>扩展</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38F9DD9" w14:textId="77777777" w:rsidTr="00A95CCE">
        <w:tc>
          <w:tcPr>
            <w:tcW w:w="2071" w:type="dxa"/>
            <w:shd w:val="clear" w:color="auto" w:fill="BFBFBF"/>
          </w:tcPr>
          <w:p w14:paraId="7D26F99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B42AF8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854065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3A83F19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72D86B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DB446A" w14:textId="77777777" w:rsidTr="00A95CCE">
        <w:tc>
          <w:tcPr>
            <w:tcW w:w="2071" w:type="dxa"/>
            <w:shd w:val="clear" w:color="auto" w:fill="auto"/>
          </w:tcPr>
          <w:p w14:paraId="67A77CA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1F65DF0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229A02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1F2C4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6E05A4" w14:textId="77777777" w:rsidR="00A63F55" w:rsidRPr="0039711A" w:rsidRDefault="00DA10D2"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48061D0E" w14:textId="77777777" w:rsidTr="00A95CCE">
        <w:tc>
          <w:tcPr>
            <w:tcW w:w="2071" w:type="dxa"/>
            <w:shd w:val="clear" w:color="auto" w:fill="auto"/>
          </w:tcPr>
          <w:p w14:paraId="22DC5633"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9E3A523"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2D431BE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2929E9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DDA3A94"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B1D3BC3" w14:textId="77777777" w:rsidTr="00A95CCE">
        <w:tc>
          <w:tcPr>
            <w:tcW w:w="2071" w:type="dxa"/>
            <w:shd w:val="clear" w:color="auto" w:fill="auto"/>
          </w:tcPr>
          <w:p w14:paraId="2D957209"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94495D7" w14:textId="77777777" w:rsidR="007E22B6" w:rsidRPr="0039711A" w:rsidRDefault="00D40B06" w:rsidP="00A95CCE">
            <w:pPr>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7353964"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FE77478"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3D6BC97B"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3B84CF8" w14:textId="77777777" w:rsidTr="00A95CCE">
        <w:trPr>
          <w:trHeight w:val="570"/>
        </w:trPr>
        <w:tc>
          <w:tcPr>
            <w:tcW w:w="2071" w:type="dxa"/>
            <w:shd w:val="clear" w:color="auto" w:fill="auto"/>
          </w:tcPr>
          <w:p w14:paraId="5B8A9E0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FDC5112"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21F0F08"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C908A89"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01F8183"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A6C335B" w14:textId="77777777" w:rsidTr="00A95CCE">
        <w:tc>
          <w:tcPr>
            <w:tcW w:w="2071" w:type="dxa"/>
            <w:shd w:val="clear" w:color="auto" w:fill="auto"/>
          </w:tcPr>
          <w:p w14:paraId="206D796C"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22D7E7F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4FEAF6B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4080B0D"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39C9E28" w14:textId="77777777" w:rsidR="007E22B6" w:rsidRPr="00CB1DBB" w:rsidRDefault="008D12A3" w:rsidP="00A95CCE">
            <w:pPr>
              <w:pStyle w:val="a8"/>
              <w:ind w:firstLineChars="0" w:firstLine="0"/>
              <w:rPr>
                <w:rFonts w:ascii="Times New Roman" w:hAnsi="Times New Roman"/>
                <w:lang w:eastAsia="zh-CN"/>
              </w:rPr>
            </w:pPr>
            <w:r w:rsidRPr="00CB1DBB">
              <w:rPr>
                <w:rFonts w:ascii="Times New Roman" w:hAnsi="Times New Roman"/>
                <w:lang w:eastAsia="zh-CN"/>
              </w:rPr>
              <w:t>Key</w:t>
            </w:r>
          </w:p>
        </w:tc>
      </w:tr>
      <w:tr w:rsidR="00B95913" w:rsidRPr="00CB1DBB" w14:paraId="7182F8D1" w14:textId="77777777" w:rsidTr="00A95CCE">
        <w:tc>
          <w:tcPr>
            <w:tcW w:w="2071" w:type="dxa"/>
            <w:shd w:val="clear" w:color="auto" w:fill="auto"/>
          </w:tcPr>
          <w:p w14:paraId="53FB0732"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w:t>
            </w:r>
          </w:p>
        </w:tc>
        <w:tc>
          <w:tcPr>
            <w:tcW w:w="1953" w:type="dxa"/>
            <w:shd w:val="clear" w:color="auto" w:fill="auto"/>
          </w:tcPr>
          <w:p w14:paraId="604FDA8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27F9DA5"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4CFC80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52390BB5"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6A72C6CA" w14:textId="77777777" w:rsidTr="00A95CCE">
        <w:tc>
          <w:tcPr>
            <w:tcW w:w="2071" w:type="dxa"/>
            <w:shd w:val="clear" w:color="auto" w:fill="auto"/>
          </w:tcPr>
          <w:p w14:paraId="4890508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PASSWORD_</w:t>
            </w:r>
          </w:p>
        </w:tc>
        <w:tc>
          <w:tcPr>
            <w:tcW w:w="1953" w:type="dxa"/>
            <w:shd w:val="clear" w:color="auto" w:fill="auto"/>
          </w:tcPr>
          <w:p w14:paraId="636D31F6"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6F22A70C"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6F5ACB"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DFAD2B9"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6F13DA6F" w14:textId="77777777" w:rsidTr="00A95CCE">
        <w:tc>
          <w:tcPr>
            <w:tcW w:w="2071" w:type="dxa"/>
            <w:shd w:val="clear" w:color="auto" w:fill="auto"/>
          </w:tcPr>
          <w:p w14:paraId="50412D7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1953" w:type="dxa"/>
            <w:shd w:val="clear" w:color="auto" w:fill="auto"/>
          </w:tcPr>
          <w:p w14:paraId="6F791DC4"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477E09E"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5F0BCFA"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F8EA9C6"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父主键</w:t>
            </w:r>
          </w:p>
        </w:tc>
      </w:tr>
    </w:tbl>
    <w:p w14:paraId="67AFB56E" w14:textId="77777777" w:rsidR="00A63F55" w:rsidRPr="0039711A" w:rsidRDefault="00A63F55" w:rsidP="00A63F55">
      <w:pPr>
        <w:pStyle w:val="a8"/>
        <w:ind w:left="960" w:firstLineChars="0" w:firstLine="0"/>
        <w:rPr>
          <w:rFonts w:ascii="Times New Roman" w:hAnsi="Times New Roman"/>
          <w:color w:val="000000"/>
          <w:kern w:val="0"/>
        </w:rPr>
      </w:pPr>
    </w:p>
    <w:p w14:paraId="5AD0266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ACT_ID_MEMBERSHIP</w:t>
      </w:r>
      <w:r w:rsidR="008E7B64" w:rsidRPr="0039711A">
        <w:rPr>
          <w:rFonts w:ascii="Times New Roman" w:hAnsi="Times New Roman"/>
          <w:color w:val="000000"/>
          <w:kern w:val="0"/>
          <w:lang w:eastAsia="zh-CN"/>
        </w:rPr>
        <w:t xml:space="preserve"> </w:t>
      </w:r>
      <w:r w:rsidR="00C63444" w:rsidRPr="0039711A">
        <w:rPr>
          <w:rFonts w:ascii="Times New Roman" w:hAnsi="Times New Roman" w:hint="eastAsia"/>
          <w:color w:val="000000"/>
          <w:kern w:val="0"/>
          <w:lang w:eastAsia="zh-CN"/>
        </w:rPr>
        <w:t>记录</w:t>
      </w:r>
      <w:r w:rsidR="00725936" w:rsidRPr="0039711A">
        <w:rPr>
          <w:rFonts w:ascii="Times New Roman" w:hAnsi="Times New Roman"/>
          <w:color w:val="000000"/>
          <w:kern w:val="0"/>
          <w:lang w:eastAsia="zh-CN"/>
        </w:rPr>
        <w:t>用户与</w:t>
      </w:r>
      <w:r w:rsidR="001657BD" w:rsidRPr="0039711A">
        <w:rPr>
          <w:rFonts w:ascii="Times New Roman" w:hAnsi="Times New Roman"/>
          <w:color w:val="000000"/>
          <w:kern w:val="0"/>
          <w:lang w:eastAsia="zh-CN"/>
        </w:rPr>
        <w:t>组</w:t>
      </w:r>
      <w:r w:rsidR="001657BD" w:rsidRPr="0039711A">
        <w:rPr>
          <w:rFonts w:ascii="Times New Roman" w:hAnsi="Times New Roman" w:hint="eastAsia"/>
          <w:color w:val="000000"/>
          <w:kern w:val="0"/>
          <w:lang w:eastAsia="zh-CN"/>
        </w:rPr>
        <w:t>关联</w:t>
      </w:r>
      <w:r w:rsidR="00725936" w:rsidRPr="0039711A">
        <w:rPr>
          <w:rFonts w:ascii="Times New Roman" w:hAnsi="Times New Roman"/>
          <w:color w:val="000000"/>
          <w:kern w:val="0"/>
          <w:lang w:eastAsia="zh-CN"/>
        </w:rPr>
        <w:t>信息</w:t>
      </w:r>
    </w:p>
    <w:p w14:paraId="7E5D6D3E" w14:textId="7A7FFF6B" w:rsidR="00A63F55" w:rsidRPr="0039711A" w:rsidDel="00271943" w:rsidRDefault="00A63F55" w:rsidP="00A63F55">
      <w:pPr>
        <w:pStyle w:val="a8"/>
        <w:ind w:left="960" w:firstLineChars="0" w:firstLine="0"/>
        <w:rPr>
          <w:del w:id="766" w:author="Microsoft Office User" w:date="2016-05-22T17:19:00Z"/>
          <w:rFonts w:ascii="Times New Roman" w:hAnsi="Times New Roman"/>
          <w:color w:val="000000"/>
          <w:kern w:val="0"/>
          <w:lang w:eastAsia="zh-CN"/>
        </w:rPr>
      </w:pPr>
    </w:p>
    <w:p w14:paraId="6134D616" w14:textId="190822F4" w:rsidR="008D12A3"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 xml:space="preserve">8 </w:t>
      </w:r>
      <w:r w:rsidRPr="00CB1DBB">
        <w:rPr>
          <w:rFonts w:ascii="Times New Roman" w:hAnsi="Times New Roman"/>
          <w:lang w:eastAsia="zh-CN"/>
        </w:rPr>
        <w:t xml:space="preserve"> </w:t>
      </w:r>
      <w:r w:rsidRPr="00CB1DBB">
        <w:rPr>
          <w:rFonts w:ascii="Times New Roman" w:hAnsi="Times New Roman"/>
          <w:lang w:eastAsia="zh-CN"/>
        </w:rPr>
        <w:t>用户与用户组关系表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4C0C34" w14:textId="77777777" w:rsidTr="00A95CCE">
        <w:tc>
          <w:tcPr>
            <w:tcW w:w="2071" w:type="dxa"/>
            <w:shd w:val="clear" w:color="auto" w:fill="BFBFBF"/>
          </w:tcPr>
          <w:p w14:paraId="4305FFD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83543AF"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E726339"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5555429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E8A69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B6D642A" w14:textId="77777777" w:rsidTr="00A95CCE">
        <w:tc>
          <w:tcPr>
            <w:tcW w:w="2071" w:type="dxa"/>
            <w:shd w:val="clear" w:color="auto" w:fill="auto"/>
          </w:tcPr>
          <w:p w14:paraId="6A7D11D0" w14:textId="77777777" w:rsidR="00A63F55"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B213A3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C25DA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F8F2F6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31944B3" w14:textId="77777777" w:rsidR="00A63F55"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3E6934ED" w14:textId="77777777" w:rsidTr="00A95CCE">
        <w:trPr>
          <w:trHeight w:val="445"/>
        </w:trPr>
        <w:tc>
          <w:tcPr>
            <w:tcW w:w="2071" w:type="dxa"/>
            <w:shd w:val="clear" w:color="auto" w:fill="auto"/>
          </w:tcPr>
          <w:p w14:paraId="6EA870A1"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4EF5B45E"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31558E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5019A0C" w14:textId="77777777" w:rsidR="00D40B06" w:rsidRPr="0039711A" w:rsidRDefault="00D40B06"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7F944D" w14:textId="77777777" w:rsidR="00D40B06"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bl>
    <w:p w14:paraId="6520319A" w14:textId="77777777" w:rsidR="00A63F55" w:rsidRPr="0039711A" w:rsidRDefault="00A63F55" w:rsidP="00A63F55">
      <w:pPr>
        <w:pStyle w:val="a8"/>
        <w:ind w:left="960" w:firstLineChars="0" w:firstLine="0"/>
        <w:rPr>
          <w:rFonts w:ascii="Times New Roman" w:hAnsi="Times New Roman"/>
          <w:b/>
          <w:color w:val="000000"/>
          <w:kern w:val="0"/>
          <w:lang w:eastAsia="zh-CN"/>
        </w:rPr>
      </w:pPr>
    </w:p>
    <w:p w14:paraId="1F1BC20E"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ACT_ID_USER  </w:t>
      </w:r>
      <w:r w:rsidR="008E7B64" w:rsidRPr="0039711A">
        <w:rPr>
          <w:rFonts w:ascii="Times New Roman" w:hAnsi="Times New Roman"/>
          <w:color w:val="000000"/>
          <w:kern w:val="0"/>
          <w:lang w:eastAsia="zh-CN"/>
        </w:rPr>
        <w:t>表保存用户信息表</w:t>
      </w:r>
    </w:p>
    <w:p w14:paraId="06F05627"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-2</w:t>
      </w:r>
      <w:r w:rsidR="009B7535">
        <w:rPr>
          <w:rFonts w:ascii="Times New Roman" w:hAnsi="Times New Roman"/>
          <w:lang w:eastAsia="zh-CN"/>
        </w:rPr>
        <w:t xml:space="preserve">9 </w:t>
      </w:r>
      <w:r w:rsidRPr="00CB1DBB">
        <w:rPr>
          <w:rFonts w:ascii="Times New Roman" w:hAnsi="Times New Roman"/>
          <w:lang w:eastAsia="zh-CN"/>
        </w:rPr>
        <w:t xml:space="preserve"> </w:t>
      </w:r>
      <w:r w:rsidRPr="00CB1DBB">
        <w:rPr>
          <w:rFonts w:ascii="Times New Roman" w:hAnsi="Times New Roman"/>
          <w:lang w:eastAsia="zh-CN"/>
        </w:rPr>
        <w:t>用户信息表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C4B0C95" w14:textId="77777777" w:rsidTr="00A95CCE">
        <w:tc>
          <w:tcPr>
            <w:tcW w:w="2071" w:type="dxa"/>
            <w:shd w:val="clear" w:color="auto" w:fill="BFBFBF"/>
          </w:tcPr>
          <w:p w14:paraId="4D25B916"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B3A4D3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6B0469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390D70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169564D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22CA321" w14:textId="77777777" w:rsidTr="00A95CCE">
        <w:tc>
          <w:tcPr>
            <w:tcW w:w="2071" w:type="dxa"/>
            <w:shd w:val="clear" w:color="auto" w:fill="auto"/>
          </w:tcPr>
          <w:p w14:paraId="662EA6F7"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26C82ED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8BACC0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6131BFB2"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C93EE5F" w14:textId="77777777" w:rsidR="00A63F55" w:rsidRPr="00CB1DBB" w:rsidRDefault="00E0206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F9C0BFD" w14:textId="77777777" w:rsidTr="00A95CCE">
        <w:tc>
          <w:tcPr>
            <w:tcW w:w="2071" w:type="dxa"/>
            <w:shd w:val="clear" w:color="auto" w:fill="auto"/>
          </w:tcPr>
          <w:p w14:paraId="657B030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B30F04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5F7F86F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6ADA5A"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0476FE2"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214E4BD1" w14:textId="77777777" w:rsidTr="00A95CCE">
        <w:tc>
          <w:tcPr>
            <w:tcW w:w="2071" w:type="dxa"/>
            <w:shd w:val="clear" w:color="auto" w:fill="auto"/>
          </w:tcPr>
          <w:p w14:paraId="6084CF69"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FIRST_</w:t>
            </w:r>
          </w:p>
        </w:tc>
        <w:tc>
          <w:tcPr>
            <w:tcW w:w="1953" w:type="dxa"/>
            <w:shd w:val="clear" w:color="auto" w:fill="auto"/>
          </w:tcPr>
          <w:p w14:paraId="6215DB9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B951D25"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28BFB9F"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6F40BAE1"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hint="eastAsia"/>
                <w:lang w:eastAsia="zh-CN"/>
              </w:rPr>
              <w:t>姓</w:t>
            </w:r>
          </w:p>
        </w:tc>
      </w:tr>
      <w:tr w:rsidR="00B95913" w:rsidRPr="00CB1DBB" w14:paraId="720E3E88" w14:textId="77777777" w:rsidTr="00A95CCE">
        <w:tc>
          <w:tcPr>
            <w:tcW w:w="2071" w:type="dxa"/>
            <w:shd w:val="clear" w:color="auto" w:fill="auto"/>
          </w:tcPr>
          <w:p w14:paraId="53BF50F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w:t>
            </w:r>
          </w:p>
        </w:tc>
        <w:tc>
          <w:tcPr>
            <w:tcW w:w="1953" w:type="dxa"/>
            <w:shd w:val="clear" w:color="auto" w:fill="auto"/>
          </w:tcPr>
          <w:p w14:paraId="6D92DF5C"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68FCA61"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553ABC0"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5F0CDA7"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名</w:t>
            </w:r>
          </w:p>
        </w:tc>
      </w:tr>
      <w:tr w:rsidR="00B95913" w:rsidRPr="00CB1DBB" w14:paraId="0890E894" w14:textId="77777777" w:rsidTr="00A95CCE">
        <w:tc>
          <w:tcPr>
            <w:tcW w:w="2071" w:type="dxa"/>
            <w:shd w:val="clear" w:color="auto" w:fill="auto"/>
          </w:tcPr>
          <w:p w14:paraId="2781D0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EMAIL_</w:t>
            </w:r>
          </w:p>
        </w:tc>
        <w:tc>
          <w:tcPr>
            <w:tcW w:w="1953" w:type="dxa"/>
            <w:shd w:val="clear" w:color="auto" w:fill="auto"/>
          </w:tcPr>
          <w:p w14:paraId="3A26E5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13D81E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FACA6C6"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0D86D473"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邮件地址</w:t>
            </w:r>
          </w:p>
        </w:tc>
      </w:tr>
      <w:tr w:rsidR="00B95913" w:rsidRPr="00CB1DBB" w14:paraId="32FDCBB0" w14:textId="77777777" w:rsidTr="00A95CCE">
        <w:tc>
          <w:tcPr>
            <w:tcW w:w="2071" w:type="dxa"/>
            <w:shd w:val="clear" w:color="auto" w:fill="auto"/>
          </w:tcPr>
          <w:p w14:paraId="3A3738B7"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PWD_</w:t>
            </w:r>
          </w:p>
        </w:tc>
        <w:tc>
          <w:tcPr>
            <w:tcW w:w="1953" w:type="dxa"/>
            <w:shd w:val="clear" w:color="auto" w:fill="auto"/>
          </w:tcPr>
          <w:p w14:paraId="7387967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3A51F0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60A39B9E"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7F95DAF4"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密码</w:t>
            </w:r>
          </w:p>
        </w:tc>
      </w:tr>
      <w:tr w:rsidR="00B95913" w:rsidRPr="00CB1DBB" w14:paraId="3319648C" w14:textId="77777777" w:rsidTr="00A95CCE">
        <w:tc>
          <w:tcPr>
            <w:tcW w:w="2071" w:type="dxa"/>
            <w:shd w:val="clear" w:color="auto" w:fill="auto"/>
          </w:tcPr>
          <w:p w14:paraId="4D7BDAF4"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PICTURE_ID_</w:t>
            </w:r>
          </w:p>
        </w:tc>
        <w:tc>
          <w:tcPr>
            <w:tcW w:w="1953" w:type="dxa"/>
            <w:shd w:val="clear" w:color="auto" w:fill="auto"/>
          </w:tcPr>
          <w:p w14:paraId="238BAF7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D62BA3"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54DEC8"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19F3A54E"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图片编号</w:t>
            </w:r>
          </w:p>
        </w:tc>
      </w:tr>
    </w:tbl>
    <w:p w14:paraId="70332613" w14:textId="77777777" w:rsidR="00A63F55" w:rsidRPr="0039711A" w:rsidRDefault="00A63F55" w:rsidP="00A63F55">
      <w:pPr>
        <w:pStyle w:val="a8"/>
        <w:ind w:left="960" w:firstLineChars="0" w:firstLine="0"/>
        <w:rPr>
          <w:rFonts w:ascii="Times New Roman" w:hAnsi="Times New Roman"/>
          <w:color w:val="000000"/>
          <w:kern w:val="0"/>
        </w:rPr>
      </w:pPr>
    </w:p>
    <w:p w14:paraId="75489139"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ACT_RE_DEPLOYMENT  </w:t>
      </w:r>
      <w:r w:rsidR="0098222C" w:rsidRPr="0039711A">
        <w:rPr>
          <w:rFonts w:ascii="Times New Roman" w:hAnsi="Times New Roman"/>
          <w:color w:val="000000"/>
          <w:kern w:val="0"/>
          <w:lang w:eastAsia="zh-CN"/>
        </w:rPr>
        <w:t>记录</w:t>
      </w:r>
      <w:r w:rsidR="003552EE" w:rsidRPr="0039711A">
        <w:rPr>
          <w:rFonts w:ascii="Times New Roman" w:hAnsi="Times New Roman"/>
          <w:color w:val="000000"/>
          <w:kern w:val="0"/>
          <w:lang w:eastAsia="zh-CN"/>
        </w:rPr>
        <w:t>资源</w:t>
      </w:r>
      <w:r w:rsidR="008E7B64" w:rsidRPr="0039711A">
        <w:rPr>
          <w:rFonts w:ascii="Times New Roman" w:hAnsi="Times New Roman" w:hint="eastAsia"/>
          <w:color w:val="000000"/>
          <w:kern w:val="0"/>
          <w:lang w:eastAsia="zh-CN"/>
        </w:rPr>
        <w:t>部署</w:t>
      </w:r>
      <w:r w:rsidR="008E7B64" w:rsidRPr="0039711A">
        <w:rPr>
          <w:rFonts w:ascii="Times New Roman" w:hAnsi="Times New Roman"/>
          <w:color w:val="000000"/>
          <w:kern w:val="0"/>
          <w:lang w:eastAsia="zh-CN"/>
        </w:rPr>
        <w:t>信息</w:t>
      </w:r>
    </w:p>
    <w:p w14:paraId="7BF82E51"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w:t>
      </w:r>
      <w:r w:rsidR="009B7535">
        <w:rPr>
          <w:rFonts w:ascii="Times New Roman" w:hAnsi="Times New Roman"/>
          <w:lang w:eastAsia="zh-CN"/>
        </w:rPr>
        <w:t>30</w:t>
      </w:r>
      <w:r w:rsidRPr="00CB1DBB">
        <w:rPr>
          <w:rFonts w:ascii="Times New Roman" w:hAnsi="Times New Roman"/>
          <w:lang w:eastAsia="zh-CN"/>
        </w:rPr>
        <w:t xml:space="preserve"> </w:t>
      </w:r>
      <w:r w:rsidRPr="00CB1DBB">
        <w:rPr>
          <w:rFonts w:ascii="Times New Roman" w:hAnsi="Times New Roman"/>
          <w:lang w:eastAsia="zh-CN"/>
        </w:rPr>
        <w:t>部署信息表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483E472" w14:textId="77777777" w:rsidTr="00A95CCE">
        <w:tc>
          <w:tcPr>
            <w:tcW w:w="2071" w:type="dxa"/>
            <w:shd w:val="clear" w:color="auto" w:fill="BFBFBF"/>
          </w:tcPr>
          <w:p w14:paraId="7B15C7F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0DA465C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6E08B0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1F429DA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A6F14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D2086E1" w14:textId="77777777" w:rsidTr="00A95CCE">
        <w:tc>
          <w:tcPr>
            <w:tcW w:w="2071" w:type="dxa"/>
            <w:shd w:val="clear" w:color="auto" w:fill="auto"/>
          </w:tcPr>
          <w:p w14:paraId="02DFE294"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203F04D"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C269E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08B498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7A904E80" w14:textId="77777777" w:rsidR="00A63F55"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403441F8" w14:textId="77777777" w:rsidTr="00A95CCE">
        <w:tc>
          <w:tcPr>
            <w:tcW w:w="2071" w:type="dxa"/>
            <w:shd w:val="clear" w:color="auto" w:fill="auto"/>
          </w:tcPr>
          <w:p w14:paraId="33E326D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2C564D1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D93C2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9E5B69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C9A22C1"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部署文件</w:t>
            </w:r>
          </w:p>
        </w:tc>
      </w:tr>
      <w:tr w:rsidR="00B95913" w:rsidRPr="00CB1DBB" w14:paraId="63D7701A" w14:textId="77777777" w:rsidTr="00A95CCE">
        <w:tc>
          <w:tcPr>
            <w:tcW w:w="2071" w:type="dxa"/>
            <w:shd w:val="clear" w:color="auto" w:fill="auto"/>
          </w:tcPr>
          <w:p w14:paraId="2FD3AAA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664771A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DE1215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0C7D2A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E838CA"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1AEC1808" w14:textId="77777777" w:rsidTr="00A95CCE">
        <w:tc>
          <w:tcPr>
            <w:tcW w:w="2071" w:type="dxa"/>
            <w:shd w:val="clear" w:color="auto" w:fill="auto"/>
          </w:tcPr>
          <w:p w14:paraId="5AF483A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716BF2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530547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24A74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B313C89" w14:textId="77777777" w:rsidR="00603B5A" w:rsidRPr="0039711A" w:rsidRDefault="00603B5A" w:rsidP="00A95CCE">
            <w:pPr>
              <w:pStyle w:val="a8"/>
              <w:ind w:firstLineChars="0" w:firstLine="0"/>
              <w:rPr>
                <w:rFonts w:ascii="Times New Roman" w:hAnsi="Times New Roman"/>
                <w:lang w:eastAsia="zh-CN"/>
              </w:rPr>
            </w:pPr>
          </w:p>
        </w:tc>
      </w:tr>
      <w:tr w:rsidR="00B95913" w:rsidRPr="00CB1DBB" w14:paraId="3FF26033" w14:textId="77777777" w:rsidTr="00A95CCE">
        <w:tc>
          <w:tcPr>
            <w:tcW w:w="2071" w:type="dxa"/>
            <w:shd w:val="clear" w:color="auto" w:fill="auto"/>
          </w:tcPr>
          <w:p w14:paraId="6E62B0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DEPLOY_TIME_</w:t>
            </w:r>
          </w:p>
        </w:tc>
        <w:tc>
          <w:tcPr>
            <w:tcW w:w="1953" w:type="dxa"/>
            <w:shd w:val="clear" w:color="auto" w:fill="auto"/>
          </w:tcPr>
          <w:p w14:paraId="5B1D67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225C55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E0FE4A8"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2C3E343"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世间</w:t>
            </w:r>
          </w:p>
        </w:tc>
      </w:tr>
    </w:tbl>
    <w:p w14:paraId="50615CB8"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2"/>
          <w:type w:val="continuous"/>
          <w:pgSz w:w="11900" w:h="16840"/>
          <w:pgMar w:top="1418" w:right="1134" w:bottom="1418" w:left="1588" w:header="1134" w:footer="709" w:gutter="0"/>
          <w:cols w:space="708"/>
          <w:docGrid w:linePitch="360"/>
        </w:sectPr>
      </w:pPr>
    </w:p>
    <w:p w14:paraId="422ED0AA" w14:textId="77777777" w:rsidR="00A63F55" w:rsidRPr="0039711A" w:rsidRDefault="00A63F55" w:rsidP="00A63F55">
      <w:pPr>
        <w:pStyle w:val="a8"/>
        <w:ind w:left="960" w:firstLineChars="0" w:firstLine="0"/>
        <w:rPr>
          <w:rFonts w:ascii="Times New Roman" w:hAnsi="Times New Roman"/>
          <w:color w:val="000000"/>
          <w:kern w:val="0"/>
        </w:rPr>
      </w:pPr>
    </w:p>
    <w:p w14:paraId="1907F116" w14:textId="77777777" w:rsidR="003931F1" w:rsidRPr="00CB1DBB"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ACT_RE_MODEL</w:t>
      </w:r>
      <w:r w:rsidR="008E7B64" w:rsidRPr="0039711A">
        <w:rPr>
          <w:rFonts w:ascii="Times New Roman" w:hAnsi="Times New Roman"/>
          <w:color w:val="000000"/>
          <w:kern w:val="0"/>
          <w:lang w:eastAsia="zh-CN"/>
        </w:rPr>
        <w:t>保存</w:t>
      </w:r>
      <w:r w:rsidR="00151FE4" w:rsidRPr="0039711A">
        <w:rPr>
          <w:rFonts w:ascii="Times New Roman" w:hAnsi="Times New Roman"/>
          <w:color w:val="000000"/>
          <w:kern w:val="0"/>
          <w:lang w:eastAsia="zh-CN"/>
        </w:rPr>
        <w:t>流程</w:t>
      </w:r>
      <w:r w:rsidR="00151FE4" w:rsidRPr="0039711A">
        <w:rPr>
          <w:rFonts w:ascii="Times New Roman" w:hAnsi="Times New Roman" w:hint="eastAsia"/>
          <w:color w:val="000000"/>
          <w:kern w:val="0"/>
          <w:lang w:eastAsia="zh-CN"/>
        </w:rPr>
        <w:t>设计器</w:t>
      </w:r>
      <w:r w:rsidR="00151FE4" w:rsidRPr="0039711A">
        <w:rPr>
          <w:rFonts w:ascii="Times New Roman" w:hAnsi="Times New Roman"/>
          <w:color w:val="000000"/>
          <w:kern w:val="0"/>
          <w:lang w:eastAsia="zh-CN"/>
        </w:rPr>
        <w:t>设计流程定义后的</w:t>
      </w:r>
      <w:r w:rsidR="008E7B64" w:rsidRPr="0039711A">
        <w:rPr>
          <w:rFonts w:ascii="Times New Roman" w:hAnsi="Times New Roman"/>
          <w:color w:val="000000"/>
          <w:kern w:val="0"/>
          <w:lang w:eastAsia="zh-CN"/>
        </w:rPr>
        <w:t>流程设计模型</w:t>
      </w:r>
      <w:r w:rsidR="008E7B64" w:rsidRPr="0039711A">
        <w:rPr>
          <w:rFonts w:ascii="Times New Roman" w:hAnsi="Times New Roman" w:hint="eastAsia"/>
          <w:color w:val="000000"/>
          <w:kern w:val="0"/>
          <w:lang w:eastAsia="zh-CN"/>
        </w:rPr>
        <w:t>记录</w:t>
      </w:r>
      <w:r w:rsidR="00B00552" w:rsidRPr="0039711A">
        <w:rPr>
          <w:rFonts w:ascii="Times New Roman" w:hAnsi="Times New Roman"/>
          <w:color w:val="000000"/>
          <w:kern w:val="0"/>
          <w:lang w:eastAsia="zh-CN"/>
        </w:rPr>
        <w:t>。</w:t>
      </w:r>
      <w:r w:rsidR="00B00552" w:rsidRPr="0039711A">
        <w:rPr>
          <w:rFonts w:ascii="Times New Roman" w:hAnsi="Times New Roman"/>
          <w:color w:val="000000"/>
          <w:kern w:val="0"/>
          <w:lang w:eastAsia="zh-CN"/>
        </w:rPr>
        <w:t xml:space="preserve"> </w:t>
      </w:r>
    </w:p>
    <w:p w14:paraId="60B89EF9" w14:textId="77777777" w:rsidR="003931F1" w:rsidRPr="0039711A" w:rsidRDefault="003931F1" w:rsidP="003931F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-3</w:t>
      </w:r>
      <w:r w:rsidR="009B7535">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流程设计模型部署表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897"/>
        <w:gridCol w:w="1219"/>
        <w:gridCol w:w="722"/>
        <w:gridCol w:w="1660"/>
      </w:tblGrid>
      <w:tr w:rsidR="00B95913" w:rsidRPr="00CB1DBB" w14:paraId="6B5D65DB" w14:textId="77777777" w:rsidTr="00CB1DBB">
        <w:trPr>
          <w:trHeight w:val="584"/>
          <w:tblHeader/>
        </w:trPr>
        <w:tc>
          <w:tcPr>
            <w:tcW w:w="2710" w:type="dxa"/>
            <w:shd w:val="clear" w:color="auto" w:fill="BFBFBF"/>
          </w:tcPr>
          <w:p w14:paraId="25B7A95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97" w:type="dxa"/>
            <w:shd w:val="clear" w:color="auto" w:fill="BFBFBF"/>
          </w:tcPr>
          <w:p w14:paraId="11E79A1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19" w:type="dxa"/>
            <w:shd w:val="clear" w:color="auto" w:fill="BFBFBF"/>
          </w:tcPr>
          <w:p w14:paraId="7D0F1C06"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22" w:type="dxa"/>
            <w:shd w:val="clear" w:color="auto" w:fill="BFBFBF"/>
          </w:tcPr>
          <w:p w14:paraId="47B310C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3B98AE2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FABABB8" w14:textId="77777777" w:rsidTr="00A95CCE">
        <w:tc>
          <w:tcPr>
            <w:tcW w:w="2710" w:type="dxa"/>
            <w:shd w:val="clear" w:color="auto" w:fill="auto"/>
          </w:tcPr>
          <w:p w14:paraId="791967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97" w:type="dxa"/>
            <w:shd w:val="clear" w:color="auto" w:fill="auto"/>
          </w:tcPr>
          <w:p w14:paraId="5E92B4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3D21036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22" w:type="dxa"/>
            <w:shd w:val="clear" w:color="auto" w:fill="auto"/>
          </w:tcPr>
          <w:p w14:paraId="368B802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20BFF877" w14:textId="77777777" w:rsidR="00A63F55"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07094834" w14:textId="77777777" w:rsidTr="00A95CCE">
        <w:tc>
          <w:tcPr>
            <w:tcW w:w="2710" w:type="dxa"/>
            <w:shd w:val="clear" w:color="auto" w:fill="auto"/>
          </w:tcPr>
          <w:p w14:paraId="77E79E6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97" w:type="dxa"/>
            <w:shd w:val="clear" w:color="auto" w:fill="auto"/>
          </w:tcPr>
          <w:p w14:paraId="0BB529F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4018B4E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0EE04A79"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D95CDE9"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5FB21F71" w14:textId="77777777" w:rsidTr="00A95CCE">
        <w:tc>
          <w:tcPr>
            <w:tcW w:w="2710" w:type="dxa"/>
            <w:shd w:val="clear" w:color="auto" w:fill="auto"/>
          </w:tcPr>
          <w:p w14:paraId="0A239D3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897" w:type="dxa"/>
            <w:shd w:val="clear" w:color="auto" w:fill="auto"/>
          </w:tcPr>
          <w:p w14:paraId="135385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6391C0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7F4B2B3"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178506C"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4159B83B" w14:textId="77777777" w:rsidTr="00A95CCE">
        <w:tc>
          <w:tcPr>
            <w:tcW w:w="2710" w:type="dxa"/>
            <w:shd w:val="clear" w:color="auto" w:fill="auto"/>
          </w:tcPr>
          <w:p w14:paraId="4F6D149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897" w:type="dxa"/>
            <w:shd w:val="clear" w:color="auto" w:fill="auto"/>
          </w:tcPr>
          <w:p w14:paraId="26BB6C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7F3E323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1018EE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78556A5"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KEY</w:t>
            </w:r>
          </w:p>
        </w:tc>
      </w:tr>
      <w:tr w:rsidR="00B95913" w:rsidRPr="00CB1DBB" w14:paraId="609579FF" w14:textId="77777777" w:rsidTr="00A95CCE">
        <w:tc>
          <w:tcPr>
            <w:tcW w:w="2710" w:type="dxa"/>
            <w:shd w:val="clear" w:color="auto" w:fill="auto"/>
          </w:tcPr>
          <w:p w14:paraId="29FD83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897" w:type="dxa"/>
            <w:shd w:val="clear" w:color="auto" w:fill="auto"/>
          </w:tcPr>
          <w:p w14:paraId="7DA7DE2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2C03BF5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26D12A3A"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4DCBEF"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2D421B85" w14:textId="77777777" w:rsidTr="00A95CCE">
        <w:tc>
          <w:tcPr>
            <w:tcW w:w="2710" w:type="dxa"/>
            <w:shd w:val="clear" w:color="auto" w:fill="auto"/>
          </w:tcPr>
          <w:p w14:paraId="6176143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897" w:type="dxa"/>
            <w:shd w:val="clear" w:color="auto" w:fill="auto"/>
          </w:tcPr>
          <w:p w14:paraId="09F3318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51BF681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70A5EEE"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3E898F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58EEDFA2" w14:textId="77777777" w:rsidTr="00A95CCE">
        <w:tc>
          <w:tcPr>
            <w:tcW w:w="2710" w:type="dxa"/>
            <w:shd w:val="clear" w:color="auto" w:fill="auto"/>
          </w:tcPr>
          <w:p w14:paraId="5C268F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LAST_UPDATE_TIME_</w:t>
            </w:r>
          </w:p>
        </w:tc>
        <w:tc>
          <w:tcPr>
            <w:tcW w:w="1897" w:type="dxa"/>
            <w:shd w:val="clear" w:color="auto" w:fill="auto"/>
          </w:tcPr>
          <w:p w14:paraId="4E5F58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3AC9FC5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71E1CAE6" w14:textId="77777777" w:rsidR="00603B5A" w:rsidRPr="00CB1DBB" w:rsidRDefault="00603B5A" w:rsidP="00A95CCE">
            <w:pPr>
              <w:ind w:firstLineChars="0" w:firstLine="0"/>
              <w:rPr>
                <w:rFonts w:ascii="Times New Roman" w:hAnsi="Times New Roman"/>
                <w:lang w:eastAsia="zh-CN"/>
              </w:rPr>
            </w:pPr>
          </w:p>
        </w:tc>
        <w:tc>
          <w:tcPr>
            <w:tcW w:w="1660" w:type="dxa"/>
            <w:shd w:val="clear" w:color="auto" w:fill="auto"/>
          </w:tcPr>
          <w:p w14:paraId="7E31D615" w14:textId="77777777" w:rsidR="00603B5A" w:rsidRPr="00CB1DBB" w:rsidRDefault="003F60A4" w:rsidP="00A95CCE">
            <w:pPr>
              <w:pStyle w:val="a8"/>
              <w:ind w:firstLineChars="0" w:firstLine="0"/>
              <w:rPr>
                <w:rFonts w:ascii="Times New Roman" w:hAnsi="Times New Roman"/>
                <w:lang w:eastAsia="zh-CN"/>
              </w:rPr>
            </w:pPr>
            <w:r>
              <w:rPr>
                <w:rFonts w:ascii="Times New Roman" w:hAnsi="Times New Roman"/>
                <w:lang w:eastAsia="zh-CN"/>
              </w:rPr>
              <w:t>修改</w:t>
            </w:r>
            <w:r>
              <w:rPr>
                <w:rFonts w:ascii="Times New Roman" w:hAnsi="Times New Roman" w:hint="eastAsia"/>
                <w:lang w:eastAsia="zh-CN"/>
              </w:rPr>
              <w:t>时间</w:t>
            </w:r>
          </w:p>
        </w:tc>
      </w:tr>
      <w:tr w:rsidR="00B95913" w:rsidRPr="00CB1DBB" w14:paraId="69C9924D" w14:textId="77777777" w:rsidTr="00A95CCE">
        <w:tc>
          <w:tcPr>
            <w:tcW w:w="2710" w:type="dxa"/>
            <w:shd w:val="clear" w:color="auto" w:fill="auto"/>
          </w:tcPr>
          <w:p w14:paraId="5F063B5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897" w:type="dxa"/>
            <w:shd w:val="clear" w:color="auto" w:fill="auto"/>
          </w:tcPr>
          <w:p w14:paraId="0D20661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2EF9F54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6443622"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DD81C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465A6F31" w14:textId="77777777" w:rsidTr="00A95CCE">
        <w:tc>
          <w:tcPr>
            <w:tcW w:w="2710" w:type="dxa"/>
            <w:shd w:val="clear" w:color="auto" w:fill="auto"/>
          </w:tcPr>
          <w:p w14:paraId="74FE855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META_INFO_</w:t>
            </w:r>
          </w:p>
        </w:tc>
        <w:tc>
          <w:tcPr>
            <w:tcW w:w="1897" w:type="dxa"/>
            <w:shd w:val="clear" w:color="auto" w:fill="auto"/>
          </w:tcPr>
          <w:p w14:paraId="634E2DA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19" w:type="dxa"/>
            <w:shd w:val="clear" w:color="auto" w:fill="auto"/>
          </w:tcPr>
          <w:p w14:paraId="493936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2FA4055"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582CF60"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lang w:eastAsia="zh-CN"/>
              </w:rPr>
              <w:t xml:space="preserve">json </w:t>
            </w:r>
            <w:r w:rsidRPr="00CB1DBB">
              <w:rPr>
                <w:rFonts w:ascii="Times New Roman" w:hAnsi="Times New Roman" w:hint="eastAsia"/>
                <w:lang w:eastAsia="zh-CN"/>
              </w:rPr>
              <w:t>格式</w:t>
            </w:r>
            <w:r w:rsidRPr="00CB1DBB">
              <w:rPr>
                <w:rFonts w:ascii="Times New Roman" w:hAnsi="Times New Roman"/>
                <w:lang w:eastAsia="zh-CN"/>
              </w:rPr>
              <w:t>保存流程定义的信息</w:t>
            </w:r>
          </w:p>
        </w:tc>
      </w:tr>
      <w:tr w:rsidR="00B95913" w:rsidRPr="00CB1DBB" w14:paraId="05EE600A" w14:textId="77777777" w:rsidTr="00A95CCE">
        <w:tc>
          <w:tcPr>
            <w:tcW w:w="2710" w:type="dxa"/>
            <w:shd w:val="clear" w:color="auto" w:fill="auto"/>
          </w:tcPr>
          <w:p w14:paraId="1668720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897" w:type="dxa"/>
            <w:shd w:val="clear" w:color="auto" w:fill="auto"/>
          </w:tcPr>
          <w:p w14:paraId="3FEC795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6DF730C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F16408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3B5F114"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编号</w:t>
            </w:r>
          </w:p>
        </w:tc>
      </w:tr>
      <w:tr w:rsidR="00B95913" w:rsidRPr="00CB1DBB" w14:paraId="088B2BDA" w14:textId="77777777" w:rsidTr="00A95CCE">
        <w:tc>
          <w:tcPr>
            <w:tcW w:w="2710" w:type="dxa"/>
            <w:shd w:val="clear" w:color="auto" w:fill="auto"/>
          </w:tcPr>
          <w:p w14:paraId="24E715F5"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504225E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VALUE_ID_</w:t>
            </w:r>
          </w:p>
        </w:tc>
        <w:tc>
          <w:tcPr>
            <w:tcW w:w="1897" w:type="dxa"/>
            <w:shd w:val="clear" w:color="auto" w:fill="auto"/>
          </w:tcPr>
          <w:p w14:paraId="14B5F1B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230662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70B24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11872460"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3A5EF3F" w14:textId="77777777" w:rsidTr="00A95CCE">
        <w:tc>
          <w:tcPr>
            <w:tcW w:w="2710" w:type="dxa"/>
            <w:shd w:val="clear" w:color="auto" w:fill="auto"/>
          </w:tcPr>
          <w:p w14:paraId="5E1E0DC7"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4203855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EXTRA_VALUE_ID_</w:t>
            </w:r>
          </w:p>
        </w:tc>
        <w:tc>
          <w:tcPr>
            <w:tcW w:w="1897" w:type="dxa"/>
            <w:shd w:val="clear" w:color="auto" w:fill="auto"/>
          </w:tcPr>
          <w:p w14:paraId="1C1FA36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varchar(64)</w:t>
            </w:r>
          </w:p>
        </w:tc>
        <w:tc>
          <w:tcPr>
            <w:tcW w:w="1219" w:type="dxa"/>
            <w:shd w:val="clear" w:color="auto" w:fill="auto"/>
          </w:tcPr>
          <w:p w14:paraId="04CCEB8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4757C7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A344E1F"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496DC0F" w14:textId="77777777" w:rsidTr="00A95CCE">
        <w:tc>
          <w:tcPr>
            <w:tcW w:w="2710" w:type="dxa"/>
            <w:shd w:val="clear" w:color="auto" w:fill="auto"/>
          </w:tcPr>
          <w:p w14:paraId="3FD84AF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TENANT_ID_</w:t>
            </w:r>
          </w:p>
        </w:tc>
        <w:tc>
          <w:tcPr>
            <w:tcW w:w="1897" w:type="dxa"/>
            <w:shd w:val="clear" w:color="auto" w:fill="auto"/>
          </w:tcPr>
          <w:p w14:paraId="67C16C3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260EBC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B40C498"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EC2DCA0" w14:textId="77777777" w:rsidR="00603B5A" w:rsidRPr="0039711A" w:rsidRDefault="00603B5A" w:rsidP="00A95CCE">
            <w:pPr>
              <w:pStyle w:val="a8"/>
              <w:ind w:firstLineChars="0" w:firstLine="0"/>
              <w:rPr>
                <w:rFonts w:ascii="Times New Roman" w:hAnsi="Times New Roman"/>
                <w:lang w:eastAsia="zh-CN"/>
              </w:rPr>
            </w:pPr>
          </w:p>
        </w:tc>
      </w:tr>
    </w:tbl>
    <w:p w14:paraId="5A8527E7" w14:textId="77777777" w:rsidR="00194C8D" w:rsidRDefault="00194C8D" w:rsidP="00603B5A">
      <w:pPr>
        <w:pStyle w:val="a8"/>
        <w:ind w:left="960" w:firstLineChars="0" w:firstLine="0"/>
        <w:rPr>
          <w:rFonts w:ascii="Times New Roman" w:hAnsi="Times New Roman"/>
          <w:color w:val="000000"/>
          <w:kern w:val="0"/>
        </w:rPr>
        <w:sectPr w:rsidR="00194C8D" w:rsidSect="00CB1DBB">
          <w:headerReference w:type="default" r:id="rId43"/>
          <w:type w:val="continuous"/>
          <w:pgSz w:w="11900" w:h="16840"/>
          <w:pgMar w:top="1418" w:right="1134" w:bottom="1418" w:left="1588" w:header="1134" w:footer="709" w:gutter="0"/>
          <w:cols w:space="708"/>
          <w:docGrid w:linePitch="360"/>
        </w:sectPr>
      </w:pPr>
    </w:p>
    <w:p w14:paraId="4158BDE2" w14:textId="77777777" w:rsidR="00603B5A" w:rsidRPr="0039711A" w:rsidRDefault="00603B5A" w:rsidP="00603B5A">
      <w:pPr>
        <w:pStyle w:val="a8"/>
        <w:ind w:left="960" w:firstLineChars="0" w:firstLine="0"/>
        <w:rPr>
          <w:rFonts w:ascii="Times New Roman" w:hAnsi="Times New Roman"/>
          <w:color w:val="000000"/>
          <w:kern w:val="0"/>
        </w:rPr>
      </w:pPr>
    </w:p>
    <w:p w14:paraId="04794F56"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ACT_RE_PROCDEF  </w:t>
      </w:r>
      <w:r w:rsidR="00702AD0" w:rsidRPr="0039711A">
        <w:rPr>
          <w:rFonts w:ascii="Times New Roman" w:hAnsi="Times New Roman" w:hint="eastAsia"/>
          <w:color w:val="000000"/>
          <w:kern w:val="0"/>
          <w:lang w:eastAsia="zh-CN"/>
        </w:rPr>
        <w:t>记录</w:t>
      </w:r>
      <w:r w:rsidR="00702AD0" w:rsidRPr="0039711A">
        <w:rPr>
          <w:rFonts w:ascii="Times New Roman" w:hAnsi="Times New Roman"/>
          <w:color w:val="000000"/>
          <w:kern w:val="0"/>
          <w:lang w:eastAsia="zh-CN"/>
        </w:rPr>
        <w:t>资源</w:t>
      </w:r>
      <w:r w:rsidR="004369FD" w:rsidRPr="0039711A">
        <w:rPr>
          <w:rFonts w:ascii="Times New Roman" w:hAnsi="Times New Roman"/>
          <w:color w:val="000000"/>
          <w:kern w:val="0"/>
          <w:lang w:eastAsia="zh-CN"/>
        </w:rPr>
        <w:t>流程定义</w:t>
      </w:r>
      <w:r w:rsidR="008E7B64" w:rsidRPr="0039711A">
        <w:rPr>
          <w:rFonts w:ascii="Times New Roman" w:hAnsi="Times New Roman" w:hint="eastAsia"/>
          <w:color w:val="000000"/>
          <w:kern w:val="0"/>
          <w:lang w:eastAsia="zh-CN"/>
        </w:rPr>
        <w:t>记录</w:t>
      </w:r>
    </w:p>
    <w:p w14:paraId="3CE54D9D" w14:textId="77777777" w:rsidR="00A63F55" w:rsidRPr="0039711A" w:rsidRDefault="001914C9" w:rsidP="001914C9">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流程定义数据表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7"/>
        <w:gridCol w:w="1893"/>
        <w:gridCol w:w="1185"/>
        <w:gridCol w:w="1350"/>
        <w:gridCol w:w="1363"/>
      </w:tblGrid>
      <w:tr w:rsidR="00B95913" w:rsidRPr="00CB1DBB" w14:paraId="56EBC33F" w14:textId="77777777" w:rsidTr="00CB1DBB">
        <w:trPr>
          <w:tblHeader/>
        </w:trPr>
        <w:tc>
          <w:tcPr>
            <w:tcW w:w="2071" w:type="dxa"/>
            <w:shd w:val="clear" w:color="auto" w:fill="BFBFBF"/>
          </w:tcPr>
          <w:p w14:paraId="43DF62C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BDDC8A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82" w:type="dxa"/>
            <w:shd w:val="clear" w:color="auto" w:fill="BFBFBF"/>
          </w:tcPr>
          <w:p w14:paraId="3667B6B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477" w:type="dxa"/>
            <w:shd w:val="clear" w:color="auto" w:fill="BFBFBF"/>
          </w:tcPr>
          <w:p w14:paraId="43DA451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799EB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58EFD7B" w14:textId="77777777" w:rsidTr="00A95CCE">
        <w:trPr>
          <w:trHeight w:val="472"/>
        </w:trPr>
        <w:tc>
          <w:tcPr>
            <w:tcW w:w="2071" w:type="dxa"/>
            <w:shd w:val="clear" w:color="auto" w:fill="auto"/>
          </w:tcPr>
          <w:p w14:paraId="2DAE218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C480EA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82" w:type="dxa"/>
            <w:shd w:val="clear" w:color="auto" w:fill="auto"/>
          </w:tcPr>
          <w:p w14:paraId="43661C3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3F5643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6B6D2771" w14:textId="77777777" w:rsidR="00A63F55"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52C7030" w14:textId="77777777" w:rsidTr="00A95CCE">
        <w:tc>
          <w:tcPr>
            <w:tcW w:w="2071" w:type="dxa"/>
            <w:shd w:val="clear" w:color="auto" w:fill="auto"/>
          </w:tcPr>
          <w:p w14:paraId="699F330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1B7530C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9DCA2E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062274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0897A7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4CF20E48" w14:textId="77777777" w:rsidTr="00A95CCE">
        <w:tc>
          <w:tcPr>
            <w:tcW w:w="2071" w:type="dxa"/>
            <w:shd w:val="clear" w:color="auto" w:fill="auto"/>
          </w:tcPr>
          <w:p w14:paraId="74D8C19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3A86D9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6256C19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354D6CC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652437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3567615D" w14:textId="77777777" w:rsidTr="00A95CCE">
        <w:tc>
          <w:tcPr>
            <w:tcW w:w="2071" w:type="dxa"/>
            <w:shd w:val="clear" w:color="auto" w:fill="auto"/>
          </w:tcPr>
          <w:p w14:paraId="7D1ABDE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5F3B6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71B05B8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5B51FD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94540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名称</w:t>
            </w:r>
          </w:p>
        </w:tc>
      </w:tr>
      <w:tr w:rsidR="00B95913" w:rsidRPr="00CB1DBB" w14:paraId="0CAC2981" w14:textId="77777777" w:rsidTr="00A95CCE">
        <w:trPr>
          <w:trHeight w:val="473"/>
        </w:trPr>
        <w:tc>
          <w:tcPr>
            <w:tcW w:w="2071" w:type="dxa"/>
            <w:shd w:val="clear" w:color="auto" w:fill="auto"/>
          </w:tcPr>
          <w:p w14:paraId="5A0EECB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099B668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29B9C25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5660F69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E001A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定义</w:t>
            </w:r>
            <w:r w:rsidRPr="00CB1DBB">
              <w:rPr>
                <w:rFonts w:ascii="Times New Roman" w:hAnsi="Times New Roman"/>
                <w:lang w:eastAsia="zh-CN"/>
              </w:rPr>
              <w:t xml:space="preserve"> key</w:t>
            </w:r>
          </w:p>
        </w:tc>
      </w:tr>
      <w:tr w:rsidR="00B95913" w:rsidRPr="00CB1DBB" w14:paraId="088440C8" w14:textId="77777777" w:rsidTr="00A95CCE">
        <w:tc>
          <w:tcPr>
            <w:tcW w:w="2071" w:type="dxa"/>
            <w:shd w:val="clear" w:color="auto" w:fill="auto"/>
          </w:tcPr>
          <w:p w14:paraId="43C0F8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953" w:type="dxa"/>
            <w:shd w:val="clear" w:color="auto" w:fill="auto"/>
          </w:tcPr>
          <w:p w14:paraId="5D07612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F2658F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7D31344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3B0965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68D2C8E7" w14:textId="77777777" w:rsidTr="00A95CCE">
        <w:tc>
          <w:tcPr>
            <w:tcW w:w="2071" w:type="dxa"/>
            <w:shd w:val="clear" w:color="auto" w:fill="auto"/>
          </w:tcPr>
          <w:p w14:paraId="54B5DC7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953" w:type="dxa"/>
            <w:shd w:val="clear" w:color="auto" w:fill="auto"/>
          </w:tcPr>
          <w:p w14:paraId="5FD7E10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82" w:type="dxa"/>
            <w:shd w:val="clear" w:color="auto" w:fill="auto"/>
          </w:tcPr>
          <w:p w14:paraId="77E19A6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4EDEDE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6CBF06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部署表</w:t>
            </w:r>
            <w:r w:rsidR="00AE588A" w:rsidRPr="00CB1DBB">
              <w:rPr>
                <w:rFonts w:ascii="Times New Roman" w:hAnsi="Times New Roman"/>
                <w:lang w:eastAsia="zh-CN"/>
              </w:rPr>
              <w:t>编号</w:t>
            </w:r>
          </w:p>
        </w:tc>
      </w:tr>
      <w:tr w:rsidR="00B95913" w:rsidRPr="00CB1DBB" w14:paraId="47B68714" w14:textId="77777777" w:rsidTr="00A95CCE">
        <w:tc>
          <w:tcPr>
            <w:tcW w:w="2071" w:type="dxa"/>
            <w:shd w:val="clear" w:color="auto" w:fill="auto"/>
          </w:tcPr>
          <w:p w14:paraId="7972412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RESOURCE_NAME_</w:t>
            </w:r>
          </w:p>
        </w:tc>
        <w:tc>
          <w:tcPr>
            <w:tcW w:w="1953" w:type="dxa"/>
            <w:shd w:val="clear" w:color="auto" w:fill="auto"/>
          </w:tcPr>
          <w:p w14:paraId="2F3B2D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0C4C316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621124D2"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BE80A7" w14:textId="77777777" w:rsidR="00AE588A" w:rsidRPr="0039711A"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 xml:space="preserve">BPMN </w:t>
            </w:r>
          </w:p>
          <w:p w14:paraId="155A63E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r w:rsidRPr="00CB1DBB">
              <w:rPr>
                <w:rFonts w:ascii="Times New Roman" w:hAnsi="Times New Roman"/>
                <w:lang w:eastAsia="zh-CN"/>
              </w:rPr>
              <w:t>名称</w:t>
            </w:r>
          </w:p>
        </w:tc>
      </w:tr>
      <w:tr w:rsidR="00B95913" w:rsidRPr="00CB1DBB" w14:paraId="30D58B16" w14:textId="77777777" w:rsidTr="00A95CCE">
        <w:tc>
          <w:tcPr>
            <w:tcW w:w="2071" w:type="dxa"/>
            <w:shd w:val="clear" w:color="auto" w:fill="auto"/>
          </w:tcPr>
          <w:p w14:paraId="4068EA06"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DGRM_RESOURCE</w:t>
            </w:r>
          </w:p>
          <w:p w14:paraId="13E6C7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_NAME_</w:t>
            </w:r>
          </w:p>
        </w:tc>
        <w:tc>
          <w:tcPr>
            <w:tcW w:w="1953" w:type="dxa"/>
            <w:shd w:val="clear" w:color="auto" w:fill="auto"/>
          </w:tcPr>
          <w:p w14:paraId="177742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53C882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0E3FDBE5"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42E39B9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 xml:space="preserve">png </w:t>
            </w:r>
            <w:r w:rsidRPr="00CB1DBB">
              <w:rPr>
                <w:rFonts w:ascii="Times New Roman" w:hAnsi="Times New Roman" w:hint="eastAsia"/>
                <w:lang w:eastAsia="zh-CN"/>
              </w:rPr>
              <w:t>图片</w:t>
            </w:r>
            <w:r w:rsidRPr="00CB1DBB">
              <w:rPr>
                <w:rFonts w:ascii="Times New Roman" w:hAnsi="Times New Roman"/>
                <w:lang w:eastAsia="zh-CN"/>
              </w:rPr>
              <w:t>名称</w:t>
            </w:r>
          </w:p>
        </w:tc>
      </w:tr>
      <w:tr w:rsidR="00B95913" w:rsidRPr="00CB1DBB" w14:paraId="5E2AA948" w14:textId="77777777" w:rsidTr="00A95CCE">
        <w:tc>
          <w:tcPr>
            <w:tcW w:w="2071" w:type="dxa"/>
            <w:shd w:val="clear" w:color="auto" w:fill="auto"/>
          </w:tcPr>
          <w:p w14:paraId="0B45958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0786EB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E02D76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E0EF26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E75F452" w14:textId="77777777" w:rsidR="00603B5A" w:rsidRPr="00CB1DBB"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12536501" w14:textId="77777777" w:rsidTr="00A95CCE">
        <w:tc>
          <w:tcPr>
            <w:tcW w:w="2071" w:type="dxa"/>
            <w:shd w:val="clear" w:color="auto" w:fill="auto"/>
          </w:tcPr>
          <w:p w14:paraId="25AD118A"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HAS_START_</w:t>
            </w:r>
          </w:p>
          <w:p w14:paraId="7B86A19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3" w:type="dxa"/>
            <w:shd w:val="clear" w:color="auto" w:fill="auto"/>
          </w:tcPr>
          <w:p w14:paraId="76F1079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17BE57C6"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7C3A07E4"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594DA22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存在</w:t>
            </w:r>
            <w:r w:rsidRPr="00CB1DBB">
              <w:rPr>
                <w:rFonts w:ascii="Times New Roman" w:hAnsi="Times New Roman"/>
                <w:lang w:eastAsia="zh-CN"/>
              </w:rPr>
              <w:t>开始</w:t>
            </w:r>
            <w:r w:rsidRPr="00CB1DBB">
              <w:rPr>
                <w:rFonts w:ascii="Times New Roman" w:hAnsi="Times New Roman" w:hint="eastAsia"/>
                <w:lang w:eastAsia="zh-CN"/>
              </w:rPr>
              <w:t>节点</w:t>
            </w:r>
            <w:r w:rsidRPr="00CB1DBB">
              <w:rPr>
                <w:rFonts w:ascii="Times New Roman" w:hAnsi="Times New Roman"/>
                <w:lang w:eastAsia="zh-CN"/>
              </w:rPr>
              <w:t xml:space="preserve"> formkey</w:t>
            </w:r>
          </w:p>
        </w:tc>
      </w:tr>
      <w:tr w:rsidR="00B95913" w:rsidRPr="00CB1DBB" w14:paraId="3687C2A4" w14:textId="77777777" w:rsidTr="00A95CCE">
        <w:tc>
          <w:tcPr>
            <w:tcW w:w="2071" w:type="dxa"/>
            <w:shd w:val="clear" w:color="auto" w:fill="auto"/>
          </w:tcPr>
          <w:p w14:paraId="245683DF"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SUSPENSION_</w:t>
            </w:r>
          </w:p>
          <w:p w14:paraId="260DD7C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STATE_</w:t>
            </w:r>
          </w:p>
        </w:tc>
        <w:tc>
          <w:tcPr>
            <w:tcW w:w="1953" w:type="dxa"/>
            <w:shd w:val="clear" w:color="auto" w:fill="auto"/>
          </w:tcPr>
          <w:p w14:paraId="7C1CD2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8D1C6F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2C9EBF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376EF3B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2F531373" w14:textId="77777777" w:rsidTr="00A95CCE">
        <w:tc>
          <w:tcPr>
            <w:tcW w:w="2071" w:type="dxa"/>
            <w:shd w:val="clear" w:color="auto" w:fill="auto"/>
          </w:tcPr>
          <w:p w14:paraId="1142D24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4B8A2A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0E7A99B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067FF8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0C20C00" w14:textId="77777777" w:rsidR="00603B5A" w:rsidRPr="0039711A" w:rsidRDefault="00603B5A" w:rsidP="00A95CCE">
            <w:pPr>
              <w:pStyle w:val="a8"/>
              <w:ind w:firstLineChars="0" w:firstLine="0"/>
              <w:rPr>
                <w:rFonts w:ascii="Times New Roman" w:hAnsi="Times New Roman"/>
                <w:lang w:eastAsia="zh-CN"/>
              </w:rPr>
            </w:pPr>
          </w:p>
        </w:tc>
      </w:tr>
    </w:tbl>
    <w:p w14:paraId="211DE624"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4"/>
          <w:type w:val="continuous"/>
          <w:pgSz w:w="11900" w:h="16840"/>
          <w:pgMar w:top="1418" w:right="1134" w:bottom="1418" w:left="1588" w:header="1134" w:footer="709" w:gutter="0"/>
          <w:cols w:space="708"/>
          <w:docGrid w:linePitch="360"/>
        </w:sectPr>
      </w:pPr>
    </w:p>
    <w:p w14:paraId="1312BD5F" w14:textId="77777777" w:rsidR="00A63F55" w:rsidRPr="0039711A" w:rsidRDefault="00A63F55" w:rsidP="00A63F55">
      <w:pPr>
        <w:pStyle w:val="a8"/>
        <w:ind w:left="960" w:firstLineChars="0" w:firstLine="0"/>
        <w:rPr>
          <w:rFonts w:ascii="Times New Roman" w:hAnsi="Times New Roman"/>
          <w:color w:val="000000"/>
          <w:kern w:val="0"/>
        </w:rPr>
      </w:pPr>
    </w:p>
    <w:p w14:paraId="50F7AFE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ACT_RU_EVENT_SUBSCR</w:t>
      </w:r>
      <w:r w:rsidR="00C15877" w:rsidRPr="0039711A">
        <w:rPr>
          <w:rFonts w:ascii="Times New Roman" w:hAnsi="Times New Roman"/>
          <w:color w:val="000000"/>
          <w:kern w:val="0"/>
          <w:lang w:eastAsia="zh-CN"/>
        </w:rPr>
        <w:t>记录运行时</w:t>
      </w:r>
      <w:r w:rsidR="00C15877" w:rsidRPr="0039711A">
        <w:rPr>
          <w:rFonts w:ascii="Times New Roman" w:hAnsi="Times New Roman" w:hint="eastAsia"/>
          <w:color w:val="000000"/>
          <w:kern w:val="0"/>
          <w:lang w:eastAsia="zh-CN"/>
        </w:rPr>
        <w:t>事件</w:t>
      </w:r>
      <w:r w:rsidR="00C15877" w:rsidRPr="0039711A">
        <w:rPr>
          <w:rFonts w:ascii="Times New Roman" w:hAnsi="Times New Roman"/>
          <w:color w:val="000000"/>
          <w:kern w:val="0"/>
          <w:lang w:eastAsia="zh-CN"/>
        </w:rPr>
        <w:t>订阅</w:t>
      </w:r>
    </w:p>
    <w:p w14:paraId="49231C13"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运行事件订阅表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1912"/>
        <w:gridCol w:w="1362"/>
        <w:gridCol w:w="1279"/>
        <w:gridCol w:w="1345"/>
      </w:tblGrid>
      <w:tr w:rsidR="00B95913" w:rsidRPr="00CB1DBB" w14:paraId="18F787B8" w14:textId="77777777" w:rsidTr="00A95CCE">
        <w:tc>
          <w:tcPr>
            <w:tcW w:w="2071" w:type="dxa"/>
            <w:shd w:val="clear" w:color="auto" w:fill="BFBFBF"/>
          </w:tcPr>
          <w:p w14:paraId="62F8D2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EA0268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60F3CE8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44713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5B26C75"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132A066" w14:textId="77777777" w:rsidTr="00A95CCE">
        <w:tc>
          <w:tcPr>
            <w:tcW w:w="2071" w:type="dxa"/>
            <w:shd w:val="clear" w:color="auto" w:fill="auto"/>
          </w:tcPr>
          <w:p w14:paraId="6B1E4EB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4BDECF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39762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876CAF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5055A89E" w14:textId="77777777" w:rsidR="00A63F55"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FCAC4A4" w14:textId="77777777" w:rsidTr="00A95CCE">
        <w:tc>
          <w:tcPr>
            <w:tcW w:w="2071" w:type="dxa"/>
            <w:shd w:val="clear" w:color="auto" w:fill="auto"/>
          </w:tcPr>
          <w:p w14:paraId="0E402B3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4EC6C5B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3A9C79B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F6AE30"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5852434"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乐观锁</w:t>
            </w:r>
          </w:p>
        </w:tc>
      </w:tr>
      <w:tr w:rsidR="00B95913" w:rsidRPr="00CB1DBB" w14:paraId="42651261" w14:textId="77777777" w:rsidTr="00A95CCE">
        <w:tc>
          <w:tcPr>
            <w:tcW w:w="2071" w:type="dxa"/>
            <w:shd w:val="clear" w:color="auto" w:fill="auto"/>
          </w:tcPr>
          <w:p w14:paraId="50E6BB0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EVENT_TYPE_</w:t>
            </w:r>
          </w:p>
        </w:tc>
        <w:tc>
          <w:tcPr>
            <w:tcW w:w="1953" w:type="dxa"/>
            <w:shd w:val="clear" w:color="auto" w:fill="auto"/>
          </w:tcPr>
          <w:p w14:paraId="3EA26B64" w14:textId="77777777" w:rsidR="00603B5A" w:rsidRPr="0039711A" w:rsidRDefault="00603B5A" w:rsidP="00A95CCE">
            <w:pPr>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7FE9F5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7E3489E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9C2C87"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w:t>
            </w:r>
            <w:r w:rsidRPr="00CB1DBB">
              <w:rPr>
                <w:rFonts w:ascii="Times New Roman" w:hAnsi="Times New Roman"/>
                <w:lang w:eastAsia="zh-CN"/>
              </w:rPr>
              <w:t>类型</w:t>
            </w:r>
          </w:p>
        </w:tc>
      </w:tr>
      <w:tr w:rsidR="00B95913" w:rsidRPr="00CB1DBB" w14:paraId="40725168" w14:textId="77777777" w:rsidTr="00A95CCE">
        <w:tc>
          <w:tcPr>
            <w:tcW w:w="2071" w:type="dxa"/>
            <w:shd w:val="clear" w:color="auto" w:fill="auto"/>
          </w:tcPr>
          <w:p w14:paraId="3A7EFD3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EVENT_NAME_</w:t>
            </w:r>
          </w:p>
        </w:tc>
        <w:tc>
          <w:tcPr>
            <w:tcW w:w="1953" w:type="dxa"/>
            <w:shd w:val="clear" w:color="auto" w:fill="auto"/>
          </w:tcPr>
          <w:p w14:paraId="34C3EE22"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B93641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072D89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10EBC85D"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事件名称</w:t>
            </w:r>
          </w:p>
        </w:tc>
      </w:tr>
      <w:tr w:rsidR="00B95913" w:rsidRPr="00CB1DBB" w14:paraId="41E3AEA8" w14:textId="77777777" w:rsidTr="00A95CCE">
        <w:tc>
          <w:tcPr>
            <w:tcW w:w="2071" w:type="dxa"/>
            <w:shd w:val="clear" w:color="auto" w:fill="auto"/>
          </w:tcPr>
          <w:p w14:paraId="7CA9D06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3" w:type="dxa"/>
            <w:shd w:val="clear" w:color="auto" w:fill="auto"/>
          </w:tcPr>
          <w:p w14:paraId="19AD068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DDFBC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53918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02AE40"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9DC3486" w14:textId="77777777" w:rsidTr="00A95CCE">
        <w:tc>
          <w:tcPr>
            <w:tcW w:w="2071" w:type="dxa"/>
            <w:shd w:val="clear" w:color="auto" w:fill="auto"/>
          </w:tcPr>
          <w:p w14:paraId="56B041F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2DF7FE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3A1B8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73EF1BF"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4CCEEDA"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44F3D918"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EAA7209" w14:textId="77777777" w:rsidTr="00A95CCE">
        <w:tc>
          <w:tcPr>
            <w:tcW w:w="2071" w:type="dxa"/>
            <w:shd w:val="clear" w:color="auto" w:fill="auto"/>
          </w:tcPr>
          <w:p w14:paraId="6FD7EB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ACTIVITY_ID_</w:t>
            </w:r>
          </w:p>
        </w:tc>
        <w:tc>
          <w:tcPr>
            <w:tcW w:w="1953" w:type="dxa"/>
            <w:shd w:val="clear" w:color="auto" w:fill="auto"/>
          </w:tcPr>
          <w:p w14:paraId="49713EE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87C5F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C2739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DD9400B"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hint="eastAsia"/>
                <w:lang w:eastAsia="zh-CN"/>
              </w:rPr>
              <w:t>活动</w:t>
            </w:r>
            <w:r w:rsidRPr="00CB1DBB">
              <w:rPr>
                <w:rFonts w:ascii="Times New Roman" w:hAnsi="Times New Roman"/>
                <w:lang w:eastAsia="zh-CN"/>
              </w:rPr>
              <w:t>实例</w:t>
            </w:r>
          </w:p>
          <w:p w14:paraId="727ADE2E"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5F08A017" w14:textId="77777777" w:rsidTr="00A95CCE">
        <w:tc>
          <w:tcPr>
            <w:tcW w:w="2071" w:type="dxa"/>
            <w:shd w:val="clear" w:color="auto" w:fill="auto"/>
          </w:tcPr>
          <w:p w14:paraId="1BE5AFB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CONFIGURATION_</w:t>
            </w:r>
          </w:p>
        </w:tc>
        <w:tc>
          <w:tcPr>
            <w:tcW w:w="1953" w:type="dxa"/>
            <w:shd w:val="clear" w:color="auto" w:fill="auto"/>
          </w:tcPr>
          <w:p w14:paraId="5591ECD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A3808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2AF495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99CCA46"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配置</w:t>
            </w:r>
          </w:p>
        </w:tc>
      </w:tr>
      <w:tr w:rsidR="00B95913" w:rsidRPr="00CB1DBB" w14:paraId="3BD1FC16" w14:textId="77777777" w:rsidTr="00A95CCE">
        <w:tc>
          <w:tcPr>
            <w:tcW w:w="2071" w:type="dxa"/>
            <w:shd w:val="clear" w:color="auto" w:fill="auto"/>
          </w:tcPr>
          <w:p w14:paraId="68F2893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CREATED_</w:t>
            </w:r>
          </w:p>
        </w:tc>
        <w:tc>
          <w:tcPr>
            <w:tcW w:w="1953" w:type="dxa"/>
            <w:shd w:val="clear" w:color="auto" w:fill="auto"/>
          </w:tcPr>
          <w:p w14:paraId="3B85F9C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DCC7DD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903A70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2C5552"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是否创建</w:t>
            </w:r>
          </w:p>
        </w:tc>
      </w:tr>
      <w:tr w:rsidR="00B95913" w:rsidRPr="00CB1DBB" w14:paraId="49F0B6DE" w14:textId="77777777" w:rsidTr="00A95CCE">
        <w:tc>
          <w:tcPr>
            <w:tcW w:w="2071" w:type="dxa"/>
            <w:shd w:val="clear" w:color="auto" w:fill="auto"/>
          </w:tcPr>
          <w:p w14:paraId="01C0B4E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3" w:type="dxa"/>
            <w:shd w:val="clear" w:color="auto" w:fill="auto"/>
          </w:tcPr>
          <w:p w14:paraId="58E8E4B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9C63A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FA70C1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872705" w14:textId="77777777" w:rsidR="00603B5A" w:rsidRPr="00CB1DBB" w:rsidRDefault="00477338" w:rsidP="00A95CCE">
            <w:pPr>
              <w:pStyle w:val="a8"/>
              <w:ind w:firstLineChars="0" w:firstLine="0"/>
              <w:rPr>
                <w:rFonts w:ascii="Times New Roman" w:hAnsi="Times New Roman"/>
                <w:lang w:eastAsia="zh-CN"/>
              </w:rPr>
            </w:pPr>
            <w:r w:rsidRPr="0039711A">
              <w:rPr>
                <w:rFonts w:ascii="Times New Roman" w:hAnsi="Times New Roman"/>
                <w:lang w:eastAsia="zh-CN"/>
              </w:rPr>
              <w:t>流程定义</w:t>
            </w:r>
          </w:p>
        </w:tc>
      </w:tr>
      <w:tr w:rsidR="00B95913" w:rsidRPr="00CB1DBB" w14:paraId="187F801B" w14:textId="77777777" w:rsidTr="00A95CCE">
        <w:tc>
          <w:tcPr>
            <w:tcW w:w="2071" w:type="dxa"/>
            <w:shd w:val="clear" w:color="auto" w:fill="auto"/>
          </w:tcPr>
          <w:p w14:paraId="32A44A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63CAE0E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922AD9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269A7F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A5D4DD3" w14:textId="77777777" w:rsidR="00603B5A" w:rsidRPr="0039711A" w:rsidRDefault="00603B5A" w:rsidP="00A95CCE">
            <w:pPr>
              <w:pStyle w:val="a8"/>
              <w:ind w:firstLineChars="0" w:firstLine="0"/>
              <w:rPr>
                <w:rFonts w:ascii="Times New Roman" w:hAnsi="Times New Roman"/>
                <w:lang w:eastAsia="zh-CN"/>
              </w:rPr>
            </w:pPr>
          </w:p>
        </w:tc>
      </w:tr>
    </w:tbl>
    <w:p w14:paraId="75B7F8BE" w14:textId="77777777" w:rsidR="00271943" w:rsidRDefault="00271943" w:rsidP="00A63F55">
      <w:pPr>
        <w:pStyle w:val="a8"/>
        <w:ind w:left="960" w:firstLineChars="0" w:firstLine="0"/>
        <w:rPr>
          <w:ins w:id="768" w:author="Microsoft Office User" w:date="2016-05-22T17:21:00Z"/>
          <w:rFonts w:ascii="Times New Roman" w:hAnsi="Times New Roman"/>
          <w:color w:val="000000"/>
          <w:kern w:val="0"/>
        </w:rPr>
        <w:sectPr w:rsidR="00271943" w:rsidSect="00CB1DBB">
          <w:headerReference w:type="default" r:id="rId45"/>
          <w:type w:val="continuous"/>
          <w:pgSz w:w="11900" w:h="16840"/>
          <w:pgMar w:top="1418" w:right="1134" w:bottom="1418" w:left="1588" w:header="1134" w:footer="709" w:gutter="0"/>
          <w:cols w:space="708"/>
          <w:docGrid w:linePitch="360"/>
        </w:sectPr>
      </w:pPr>
    </w:p>
    <w:p w14:paraId="6E624739" w14:textId="753E650F" w:rsidR="00A63F55" w:rsidRDefault="00A63F55" w:rsidP="00A63F55">
      <w:pPr>
        <w:pStyle w:val="a8"/>
        <w:ind w:left="960" w:firstLineChars="0" w:firstLine="0"/>
        <w:rPr>
          <w:rFonts w:ascii="Times New Roman" w:hAnsi="Times New Roman"/>
          <w:color w:val="000000"/>
          <w:kern w:val="0"/>
        </w:rPr>
      </w:pPr>
    </w:p>
    <w:p w14:paraId="4B53577C" w14:textId="2D57531C" w:rsidR="00194C8D" w:rsidDel="00271943" w:rsidRDefault="00194C8D" w:rsidP="00A63F55">
      <w:pPr>
        <w:pStyle w:val="a8"/>
        <w:ind w:left="960" w:firstLineChars="0" w:firstLine="0"/>
        <w:rPr>
          <w:del w:id="769" w:author="Microsoft Office User" w:date="2016-05-22T17:19:00Z"/>
          <w:rFonts w:ascii="Times New Roman" w:hAnsi="Times New Roman"/>
          <w:color w:val="000000"/>
          <w:kern w:val="0"/>
        </w:rPr>
      </w:pPr>
    </w:p>
    <w:p w14:paraId="574FFA99" w14:textId="57B22745" w:rsidR="00194C8D" w:rsidDel="00271943" w:rsidRDefault="00194C8D" w:rsidP="00A63F55">
      <w:pPr>
        <w:pStyle w:val="a8"/>
        <w:ind w:left="960" w:firstLineChars="0" w:firstLine="0"/>
        <w:rPr>
          <w:del w:id="770" w:author="Microsoft Office User" w:date="2016-05-22T17:19:00Z"/>
          <w:rFonts w:ascii="Times New Roman" w:hAnsi="Times New Roman"/>
          <w:color w:val="000000"/>
          <w:kern w:val="0"/>
        </w:rPr>
      </w:pPr>
    </w:p>
    <w:p w14:paraId="324DB585" w14:textId="171D3ADA" w:rsidR="00194C8D" w:rsidDel="00271943" w:rsidRDefault="00194C8D" w:rsidP="00A63F55">
      <w:pPr>
        <w:pStyle w:val="a8"/>
        <w:ind w:left="960" w:firstLineChars="0" w:firstLine="0"/>
        <w:rPr>
          <w:del w:id="771" w:author="Microsoft Office User" w:date="2016-05-22T17:19:00Z"/>
          <w:rFonts w:ascii="Times New Roman" w:hAnsi="Times New Roman"/>
          <w:color w:val="000000"/>
          <w:kern w:val="0"/>
        </w:rPr>
      </w:pPr>
    </w:p>
    <w:p w14:paraId="6A398568" w14:textId="00610A25" w:rsidR="00194C8D" w:rsidRPr="00F42B87" w:rsidDel="00271943" w:rsidRDefault="00194C8D" w:rsidP="00F42B87">
      <w:pPr>
        <w:ind w:firstLineChars="0" w:firstLine="0"/>
        <w:rPr>
          <w:del w:id="772" w:author="Microsoft Office User" w:date="2016-05-22T17:19:00Z"/>
          <w:rFonts w:ascii="Times New Roman" w:hAnsi="Times New Roman" w:hint="eastAsia"/>
          <w:color w:val="000000"/>
          <w:kern w:val="0"/>
          <w:rPrChange w:id="773" w:author="Microsoft Office User" w:date="2016-05-22T17:12:00Z">
            <w:rPr>
              <w:del w:id="774" w:author="Microsoft Office User" w:date="2016-05-22T17:19:00Z"/>
            </w:rPr>
          </w:rPrChange>
        </w:rPr>
        <w:pPrChange w:id="775" w:author="Microsoft Office User" w:date="2016-05-22T17:12:00Z">
          <w:pPr>
            <w:pStyle w:val="a8"/>
            <w:ind w:left="960" w:firstLineChars="0" w:firstLine="0"/>
          </w:pPr>
        </w:pPrChange>
      </w:pPr>
    </w:p>
    <w:p w14:paraId="3BBFDBAC" w14:textId="25CEDD19" w:rsidR="003F60A4" w:rsidRPr="0039711A" w:rsidDel="00271943" w:rsidRDefault="003F60A4" w:rsidP="00A63F55">
      <w:pPr>
        <w:pStyle w:val="a8"/>
        <w:ind w:left="960" w:firstLineChars="0" w:firstLine="0"/>
        <w:rPr>
          <w:del w:id="776" w:author="Microsoft Office User" w:date="2016-05-22T17:19:00Z"/>
          <w:rFonts w:ascii="Times New Roman" w:hAnsi="Times New Roman"/>
          <w:color w:val="000000"/>
          <w:kern w:val="0"/>
        </w:rPr>
      </w:pPr>
    </w:p>
    <w:p w14:paraId="4A5B16BF" w14:textId="0FC66AA2"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ACT_RU_EXECUTION</w:t>
      </w:r>
      <w:r w:rsidR="0069714C" w:rsidRPr="0039711A">
        <w:rPr>
          <w:rFonts w:ascii="Times New Roman" w:hAnsi="Times New Roman" w:hint="eastAsia"/>
          <w:color w:val="000000"/>
          <w:kern w:val="0"/>
          <w:lang w:eastAsia="zh-CN"/>
        </w:rPr>
        <w:t>记录</w:t>
      </w:r>
      <w:r w:rsidR="0069714C" w:rsidRPr="0039711A">
        <w:rPr>
          <w:rFonts w:ascii="Times New Roman" w:hAnsi="Times New Roman"/>
          <w:color w:val="000000"/>
          <w:kern w:val="0"/>
          <w:lang w:eastAsia="zh-CN"/>
        </w:rPr>
        <w:t>运行</w:t>
      </w:r>
      <w:r w:rsidR="00D22FB4" w:rsidRPr="0039711A">
        <w:rPr>
          <w:rFonts w:ascii="Times New Roman" w:hAnsi="Times New Roman"/>
          <w:color w:val="000000"/>
          <w:kern w:val="0"/>
          <w:lang w:eastAsia="zh-CN"/>
        </w:rPr>
        <w:t>流程</w:t>
      </w:r>
      <w:r w:rsidR="0069714C" w:rsidRPr="0039711A">
        <w:rPr>
          <w:rFonts w:ascii="Times New Roman" w:hAnsi="Times New Roman" w:hint="eastAsia"/>
          <w:color w:val="000000"/>
          <w:kern w:val="0"/>
          <w:lang w:eastAsia="zh-CN"/>
        </w:rPr>
        <w:t>执行实例</w:t>
      </w:r>
    </w:p>
    <w:p w14:paraId="23847F3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w:t>
      </w:r>
      <w:r w:rsidR="00203A28">
        <w:rPr>
          <w:rFonts w:ascii="Times New Roman" w:hAnsi="Times New Roman"/>
          <w:lang w:eastAsia="zh-CN"/>
        </w:rPr>
        <w:t>34</w:t>
      </w:r>
      <w:r w:rsidR="0069714C" w:rsidRPr="00CB1DBB">
        <w:rPr>
          <w:rFonts w:ascii="Times New Roman" w:hAnsi="Times New Roman"/>
          <w:lang w:eastAsia="zh-CN"/>
        </w:rPr>
        <w:t>运行</w:t>
      </w:r>
      <w:r w:rsidRPr="00CB1DBB">
        <w:rPr>
          <w:rFonts w:ascii="Times New Roman" w:hAnsi="Times New Roman"/>
          <w:lang w:eastAsia="zh-CN"/>
        </w:rPr>
        <w:t>流程执行实例表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1979"/>
        <w:gridCol w:w="1194"/>
        <w:gridCol w:w="748"/>
        <w:gridCol w:w="1511"/>
      </w:tblGrid>
      <w:tr w:rsidR="00B95913" w:rsidRPr="00CB1DBB" w14:paraId="5F701D6F" w14:textId="77777777" w:rsidTr="00A95CCE">
        <w:tc>
          <w:tcPr>
            <w:tcW w:w="2468" w:type="dxa"/>
            <w:shd w:val="clear" w:color="auto" w:fill="BFBFBF"/>
          </w:tcPr>
          <w:p w14:paraId="2D124FE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53" w:type="dxa"/>
            <w:shd w:val="clear" w:color="auto" w:fill="BFBFBF"/>
          </w:tcPr>
          <w:p w14:paraId="32903DB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68" w:type="dxa"/>
            <w:shd w:val="clear" w:color="auto" w:fill="BFBFBF"/>
          </w:tcPr>
          <w:p w14:paraId="629C656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59" w:type="dxa"/>
            <w:shd w:val="clear" w:color="auto" w:fill="BFBFBF"/>
          </w:tcPr>
          <w:p w14:paraId="24EBFF8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0CB6E4B1"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E2915E" w14:textId="77777777" w:rsidTr="00A95CCE">
        <w:tc>
          <w:tcPr>
            <w:tcW w:w="2468" w:type="dxa"/>
            <w:shd w:val="clear" w:color="auto" w:fill="auto"/>
          </w:tcPr>
          <w:p w14:paraId="6B2621E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53" w:type="dxa"/>
            <w:shd w:val="clear" w:color="auto" w:fill="auto"/>
          </w:tcPr>
          <w:p w14:paraId="30F0BC45"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1E73730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59" w:type="dxa"/>
            <w:shd w:val="clear" w:color="auto" w:fill="auto"/>
          </w:tcPr>
          <w:p w14:paraId="4E10330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5E824D76" w14:textId="77777777" w:rsidR="00A63F55" w:rsidRPr="00CB1DBB" w:rsidRDefault="0067324E"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554EA334" w14:textId="77777777" w:rsidTr="00A95CCE">
        <w:tc>
          <w:tcPr>
            <w:tcW w:w="2468" w:type="dxa"/>
            <w:shd w:val="clear" w:color="auto" w:fill="auto"/>
          </w:tcPr>
          <w:p w14:paraId="59EF936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53" w:type="dxa"/>
            <w:shd w:val="clear" w:color="auto" w:fill="auto"/>
          </w:tcPr>
          <w:p w14:paraId="56F6782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486BA68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64DFDA96"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7AD1950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5E1581E" w14:textId="77777777" w:rsidTr="00A95CCE">
        <w:tc>
          <w:tcPr>
            <w:tcW w:w="2468" w:type="dxa"/>
            <w:shd w:val="clear" w:color="auto" w:fill="auto"/>
          </w:tcPr>
          <w:p w14:paraId="44D7D95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53" w:type="dxa"/>
            <w:shd w:val="clear" w:color="auto" w:fill="auto"/>
          </w:tcPr>
          <w:p w14:paraId="27B96AB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0F40E53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47A597C4"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36BC038F"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8949C3A" w14:textId="77777777" w:rsidTr="00A95CCE">
        <w:tc>
          <w:tcPr>
            <w:tcW w:w="2468" w:type="dxa"/>
            <w:shd w:val="clear" w:color="auto" w:fill="auto"/>
          </w:tcPr>
          <w:p w14:paraId="10FE689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53" w:type="dxa"/>
            <w:shd w:val="clear" w:color="auto" w:fill="auto"/>
          </w:tcPr>
          <w:p w14:paraId="0AFE4B3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58980380"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CB17C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C5BCB57"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业务主键编号</w:t>
            </w:r>
          </w:p>
        </w:tc>
      </w:tr>
      <w:tr w:rsidR="00B95913" w:rsidRPr="00CB1DBB" w14:paraId="3BD3388F" w14:textId="77777777" w:rsidTr="00A95CCE">
        <w:tc>
          <w:tcPr>
            <w:tcW w:w="2468" w:type="dxa"/>
            <w:shd w:val="clear" w:color="auto" w:fill="auto"/>
          </w:tcPr>
          <w:p w14:paraId="683A2BD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2053" w:type="dxa"/>
            <w:shd w:val="clear" w:color="auto" w:fill="auto"/>
          </w:tcPr>
          <w:p w14:paraId="1AAFED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6A3576F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2022F82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78965F4E"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节点实例编号</w:t>
            </w:r>
          </w:p>
        </w:tc>
      </w:tr>
      <w:tr w:rsidR="00B95913" w:rsidRPr="00CB1DBB" w14:paraId="234000E3" w14:textId="77777777" w:rsidTr="00A95CCE">
        <w:tc>
          <w:tcPr>
            <w:tcW w:w="2468" w:type="dxa"/>
            <w:shd w:val="clear" w:color="auto" w:fill="auto"/>
          </w:tcPr>
          <w:p w14:paraId="312D9E4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PROC_DEF_ID_</w:t>
            </w:r>
          </w:p>
        </w:tc>
        <w:tc>
          <w:tcPr>
            <w:tcW w:w="2053" w:type="dxa"/>
            <w:shd w:val="clear" w:color="auto" w:fill="auto"/>
          </w:tcPr>
          <w:p w14:paraId="3E1E5CA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2DD4DEA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6EE67D"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6B8D353B"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09E37504" w14:textId="77777777" w:rsidTr="00A95CCE">
        <w:tc>
          <w:tcPr>
            <w:tcW w:w="2468" w:type="dxa"/>
            <w:shd w:val="clear" w:color="auto" w:fill="auto"/>
          </w:tcPr>
          <w:p w14:paraId="696EC0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SUPER_EXEC_</w:t>
            </w:r>
          </w:p>
        </w:tc>
        <w:tc>
          <w:tcPr>
            <w:tcW w:w="2053" w:type="dxa"/>
            <w:shd w:val="clear" w:color="auto" w:fill="auto"/>
          </w:tcPr>
          <w:p w14:paraId="58C9DC4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5313924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30DFF13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A354D4E"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21AE8A73" w14:textId="77777777" w:rsidTr="00A95CCE">
        <w:trPr>
          <w:trHeight w:val="488"/>
        </w:trPr>
        <w:tc>
          <w:tcPr>
            <w:tcW w:w="2468" w:type="dxa"/>
            <w:shd w:val="clear" w:color="auto" w:fill="auto"/>
          </w:tcPr>
          <w:p w14:paraId="760CDF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2053" w:type="dxa"/>
            <w:shd w:val="clear" w:color="auto" w:fill="auto"/>
          </w:tcPr>
          <w:p w14:paraId="66E596D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0D9BD29"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C3A80B3"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B680C59"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w:t>
            </w:r>
            <w:r w:rsidRPr="00CB1DBB">
              <w:rPr>
                <w:rFonts w:ascii="Times New Roman" w:hAnsi="Times New Roman"/>
                <w:lang w:eastAsia="zh-CN"/>
              </w:rPr>
              <w:t>实例编号</w:t>
            </w:r>
          </w:p>
        </w:tc>
      </w:tr>
      <w:tr w:rsidR="00B95913" w:rsidRPr="00CB1DBB" w14:paraId="1BC13511" w14:textId="77777777" w:rsidTr="00A95CCE">
        <w:tc>
          <w:tcPr>
            <w:tcW w:w="2468" w:type="dxa"/>
            <w:shd w:val="clear" w:color="auto" w:fill="auto"/>
          </w:tcPr>
          <w:p w14:paraId="400228A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IS_ACTIVE_</w:t>
            </w:r>
          </w:p>
        </w:tc>
        <w:tc>
          <w:tcPr>
            <w:tcW w:w="2053" w:type="dxa"/>
            <w:shd w:val="clear" w:color="auto" w:fill="auto"/>
          </w:tcPr>
          <w:p w14:paraId="2DDD93F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288123C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D47192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9C06E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存活</w:t>
            </w:r>
          </w:p>
        </w:tc>
      </w:tr>
      <w:tr w:rsidR="00B95913" w:rsidRPr="00CB1DBB" w14:paraId="544AFB63" w14:textId="77777777" w:rsidTr="00A95CCE">
        <w:tc>
          <w:tcPr>
            <w:tcW w:w="2468" w:type="dxa"/>
            <w:shd w:val="clear" w:color="auto" w:fill="auto"/>
          </w:tcPr>
          <w:p w14:paraId="5E1D97A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IS_CONCURRENT_</w:t>
            </w:r>
          </w:p>
        </w:tc>
        <w:tc>
          <w:tcPr>
            <w:tcW w:w="2053" w:type="dxa"/>
            <w:shd w:val="clear" w:color="auto" w:fill="auto"/>
          </w:tcPr>
          <w:p w14:paraId="304FD0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0103D76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B6C651D"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586FCE52"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是否为</w:t>
            </w:r>
            <w:r w:rsidRPr="00CB1DBB">
              <w:rPr>
                <w:rFonts w:ascii="Times New Roman" w:hAnsi="Times New Roman" w:hint="eastAsia"/>
                <w:lang w:eastAsia="zh-CN"/>
              </w:rPr>
              <w:t>并行</w:t>
            </w:r>
          </w:p>
        </w:tc>
      </w:tr>
      <w:tr w:rsidR="00B95913" w:rsidRPr="00CB1DBB" w14:paraId="3F37FE0D" w14:textId="77777777" w:rsidTr="00A95CCE">
        <w:tc>
          <w:tcPr>
            <w:tcW w:w="2468" w:type="dxa"/>
            <w:shd w:val="clear" w:color="auto" w:fill="auto"/>
          </w:tcPr>
          <w:p w14:paraId="5B9AF42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IS_SCOPE_</w:t>
            </w:r>
          </w:p>
        </w:tc>
        <w:tc>
          <w:tcPr>
            <w:tcW w:w="2053" w:type="dxa"/>
            <w:shd w:val="clear" w:color="auto" w:fill="auto"/>
          </w:tcPr>
          <w:p w14:paraId="62959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1F017575"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603CF6A"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38DB0B"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6F60388B" w14:textId="77777777" w:rsidTr="00A95CCE">
        <w:tc>
          <w:tcPr>
            <w:tcW w:w="2468" w:type="dxa"/>
            <w:shd w:val="clear" w:color="auto" w:fill="auto"/>
          </w:tcPr>
          <w:p w14:paraId="621A16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IS_EVENT_SCOPE_</w:t>
            </w:r>
          </w:p>
        </w:tc>
        <w:tc>
          <w:tcPr>
            <w:tcW w:w="2053" w:type="dxa"/>
            <w:shd w:val="clear" w:color="auto" w:fill="auto"/>
          </w:tcPr>
          <w:p w14:paraId="1DD9896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3D78885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41412C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1204E15"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46346EE" w14:textId="77777777" w:rsidTr="00A95CCE">
        <w:tc>
          <w:tcPr>
            <w:tcW w:w="2468" w:type="dxa"/>
            <w:shd w:val="clear" w:color="auto" w:fill="auto"/>
          </w:tcPr>
          <w:p w14:paraId="5966202F" w14:textId="77777777" w:rsidR="0067324E"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3DED964C"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2053" w:type="dxa"/>
            <w:shd w:val="clear" w:color="auto" w:fill="auto"/>
          </w:tcPr>
          <w:p w14:paraId="5EABB8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7CD8A13B"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DAE5337"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43BB2558" w14:textId="77777777" w:rsidR="00F22564" w:rsidRPr="00CB1DBB" w:rsidRDefault="00F22564" w:rsidP="00A95CCE">
            <w:pPr>
              <w:pStyle w:val="a8"/>
              <w:ind w:firstLineChars="0" w:firstLine="0"/>
              <w:rPr>
                <w:rFonts w:ascii="Times New Roman" w:hAnsi="Times New Roman"/>
                <w:lang w:eastAsia="zh-CN"/>
              </w:rPr>
            </w:pPr>
            <w:r w:rsidRPr="00CB1DBB">
              <w:rPr>
                <w:rFonts w:ascii="Times New Roman" w:hAnsi="Times New Roman"/>
                <w:lang w:eastAsia="zh-CN"/>
              </w:rPr>
              <w:t>挂起状态</w:t>
            </w:r>
          </w:p>
          <w:p w14:paraId="7D947BEE" w14:textId="77777777" w:rsidR="00EB362D" w:rsidRPr="00CB1DBB" w:rsidRDefault="00EB362D" w:rsidP="00A95CCE">
            <w:pPr>
              <w:pStyle w:val="a8"/>
              <w:ind w:firstLineChars="0" w:firstLine="0"/>
              <w:rPr>
                <w:rFonts w:ascii="Times New Roman" w:hAnsi="Times New Roman"/>
                <w:lang w:eastAsia="zh-CN"/>
              </w:rPr>
            </w:pPr>
            <w:r w:rsidRPr="00CB1DBB">
              <w:rPr>
                <w:rFonts w:ascii="Times New Roman" w:hAnsi="Times New Roman" w:hint="eastAsia"/>
                <w:lang w:eastAsia="zh-CN"/>
              </w:rPr>
              <w:t>1</w:t>
            </w:r>
            <w:r w:rsidRPr="00CB1DBB">
              <w:rPr>
                <w:rFonts w:ascii="Times New Roman" w:hAnsi="Times New Roman" w:hint="eastAsia"/>
                <w:lang w:eastAsia="zh-CN"/>
              </w:rPr>
              <w:t>激活</w:t>
            </w:r>
            <w:r w:rsidRPr="00CB1DBB">
              <w:rPr>
                <w:rFonts w:ascii="Times New Roman" w:hAnsi="Times New Roman"/>
                <w:lang w:eastAsia="zh-CN"/>
              </w:rPr>
              <w:t>2</w:t>
            </w:r>
            <w:r w:rsidRPr="00CB1DBB">
              <w:rPr>
                <w:rFonts w:ascii="Times New Roman" w:hAnsi="Times New Roman" w:hint="eastAsia"/>
                <w:lang w:eastAsia="zh-CN"/>
              </w:rPr>
              <w:t>挂起</w:t>
            </w:r>
          </w:p>
        </w:tc>
      </w:tr>
      <w:tr w:rsidR="00B95913" w:rsidRPr="00CB1DBB" w14:paraId="35D58637" w14:textId="77777777" w:rsidTr="00A95CCE">
        <w:tc>
          <w:tcPr>
            <w:tcW w:w="2468" w:type="dxa"/>
            <w:shd w:val="clear" w:color="auto" w:fill="auto"/>
          </w:tcPr>
          <w:p w14:paraId="2FA500D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CACHED_ENT_STATE_</w:t>
            </w:r>
          </w:p>
        </w:tc>
        <w:tc>
          <w:tcPr>
            <w:tcW w:w="2053" w:type="dxa"/>
            <w:shd w:val="clear" w:color="auto" w:fill="auto"/>
          </w:tcPr>
          <w:p w14:paraId="681DEC8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5F08E31E"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2FDE670"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17E5026"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303C72F7" w14:textId="77777777" w:rsidTr="00A95CCE">
        <w:tc>
          <w:tcPr>
            <w:tcW w:w="2468" w:type="dxa"/>
            <w:shd w:val="clear" w:color="auto" w:fill="auto"/>
          </w:tcPr>
          <w:p w14:paraId="5B8ABF9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53" w:type="dxa"/>
            <w:shd w:val="clear" w:color="auto" w:fill="auto"/>
          </w:tcPr>
          <w:p w14:paraId="74E545B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AAF93D6"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CC7280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5F573942" w14:textId="77777777" w:rsidR="00821C9A" w:rsidRPr="00CB1DBB" w:rsidRDefault="00821C9A" w:rsidP="00A95CCE">
            <w:pPr>
              <w:pStyle w:val="a8"/>
              <w:ind w:firstLineChars="0" w:firstLine="0"/>
              <w:rPr>
                <w:rFonts w:ascii="Times New Roman" w:hAnsi="Times New Roman"/>
                <w:lang w:eastAsia="zh-CN"/>
              </w:rPr>
            </w:pPr>
          </w:p>
        </w:tc>
      </w:tr>
    </w:tbl>
    <w:p w14:paraId="1A134D57" w14:textId="77777777" w:rsidR="00A63F55" w:rsidDel="00F42B87" w:rsidRDefault="00A63F55" w:rsidP="00A63F55">
      <w:pPr>
        <w:pStyle w:val="a8"/>
        <w:ind w:left="960" w:firstLineChars="0" w:firstLine="0"/>
        <w:rPr>
          <w:del w:id="777" w:author="Microsoft Office User" w:date="2016-05-22T17:10:00Z"/>
          <w:rFonts w:ascii="Times New Roman" w:hAnsi="Times New Roman"/>
          <w:color w:val="000000"/>
          <w:kern w:val="0"/>
        </w:rPr>
      </w:pPr>
    </w:p>
    <w:p w14:paraId="718AD3C0" w14:textId="77777777" w:rsidR="00194C8D" w:rsidDel="00F42B87" w:rsidRDefault="00194C8D" w:rsidP="00A63F55">
      <w:pPr>
        <w:pStyle w:val="a8"/>
        <w:ind w:left="960" w:firstLineChars="0" w:firstLine="0"/>
        <w:rPr>
          <w:del w:id="778" w:author="Microsoft Office User" w:date="2016-05-22T17:10:00Z"/>
          <w:rFonts w:ascii="Times New Roman" w:hAnsi="Times New Roman"/>
          <w:color w:val="000000"/>
          <w:kern w:val="0"/>
        </w:rPr>
      </w:pPr>
    </w:p>
    <w:p w14:paraId="75EA6216" w14:textId="77777777" w:rsidR="00194C8D" w:rsidDel="00F42B87" w:rsidRDefault="00194C8D" w:rsidP="00A63F55">
      <w:pPr>
        <w:pStyle w:val="a8"/>
        <w:ind w:left="960" w:firstLineChars="0" w:firstLine="0"/>
        <w:rPr>
          <w:del w:id="779" w:author="Microsoft Office User" w:date="2016-05-22T17:10:00Z"/>
          <w:rFonts w:ascii="Times New Roman" w:hAnsi="Times New Roman"/>
          <w:color w:val="000000"/>
          <w:kern w:val="0"/>
        </w:rPr>
      </w:pPr>
    </w:p>
    <w:p w14:paraId="3BC1D137" w14:textId="77777777" w:rsidR="00194C8D" w:rsidDel="00F42B87" w:rsidRDefault="00194C8D" w:rsidP="00A63F55">
      <w:pPr>
        <w:pStyle w:val="a8"/>
        <w:ind w:left="960" w:firstLineChars="0" w:firstLine="0"/>
        <w:rPr>
          <w:del w:id="780" w:author="Microsoft Office User" w:date="2016-05-22T17:10:00Z"/>
          <w:rFonts w:ascii="Times New Roman" w:hAnsi="Times New Roman"/>
          <w:color w:val="000000"/>
          <w:kern w:val="0"/>
        </w:rPr>
      </w:pPr>
    </w:p>
    <w:p w14:paraId="15840220" w14:textId="40C028EA" w:rsidR="00194C8D" w:rsidRPr="00F42B87" w:rsidDel="00271943" w:rsidRDefault="00194C8D" w:rsidP="00271943">
      <w:pPr>
        <w:tabs>
          <w:tab w:val="left" w:pos="921"/>
        </w:tabs>
        <w:ind w:firstLineChars="0" w:firstLine="0"/>
        <w:rPr>
          <w:del w:id="781" w:author="Microsoft Office User" w:date="2016-05-22T17:20:00Z"/>
          <w:rFonts w:ascii="Times New Roman" w:hAnsi="Times New Roman"/>
          <w:color w:val="000000"/>
          <w:kern w:val="0"/>
          <w:rPrChange w:id="782" w:author="Microsoft Office User" w:date="2016-05-22T17:10:00Z">
            <w:rPr>
              <w:del w:id="783" w:author="Microsoft Office User" w:date="2016-05-22T17:20:00Z"/>
            </w:rPr>
          </w:rPrChange>
        </w:rPr>
        <w:pPrChange w:id="784" w:author="Microsoft Office User" w:date="2016-05-22T17:20:00Z">
          <w:pPr>
            <w:pStyle w:val="a8"/>
            <w:ind w:left="960" w:firstLineChars="0" w:firstLine="0"/>
          </w:pPr>
        </w:pPrChange>
      </w:pPr>
    </w:p>
    <w:p w14:paraId="0452429F" w14:textId="1D3AD2E7" w:rsidR="00194C8D" w:rsidRPr="0039711A" w:rsidDel="00271943" w:rsidRDefault="00194C8D" w:rsidP="00A63F55">
      <w:pPr>
        <w:pStyle w:val="a8"/>
        <w:ind w:left="960" w:firstLineChars="0" w:firstLine="0"/>
        <w:rPr>
          <w:del w:id="785" w:author="Microsoft Office User" w:date="2016-05-22T17:20:00Z"/>
          <w:rFonts w:ascii="Times New Roman" w:hAnsi="Times New Roman"/>
          <w:color w:val="000000"/>
          <w:kern w:val="0"/>
        </w:rPr>
      </w:pPr>
    </w:p>
    <w:p w14:paraId="62D27BB1" w14:textId="77777777" w:rsidR="00B95396" w:rsidRPr="00CB1DBB" w:rsidRDefault="00820127" w:rsidP="00CB1DBB">
      <w:pPr>
        <w:pStyle w:val="a8"/>
        <w:numPr>
          <w:ilvl w:val="0"/>
          <w:numId w:val="10"/>
        </w:numPr>
        <w:ind w:firstLineChars="0"/>
        <w:rPr>
          <w:lang w:eastAsia="zh-CN"/>
        </w:rPr>
      </w:pPr>
      <w:r w:rsidRPr="0039711A">
        <w:rPr>
          <w:rFonts w:ascii="Times New Roman" w:hAnsi="Times New Roman"/>
          <w:color w:val="000000"/>
          <w:kern w:val="0"/>
        </w:rPr>
        <w:t>ACT_RU_IDENTITYLINK</w:t>
      </w:r>
      <w:r w:rsidR="008E7B64" w:rsidRPr="0039711A">
        <w:rPr>
          <w:rFonts w:ascii="Times New Roman" w:hAnsi="Times New Roman"/>
          <w:color w:val="000000"/>
          <w:kern w:val="0"/>
          <w:lang w:eastAsia="zh-CN"/>
        </w:rPr>
        <w:t xml:space="preserve"> </w:t>
      </w:r>
      <w:r w:rsidR="00DB5814"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运行</w:t>
      </w:r>
      <w:r w:rsidR="00C15877" w:rsidRPr="0039711A">
        <w:rPr>
          <w:rFonts w:ascii="Times New Roman" w:hAnsi="Times New Roman" w:hint="eastAsia"/>
          <w:color w:val="000000"/>
          <w:kern w:val="0"/>
          <w:lang w:eastAsia="zh-CN"/>
        </w:rPr>
        <w:t>时</w:t>
      </w:r>
      <w:r w:rsidR="00DB5814" w:rsidRPr="0039711A">
        <w:rPr>
          <w:rFonts w:ascii="Times New Roman" w:hAnsi="Times New Roman"/>
          <w:color w:val="000000"/>
          <w:kern w:val="0"/>
          <w:lang w:eastAsia="zh-CN"/>
        </w:rPr>
        <w:t>流程人员</w:t>
      </w:r>
    </w:p>
    <w:p w14:paraId="3FE01C6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5</w:t>
      </w:r>
      <w:r w:rsidRPr="00CB1DBB">
        <w:rPr>
          <w:rFonts w:ascii="Times New Roman" w:hAnsi="Times New Roman"/>
          <w:lang w:eastAsia="zh-CN"/>
        </w:rPr>
        <w:t xml:space="preserve"> </w:t>
      </w:r>
      <w:r w:rsidR="00DB5814" w:rsidRPr="00CB1DBB">
        <w:rPr>
          <w:rFonts w:ascii="Times New Roman" w:hAnsi="Times New Roman"/>
          <w:lang w:eastAsia="zh-CN"/>
        </w:rPr>
        <w:t>运行</w:t>
      </w:r>
      <w:r w:rsidRPr="00CB1DBB">
        <w:rPr>
          <w:rFonts w:ascii="Times New Roman" w:hAnsi="Times New Roman"/>
          <w:lang w:eastAsia="zh-CN"/>
        </w:rPr>
        <w:t>流程人员表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86" w:author="Microsoft Office User" w:date="2016-05-22T17:10:00Z">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062"/>
        <w:gridCol w:w="1806"/>
        <w:gridCol w:w="1296"/>
        <w:gridCol w:w="851"/>
        <w:gridCol w:w="2193"/>
        <w:tblGridChange w:id="787">
          <w:tblGrid>
            <w:gridCol w:w="2062"/>
            <w:gridCol w:w="1806"/>
            <w:gridCol w:w="1296"/>
            <w:gridCol w:w="851"/>
            <w:gridCol w:w="2193"/>
          </w:tblGrid>
        </w:tblGridChange>
      </w:tblGrid>
      <w:tr w:rsidR="00B95913" w:rsidRPr="00CB1DBB" w14:paraId="1C0E9E1A" w14:textId="77777777" w:rsidTr="00F42B87">
        <w:trPr>
          <w:trHeight w:val="487"/>
          <w:tblHeader/>
          <w:trPrChange w:id="788" w:author="Microsoft Office User" w:date="2016-05-22T17:10:00Z">
            <w:trPr>
              <w:trHeight w:val="487"/>
            </w:trPr>
          </w:trPrChange>
        </w:trPr>
        <w:tc>
          <w:tcPr>
            <w:tcW w:w="2062" w:type="dxa"/>
            <w:shd w:val="clear" w:color="auto" w:fill="BFBFBF"/>
            <w:tcPrChange w:id="789" w:author="Microsoft Office User" w:date="2016-05-22T17:10:00Z">
              <w:tcPr>
                <w:tcW w:w="2062" w:type="dxa"/>
                <w:shd w:val="clear" w:color="auto" w:fill="BFBFBF"/>
              </w:tcPr>
            </w:tcPrChange>
          </w:tcPr>
          <w:p w14:paraId="13AE72DD"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Change w:id="790" w:author="Microsoft Office User" w:date="2016-05-22T17:10:00Z">
              <w:tcPr>
                <w:tcW w:w="1806" w:type="dxa"/>
                <w:shd w:val="clear" w:color="auto" w:fill="BFBFBF"/>
              </w:tcPr>
            </w:tcPrChange>
          </w:tcPr>
          <w:p w14:paraId="26793ACA"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96" w:type="dxa"/>
            <w:shd w:val="clear" w:color="auto" w:fill="BFBFBF"/>
            <w:tcPrChange w:id="791" w:author="Microsoft Office User" w:date="2016-05-22T17:10:00Z">
              <w:tcPr>
                <w:tcW w:w="1296" w:type="dxa"/>
                <w:shd w:val="clear" w:color="auto" w:fill="BFBFBF"/>
              </w:tcPr>
            </w:tcPrChange>
          </w:tcPr>
          <w:p w14:paraId="13D11B3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1" w:type="dxa"/>
            <w:shd w:val="clear" w:color="auto" w:fill="BFBFBF"/>
            <w:tcPrChange w:id="792" w:author="Microsoft Office User" w:date="2016-05-22T17:10:00Z">
              <w:tcPr>
                <w:tcW w:w="851" w:type="dxa"/>
                <w:shd w:val="clear" w:color="auto" w:fill="BFBFBF"/>
              </w:tcPr>
            </w:tcPrChange>
          </w:tcPr>
          <w:p w14:paraId="580D0F6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193" w:type="dxa"/>
            <w:shd w:val="clear" w:color="auto" w:fill="BFBFBF"/>
            <w:tcPrChange w:id="793" w:author="Microsoft Office User" w:date="2016-05-22T17:10:00Z">
              <w:tcPr>
                <w:tcW w:w="2193" w:type="dxa"/>
                <w:shd w:val="clear" w:color="auto" w:fill="BFBFBF"/>
              </w:tcPr>
            </w:tcPrChange>
          </w:tcPr>
          <w:p w14:paraId="0814ABC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B4361BD" w14:textId="77777777" w:rsidTr="00A95CCE">
        <w:tc>
          <w:tcPr>
            <w:tcW w:w="2062" w:type="dxa"/>
            <w:shd w:val="clear" w:color="auto" w:fill="auto"/>
          </w:tcPr>
          <w:p w14:paraId="77D416B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1E798C4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807796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1" w:type="dxa"/>
            <w:shd w:val="clear" w:color="auto" w:fill="auto"/>
          </w:tcPr>
          <w:p w14:paraId="11C936B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2193" w:type="dxa"/>
            <w:shd w:val="clear" w:color="auto" w:fill="auto"/>
          </w:tcPr>
          <w:p w14:paraId="6F43E8B5" w14:textId="77777777" w:rsidR="00A63F55" w:rsidRPr="00CB1DBB" w:rsidRDefault="00A931C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EDEEEC9" w14:textId="77777777" w:rsidTr="00A95CCE">
        <w:tc>
          <w:tcPr>
            <w:tcW w:w="2062" w:type="dxa"/>
            <w:shd w:val="clear" w:color="auto" w:fill="auto"/>
          </w:tcPr>
          <w:p w14:paraId="03095E6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06" w:type="dxa"/>
            <w:shd w:val="clear" w:color="auto" w:fill="auto"/>
          </w:tcPr>
          <w:p w14:paraId="1977B85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96" w:type="dxa"/>
            <w:shd w:val="clear" w:color="auto" w:fill="auto"/>
          </w:tcPr>
          <w:p w14:paraId="20E6AA8F"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C2A0418"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2EBE5E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61456A1C" w14:textId="77777777" w:rsidTr="00A95CCE">
        <w:tc>
          <w:tcPr>
            <w:tcW w:w="2062" w:type="dxa"/>
            <w:shd w:val="clear" w:color="auto" w:fill="auto"/>
          </w:tcPr>
          <w:p w14:paraId="397B6D2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806" w:type="dxa"/>
            <w:shd w:val="clear" w:color="auto" w:fill="auto"/>
          </w:tcPr>
          <w:p w14:paraId="4F16B99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35D9F86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61C0DA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7D452911"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390EA1A0" w14:textId="77777777" w:rsidTr="00A95CCE">
        <w:tc>
          <w:tcPr>
            <w:tcW w:w="2062" w:type="dxa"/>
            <w:shd w:val="clear" w:color="auto" w:fill="auto"/>
          </w:tcPr>
          <w:p w14:paraId="3F0494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806" w:type="dxa"/>
            <w:shd w:val="clear" w:color="auto" w:fill="auto"/>
          </w:tcPr>
          <w:p w14:paraId="2DC5CF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18B1AA9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72EAEB80"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39597C9F"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1F5A950A" w14:textId="77777777" w:rsidTr="00A95CCE">
        <w:tc>
          <w:tcPr>
            <w:tcW w:w="2062" w:type="dxa"/>
            <w:shd w:val="clear" w:color="auto" w:fill="auto"/>
          </w:tcPr>
          <w:p w14:paraId="015B44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806" w:type="dxa"/>
            <w:shd w:val="clear" w:color="auto" w:fill="auto"/>
          </w:tcPr>
          <w:p w14:paraId="254C9BC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0700EABA"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939A0D9"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42DC7AA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5CCA20E" w14:textId="77777777" w:rsidTr="00A95CCE">
        <w:tc>
          <w:tcPr>
            <w:tcW w:w="2062" w:type="dxa"/>
            <w:shd w:val="clear" w:color="auto" w:fill="auto"/>
          </w:tcPr>
          <w:p w14:paraId="71146CD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7A01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148BC2C8"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50BC230F"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5C99DD5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节点</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6D7CA218" w14:textId="77777777" w:rsidTr="00A95CCE">
        <w:tc>
          <w:tcPr>
            <w:tcW w:w="2062" w:type="dxa"/>
            <w:shd w:val="clear" w:color="auto" w:fill="auto"/>
          </w:tcPr>
          <w:p w14:paraId="6671B1F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32C4A05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C47835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1E859B3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6A11A5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7D2AB5C1" w14:textId="77777777" w:rsidTr="00A95CCE">
        <w:tc>
          <w:tcPr>
            <w:tcW w:w="2062" w:type="dxa"/>
            <w:shd w:val="clear" w:color="auto" w:fill="auto"/>
          </w:tcPr>
          <w:p w14:paraId="616363C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3CF7F3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0F49562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B79FB25"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61A47509"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bl>
    <w:p w14:paraId="6A8BA4FF" w14:textId="62648472" w:rsidR="00271943" w:rsidRDefault="00271943" w:rsidP="00271943">
      <w:pPr>
        <w:tabs>
          <w:tab w:val="left" w:pos="3293"/>
        </w:tabs>
        <w:ind w:firstLineChars="0" w:firstLine="0"/>
        <w:rPr>
          <w:ins w:id="794" w:author="Microsoft Office User" w:date="2016-05-22T17:20:00Z"/>
          <w:rFonts w:ascii="Times New Roman" w:hAnsi="Times New Roman"/>
          <w:color w:val="000000"/>
          <w:kern w:val="0"/>
        </w:rPr>
        <w:pPrChange w:id="795" w:author="Microsoft Office User" w:date="2016-05-22T17:21:00Z">
          <w:pPr>
            <w:ind w:firstLineChars="0" w:firstLine="0"/>
          </w:pPr>
        </w:pPrChange>
      </w:pPr>
    </w:p>
    <w:p w14:paraId="28F9E5AA" w14:textId="24BE3C36" w:rsidR="003F60A4" w:rsidRPr="00271943" w:rsidDel="00271943" w:rsidRDefault="003F60A4" w:rsidP="00271943">
      <w:pPr>
        <w:ind w:firstLine="480"/>
        <w:rPr>
          <w:del w:id="796" w:author="Microsoft Office User" w:date="2016-05-22T17:20:00Z"/>
          <w:rFonts w:ascii="Times New Roman" w:hAnsi="Times New Roman"/>
          <w:rPrChange w:id="797" w:author="Microsoft Office User" w:date="2016-05-22T17:20:00Z">
            <w:rPr>
              <w:del w:id="798" w:author="Microsoft Office User" w:date="2016-05-22T17:20:00Z"/>
              <w:rFonts w:hint="eastAsia"/>
            </w:rPr>
          </w:rPrChange>
        </w:rPr>
        <w:sectPr w:rsidR="003F60A4" w:rsidRPr="00271943" w:rsidDel="00271943" w:rsidSect="00CB1DBB">
          <w:headerReference w:type="default" r:id="rId46"/>
          <w:type w:val="continuous"/>
          <w:pgSz w:w="11900" w:h="16840"/>
          <w:pgMar w:top="1418" w:right="1134" w:bottom="1418" w:left="1588" w:header="1134" w:footer="709" w:gutter="0"/>
          <w:cols w:space="708"/>
          <w:docGrid w:linePitch="360"/>
        </w:sectPr>
        <w:pPrChange w:id="800" w:author="Microsoft Office User" w:date="2016-05-22T17:20:00Z">
          <w:pPr>
            <w:pStyle w:val="a8"/>
            <w:ind w:left="960" w:firstLineChars="0" w:firstLine="0"/>
          </w:pPr>
        </w:pPrChange>
      </w:pPr>
    </w:p>
    <w:p w14:paraId="0A45BC75" w14:textId="71DB2AE8" w:rsidR="00A63F55" w:rsidRPr="00F42B87" w:rsidDel="00271943" w:rsidRDefault="00A63F55" w:rsidP="00F42B87">
      <w:pPr>
        <w:ind w:firstLineChars="0" w:firstLine="0"/>
        <w:rPr>
          <w:del w:id="801" w:author="Microsoft Office User" w:date="2016-05-22T17:20:00Z"/>
          <w:rFonts w:ascii="Times New Roman" w:hAnsi="Times New Roman"/>
          <w:color w:val="000000"/>
          <w:kern w:val="0"/>
          <w:rPrChange w:id="802" w:author="Microsoft Office User" w:date="2016-05-22T17:10:00Z">
            <w:rPr>
              <w:del w:id="803" w:author="Microsoft Office User" w:date="2016-05-22T17:20:00Z"/>
            </w:rPr>
          </w:rPrChange>
        </w:rPr>
        <w:pPrChange w:id="804" w:author="Microsoft Office User" w:date="2016-05-22T17:11:00Z">
          <w:pPr>
            <w:pStyle w:val="a8"/>
            <w:ind w:left="960" w:firstLineChars="0" w:firstLine="0"/>
          </w:pPr>
        </w:pPrChange>
      </w:pPr>
    </w:p>
    <w:p w14:paraId="305B849C" w14:textId="1354E19A"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ACT_RU_JOB</w:t>
      </w:r>
      <w:r w:rsidR="000B2E08" w:rsidRPr="0039711A">
        <w:rPr>
          <w:rFonts w:ascii="Times New Roman" w:hAnsi="Times New Roman"/>
          <w:color w:val="000000"/>
          <w:kern w:val="0"/>
          <w:lang w:eastAsia="zh-CN"/>
        </w:rPr>
        <w:t>记录</w:t>
      </w:r>
      <w:r w:rsidR="00C15877" w:rsidRPr="0039711A">
        <w:rPr>
          <w:rFonts w:ascii="Times New Roman" w:hAnsi="Times New Roman"/>
          <w:color w:val="000000"/>
          <w:kern w:val="0"/>
          <w:lang w:eastAsia="zh-CN"/>
        </w:rPr>
        <w:t>运行时</w:t>
      </w:r>
      <w:r w:rsidR="0041081C" w:rsidRPr="0039711A">
        <w:rPr>
          <w:rFonts w:ascii="Times New Roman" w:hAnsi="Times New Roman"/>
          <w:color w:val="000000"/>
          <w:kern w:val="0"/>
          <w:lang w:eastAsia="zh-CN"/>
        </w:rPr>
        <w:t>定时任务</w:t>
      </w:r>
    </w:p>
    <w:p w14:paraId="41FB1FAD"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6</w:t>
      </w:r>
      <w:r w:rsidRPr="00CB1DBB">
        <w:rPr>
          <w:rFonts w:ascii="Times New Roman" w:hAnsi="Times New Roman"/>
          <w:lang w:eastAsia="zh-CN"/>
        </w:rPr>
        <w:t xml:space="preserve"> </w:t>
      </w:r>
      <w:r w:rsidR="00560FA3" w:rsidRPr="00CB1DBB">
        <w:rPr>
          <w:rFonts w:ascii="Times New Roman" w:hAnsi="Times New Roman"/>
          <w:lang w:eastAsia="zh-CN"/>
        </w:rPr>
        <w:t>运行定时任务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984"/>
        <w:gridCol w:w="1761"/>
        <w:gridCol w:w="791"/>
        <w:gridCol w:w="1518"/>
      </w:tblGrid>
      <w:tr w:rsidR="00B95913" w:rsidRPr="00CB1DBB" w14:paraId="0F276476" w14:textId="77777777" w:rsidTr="00CB1DBB">
        <w:trPr>
          <w:tblHeader/>
        </w:trPr>
        <w:tc>
          <w:tcPr>
            <w:tcW w:w="2154" w:type="dxa"/>
            <w:shd w:val="clear" w:color="auto" w:fill="BFBFBF"/>
          </w:tcPr>
          <w:p w14:paraId="59FB02D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84" w:type="dxa"/>
            <w:shd w:val="clear" w:color="auto" w:fill="BFBFBF"/>
          </w:tcPr>
          <w:p w14:paraId="0DA9E26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761" w:type="dxa"/>
            <w:shd w:val="clear" w:color="auto" w:fill="BFBFBF"/>
          </w:tcPr>
          <w:p w14:paraId="495E7403"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791" w:type="dxa"/>
            <w:shd w:val="clear" w:color="auto" w:fill="BFBFBF"/>
          </w:tcPr>
          <w:p w14:paraId="4795699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518" w:type="dxa"/>
            <w:shd w:val="clear" w:color="auto" w:fill="BFBFBF"/>
          </w:tcPr>
          <w:p w14:paraId="4A0078C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EC9F21E" w14:textId="77777777" w:rsidTr="00A95CCE">
        <w:tc>
          <w:tcPr>
            <w:tcW w:w="2154" w:type="dxa"/>
            <w:shd w:val="clear" w:color="auto" w:fill="auto"/>
          </w:tcPr>
          <w:p w14:paraId="7545AC6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84" w:type="dxa"/>
            <w:shd w:val="clear" w:color="auto" w:fill="auto"/>
          </w:tcPr>
          <w:p w14:paraId="0CF2D0D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5A42AC9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4AE3C039"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518" w:type="dxa"/>
            <w:shd w:val="clear" w:color="auto" w:fill="auto"/>
          </w:tcPr>
          <w:p w14:paraId="1E521A5C" w14:textId="77777777" w:rsidR="00A63F55" w:rsidRPr="00CB1DBB" w:rsidRDefault="00D12D3F"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01A0835A" w14:textId="77777777" w:rsidTr="00A95CCE">
        <w:tc>
          <w:tcPr>
            <w:tcW w:w="2154" w:type="dxa"/>
            <w:shd w:val="clear" w:color="auto" w:fill="auto"/>
          </w:tcPr>
          <w:p w14:paraId="345A59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84" w:type="dxa"/>
            <w:shd w:val="clear" w:color="auto" w:fill="auto"/>
          </w:tcPr>
          <w:p w14:paraId="092EB6C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60260EC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F130F5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4044E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4A13B5F4" w14:textId="77777777" w:rsidTr="00A95CCE">
        <w:tc>
          <w:tcPr>
            <w:tcW w:w="2154" w:type="dxa"/>
            <w:shd w:val="clear" w:color="auto" w:fill="auto"/>
          </w:tcPr>
          <w:p w14:paraId="05DBCBF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84" w:type="dxa"/>
            <w:shd w:val="clear" w:color="auto" w:fill="auto"/>
          </w:tcPr>
          <w:p w14:paraId="5C2CAC61" w14:textId="77777777" w:rsidR="00821C9A" w:rsidRPr="0039711A" w:rsidRDefault="00821C9A"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38DDEEEC"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35239A9E"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1EF72C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BD3926D" w14:textId="77777777" w:rsidTr="00A95CCE">
        <w:tc>
          <w:tcPr>
            <w:tcW w:w="2154" w:type="dxa"/>
            <w:shd w:val="clear" w:color="auto" w:fill="auto"/>
          </w:tcPr>
          <w:p w14:paraId="713834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LOCK_EXP_TIME_</w:t>
            </w:r>
          </w:p>
        </w:tc>
        <w:tc>
          <w:tcPr>
            <w:tcW w:w="1984" w:type="dxa"/>
            <w:shd w:val="clear" w:color="auto" w:fill="auto"/>
          </w:tcPr>
          <w:p w14:paraId="1436505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02B57AEB"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739444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AFCB5B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锁释放时间</w:t>
            </w:r>
          </w:p>
        </w:tc>
      </w:tr>
      <w:tr w:rsidR="00B95913" w:rsidRPr="00CB1DBB" w14:paraId="6E187D30" w14:textId="77777777" w:rsidTr="00A95CCE">
        <w:tc>
          <w:tcPr>
            <w:tcW w:w="2154" w:type="dxa"/>
            <w:shd w:val="clear" w:color="auto" w:fill="auto"/>
          </w:tcPr>
          <w:p w14:paraId="4EA5143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LOCK_OWNER_</w:t>
            </w:r>
          </w:p>
        </w:tc>
        <w:tc>
          <w:tcPr>
            <w:tcW w:w="1984" w:type="dxa"/>
            <w:shd w:val="clear" w:color="auto" w:fill="auto"/>
          </w:tcPr>
          <w:p w14:paraId="2E04AF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04D2C2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46F2604"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71224BE"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挂起着</w:t>
            </w:r>
          </w:p>
        </w:tc>
      </w:tr>
      <w:tr w:rsidR="00B95913" w:rsidRPr="00CB1DBB" w14:paraId="12C151DC" w14:textId="77777777" w:rsidTr="00A95CCE">
        <w:tc>
          <w:tcPr>
            <w:tcW w:w="2154" w:type="dxa"/>
            <w:shd w:val="clear" w:color="auto" w:fill="auto"/>
          </w:tcPr>
          <w:p w14:paraId="3C87976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EXCLUSIVE_</w:t>
            </w:r>
          </w:p>
        </w:tc>
        <w:tc>
          <w:tcPr>
            <w:tcW w:w="1984" w:type="dxa"/>
            <w:shd w:val="clear" w:color="auto" w:fill="auto"/>
          </w:tcPr>
          <w:p w14:paraId="38C8BCD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tinyint(1)</w:t>
            </w:r>
          </w:p>
        </w:tc>
        <w:tc>
          <w:tcPr>
            <w:tcW w:w="1761" w:type="dxa"/>
            <w:shd w:val="clear" w:color="auto" w:fill="auto"/>
          </w:tcPr>
          <w:p w14:paraId="0800425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CFDE816"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3BD5DBA"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1AB79049" w14:textId="77777777" w:rsidTr="00A95CCE">
        <w:tc>
          <w:tcPr>
            <w:tcW w:w="2154" w:type="dxa"/>
            <w:shd w:val="clear" w:color="auto" w:fill="auto"/>
          </w:tcPr>
          <w:p w14:paraId="1D6E1B9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84" w:type="dxa"/>
            <w:shd w:val="clear" w:color="auto" w:fill="auto"/>
          </w:tcPr>
          <w:p w14:paraId="24266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7136CC41"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E46DE4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FCB70E9"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9A69A0D" w14:textId="77777777" w:rsidTr="00A95CCE">
        <w:tc>
          <w:tcPr>
            <w:tcW w:w="2154" w:type="dxa"/>
            <w:shd w:val="clear" w:color="auto" w:fill="auto"/>
          </w:tcPr>
          <w:p w14:paraId="0F26FABE" w14:textId="77777777" w:rsidR="00D12D3F"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PROCESS_</w:t>
            </w:r>
          </w:p>
          <w:p w14:paraId="656E03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INSTANCE_ID_</w:t>
            </w:r>
          </w:p>
        </w:tc>
        <w:tc>
          <w:tcPr>
            <w:tcW w:w="1984" w:type="dxa"/>
            <w:shd w:val="clear" w:color="auto" w:fill="auto"/>
          </w:tcPr>
          <w:p w14:paraId="488F9D4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89069D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6738D21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E0A1A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77F080AD" w14:textId="77777777" w:rsidTr="00A95CCE">
        <w:tc>
          <w:tcPr>
            <w:tcW w:w="2154" w:type="dxa"/>
            <w:shd w:val="clear" w:color="auto" w:fill="auto"/>
          </w:tcPr>
          <w:p w14:paraId="5770AD6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84" w:type="dxa"/>
            <w:shd w:val="clear" w:color="auto" w:fill="auto"/>
          </w:tcPr>
          <w:p w14:paraId="18B9299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127DC2FA"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DADB5F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C2B2AC4"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6F1446E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2B8CA" w14:textId="77777777" w:rsidTr="00A95CCE">
        <w:tc>
          <w:tcPr>
            <w:tcW w:w="2154" w:type="dxa"/>
            <w:shd w:val="clear" w:color="auto" w:fill="auto"/>
          </w:tcPr>
          <w:p w14:paraId="608563C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RETRIES_</w:t>
            </w:r>
          </w:p>
        </w:tc>
        <w:tc>
          <w:tcPr>
            <w:tcW w:w="1984" w:type="dxa"/>
            <w:shd w:val="clear" w:color="auto" w:fill="auto"/>
          </w:tcPr>
          <w:p w14:paraId="7850ED8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53B45A82"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490115C0"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49AC4F80"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7946D28" w14:textId="77777777" w:rsidTr="00A95CCE">
        <w:tc>
          <w:tcPr>
            <w:tcW w:w="2154" w:type="dxa"/>
            <w:shd w:val="clear" w:color="auto" w:fill="auto"/>
          </w:tcPr>
          <w:p w14:paraId="36280E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EXCEPTION_STACK_ID_</w:t>
            </w:r>
          </w:p>
        </w:tc>
        <w:tc>
          <w:tcPr>
            <w:tcW w:w="1984" w:type="dxa"/>
            <w:shd w:val="clear" w:color="auto" w:fill="auto"/>
          </w:tcPr>
          <w:p w14:paraId="39C7CEE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159356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1662A72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1B465BA"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p w14:paraId="60AF7E7D"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419163B" w14:textId="77777777" w:rsidTr="00A95CCE">
        <w:tc>
          <w:tcPr>
            <w:tcW w:w="2154" w:type="dxa"/>
            <w:shd w:val="clear" w:color="auto" w:fill="auto"/>
          </w:tcPr>
          <w:p w14:paraId="242C790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EXCEPTION_MSG_</w:t>
            </w:r>
          </w:p>
        </w:tc>
        <w:tc>
          <w:tcPr>
            <w:tcW w:w="1984" w:type="dxa"/>
            <w:shd w:val="clear" w:color="auto" w:fill="auto"/>
          </w:tcPr>
          <w:p w14:paraId="592B4DF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6D5BE44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9529F2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1AFE60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tc>
      </w:tr>
      <w:tr w:rsidR="00B95913" w:rsidRPr="00CB1DBB" w14:paraId="472B9659" w14:textId="77777777" w:rsidTr="00A95CCE">
        <w:tc>
          <w:tcPr>
            <w:tcW w:w="2154" w:type="dxa"/>
            <w:shd w:val="clear" w:color="auto" w:fill="auto"/>
          </w:tcPr>
          <w:p w14:paraId="51768E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DUEDATE_</w:t>
            </w:r>
          </w:p>
        </w:tc>
        <w:tc>
          <w:tcPr>
            <w:tcW w:w="1984" w:type="dxa"/>
            <w:shd w:val="clear" w:color="auto" w:fill="auto"/>
          </w:tcPr>
          <w:p w14:paraId="4C329B8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4C853161"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CC43DF1"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F890902"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到期</w:t>
            </w:r>
            <w:r w:rsidRPr="00CB1DBB">
              <w:rPr>
                <w:rFonts w:ascii="Times New Roman" w:hAnsi="Times New Roman" w:hint="eastAsia"/>
                <w:lang w:eastAsia="zh-CN"/>
              </w:rPr>
              <w:t>时间</w:t>
            </w:r>
          </w:p>
        </w:tc>
      </w:tr>
      <w:tr w:rsidR="00B95913" w:rsidRPr="00CB1DBB" w14:paraId="737917D1" w14:textId="77777777" w:rsidTr="00A95CCE">
        <w:tc>
          <w:tcPr>
            <w:tcW w:w="2154" w:type="dxa"/>
            <w:shd w:val="clear" w:color="auto" w:fill="auto"/>
          </w:tcPr>
          <w:p w14:paraId="6E33C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REPEAT_</w:t>
            </w:r>
          </w:p>
        </w:tc>
        <w:tc>
          <w:tcPr>
            <w:tcW w:w="1984" w:type="dxa"/>
            <w:shd w:val="clear" w:color="auto" w:fill="auto"/>
          </w:tcPr>
          <w:p w14:paraId="5298FE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5256552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50D36EB"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700C456" w14:textId="77777777" w:rsidR="00821C9A" w:rsidRPr="00CB1DBB" w:rsidRDefault="002266C2" w:rsidP="00A95CCE">
            <w:pPr>
              <w:pStyle w:val="a8"/>
              <w:ind w:firstLineChars="0" w:firstLine="0"/>
              <w:rPr>
                <w:rFonts w:ascii="Times New Roman" w:hAnsi="Times New Roman"/>
                <w:lang w:eastAsia="zh-CN"/>
              </w:rPr>
            </w:pPr>
            <w:r w:rsidRPr="00CB1DBB">
              <w:rPr>
                <w:rFonts w:ascii="Times New Roman" w:hAnsi="Times New Roman"/>
                <w:lang w:eastAsia="zh-CN"/>
              </w:rPr>
              <w:t>重复</w:t>
            </w:r>
          </w:p>
        </w:tc>
      </w:tr>
      <w:tr w:rsidR="00B95913" w:rsidRPr="00CB1DBB" w14:paraId="49F86A64" w14:textId="77777777" w:rsidTr="00A95CCE">
        <w:tc>
          <w:tcPr>
            <w:tcW w:w="2154" w:type="dxa"/>
            <w:shd w:val="clear" w:color="auto" w:fill="auto"/>
          </w:tcPr>
          <w:p w14:paraId="0793A17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HANDLER_TYPE_</w:t>
            </w:r>
          </w:p>
        </w:tc>
        <w:tc>
          <w:tcPr>
            <w:tcW w:w="1984" w:type="dxa"/>
            <w:shd w:val="clear" w:color="auto" w:fill="auto"/>
          </w:tcPr>
          <w:p w14:paraId="45A530E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D5231B5"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549EF8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076005C"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lang w:eastAsia="zh-CN"/>
              </w:rPr>
              <w:t>处理类型</w:t>
            </w:r>
          </w:p>
        </w:tc>
      </w:tr>
      <w:tr w:rsidR="00B95913" w:rsidRPr="00CB1DBB" w14:paraId="2B2E4BE2" w14:textId="77777777" w:rsidTr="00A95CCE">
        <w:tc>
          <w:tcPr>
            <w:tcW w:w="2154" w:type="dxa"/>
            <w:shd w:val="clear" w:color="auto" w:fill="auto"/>
          </w:tcPr>
          <w:p w14:paraId="5A1655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HANDLER_CFG_</w:t>
            </w:r>
          </w:p>
        </w:tc>
        <w:tc>
          <w:tcPr>
            <w:tcW w:w="1984" w:type="dxa"/>
            <w:shd w:val="clear" w:color="auto" w:fill="auto"/>
          </w:tcPr>
          <w:p w14:paraId="25CE4BE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7643C63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1184D9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C65DF24"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hint="eastAsia"/>
                <w:lang w:eastAsia="zh-CN"/>
              </w:rPr>
              <w:t>标识</w:t>
            </w:r>
          </w:p>
        </w:tc>
      </w:tr>
      <w:tr w:rsidR="00B95913" w:rsidRPr="00CB1DBB" w14:paraId="5C0BA6A0" w14:textId="77777777" w:rsidTr="00A95CCE">
        <w:tc>
          <w:tcPr>
            <w:tcW w:w="2154" w:type="dxa"/>
            <w:shd w:val="clear" w:color="auto" w:fill="auto"/>
          </w:tcPr>
          <w:p w14:paraId="2A21F4D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84" w:type="dxa"/>
            <w:shd w:val="clear" w:color="auto" w:fill="auto"/>
          </w:tcPr>
          <w:p w14:paraId="73BAD0D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0EAC8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A0D90B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57531FD" w14:textId="77777777" w:rsidR="00821C9A" w:rsidRPr="00CB1DBB" w:rsidRDefault="00821C9A" w:rsidP="00A95CCE">
            <w:pPr>
              <w:pStyle w:val="a8"/>
              <w:ind w:firstLineChars="0" w:firstLine="0"/>
              <w:rPr>
                <w:rFonts w:ascii="Times New Roman" w:hAnsi="Times New Roman"/>
                <w:lang w:eastAsia="zh-CN"/>
              </w:rPr>
            </w:pPr>
          </w:p>
        </w:tc>
      </w:tr>
    </w:tbl>
    <w:p w14:paraId="6C192384" w14:textId="78AE1028" w:rsidR="003F60A4" w:rsidRPr="00271943" w:rsidDel="00271943" w:rsidRDefault="003F60A4" w:rsidP="00271943">
      <w:pPr>
        <w:ind w:firstLine="480"/>
        <w:rPr>
          <w:del w:id="805" w:author="Microsoft Office User" w:date="2016-05-22T17:23:00Z"/>
          <w:rPrChange w:id="806" w:author="Microsoft Office User" w:date="2016-05-22T17:23:00Z">
            <w:rPr>
              <w:del w:id="807" w:author="Microsoft Office User" w:date="2016-05-22T17:23:00Z"/>
              <w:rFonts w:ascii="Times New Roman" w:hAnsi="Times New Roman"/>
              <w:color w:val="000000"/>
              <w:kern w:val="0"/>
            </w:rPr>
          </w:rPrChange>
        </w:rPr>
        <w:sectPr w:rsidR="003F60A4" w:rsidRPr="00271943" w:rsidDel="00271943" w:rsidSect="00CB1DBB">
          <w:headerReference w:type="default" r:id="rId47"/>
          <w:type w:val="continuous"/>
          <w:pgSz w:w="11900" w:h="16840"/>
          <w:pgMar w:top="1418" w:right="1134" w:bottom="1418" w:left="1588" w:header="1134" w:footer="709" w:gutter="0"/>
          <w:cols w:space="708"/>
          <w:docGrid w:linePitch="360"/>
        </w:sectPr>
        <w:pPrChange w:id="808" w:author="Microsoft Office User" w:date="2016-05-22T17:23:00Z">
          <w:pPr>
            <w:pStyle w:val="a8"/>
            <w:ind w:left="960" w:firstLineChars="0" w:firstLine="0"/>
          </w:pPr>
        </w:pPrChange>
      </w:pPr>
    </w:p>
    <w:p w14:paraId="2C57BBB3" w14:textId="77777777" w:rsidR="003F60A4" w:rsidRDefault="003F60A4" w:rsidP="00A63F55">
      <w:pPr>
        <w:pStyle w:val="a8"/>
        <w:ind w:left="960" w:firstLineChars="0" w:firstLine="0"/>
        <w:rPr>
          <w:rFonts w:ascii="Times New Roman" w:hAnsi="Times New Roman"/>
          <w:color w:val="000000"/>
          <w:kern w:val="0"/>
        </w:rPr>
        <w:sectPr w:rsidR="003F60A4" w:rsidSect="00CB1DBB">
          <w:type w:val="continuous"/>
          <w:pgSz w:w="11900" w:h="16840"/>
          <w:pgMar w:top="1418" w:right="1134" w:bottom="1418" w:left="1588" w:header="1134" w:footer="709" w:gutter="0"/>
          <w:cols w:space="708"/>
          <w:docGrid w:linePitch="360"/>
        </w:sectPr>
      </w:pPr>
    </w:p>
    <w:p w14:paraId="3CC88A8F" w14:textId="57243DA5" w:rsidR="00A63F55" w:rsidRPr="0039711A" w:rsidDel="00271943" w:rsidRDefault="00A63F55" w:rsidP="00A63F55">
      <w:pPr>
        <w:pStyle w:val="a8"/>
        <w:ind w:left="960" w:firstLineChars="0" w:firstLine="0"/>
        <w:rPr>
          <w:del w:id="809" w:author="Microsoft Office User" w:date="2016-05-22T17:23:00Z"/>
          <w:rFonts w:ascii="Times New Roman" w:hAnsi="Times New Roman"/>
          <w:color w:val="000000"/>
          <w:kern w:val="0"/>
        </w:rPr>
      </w:pPr>
    </w:p>
    <w:p w14:paraId="7478633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ACT_RU_TASK  </w:t>
      </w:r>
      <w:r w:rsidR="00DA5462" w:rsidRPr="0039711A">
        <w:rPr>
          <w:rFonts w:ascii="Times New Roman" w:hAnsi="Times New Roman" w:hint="eastAsia"/>
          <w:color w:val="000000"/>
          <w:kern w:val="0"/>
          <w:lang w:eastAsia="zh-CN"/>
        </w:rPr>
        <w:t>记录</w:t>
      </w:r>
      <w:r w:rsidR="00DA5462" w:rsidRPr="0039711A">
        <w:rPr>
          <w:rFonts w:ascii="Times New Roman" w:hAnsi="Times New Roman"/>
          <w:color w:val="000000"/>
          <w:kern w:val="0"/>
          <w:lang w:eastAsia="zh-CN"/>
        </w:rPr>
        <w:t>运行</w:t>
      </w:r>
      <w:r w:rsidR="00E45B17" w:rsidRPr="0039711A">
        <w:rPr>
          <w:rFonts w:ascii="Times New Roman" w:hAnsi="Times New Roman"/>
          <w:color w:val="000000"/>
          <w:kern w:val="0"/>
          <w:lang w:eastAsia="zh-CN"/>
        </w:rPr>
        <w:t>任务</w:t>
      </w:r>
      <w:r w:rsidR="00E45B17" w:rsidRPr="0039711A">
        <w:rPr>
          <w:rFonts w:ascii="Times New Roman" w:hAnsi="Times New Roman" w:hint="eastAsia"/>
          <w:color w:val="000000"/>
          <w:kern w:val="0"/>
          <w:lang w:eastAsia="zh-CN"/>
        </w:rPr>
        <w:t>信息</w:t>
      </w:r>
    </w:p>
    <w:p w14:paraId="4982476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7</w:t>
      </w:r>
      <w:r w:rsidRPr="00CB1DBB">
        <w:rPr>
          <w:rFonts w:ascii="Times New Roman" w:hAnsi="Times New Roman"/>
          <w:lang w:eastAsia="zh-CN"/>
        </w:rPr>
        <w:t xml:space="preserve"> </w:t>
      </w:r>
      <w:r w:rsidR="009734DD" w:rsidRPr="00CB1DBB">
        <w:rPr>
          <w:rFonts w:ascii="Times New Roman" w:hAnsi="Times New Roman"/>
          <w:lang w:eastAsia="zh-CN"/>
        </w:rPr>
        <w:t>运行</w:t>
      </w:r>
      <w:r w:rsidR="005700C7" w:rsidRPr="00CB1DBB">
        <w:rPr>
          <w:rFonts w:ascii="Times New Roman" w:hAnsi="Times New Roman"/>
          <w:lang w:eastAsia="zh-CN"/>
        </w:rPr>
        <w:t>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10"/>
        <w:gridCol w:w="1397"/>
        <w:gridCol w:w="795"/>
        <w:gridCol w:w="1716"/>
      </w:tblGrid>
      <w:tr w:rsidR="00B95913" w:rsidRPr="00CB1DBB" w14:paraId="12DF45A2" w14:textId="77777777" w:rsidTr="00CB1DBB">
        <w:trPr>
          <w:tblHeader/>
        </w:trPr>
        <w:tc>
          <w:tcPr>
            <w:tcW w:w="2203" w:type="dxa"/>
            <w:shd w:val="clear" w:color="auto" w:fill="BFBFBF"/>
          </w:tcPr>
          <w:p w14:paraId="25FB58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36754A7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59" w:type="dxa"/>
            <w:shd w:val="clear" w:color="auto" w:fill="BFBFBF"/>
          </w:tcPr>
          <w:p w14:paraId="4CB5BDE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06" w:type="dxa"/>
            <w:shd w:val="clear" w:color="auto" w:fill="BFBFBF"/>
          </w:tcPr>
          <w:p w14:paraId="7343DDA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802" w:type="dxa"/>
            <w:shd w:val="clear" w:color="auto" w:fill="BFBFBF"/>
          </w:tcPr>
          <w:p w14:paraId="0D9B1E1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3FC6E9" w14:textId="77777777" w:rsidTr="00A95CCE">
        <w:tc>
          <w:tcPr>
            <w:tcW w:w="2203" w:type="dxa"/>
            <w:shd w:val="clear" w:color="auto" w:fill="auto"/>
          </w:tcPr>
          <w:p w14:paraId="1A7F1E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19BF663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5EC0EFF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AC1F7F3"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802" w:type="dxa"/>
            <w:shd w:val="clear" w:color="auto" w:fill="auto"/>
          </w:tcPr>
          <w:p w14:paraId="6E51E15E" w14:textId="77777777" w:rsidR="00A63F55"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B7560" w14:textId="77777777" w:rsidTr="00A95CCE">
        <w:tc>
          <w:tcPr>
            <w:tcW w:w="2203" w:type="dxa"/>
            <w:shd w:val="clear" w:color="auto" w:fill="auto"/>
          </w:tcPr>
          <w:p w14:paraId="67BECAE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38" w:type="dxa"/>
            <w:shd w:val="clear" w:color="auto" w:fill="auto"/>
          </w:tcPr>
          <w:p w14:paraId="1D7B2690"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8831498"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77B9BA1F"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B262C3A"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995E0DA" w14:textId="77777777" w:rsidTr="00A95CCE">
        <w:tc>
          <w:tcPr>
            <w:tcW w:w="2203" w:type="dxa"/>
            <w:shd w:val="clear" w:color="auto" w:fill="auto"/>
          </w:tcPr>
          <w:p w14:paraId="0552C89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53E5B46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E4696B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510559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EAFCE9B"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386186BA" w14:textId="77777777" w:rsidTr="00A95CCE">
        <w:tc>
          <w:tcPr>
            <w:tcW w:w="2203" w:type="dxa"/>
            <w:shd w:val="clear" w:color="auto" w:fill="auto"/>
          </w:tcPr>
          <w:p w14:paraId="05E015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00A6286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016964F2"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35243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FDE5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A384D0D" w14:textId="77777777" w:rsidTr="00A95CCE">
        <w:tc>
          <w:tcPr>
            <w:tcW w:w="2203" w:type="dxa"/>
            <w:shd w:val="clear" w:color="auto" w:fill="auto"/>
          </w:tcPr>
          <w:p w14:paraId="107A55B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38" w:type="dxa"/>
            <w:shd w:val="clear" w:color="auto" w:fill="auto"/>
          </w:tcPr>
          <w:p w14:paraId="4037975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FB5A51F"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68C58CC"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1376F57"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36B71F4B" w14:textId="77777777" w:rsidR="003F33A8"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41D91985" w14:textId="77777777" w:rsidTr="00A95CCE">
        <w:tc>
          <w:tcPr>
            <w:tcW w:w="2203" w:type="dxa"/>
            <w:shd w:val="clear" w:color="auto" w:fill="auto"/>
          </w:tcPr>
          <w:p w14:paraId="4CF0A62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7238D2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39EBAAC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1025275"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712209A6"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节点定义名称</w:t>
            </w:r>
          </w:p>
        </w:tc>
      </w:tr>
      <w:tr w:rsidR="00B95913" w:rsidRPr="00CB1DBB" w14:paraId="66BFE606" w14:textId="77777777" w:rsidTr="00A95CCE">
        <w:tc>
          <w:tcPr>
            <w:tcW w:w="2203" w:type="dxa"/>
            <w:shd w:val="clear" w:color="auto" w:fill="auto"/>
          </w:tcPr>
          <w:p w14:paraId="40B4D2A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PARENT_TASK_ID_</w:t>
            </w:r>
          </w:p>
        </w:tc>
        <w:tc>
          <w:tcPr>
            <w:tcW w:w="1938" w:type="dxa"/>
            <w:shd w:val="clear" w:color="auto" w:fill="auto"/>
          </w:tcPr>
          <w:p w14:paraId="7402AB4E"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72D097"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0B8F11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2050C92"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w:t>
            </w:r>
            <w:r w:rsidRPr="00CB1DBB">
              <w:rPr>
                <w:rFonts w:ascii="Times New Roman" w:hAnsi="Times New Roman" w:hint="eastAsia"/>
                <w:lang w:eastAsia="zh-CN"/>
              </w:rPr>
              <w:t>实例</w:t>
            </w:r>
            <w:r w:rsidRPr="00CB1DBB">
              <w:rPr>
                <w:rFonts w:ascii="Times New Roman" w:hAnsi="Times New Roman"/>
                <w:lang w:eastAsia="zh-CN"/>
              </w:rPr>
              <w:t>编号</w:t>
            </w:r>
          </w:p>
        </w:tc>
      </w:tr>
      <w:tr w:rsidR="00B95913" w:rsidRPr="00CB1DBB" w14:paraId="6ECD4979" w14:textId="77777777" w:rsidTr="00A95CCE">
        <w:tc>
          <w:tcPr>
            <w:tcW w:w="2203" w:type="dxa"/>
            <w:shd w:val="clear" w:color="auto" w:fill="auto"/>
          </w:tcPr>
          <w:p w14:paraId="6AE85BB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38" w:type="dxa"/>
            <w:shd w:val="clear" w:color="auto" w:fill="auto"/>
          </w:tcPr>
          <w:p w14:paraId="6F13EFD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459" w:type="dxa"/>
            <w:shd w:val="clear" w:color="auto" w:fill="auto"/>
          </w:tcPr>
          <w:p w14:paraId="6AE431D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F59DE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C34224"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9BE40B3" w14:textId="77777777" w:rsidTr="00A95CCE">
        <w:tc>
          <w:tcPr>
            <w:tcW w:w="2203" w:type="dxa"/>
            <w:shd w:val="clear" w:color="auto" w:fill="auto"/>
          </w:tcPr>
          <w:p w14:paraId="5488A4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38" w:type="dxa"/>
            <w:shd w:val="clear" w:color="auto" w:fill="auto"/>
          </w:tcPr>
          <w:p w14:paraId="191A264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59" w:type="dxa"/>
            <w:shd w:val="clear" w:color="auto" w:fill="auto"/>
          </w:tcPr>
          <w:p w14:paraId="1B3C0CE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9C6A9FD"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5744D18"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任务定义编号</w:t>
            </w:r>
          </w:p>
        </w:tc>
      </w:tr>
      <w:tr w:rsidR="00B95913" w:rsidRPr="00CB1DBB" w14:paraId="7D09B10F" w14:textId="77777777" w:rsidTr="00A95CCE">
        <w:tc>
          <w:tcPr>
            <w:tcW w:w="2203" w:type="dxa"/>
            <w:shd w:val="clear" w:color="auto" w:fill="auto"/>
          </w:tcPr>
          <w:p w14:paraId="72C4E89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38" w:type="dxa"/>
            <w:shd w:val="clear" w:color="auto" w:fill="auto"/>
          </w:tcPr>
          <w:p w14:paraId="071BF9B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5746D97C"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5412504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D9D77CC"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拥有者（</w:t>
            </w:r>
            <w:r w:rsidRPr="00CB1DBB">
              <w:rPr>
                <w:rFonts w:ascii="Times New Roman" w:hAnsi="Times New Roman" w:hint="eastAsia"/>
                <w:lang w:eastAsia="zh-CN"/>
              </w:rPr>
              <w:t>委托有</w:t>
            </w:r>
            <w:r w:rsidRPr="00CB1DBB">
              <w:rPr>
                <w:rFonts w:ascii="Times New Roman" w:hAnsi="Times New Roman"/>
                <w:lang w:eastAsia="zh-CN"/>
              </w:rPr>
              <w:t>值）</w:t>
            </w:r>
          </w:p>
        </w:tc>
      </w:tr>
      <w:tr w:rsidR="00B95913" w:rsidRPr="00CB1DBB" w14:paraId="0B874267" w14:textId="77777777" w:rsidTr="00A95CCE">
        <w:tc>
          <w:tcPr>
            <w:tcW w:w="2203" w:type="dxa"/>
            <w:shd w:val="clear" w:color="auto" w:fill="auto"/>
          </w:tcPr>
          <w:p w14:paraId="77DA98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38" w:type="dxa"/>
            <w:shd w:val="clear" w:color="auto" w:fill="auto"/>
          </w:tcPr>
          <w:p w14:paraId="1818DFF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0D5581A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45C3CAA"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18FFA70"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签收人</w:t>
            </w:r>
            <w:r w:rsidRPr="00CB1DBB">
              <w:rPr>
                <w:rFonts w:ascii="Times New Roman" w:hAnsi="Times New Roman"/>
                <w:lang w:eastAsia="zh-CN"/>
              </w:rPr>
              <w:t>或委托人</w:t>
            </w:r>
          </w:p>
        </w:tc>
      </w:tr>
      <w:tr w:rsidR="00B95913" w:rsidRPr="00CB1DBB" w14:paraId="0B6EED24" w14:textId="77777777" w:rsidTr="00A95CCE">
        <w:tc>
          <w:tcPr>
            <w:tcW w:w="2203" w:type="dxa"/>
            <w:shd w:val="clear" w:color="auto" w:fill="auto"/>
          </w:tcPr>
          <w:p w14:paraId="5F0B273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DELEGATION_</w:t>
            </w:r>
          </w:p>
        </w:tc>
        <w:tc>
          <w:tcPr>
            <w:tcW w:w="1938" w:type="dxa"/>
            <w:shd w:val="clear" w:color="auto" w:fill="auto"/>
          </w:tcPr>
          <w:p w14:paraId="49ED08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6C9EB3"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5310FE56"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DFA03C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委托</w:t>
            </w:r>
            <w:r w:rsidRPr="00CB1DBB">
              <w:rPr>
                <w:rFonts w:ascii="Times New Roman" w:hAnsi="Times New Roman"/>
                <w:lang w:eastAsia="zh-CN"/>
              </w:rPr>
              <w:t>类型</w:t>
            </w:r>
          </w:p>
        </w:tc>
      </w:tr>
      <w:tr w:rsidR="00B95913" w:rsidRPr="00CB1DBB" w14:paraId="717308EF" w14:textId="77777777" w:rsidTr="00A95CCE">
        <w:tc>
          <w:tcPr>
            <w:tcW w:w="2203" w:type="dxa"/>
            <w:shd w:val="clear" w:color="auto" w:fill="auto"/>
          </w:tcPr>
          <w:p w14:paraId="398C32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38" w:type="dxa"/>
            <w:shd w:val="clear" w:color="auto" w:fill="auto"/>
          </w:tcPr>
          <w:p w14:paraId="527584D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0175D82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0F2959B"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56226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w:t>
            </w:r>
            <w:r w:rsidRPr="00CB1DBB">
              <w:rPr>
                <w:rFonts w:ascii="Times New Roman" w:hAnsi="Times New Roman"/>
                <w:lang w:eastAsia="zh-CN"/>
              </w:rPr>
              <w:t>级别</w:t>
            </w:r>
          </w:p>
        </w:tc>
      </w:tr>
      <w:tr w:rsidR="00B95913" w:rsidRPr="00CB1DBB" w14:paraId="4BD588C2" w14:textId="77777777" w:rsidTr="00A95CCE">
        <w:tc>
          <w:tcPr>
            <w:tcW w:w="2203" w:type="dxa"/>
            <w:shd w:val="clear" w:color="auto" w:fill="auto"/>
          </w:tcPr>
          <w:p w14:paraId="652ABCF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938" w:type="dxa"/>
            <w:shd w:val="clear" w:color="auto" w:fill="auto"/>
          </w:tcPr>
          <w:p w14:paraId="339FFC77"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59" w:type="dxa"/>
            <w:shd w:val="clear" w:color="auto" w:fill="auto"/>
          </w:tcPr>
          <w:p w14:paraId="1BA52591"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99EF854"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2A98163"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EBAA005" w14:textId="77777777" w:rsidTr="00A95CCE">
        <w:tc>
          <w:tcPr>
            <w:tcW w:w="2203" w:type="dxa"/>
            <w:shd w:val="clear" w:color="auto" w:fill="auto"/>
          </w:tcPr>
          <w:p w14:paraId="59EC53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38" w:type="dxa"/>
            <w:shd w:val="clear" w:color="auto" w:fill="auto"/>
          </w:tcPr>
          <w:p w14:paraId="5A4BDA8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59" w:type="dxa"/>
            <w:shd w:val="clear" w:color="auto" w:fill="auto"/>
          </w:tcPr>
          <w:p w14:paraId="2B0B00A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025B6F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1E87AC5" w14:textId="77777777" w:rsidR="000847D1" w:rsidRPr="00CB1DBB" w:rsidRDefault="0068665A" w:rsidP="00A95CCE">
            <w:pPr>
              <w:pStyle w:val="a8"/>
              <w:ind w:firstLineChars="0" w:firstLine="0"/>
              <w:rPr>
                <w:rFonts w:ascii="Times New Roman" w:hAnsi="Times New Roman"/>
                <w:lang w:eastAsia="zh-CN"/>
              </w:rPr>
            </w:pPr>
            <w:r w:rsidRPr="00CB1DBB">
              <w:rPr>
                <w:rFonts w:ascii="Times New Roman" w:hAnsi="Times New Roman" w:hint="eastAsia"/>
                <w:lang w:eastAsia="zh-CN"/>
              </w:rPr>
              <w:t>过期时间</w:t>
            </w:r>
          </w:p>
        </w:tc>
      </w:tr>
      <w:tr w:rsidR="00B95913" w:rsidRPr="00CB1DBB" w14:paraId="39B1462D" w14:textId="77777777" w:rsidTr="00A95CCE">
        <w:tc>
          <w:tcPr>
            <w:tcW w:w="2203" w:type="dxa"/>
            <w:shd w:val="clear" w:color="auto" w:fill="auto"/>
          </w:tcPr>
          <w:p w14:paraId="0899D2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38" w:type="dxa"/>
            <w:shd w:val="clear" w:color="auto" w:fill="auto"/>
          </w:tcPr>
          <w:p w14:paraId="102BA90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7601035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1FE9A2C8"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61169078" w14:textId="77777777" w:rsidR="000847D1" w:rsidRPr="00CB1DBB" w:rsidRDefault="00C03033"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047AFE8" w14:textId="77777777" w:rsidTr="00A95CCE">
        <w:trPr>
          <w:trHeight w:val="753"/>
        </w:trPr>
        <w:tc>
          <w:tcPr>
            <w:tcW w:w="2203" w:type="dxa"/>
            <w:shd w:val="clear" w:color="auto" w:fill="auto"/>
          </w:tcPr>
          <w:p w14:paraId="60DE0C7B" w14:textId="77777777" w:rsidR="003F33A8"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4191A63F"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1938" w:type="dxa"/>
            <w:shd w:val="clear" w:color="auto" w:fill="auto"/>
          </w:tcPr>
          <w:p w14:paraId="0BA397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DF32B93"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14DB56E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DA0E395" w14:textId="77777777" w:rsidR="000847D1"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4F893B04" w14:textId="77777777" w:rsidTr="00A95CCE">
        <w:tc>
          <w:tcPr>
            <w:tcW w:w="2203" w:type="dxa"/>
            <w:shd w:val="clear" w:color="auto" w:fill="auto"/>
          </w:tcPr>
          <w:p w14:paraId="39343CE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38" w:type="dxa"/>
            <w:shd w:val="clear" w:color="auto" w:fill="auto"/>
          </w:tcPr>
          <w:p w14:paraId="24108FA2" w14:textId="77777777" w:rsidR="000847D1" w:rsidRPr="00CB1DBB" w:rsidRDefault="000847D1" w:rsidP="00A95CCE">
            <w:pPr>
              <w:pStyle w:val="a8"/>
              <w:ind w:firstLineChars="0" w:firstLine="0"/>
              <w:rPr>
                <w:rFonts w:ascii="Times New Roman" w:hAnsi="Times New Roman" w:cs="Menlo"/>
                <w:color w:val="000000"/>
                <w:kern w:val="0"/>
                <w:sz w:val="22"/>
                <w:szCs w:val="22"/>
              </w:rPr>
            </w:pPr>
            <w:r w:rsidRPr="0039711A">
              <w:rPr>
                <w:rFonts w:ascii="Times New Roman" w:hAnsi="Times New Roman"/>
                <w:color w:val="000000"/>
                <w:kern w:val="0"/>
              </w:rPr>
              <w:t>varchar(255)</w:t>
            </w:r>
          </w:p>
        </w:tc>
        <w:tc>
          <w:tcPr>
            <w:tcW w:w="1459" w:type="dxa"/>
            <w:shd w:val="clear" w:color="auto" w:fill="auto"/>
          </w:tcPr>
          <w:p w14:paraId="2A62F20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30EC990B" w14:textId="77777777" w:rsidR="000847D1" w:rsidRPr="0039711A" w:rsidRDefault="000847D1" w:rsidP="00A95CCE">
            <w:pPr>
              <w:ind w:firstLineChars="0" w:firstLine="0"/>
              <w:rPr>
                <w:rFonts w:ascii="Times New Roman" w:hAnsi="Times New Roman"/>
                <w:lang w:eastAsia="zh-CN"/>
              </w:rPr>
            </w:pPr>
          </w:p>
        </w:tc>
        <w:tc>
          <w:tcPr>
            <w:tcW w:w="1802" w:type="dxa"/>
            <w:shd w:val="clear" w:color="auto" w:fill="auto"/>
          </w:tcPr>
          <w:p w14:paraId="7FB7F6EF" w14:textId="77777777" w:rsidR="000847D1" w:rsidRPr="0039711A" w:rsidRDefault="000847D1" w:rsidP="00A95CCE">
            <w:pPr>
              <w:pStyle w:val="a8"/>
              <w:ind w:firstLineChars="0" w:firstLine="0"/>
              <w:rPr>
                <w:rFonts w:ascii="Times New Roman" w:hAnsi="Times New Roman"/>
                <w:lang w:eastAsia="zh-CN"/>
              </w:rPr>
            </w:pPr>
          </w:p>
        </w:tc>
      </w:tr>
    </w:tbl>
    <w:p w14:paraId="5EA9DC99" w14:textId="77777777" w:rsidR="003F60A4" w:rsidRDefault="003F60A4" w:rsidP="00A63F55">
      <w:pPr>
        <w:pStyle w:val="a8"/>
        <w:ind w:left="960" w:firstLineChars="0" w:firstLine="0"/>
        <w:rPr>
          <w:rFonts w:ascii="Times New Roman" w:hAnsi="Times New Roman"/>
          <w:color w:val="000000"/>
          <w:kern w:val="0"/>
        </w:rPr>
        <w:sectPr w:rsidR="003F60A4" w:rsidSect="00CB1DBB">
          <w:headerReference w:type="default" r:id="rId48"/>
          <w:type w:val="continuous"/>
          <w:pgSz w:w="11900" w:h="16840"/>
          <w:pgMar w:top="1418" w:right="1134" w:bottom="1418" w:left="1588" w:header="1134" w:footer="709" w:gutter="0"/>
          <w:cols w:space="708"/>
          <w:docGrid w:linePitch="360"/>
        </w:sectPr>
      </w:pPr>
    </w:p>
    <w:p w14:paraId="3580B2BF" w14:textId="77777777" w:rsidR="00A63F55" w:rsidRDefault="00A63F55" w:rsidP="00A63F55">
      <w:pPr>
        <w:pStyle w:val="a8"/>
        <w:ind w:left="960" w:firstLineChars="0" w:firstLine="0"/>
        <w:rPr>
          <w:ins w:id="810" w:author="Microsoft Office User" w:date="2016-05-22T17:25:00Z"/>
          <w:rFonts w:ascii="Times New Roman" w:hAnsi="Times New Roman"/>
          <w:color w:val="000000"/>
          <w:kern w:val="0"/>
        </w:rPr>
      </w:pPr>
    </w:p>
    <w:p w14:paraId="5F9DE5A9" w14:textId="77777777" w:rsidR="00271943" w:rsidRDefault="00271943" w:rsidP="00A63F55">
      <w:pPr>
        <w:pStyle w:val="a8"/>
        <w:ind w:left="960" w:firstLineChars="0" w:firstLine="0"/>
        <w:rPr>
          <w:ins w:id="811" w:author="Microsoft Office User" w:date="2016-05-22T17:25:00Z"/>
          <w:rFonts w:ascii="Times New Roman" w:hAnsi="Times New Roman" w:hint="eastAsia"/>
          <w:color w:val="000000"/>
          <w:kern w:val="0"/>
        </w:rPr>
      </w:pPr>
    </w:p>
    <w:p w14:paraId="17AF4F28" w14:textId="77777777" w:rsidR="00271943" w:rsidRDefault="00271943" w:rsidP="00A63F55">
      <w:pPr>
        <w:pStyle w:val="a8"/>
        <w:ind w:left="960" w:firstLineChars="0" w:firstLine="0"/>
        <w:rPr>
          <w:ins w:id="812" w:author="Microsoft Office User" w:date="2016-05-22T17:25:00Z"/>
          <w:rFonts w:ascii="Times New Roman" w:hAnsi="Times New Roman" w:hint="eastAsia"/>
          <w:color w:val="000000"/>
          <w:kern w:val="0"/>
        </w:rPr>
      </w:pPr>
    </w:p>
    <w:p w14:paraId="3B7C6B6A" w14:textId="77777777" w:rsidR="00271943" w:rsidRDefault="00271943" w:rsidP="00A63F55">
      <w:pPr>
        <w:pStyle w:val="a8"/>
        <w:ind w:left="960" w:firstLineChars="0" w:firstLine="0"/>
        <w:rPr>
          <w:ins w:id="813" w:author="Microsoft Office User" w:date="2016-05-22T17:25:00Z"/>
          <w:rFonts w:ascii="Times New Roman" w:hAnsi="Times New Roman" w:hint="eastAsia"/>
          <w:color w:val="000000"/>
          <w:kern w:val="0"/>
        </w:rPr>
      </w:pPr>
    </w:p>
    <w:p w14:paraId="7228008C" w14:textId="77777777" w:rsidR="00271943" w:rsidRDefault="00271943" w:rsidP="00A63F55">
      <w:pPr>
        <w:pStyle w:val="a8"/>
        <w:ind w:left="960" w:firstLineChars="0" w:firstLine="0"/>
        <w:rPr>
          <w:ins w:id="814" w:author="Microsoft Office User" w:date="2016-05-22T17:25:00Z"/>
          <w:rFonts w:ascii="Times New Roman" w:hAnsi="Times New Roman" w:hint="eastAsia"/>
          <w:color w:val="000000"/>
          <w:kern w:val="0"/>
        </w:rPr>
      </w:pPr>
    </w:p>
    <w:p w14:paraId="4A3AB282" w14:textId="77777777" w:rsidR="00271943" w:rsidRDefault="00271943" w:rsidP="00A63F55">
      <w:pPr>
        <w:pStyle w:val="a8"/>
        <w:ind w:left="960" w:firstLineChars="0" w:firstLine="0"/>
        <w:rPr>
          <w:ins w:id="815" w:author="Microsoft Office User" w:date="2016-05-22T17:25:00Z"/>
          <w:rFonts w:ascii="Times New Roman" w:hAnsi="Times New Roman" w:hint="eastAsia"/>
          <w:color w:val="000000"/>
          <w:kern w:val="0"/>
        </w:rPr>
      </w:pPr>
    </w:p>
    <w:p w14:paraId="48DEF267" w14:textId="77777777" w:rsidR="00271943" w:rsidRPr="0039711A" w:rsidRDefault="00271943" w:rsidP="00A63F55">
      <w:pPr>
        <w:pStyle w:val="a8"/>
        <w:ind w:left="960" w:firstLineChars="0" w:firstLine="0"/>
        <w:rPr>
          <w:rFonts w:ascii="Times New Roman" w:hAnsi="Times New Roman" w:hint="eastAsia"/>
          <w:color w:val="000000"/>
          <w:kern w:val="0"/>
        </w:rPr>
      </w:pPr>
    </w:p>
    <w:p w14:paraId="2556291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ACT_RU_VARIABLE</w:t>
      </w:r>
      <w:r w:rsidR="008E7B64" w:rsidRPr="0039711A">
        <w:rPr>
          <w:rFonts w:ascii="Times New Roman" w:hAnsi="Times New Roman"/>
          <w:color w:val="000000"/>
          <w:kern w:val="0"/>
          <w:lang w:eastAsia="zh-CN"/>
        </w:rPr>
        <w:t xml:space="preserve"> </w:t>
      </w:r>
      <w:r w:rsidR="001D1E4F" w:rsidRPr="0039711A">
        <w:rPr>
          <w:rFonts w:ascii="Times New Roman" w:hAnsi="Times New Roman" w:hint="eastAsia"/>
          <w:color w:val="000000"/>
          <w:kern w:val="0"/>
          <w:lang w:eastAsia="zh-CN"/>
        </w:rPr>
        <w:t>记录</w:t>
      </w:r>
      <w:r w:rsidR="001D1E4F" w:rsidRPr="0039711A">
        <w:rPr>
          <w:rFonts w:ascii="Times New Roman" w:hAnsi="Times New Roman"/>
          <w:color w:val="000000"/>
          <w:kern w:val="0"/>
          <w:lang w:eastAsia="zh-CN"/>
        </w:rPr>
        <w:t>运行流程变量信息</w:t>
      </w:r>
    </w:p>
    <w:p w14:paraId="75726FA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8</w:t>
      </w:r>
      <w:r w:rsidRPr="00CB1DBB">
        <w:rPr>
          <w:rFonts w:ascii="Times New Roman" w:hAnsi="Times New Roman"/>
          <w:lang w:eastAsia="zh-CN"/>
        </w:rPr>
        <w:t xml:space="preserve"> </w:t>
      </w:r>
      <w:r w:rsidR="001D1E4F" w:rsidRPr="00CB1DBB">
        <w:rPr>
          <w:rFonts w:ascii="Times New Roman" w:hAnsi="Times New Roman"/>
          <w:lang w:eastAsia="zh-CN"/>
        </w:rPr>
        <w:t>运行流程变量</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920"/>
        <w:gridCol w:w="1242"/>
        <w:gridCol w:w="977"/>
        <w:gridCol w:w="1893"/>
      </w:tblGrid>
      <w:tr w:rsidR="00B95913" w:rsidRPr="00CB1DBB" w14:paraId="4B477E89" w14:textId="77777777" w:rsidTr="00A95CCE">
        <w:tc>
          <w:tcPr>
            <w:tcW w:w="2063" w:type="dxa"/>
            <w:shd w:val="clear" w:color="auto" w:fill="BFBFBF"/>
          </w:tcPr>
          <w:p w14:paraId="42324AE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1E6FABA0"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1" w:type="dxa"/>
            <w:shd w:val="clear" w:color="auto" w:fill="BFBFBF"/>
          </w:tcPr>
          <w:p w14:paraId="3D17E5B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993" w:type="dxa"/>
            <w:shd w:val="clear" w:color="auto" w:fill="BFBFBF"/>
          </w:tcPr>
          <w:p w14:paraId="58D3F64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43" w:type="dxa"/>
            <w:shd w:val="clear" w:color="auto" w:fill="BFBFBF"/>
          </w:tcPr>
          <w:p w14:paraId="569C752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8F73F23" w14:textId="77777777" w:rsidTr="00A95CCE">
        <w:tc>
          <w:tcPr>
            <w:tcW w:w="2063" w:type="dxa"/>
            <w:shd w:val="clear" w:color="auto" w:fill="auto"/>
          </w:tcPr>
          <w:p w14:paraId="10CE230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4F23053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D8C970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658AC547"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43" w:type="dxa"/>
            <w:shd w:val="clear" w:color="auto" w:fill="auto"/>
          </w:tcPr>
          <w:p w14:paraId="17BF178D" w14:textId="77777777" w:rsidR="00A63F55"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969C08B" w14:textId="77777777" w:rsidTr="00A95CCE">
        <w:tc>
          <w:tcPr>
            <w:tcW w:w="2063" w:type="dxa"/>
            <w:shd w:val="clear" w:color="auto" w:fill="auto"/>
          </w:tcPr>
          <w:p w14:paraId="603DDD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38" w:type="dxa"/>
            <w:shd w:val="clear" w:color="auto" w:fill="auto"/>
          </w:tcPr>
          <w:p w14:paraId="40565CE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71" w:type="dxa"/>
            <w:shd w:val="clear" w:color="auto" w:fill="auto"/>
          </w:tcPr>
          <w:p w14:paraId="4C368BD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63A092D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22E6873"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ADCD0BE" w14:textId="77777777" w:rsidTr="00A95CCE">
        <w:tc>
          <w:tcPr>
            <w:tcW w:w="2063" w:type="dxa"/>
            <w:shd w:val="clear" w:color="auto" w:fill="auto"/>
          </w:tcPr>
          <w:p w14:paraId="190C7A4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38" w:type="dxa"/>
            <w:shd w:val="clear" w:color="auto" w:fill="auto"/>
          </w:tcPr>
          <w:p w14:paraId="0EBAB65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2BF2710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0EE66386"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3784C094"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CFB0939" w14:textId="77777777" w:rsidTr="00A95CCE">
        <w:trPr>
          <w:trHeight w:val="486"/>
        </w:trPr>
        <w:tc>
          <w:tcPr>
            <w:tcW w:w="2063" w:type="dxa"/>
            <w:shd w:val="clear" w:color="auto" w:fill="auto"/>
          </w:tcPr>
          <w:p w14:paraId="0441073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DBE2B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138D725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3469444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56C7616"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B95913" w:rsidRPr="00CB1DBB" w14:paraId="2B80821C" w14:textId="77777777" w:rsidTr="00A95CCE">
        <w:tc>
          <w:tcPr>
            <w:tcW w:w="2063" w:type="dxa"/>
            <w:shd w:val="clear" w:color="auto" w:fill="auto"/>
          </w:tcPr>
          <w:p w14:paraId="759DCAB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4177986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41E052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2EB968D0"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9F6C8C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1E24F8EC" w14:textId="77777777" w:rsidTr="00A95CCE">
        <w:tc>
          <w:tcPr>
            <w:tcW w:w="2063" w:type="dxa"/>
            <w:shd w:val="clear" w:color="auto" w:fill="auto"/>
          </w:tcPr>
          <w:p w14:paraId="7C0C388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7BE14A0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CE24810"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993" w:type="dxa"/>
            <w:shd w:val="clear" w:color="auto" w:fill="auto"/>
          </w:tcPr>
          <w:p w14:paraId="5FF34CFA"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3DCF16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r w:rsidRPr="00CB1DBB">
              <w:rPr>
                <w:rFonts w:ascii="Times New Roman" w:hAnsi="Times New Roman" w:hint="eastAsia"/>
                <w:lang w:eastAsia="zh-CN"/>
              </w:rPr>
              <w:t>编号</w:t>
            </w:r>
          </w:p>
        </w:tc>
      </w:tr>
      <w:tr w:rsidR="00B95913" w:rsidRPr="00CB1DBB" w14:paraId="06734C6E" w14:textId="77777777" w:rsidTr="00A95CCE">
        <w:tc>
          <w:tcPr>
            <w:tcW w:w="2063" w:type="dxa"/>
            <w:shd w:val="clear" w:color="auto" w:fill="auto"/>
          </w:tcPr>
          <w:p w14:paraId="0B6E31A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38" w:type="dxa"/>
            <w:shd w:val="clear" w:color="auto" w:fill="auto"/>
          </w:tcPr>
          <w:p w14:paraId="1D749FA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1E1E83E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3B7A09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0697BE7C"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节点实例编号</w:t>
            </w:r>
          </w:p>
        </w:tc>
      </w:tr>
      <w:tr w:rsidR="00B95913" w:rsidRPr="00CB1DBB" w14:paraId="1A3B8F02" w14:textId="77777777" w:rsidTr="00A95CCE">
        <w:tc>
          <w:tcPr>
            <w:tcW w:w="2063" w:type="dxa"/>
            <w:shd w:val="clear" w:color="auto" w:fill="auto"/>
          </w:tcPr>
          <w:p w14:paraId="1047BFF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1938" w:type="dxa"/>
            <w:shd w:val="clear" w:color="auto" w:fill="auto"/>
          </w:tcPr>
          <w:p w14:paraId="2B9C8D2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FDFAE8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3337C5C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DAABDAD"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字节表编号</w:t>
            </w:r>
          </w:p>
        </w:tc>
      </w:tr>
      <w:tr w:rsidR="00B95913" w:rsidRPr="00CB1DBB" w14:paraId="0D17F3E8" w14:textId="77777777" w:rsidTr="00A95CCE">
        <w:tc>
          <w:tcPr>
            <w:tcW w:w="2063" w:type="dxa"/>
            <w:shd w:val="clear" w:color="auto" w:fill="auto"/>
          </w:tcPr>
          <w:p w14:paraId="79EA0E9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1938" w:type="dxa"/>
            <w:shd w:val="clear" w:color="auto" w:fill="auto"/>
          </w:tcPr>
          <w:p w14:paraId="233FF43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71" w:type="dxa"/>
            <w:shd w:val="clear" w:color="auto" w:fill="auto"/>
          </w:tcPr>
          <w:p w14:paraId="678948AF"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8B645D5"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3A1B135"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 xml:space="preserve"> Double</w:t>
            </w:r>
          </w:p>
        </w:tc>
      </w:tr>
      <w:tr w:rsidR="00B95913" w:rsidRPr="00CB1DBB" w14:paraId="79AAF864" w14:textId="77777777" w:rsidTr="00A95CCE">
        <w:tc>
          <w:tcPr>
            <w:tcW w:w="2063" w:type="dxa"/>
            <w:shd w:val="clear" w:color="auto" w:fill="auto"/>
          </w:tcPr>
          <w:p w14:paraId="6AF4C0D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1938" w:type="dxa"/>
            <w:shd w:val="clear" w:color="auto" w:fill="auto"/>
          </w:tcPr>
          <w:p w14:paraId="4A97668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1" w:type="dxa"/>
            <w:shd w:val="clear" w:color="auto" w:fill="auto"/>
          </w:tcPr>
          <w:p w14:paraId="2D452249"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50410ACF"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6A487B31"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Long</w:t>
            </w:r>
          </w:p>
        </w:tc>
      </w:tr>
      <w:tr w:rsidR="00B95913" w:rsidRPr="00CB1DBB" w14:paraId="61169A76" w14:textId="77777777" w:rsidTr="00A95CCE">
        <w:tc>
          <w:tcPr>
            <w:tcW w:w="2063" w:type="dxa"/>
            <w:shd w:val="clear" w:color="auto" w:fill="auto"/>
          </w:tcPr>
          <w:p w14:paraId="2F07FC4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1938" w:type="dxa"/>
            <w:shd w:val="clear" w:color="auto" w:fill="auto"/>
          </w:tcPr>
          <w:p w14:paraId="606521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22B1EEF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F28CA7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AEB8660"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r w:rsidRPr="00CB1DBB">
              <w:rPr>
                <w:rFonts w:ascii="Times New Roman" w:hAnsi="Times New Roman"/>
                <w:lang w:eastAsia="zh-CN"/>
              </w:rPr>
              <w:t xml:space="preserve"> </w:t>
            </w:r>
            <w:r w:rsidRPr="00CB1DBB">
              <w:rPr>
                <w:rFonts w:ascii="Times New Roman" w:hAnsi="Times New Roman" w:hint="eastAsia"/>
                <w:lang w:eastAsia="zh-CN"/>
              </w:rPr>
              <w:t>String</w:t>
            </w:r>
          </w:p>
          <w:p w14:paraId="388F0098" w14:textId="77777777" w:rsidR="005F4C62"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若</w:t>
            </w:r>
            <w:r w:rsidRPr="00CB1DBB">
              <w:rPr>
                <w:rFonts w:ascii="Times New Roman" w:hAnsi="Times New Roman"/>
                <w:lang w:eastAsia="zh-CN"/>
              </w:rPr>
              <w:t xml:space="preserve">JPA </w:t>
            </w:r>
            <w:r w:rsidRPr="00CB1DBB">
              <w:rPr>
                <w:rFonts w:ascii="Times New Roman" w:hAnsi="Times New Roman"/>
                <w:lang w:eastAsia="zh-CN"/>
              </w:rPr>
              <w:t>，值</w:t>
            </w:r>
            <w:r w:rsidRPr="00CB1DBB">
              <w:rPr>
                <w:rFonts w:ascii="Times New Roman" w:hAnsi="Times New Roman" w:hint="eastAsia"/>
                <w:lang w:eastAsia="zh-CN"/>
              </w:rPr>
              <w:t>为</w:t>
            </w:r>
            <w:r w:rsidRPr="00CB1DBB">
              <w:rPr>
                <w:rFonts w:ascii="Times New Roman" w:hAnsi="Times New Roman"/>
                <w:lang w:eastAsia="zh-CN"/>
              </w:rPr>
              <w:t xml:space="preserve">jpa </w:t>
            </w:r>
            <w:r w:rsidRPr="00CB1DBB">
              <w:rPr>
                <w:rFonts w:ascii="Times New Roman" w:hAnsi="Times New Roman" w:hint="eastAsia"/>
                <w:lang w:eastAsia="zh-CN"/>
              </w:rPr>
              <w:t>对象</w:t>
            </w:r>
            <w:r w:rsidRPr="00CB1DBB">
              <w:rPr>
                <w:rFonts w:ascii="Times New Roman" w:hAnsi="Times New Roman"/>
                <w:lang w:eastAsia="zh-CN"/>
              </w:rPr>
              <w:t>的</w:t>
            </w:r>
            <w:r w:rsidRPr="00CB1DBB">
              <w:rPr>
                <w:rFonts w:ascii="Times New Roman" w:hAnsi="Times New Roman"/>
                <w:lang w:eastAsia="zh-CN"/>
              </w:rPr>
              <w:t>class</w:t>
            </w:r>
          </w:p>
        </w:tc>
      </w:tr>
      <w:tr w:rsidR="00B95913" w:rsidRPr="00CB1DBB" w14:paraId="5B8DE51E" w14:textId="77777777" w:rsidTr="00A95CCE">
        <w:tc>
          <w:tcPr>
            <w:tcW w:w="2063" w:type="dxa"/>
            <w:shd w:val="clear" w:color="auto" w:fill="auto"/>
          </w:tcPr>
          <w:p w14:paraId="3B30998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1938" w:type="dxa"/>
            <w:shd w:val="clear" w:color="auto" w:fill="auto"/>
          </w:tcPr>
          <w:p w14:paraId="527DAE4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3A93870D"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48B0CC7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1A11420" w14:textId="77777777" w:rsidR="00EE2E7E" w:rsidRPr="00CB1DBB" w:rsidRDefault="002E4A0F" w:rsidP="00A95CCE">
            <w:pPr>
              <w:pStyle w:val="a8"/>
              <w:ind w:firstLineChars="0" w:firstLine="0"/>
              <w:rPr>
                <w:rFonts w:ascii="Times New Roman" w:hAnsi="Times New Roman"/>
                <w:lang w:eastAsia="zh-CN"/>
              </w:rPr>
            </w:pPr>
            <w:r w:rsidRPr="00CB1DBB">
              <w:rPr>
                <w:rFonts w:ascii="Times New Roman" w:hAnsi="Times New Roman" w:hint="eastAsia"/>
                <w:lang w:eastAsia="zh-CN"/>
              </w:rPr>
              <w:t>JPA</w:t>
            </w:r>
            <w:r w:rsidR="003F60A4">
              <w:rPr>
                <w:rFonts w:ascii="Times New Roman" w:hAnsi="Times New Roman"/>
                <w:lang w:eastAsia="zh-CN"/>
              </w:rPr>
              <w:t>，</w:t>
            </w:r>
            <w:r w:rsidRPr="00CB1DBB">
              <w:rPr>
                <w:rFonts w:ascii="Times New Roman" w:hAnsi="Times New Roman" w:hint="eastAsia"/>
                <w:lang w:eastAsia="zh-CN"/>
              </w:rPr>
              <w:t xml:space="preserve"> </w:t>
            </w:r>
            <w:r w:rsidR="00366A48" w:rsidRPr="00CB1DBB">
              <w:rPr>
                <w:rFonts w:ascii="Times New Roman" w:hAnsi="Times New Roman" w:hint="eastAsia"/>
                <w:lang w:eastAsia="zh-CN"/>
              </w:rPr>
              <w:t>对象</w:t>
            </w:r>
            <w:r w:rsidR="00366A48" w:rsidRPr="00CB1DBB">
              <w:rPr>
                <w:rFonts w:ascii="Times New Roman" w:hAnsi="Times New Roman"/>
                <w:lang w:eastAsia="zh-CN"/>
              </w:rPr>
              <w:t>ID</w:t>
            </w:r>
          </w:p>
        </w:tc>
      </w:tr>
    </w:tbl>
    <w:p w14:paraId="738E5B51" w14:textId="77777777" w:rsidR="00271943" w:rsidRDefault="00271943" w:rsidP="00271943">
      <w:pPr>
        <w:pStyle w:val="1"/>
        <w:numPr>
          <w:ilvl w:val="0"/>
          <w:numId w:val="0"/>
        </w:numPr>
        <w:rPr>
          <w:ins w:id="816" w:author="Microsoft Office User" w:date="2016-05-22T17:26:00Z"/>
          <w:rFonts w:ascii="Times New Roman" w:hAnsi="Times New Roman"/>
        </w:rPr>
        <w:pPrChange w:id="817" w:author="Microsoft Office User" w:date="2016-05-22T17:26:00Z">
          <w:pPr>
            <w:pStyle w:val="1"/>
            <w:numPr>
              <w:numId w:val="76"/>
            </w:numPr>
            <w:ind w:firstLineChars="0"/>
          </w:pPr>
        </w:pPrChange>
      </w:pPr>
      <w:bookmarkStart w:id="818" w:name="_Toc451434974"/>
      <w:bookmarkStart w:id="819" w:name="_Toc451435808"/>
      <w:bookmarkStart w:id="820" w:name="_Toc451455857"/>
      <w:bookmarkStart w:id="821" w:name="_Toc451456829"/>
      <w:bookmarkStart w:id="822" w:name="_Toc451457065"/>
      <w:bookmarkStart w:id="823" w:name="_Toc451457531"/>
    </w:p>
    <w:p w14:paraId="6702C118" w14:textId="77777777" w:rsidR="00271943" w:rsidRDefault="00271943">
      <w:pPr>
        <w:spacing w:line="240" w:lineRule="auto"/>
        <w:ind w:firstLineChars="0" w:firstLine="0"/>
        <w:jc w:val="left"/>
        <w:rPr>
          <w:ins w:id="824" w:author="Microsoft Office User" w:date="2016-05-22T17:26:00Z"/>
          <w:rFonts w:ascii="Times New Roman" w:eastAsia="SimHei" w:hAnsi="Times New Roman"/>
          <w:bCs/>
          <w:kern w:val="44"/>
          <w:sz w:val="32"/>
          <w:szCs w:val="44"/>
          <w:lang w:eastAsia="zh-CN"/>
        </w:rPr>
      </w:pPr>
      <w:ins w:id="825" w:author="Microsoft Office User" w:date="2016-05-22T17:26:00Z">
        <w:r>
          <w:rPr>
            <w:rFonts w:ascii="Times New Roman" w:hAnsi="Times New Roman"/>
          </w:rPr>
          <w:br w:type="page"/>
        </w:r>
      </w:ins>
    </w:p>
    <w:p w14:paraId="6D9B9367" w14:textId="63A7756D" w:rsidR="00E563A9" w:rsidRPr="00CB1DBB" w:rsidRDefault="00827E97" w:rsidP="00271943">
      <w:pPr>
        <w:pStyle w:val="1"/>
        <w:numPr>
          <w:ilvl w:val="0"/>
          <w:numId w:val="76"/>
        </w:numPr>
        <w:ind w:firstLineChars="0"/>
        <w:rPr>
          <w:rFonts w:ascii="Times New Roman" w:hAnsi="Times New Roman"/>
        </w:rPr>
      </w:pPr>
      <w:bookmarkStart w:id="826" w:name="_Toc451701373"/>
      <w:r w:rsidRPr="00CB1DBB">
        <w:rPr>
          <w:rFonts w:ascii="Times New Roman" w:hAnsi="Times New Roman" w:hint="eastAsia"/>
        </w:rPr>
        <w:lastRenderedPageBreak/>
        <w:t>详细</w:t>
      </w:r>
      <w:r w:rsidRPr="00CB1DBB">
        <w:rPr>
          <w:rFonts w:ascii="Times New Roman" w:hAnsi="Times New Roman"/>
        </w:rPr>
        <w:t>设计</w:t>
      </w:r>
      <w:bookmarkEnd w:id="818"/>
      <w:bookmarkEnd w:id="819"/>
      <w:bookmarkEnd w:id="820"/>
      <w:bookmarkEnd w:id="821"/>
      <w:bookmarkEnd w:id="822"/>
      <w:bookmarkEnd w:id="823"/>
      <w:bookmarkEnd w:id="826"/>
    </w:p>
    <w:p w14:paraId="0472B8A7" w14:textId="31A8F8BB" w:rsidR="003A3CE8" w:rsidRPr="00CB1DBB" w:rsidRDefault="002F2ADF" w:rsidP="00DE5361">
      <w:pPr>
        <w:pStyle w:val="2"/>
        <w:numPr>
          <w:ilvl w:val="1"/>
          <w:numId w:val="76"/>
        </w:numPr>
        <w:ind w:firstLineChars="0"/>
        <w:rPr>
          <w:rFonts w:ascii="Times New Roman" w:hAnsi="Times New Roman"/>
        </w:rPr>
      </w:pPr>
      <w:bookmarkStart w:id="827" w:name="_Toc451701374"/>
      <w:r>
        <w:rPr>
          <w:rFonts w:ascii="Times New Roman" w:hAnsi="Times New Roman"/>
        </w:rPr>
        <w:t>基础信息管理</w:t>
      </w:r>
      <w:bookmarkEnd w:id="827"/>
      <w:r w:rsidR="003A3CE8" w:rsidRPr="00CB1DBB">
        <w:rPr>
          <w:rFonts w:ascii="Times New Roman" w:hAnsi="Times New Roman"/>
        </w:rPr>
        <w:t xml:space="preserve"> </w:t>
      </w:r>
    </w:p>
    <w:p w14:paraId="4022973D" w14:textId="77777777" w:rsidR="00347518" w:rsidRPr="00CB1DBB" w:rsidRDefault="005A0A66" w:rsidP="00CB1DBB">
      <w:pPr>
        <w:pStyle w:val="3"/>
        <w:numPr>
          <w:ilvl w:val="2"/>
          <w:numId w:val="74"/>
        </w:numPr>
        <w:ind w:firstLineChars="0"/>
        <w:rPr>
          <w:rFonts w:ascii="Times New Roman" w:hAnsi="Times New Roman"/>
        </w:rPr>
      </w:pPr>
      <w:bookmarkStart w:id="828" w:name="_Toc451434976"/>
      <w:bookmarkStart w:id="829" w:name="_Toc451435810"/>
      <w:bookmarkStart w:id="830" w:name="_Toc451455859"/>
      <w:bookmarkStart w:id="831" w:name="_Toc451456831"/>
      <w:bookmarkStart w:id="832" w:name="_Toc451457067"/>
      <w:bookmarkStart w:id="833" w:name="_Toc451457533"/>
      <w:bookmarkStart w:id="834" w:name="_Toc451701375"/>
      <w:r w:rsidRPr="00CB1DBB">
        <w:rPr>
          <w:rFonts w:ascii="Times New Roman" w:hAnsi="Times New Roman" w:hint="eastAsia"/>
        </w:rPr>
        <w:t>用户</w:t>
      </w:r>
      <w:r w:rsidRPr="00CB1DBB">
        <w:rPr>
          <w:rFonts w:ascii="Times New Roman" w:hAnsi="Times New Roman"/>
        </w:rPr>
        <w:t>管理</w:t>
      </w:r>
      <w:bookmarkEnd w:id="828"/>
      <w:bookmarkEnd w:id="829"/>
      <w:bookmarkEnd w:id="830"/>
      <w:bookmarkEnd w:id="831"/>
      <w:bookmarkEnd w:id="832"/>
      <w:bookmarkEnd w:id="833"/>
      <w:bookmarkEnd w:id="834"/>
    </w:p>
    <w:p w14:paraId="0A10DE53" w14:textId="77777777" w:rsidR="00347518" w:rsidRPr="00CB1DBB" w:rsidRDefault="002C34B7" w:rsidP="00EF1675">
      <w:pPr>
        <w:pStyle w:val="a8"/>
        <w:numPr>
          <w:ilvl w:val="0"/>
          <w:numId w:val="10"/>
        </w:numPr>
        <w:ind w:firstLineChars="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p w14:paraId="442DBD7D" w14:textId="77777777" w:rsidR="005A0A66" w:rsidRPr="00CB1DBB" w:rsidRDefault="00543B0B" w:rsidP="00443A5E">
      <w:pPr>
        <w:ind w:firstLineChars="0" w:firstLine="480"/>
        <w:rPr>
          <w:rFonts w:ascii="Times New Roman" w:hAnsi="Times New Roman"/>
          <w:lang w:eastAsia="zh-CN"/>
        </w:rPr>
      </w:pPr>
      <w:r w:rsidRPr="00CB1DBB">
        <w:rPr>
          <w:rFonts w:ascii="Times New Roman" w:hAnsi="Times New Roman" w:hint="eastAsia"/>
          <w:lang w:eastAsia="zh-CN"/>
        </w:rPr>
        <w:t>注册</w:t>
      </w:r>
      <w:r w:rsidRPr="00CB1DBB">
        <w:rPr>
          <w:rFonts w:ascii="Times New Roman" w:hAnsi="Times New Roman"/>
          <w:lang w:eastAsia="zh-CN"/>
        </w:rPr>
        <w:t>用户</w:t>
      </w:r>
      <w:r w:rsidR="00315197" w:rsidRPr="00CB1DBB">
        <w:rPr>
          <w:rFonts w:ascii="Times New Roman" w:hAnsi="Times New Roman"/>
          <w:lang w:eastAsia="zh-CN"/>
        </w:rPr>
        <w:t>进入系统，</w:t>
      </w:r>
      <w:r w:rsidR="001131C7" w:rsidRPr="00CB1DBB">
        <w:rPr>
          <w:rFonts w:ascii="Times New Roman" w:hAnsi="Times New Roman" w:hint="eastAsia"/>
          <w:lang w:eastAsia="zh-CN"/>
        </w:rPr>
        <w:t>进入</w:t>
      </w:r>
      <w:r w:rsidR="00373F87" w:rsidRPr="00CB1DBB">
        <w:rPr>
          <w:rFonts w:ascii="Times New Roman" w:hAnsi="Times New Roman"/>
          <w:lang w:eastAsia="zh-CN"/>
        </w:rPr>
        <w:t>「个人</w:t>
      </w:r>
      <w:r w:rsidR="00373F87" w:rsidRPr="00CB1DBB">
        <w:rPr>
          <w:rFonts w:ascii="Times New Roman" w:hAnsi="Times New Roman" w:hint="eastAsia"/>
          <w:lang w:eastAsia="zh-CN"/>
        </w:rPr>
        <w:t>资料</w:t>
      </w:r>
      <w:r w:rsidR="00373F87" w:rsidRPr="00CB1DBB">
        <w:rPr>
          <w:rFonts w:ascii="Times New Roman" w:hAnsi="Times New Roman"/>
          <w:lang w:eastAsia="zh-CN"/>
        </w:rPr>
        <w:t>」</w:t>
      </w:r>
      <w:r w:rsidR="001131C7" w:rsidRPr="00CB1DBB">
        <w:rPr>
          <w:rFonts w:ascii="Times New Roman" w:hAnsi="Times New Roman"/>
          <w:lang w:eastAsia="zh-CN"/>
        </w:rPr>
        <w:t>界面</w:t>
      </w:r>
      <w:r w:rsidR="001055CD" w:rsidRPr="00CB1DBB">
        <w:rPr>
          <w:rFonts w:ascii="Times New Roman" w:hAnsi="Times New Roman"/>
          <w:lang w:eastAsia="zh-CN"/>
        </w:rPr>
        <w:t>，</w:t>
      </w:r>
      <w:r w:rsidR="001131C7" w:rsidRPr="00CB1DBB">
        <w:rPr>
          <w:rFonts w:ascii="Times New Roman" w:hAnsi="Times New Roman" w:hint="eastAsia"/>
          <w:lang w:eastAsia="zh-CN"/>
        </w:rPr>
        <w:t>在</w:t>
      </w:r>
      <w:r w:rsidR="001131C7" w:rsidRPr="00CB1DBB">
        <w:rPr>
          <w:rFonts w:ascii="Times New Roman" w:hAnsi="Times New Roman"/>
          <w:lang w:eastAsia="zh-CN"/>
        </w:rPr>
        <w:t>注册信息</w:t>
      </w:r>
      <w:r w:rsidR="001131C7" w:rsidRPr="00CB1DBB">
        <w:rPr>
          <w:rFonts w:ascii="Times New Roman" w:hAnsi="Times New Roman" w:hint="eastAsia"/>
          <w:lang w:eastAsia="zh-CN"/>
        </w:rPr>
        <w:t>面板</w:t>
      </w:r>
      <w:r w:rsidR="001131C7" w:rsidRPr="00CB1DBB">
        <w:rPr>
          <w:rFonts w:ascii="Times New Roman" w:hAnsi="Times New Roman"/>
          <w:lang w:eastAsia="zh-CN"/>
        </w:rPr>
        <w:t>上，</w:t>
      </w:r>
      <w:r w:rsidR="001131C7" w:rsidRPr="00CB1DBB">
        <w:rPr>
          <w:rFonts w:ascii="Times New Roman" w:hAnsi="Times New Roman" w:hint="eastAsia"/>
          <w:lang w:eastAsia="zh-CN"/>
        </w:rPr>
        <w:t>点击</w:t>
      </w:r>
      <w:r w:rsidR="005F7C4B" w:rsidRPr="00CB1DBB">
        <w:rPr>
          <w:rFonts w:ascii="Times New Roman" w:hAnsi="Times New Roman"/>
          <w:lang w:eastAsia="zh-CN"/>
        </w:rPr>
        <w:t>「编辑」</w:t>
      </w:r>
      <w:r w:rsidR="001131C7" w:rsidRPr="00CB1DBB">
        <w:rPr>
          <w:rFonts w:ascii="Times New Roman" w:hAnsi="Times New Roman"/>
          <w:lang w:eastAsia="zh-CN"/>
        </w:rPr>
        <w:t>，</w:t>
      </w:r>
      <w:r w:rsidR="001131C7" w:rsidRPr="00CB1DBB">
        <w:rPr>
          <w:rFonts w:ascii="Times New Roman" w:hAnsi="Times New Roman" w:hint="eastAsia"/>
          <w:lang w:eastAsia="zh-CN"/>
        </w:rPr>
        <w:t>选择</w:t>
      </w:r>
      <w:r w:rsidR="005F7C4B" w:rsidRPr="00CB1DBB">
        <w:rPr>
          <w:rFonts w:ascii="Times New Roman" w:hAnsi="Times New Roman"/>
          <w:lang w:eastAsia="zh-CN"/>
        </w:rPr>
        <w:t>「更换密码」</w:t>
      </w:r>
      <w:r w:rsidR="001055CD" w:rsidRPr="00CB1DBB">
        <w:rPr>
          <w:rFonts w:ascii="Times New Roman" w:hAnsi="Times New Roman"/>
          <w:lang w:eastAsia="zh-CN"/>
        </w:rPr>
        <w:t>，</w:t>
      </w:r>
      <w:r w:rsidR="001055CD" w:rsidRPr="00CB1DBB">
        <w:rPr>
          <w:rFonts w:ascii="Times New Roman" w:hAnsi="Times New Roman" w:hint="eastAsia"/>
          <w:lang w:eastAsia="zh-CN"/>
        </w:rPr>
        <w:t>显示该</w:t>
      </w:r>
      <w:r w:rsidR="001055CD" w:rsidRPr="00CB1DBB">
        <w:rPr>
          <w:rFonts w:ascii="Times New Roman" w:hAnsi="Times New Roman"/>
          <w:lang w:eastAsia="zh-CN"/>
        </w:rPr>
        <w:t>界面，</w:t>
      </w:r>
      <w:r w:rsidR="001055CD" w:rsidRPr="00CB1DBB">
        <w:rPr>
          <w:rFonts w:ascii="Times New Roman" w:hAnsi="Times New Roman" w:hint="eastAsia"/>
          <w:lang w:eastAsia="zh-CN"/>
        </w:rPr>
        <w:t>然后</w:t>
      </w:r>
      <w:r w:rsidR="001055CD" w:rsidRPr="00CB1DBB">
        <w:rPr>
          <w:rFonts w:ascii="Times New Roman" w:hAnsi="Times New Roman"/>
          <w:lang w:eastAsia="zh-CN"/>
        </w:rPr>
        <w:t>根据</w:t>
      </w:r>
      <w:r w:rsidR="001055CD" w:rsidRPr="00CB1DBB">
        <w:rPr>
          <w:rFonts w:ascii="Times New Roman" w:hAnsi="Times New Roman" w:hint="eastAsia"/>
          <w:lang w:eastAsia="zh-CN"/>
        </w:rPr>
        <w:t>界面</w:t>
      </w:r>
      <w:r w:rsidR="001055CD" w:rsidRPr="00CB1DBB">
        <w:rPr>
          <w:rFonts w:ascii="Times New Roman" w:hAnsi="Times New Roman"/>
          <w:lang w:eastAsia="zh-CN"/>
        </w:rPr>
        <w:t>信息提示，</w:t>
      </w:r>
      <w:r w:rsidR="001131C7" w:rsidRPr="00CB1DBB">
        <w:rPr>
          <w:rFonts w:ascii="Times New Roman" w:hAnsi="Times New Roman"/>
          <w:lang w:eastAsia="zh-CN"/>
        </w:rPr>
        <w:t>输入信息</w:t>
      </w:r>
      <w:r w:rsidR="001055CD" w:rsidRPr="00CB1DBB">
        <w:rPr>
          <w:rFonts w:ascii="Times New Roman" w:hAnsi="Times New Roman"/>
          <w:lang w:eastAsia="zh-CN"/>
        </w:rPr>
        <w:t>，确认信息</w:t>
      </w:r>
      <w:r w:rsidR="001055CD" w:rsidRPr="00CB1DBB">
        <w:rPr>
          <w:rFonts w:ascii="Times New Roman" w:hAnsi="Times New Roman" w:hint="eastAsia"/>
          <w:lang w:eastAsia="zh-CN"/>
        </w:rPr>
        <w:t>无误</w:t>
      </w:r>
      <w:r w:rsidR="001055CD" w:rsidRPr="00CB1DBB">
        <w:rPr>
          <w:rFonts w:ascii="Times New Roman" w:hAnsi="Times New Roman"/>
          <w:lang w:eastAsia="zh-CN"/>
        </w:rPr>
        <w:t>后</w:t>
      </w:r>
      <w:r w:rsidR="00EE4470" w:rsidRPr="00CB1DBB">
        <w:rPr>
          <w:rFonts w:ascii="Times New Roman" w:hAnsi="Times New Roman"/>
          <w:lang w:eastAsia="zh-CN"/>
        </w:rPr>
        <w:t>，</w:t>
      </w:r>
      <w:r w:rsidR="00EE4470" w:rsidRPr="00CB1DBB">
        <w:rPr>
          <w:rFonts w:ascii="Times New Roman" w:hAnsi="Times New Roman" w:hint="eastAsia"/>
          <w:lang w:eastAsia="zh-CN"/>
        </w:rPr>
        <w:t>点击</w:t>
      </w:r>
      <w:r w:rsidR="00EE4470" w:rsidRPr="00CB1DBB">
        <w:rPr>
          <w:rFonts w:ascii="Times New Roman" w:hAnsi="Times New Roman"/>
          <w:lang w:eastAsia="zh-CN"/>
        </w:rPr>
        <w:t>「确定」</w:t>
      </w:r>
      <w:r w:rsidR="001055CD" w:rsidRPr="00CB1DBB">
        <w:rPr>
          <w:rFonts w:ascii="Times New Roman" w:hAnsi="Times New Roman"/>
          <w:lang w:eastAsia="zh-CN"/>
        </w:rPr>
        <w:t>，</w:t>
      </w:r>
      <w:r w:rsidR="001D1E4F" w:rsidRPr="00CB1DBB">
        <w:rPr>
          <w:rFonts w:ascii="Times New Roman" w:hAnsi="Times New Roman"/>
          <w:lang w:eastAsia="zh-CN"/>
        </w:rPr>
        <w:t>提示</w:t>
      </w:r>
      <w:r w:rsidR="001D1E4F" w:rsidRPr="00CB1DBB">
        <w:rPr>
          <w:rFonts w:ascii="Times New Roman" w:hAnsi="Times New Roman" w:hint="eastAsia"/>
          <w:lang w:eastAsia="zh-CN"/>
        </w:rPr>
        <w:t>修改</w:t>
      </w:r>
      <w:r w:rsidR="001D1E4F" w:rsidRPr="00CB1DBB">
        <w:rPr>
          <w:rFonts w:ascii="Times New Roman" w:hAnsi="Times New Roman"/>
          <w:lang w:eastAsia="zh-CN"/>
        </w:rPr>
        <w:t>密码</w:t>
      </w:r>
      <w:r w:rsidR="001D1E4F" w:rsidRPr="00CB1DBB">
        <w:rPr>
          <w:rFonts w:ascii="Times New Roman" w:hAnsi="Times New Roman" w:hint="eastAsia"/>
          <w:lang w:eastAsia="zh-CN"/>
        </w:rPr>
        <w:t>成功</w:t>
      </w:r>
      <w:r w:rsidR="00443A5E" w:rsidRPr="00CB1DBB">
        <w:rPr>
          <w:rFonts w:ascii="Times New Roman" w:hAnsi="Times New Roman"/>
          <w:lang w:eastAsia="zh-CN"/>
        </w:rPr>
        <w:t>。</w:t>
      </w:r>
    </w:p>
    <w:p w14:paraId="29CB4C1D" w14:textId="77777777" w:rsidR="00347518" w:rsidRPr="00CB1DBB" w:rsidRDefault="008E10FD" w:rsidP="00347518">
      <w:pPr>
        <w:pStyle w:val="ab"/>
        <w:ind w:firstLine="400"/>
        <w:jc w:val="center"/>
        <w:rPr>
          <w:rFonts w:ascii="Times New Roman" w:hAnsi="Times New Roman"/>
          <w:lang w:eastAsia="zh-CN"/>
        </w:rPr>
      </w:pPr>
      <w:r>
        <w:rPr>
          <w:rFonts w:ascii="Times New Roman" w:hAnsi="Times New Roman"/>
        </w:rPr>
        <w:t>表</w:t>
      </w:r>
      <w:r w:rsidR="00347518" w:rsidRPr="00CB1DBB">
        <w:rPr>
          <w:rFonts w:ascii="Times New Roman" w:hAnsi="Times New Roman" w:hint="eastAsia"/>
        </w:rPr>
        <w:t xml:space="preserve"> </w:t>
      </w:r>
      <w:r w:rsidR="00347518" w:rsidRPr="00CB1DBB">
        <w:rPr>
          <w:rFonts w:ascii="Times New Roman" w:hAnsi="Times New Roman"/>
          <w:lang w:eastAsia="zh-CN"/>
        </w:rPr>
        <w:t>5-1</w:t>
      </w:r>
      <w:r w:rsidR="00936F63" w:rsidRPr="00CB1DBB">
        <w:rPr>
          <w:rFonts w:ascii="Times New Roman" w:hAnsi="Times New Roman"/>
          <w:lang w:eastAsia="zh-CN"/>
        </w:rPr>
        <w:t xml:space="preserve"> </w:t>
      </w:r>
      <w:r w:rsidR="00347518" w:rsidRPr="00CB1DBB">
        <w:rPr>
          <w:rFonts w:ascii="Times New Roman" w:hAnsi="Times New Roman"/>
          <w:lang w:eastAsia="zh-CN"/>
        </w:rPr>
        <w:t xml:space="preserve"> </w:t>
      </w:r>
      <w:r w:rsidR="00D11263" w:rsidRPr="00CB1DBB">
        <w:rPr>
          <w:rFonts w:ascii="Times New Roman" w:hAnsi="Times New Roman" w:hint="eastAsia"/>
          <w:lang w:eastAsia="zh-CN"/>
        </w:rPr>
        <w:t>修改</w:t>
      </w:r>
      <w:r w:rsidR="00D11263" w:rsidRPr="00CB1DBB">
        <w:rPr>
          <w:rFonts w:ascii="Times New Roman" w:hAnsi="Times New Roman"/>
          <w:lang w:eastAsia="zh-CN"/>
        </w:rPr>
        <w:t>密码</w:t>
      </w:r>
      <w:r w:rsidR="00347518"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11450" w:rsidRPr="00CB1DBB" w14:paraId="20AD6884" w14:textId="77777777" w:rsidTr="00A95CCE">
        <w:trPr>
          <w:trHeight w:val="346"/>
        </w:trPr>
        <w:tc>
          <w:tcPr>
            <w:tcW w:w="1440" w:type="dxa"/>
            <w:shd w:val="clear" w:color="auto" w:fill="D9D9D9"/>
          </w:tcPr>
          <w:p w14:paraId="7733B6F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 xml:space="preserve">  </w:t>
            </w:r>
            <w:r w:rsidR="00911450" w:rsidRPr="00CB1DBB">
              <w:rPr>
                <w:rFonts w:ascii="Times New Roman" w:hAnsi="Times New Roman"/>
                <w:lang w:eastAsia="zh-CN"/>
              </w:rPr>
              <w:t>内容</w:t>
            </w:r>
          </w:p>
        </w:tc>
        <w:tc>
          <w:tcPr>
            <w:tcW w:w="7378" w:type="dxa"/>
            <w:shd w:val="clear" w:color="auto" w:fill="D9D9D9"/>
          </w:tcPr>
          <w:p w14:paraId="160032E6" w14:textId="77777777" w:rsidR="00911450" w:rsidRPr="00CB1DBB" w:rsidRDefault="00911450" w:rsidP="00911450">
            <w:pPr>
              <w:ind w:firstLine="480"/>
              <w:rPr>
                <w:rFonts w:ascii="Times New Roman" w:hAnsi="Times New Roman"/>
                <w:lang w:eastAsia="zh-CN"/>
              </w:rPr>
            </w:pPr>
            <w:r w:rsidRPr="00CB1DBB">
              <w:rPr>
                <w:rFonts w:ascii="Times New Roman" w:hAnsi="Times New Roman" w:hint="eastAsia"/>
                <w:lang w:eastAsia="zh-CN"/>
              </w:rPr>
              <w:t>说明</w:t>
            </w:r>
          </w:p>
        </w:tc>
      </w:tr>
      <w:tr w:rsidR="00911450" w:rsidRPr="00CB1DBB" w14:paraId="3317997A" w14:textId="77777777" w:rsidTr="00911450">
        <w:trPr>
          <w:trHeight w:val="421"/>
        </w:trPr>
        <w:tc>
          <w:tcPr>
            <w:tcW w:w="1440" w:type="dxa"/>
          </w:tcPr>
          <w:p w14:paraId="378F43F4"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E2EC3BB" w14:textId="77777777" w:rsidR="00911450" w:rsidRPr="00CB1DBB" w:rsidRDefault="00234163" w:rsidP="00545090">
            <w:pPr>
              <w:pStyle w:val="a8"/>
              <w:ind w:firstLineChars="0" w:firstLine="0"/>
              <w:rPr>
                <w:rFonts w:ascii="Times New Roman" w:hAnsi="Times New Roman"/>
                <w:lang w:eastAsia="zh-CN"/>
              </w:rPr>
            </w:pPr>
            <w:r w:rsidRPr="00CB1DBB">
              <w:rPr>
                <w:rFonts w:ascii="Times New Roman" w:hAnsi="Times New Roman" w:hint="eastAsia"/>
                <w:lang w:eastAsia="zh-CN"/>
              </w:rPr>
              <w:t>S</w:t>
            </w:r>
            <w:r w:rsidR="00102736" w:rsidRPr="00CB1DBB">
              <w:rPr>
                <w:rFonts w:ascii="Times New Roman" w:hAnsi="Times New Roman" w:hint="eastAsia"/>
                <w:lang w:eastAsia="zh-CN"/>
              </w:rPr>
              <w:t>ys</w:t>
            </w:r>
            <w:r w:rsidR="001131C7" w:rsidRPr="00CB1DBB">
              <w:rPr>
                <w:rFonts w:ascii="Times New Roman" w:hAnsi="Times New Roman"/>
                <w:lang w:eastAsia="zh-CN"/>
              </w:rPr>
              <w:t>0</w:t>
            </w:r>
            <w:r w:rsidR="001131C7" w:rsidRPr="00CB1DBB">
              <w:rPr>
                <w:rFonts w:ascii="Times New Roman" w:hAnsi="Times New Roman" w:hint="eastAsia"/>
                <w:lang w:eastAsia="zh-CN"/>
              </w:rPr>
              <w:t>1</w:t>
            </w:r>
          </w:p>
        </w:tc>
      </w:tr>
      <w:tr w:rsidR="00911450" w:rsidRPr="00CB1DBB" w14:paraId="4011FE30" w14:textId="77777777" w:rsidTr="00911450">
        <w:trPr>
          <w:trHeight w:val="487"/>
        </w:trPr>
        <w:tc>
          <w:tcPr>
            <w:tcW w:w="1440" w:type="dxa"/>
          </w:tcPr>
          <w:p w14:paraId="2B67AE2B"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43918116" w14:textId="77777777" w:rsidR="00911450" w:rsidRPr="00CB1DBB" w:rsidRDefault="001131C7" w:rsidP="001131C7">
            <w:pPr>
              <w:ind w:firstLineChars="0" w:firstLine="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tc>
      </w:tr>
      <w:tr w:rsidR="00CC6AD9" w:rsidRPr="00CB1DBB" w14:paraId="2DD14531" w14:textId="77777777" w:rsidTr="00911450">
        <w:trPr>
          <w:trHeight w:val="487"/>
        </w:trPr>
        <w:tc>
          <w:tcPr>
            <w:tcW w:w="1440" w:type="dxa"/>
          </w:tcPr>
          <w:p w14:paraId="0D513F13" w14:textId="77777777" w:rsidR="00CC6AD9" w:rsidRPr="00CB1DBB" w:rsidRDefault="00CC6AD9" w:rsidP="00911450">
            <w:pPr>
              <w:ind w:firstLineChars="0" w:firstLine="0"/>
              <w:rPr>
                <w:rFonts w:ascii="Times New Roman" w:hAnsi="Times New Roman"/>
                <w:lang w:eastAsia="zh-CN"/>
              </w:rPr>
            </w:pPr>
            <w:r w:rsidRPr="00CB1DBB">
              <w:rPr>
                <w:rFonts w:ascii="Times New Roman" w:hAnsi="Times New Roman" w:hint="eastAsia"/>
                <w:lang w:eastAsia="zh-CN"/>
              </w:rPr>
              <w:t>用例</w:t>
            </w:r>
            <w:r w:rsidRPr="00CB1DBB">
              <w:rPr>
                <w:rFonts w:ascii="Times New Roman" w:hAnsi="Times New Roman"/>
                <w:lang w:eastAsia="zh-CN"/>
              </w:rPr>
              <w:t>说明</w:t>
            </w:r>
          </w:p>
        </w:tc>
        <w:tc>
          <w:tcPr>
            <w:tcW w:w="7378" w:type="dxa"/>
          </w:tcPr>
          <w:p w14:paraId="00ED61E5" w14:textId="77777777" w:rsidR="00CC6AD9" w:rsidRPr="00CB1DBB" w:rsidRDefault="00CC6AD9" w:rsidP="001131C7">
            <w:pPr>
              <w:ind w:firstLineChars="0" w:firstLine="0"/>
              <w:rPr>
                <w:rFonts w:ascii="Times New Roman" w:hAnsi="Times New Roman"/>
                <w:lang w:eastAsia="zh-CN"/>
              </w:rPr>
            </w:pPr>
            <w:r w:rsidRPr="00CB1DBB">
              <w:rPr>
                <w:rFonts w:ascii="Times New Roman" w:hAnsi="Times New Roman"/>
                <w:lang w:eastAsia="zh-CN"/>
              </w:rPr>
              <w:t>注册用户可以修改自己的密码</w:t>
            </w:r>
          </w:p>
        </w:tc>
      </w:tr>
      <w:tr w:rsidR="00911450" w:rsidRPr="00CB1DBB" w14:paraId="773E1194" w14:textId="77777777" w:rsidTr="00911450">
        <w:trPr>
          <w:trHeight w:val="524"/>
        </w:trPr>
        <w:tc>
          <w:tcPr>
            <w:tcW w:w="1440" w:type="dxa"/>
          </w:tcPr>
          <w:p w14:paraId="505828B7"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11ED77F" w14:textId="77777777" w:rsidR="00911450" w:rsidRPr="00CB1DBB" w:rsidRDefault="00543B0B" w:rsidP="00543B0B">
            <w:pPr>
              <w:ind w:firstLineChars="0" w:firstLine="0"/>
              <w:rPr>
                <w:rFonts w:ascii="Times New Roman" w:hAnsi="Times New Roman"/>
                <w:lang w:eastAsia="zh-CN"/>
              </w:rPr>
            </w:pPr>
            <w:r w:rsidRPr="00CB1DBB">
              <w:rPr>
                <w:rFonts w:ascii="Times New Roman" w:hAnsi="Times New Roman"/>
                <w:lang w:eastAsia="zh-CN"/>
              </w:rPr>
              <w:t>注册用户</w:t>
            </w:r>
          </w:p>
        </w:tc>
      </w:tr>
      <w:tr w:rsidR="00911450" w:rsidRPr="00CB1DBB" w14:paraId="5D11841D" w14:textId="77777777" w:rsidTr="00911450">
        <w:trPr>
          <w:trHeight w:val="533"/>
        </w:trPr>
        <w:tc>
          <w:tcPr>
            <w:tcW w:w="1440" w:type="dxa"/>
          </w:tcPr>
          <w:p w14:paraId="233550E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F6E7F2B" w14:textId="77777777" w:rsidR="00911450" w:rsidRPr="00CB1DBB" w:rsidRDefault="002A4D45" w:rsidP="007D2B78">
            <w:pPr>
              <w:ind w:firstLineChars="0" w:firstLine="0"/>
              <w:rPr>
                <w:rFonts w:ascii="Times New Roman" w:hAnsi="Times New Roman"/>
                <w:lang w:eastAsia="zh-CN"/>
              </w:rPr>
            </w:pPr>
            <w:r w:rsidRPr="00CB1DBB">
              <w:rPr>
                <w:rFonts w:ascii="Times New Roman" w:hAnsi="Times New Roman"/>
                <w:lang w:eastAsia="zh-CN"/>
              </w:rPr>
              <w:t>注册用户</w:t>
            </w:r>
            <w:r w:rsidRPr="00CB1DBB">
              <w:rPr>
                <w:rFonts w:ascii="Times New Roman" w:hAnsi="Times New Roman" w:hint="eastAsia"/>
                <w:lang w:eastAsia="zh-CN"/>
              </w:rPr>
              <w:t>被识别</w:t>
            </w:r>
            <w:r w:rsidR="007D2B78" w:rsidRPr="00CB1DBB">
              <w:rPr>
                <w:rFonts w:ascii="Times New Roman" w:hAnsi="Times New Roman" w:hint="eastAsia"/>
                <w:lang w:eastAsia="zh-CN"/>
              </w:rPr>
              <w:t>和</w:t>
            </w:r>
            <w:r w:rsidR="007D2B78" w:rsidRPr="00CB1DBB">
              <w:rPr>
                <w:rFonts w:ascii="Times New Roman" w:hAnsi="Times New Roman"/>
                <w:lang w:eastAsia="zh-CN"/>
              </w:rPr>
              <w:t>被授权</w:t>
            </w:r>
          </w:p>
        </w:tc>
      </w:tr>
      <w:tr w:rsidR="00911450" w:rsidRPr="00CB1DBB" w14:paraId="12391E82" w14:textId="77777777" w:rsidTr="00911450">
        <w:trPr>
          <w:trHeight w:val="533"/>
        </w:trPr>
        <w:tc>
          <w:tcPr>
            <w:tcW w:w="1440" w:type="dxa"/>
          </w:tcPr>
          <w:p w14:paraId="0406312B"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C98EFEC" w14:textId="77777777" w:rsidR="00911450" w:rsidRPr="00CB1DBB" w:rsidRDefault="00E13663" w:rsidP="00CC6AD9">
            <w:pPr>
              <w:ind w:firstLineChars="0" w:firstLine="0"/>
              <w:rPr>
                <w:rFonts w:ascii="Times New Roman" w:hAnsi="Times New Roman"/>
                <w:lang w:eastAsia="zh-CN"/>
              </w:rPr>
            </w:pPr>
            <w:r w:rsidRPr="00CB1DBB">
              <w:rPr>
                <w:rFonts w:ascii="Times New Roman" w:hAnsi="Times New Roman"/>
                <w:lang w:eastAsia="zh-CN"/>
              </w:rPr>
              <w:t>数据库保存修改</w:t>
            </w:r>
            <w:r w:rsidRPr="00CB1DBB">
              <w:rPr>
                <w:rFonts w:ascii="Times New Roman" w:hAnsi="Times New Roman" w:hint="eastAsia"/>
                <w:lang w:eastAsia="zh-CN"/>
              </w:rPr>
              <w:t>后</w:t>
            </w:r>
            <w:r w:rsidR="00AA735F" w:rsidRPr="00CB1DBB">
              <w:rPr>
                <w:rFonts w:ascii="Times New Roman" w:hAnsi="Times New Roman"/>
                <w:lang w:eastAsia="zh-CN"/>
              </w:rPr>
              <w:t>密码</w:t>
            </w:r>
          </w:p>
        </w:tc>
      </w:tr>
      <w:tr w:rsidR="00911450" w:rsidRPr="00CB1DBB" w14:paraId="63BB0F93" w14:textId="77777777" w:rsidTr="00911450">
        <w:trPr>
          <w:trHeight w:val="524"/>
        </w:trPr>
        <w:tc>
          <w:tcPr>
            <w:tcW w:w="1440" w:type="dxa"/>
          </w:tcPr>
          <w:p w14:paraId="345418C0"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9464815" w14:textId="77777777" w:rsidR="00911450"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个人资料界面，</w:t>
            </w:r>
            <w:r w:rsidRPr="00CB1DBB">
              <w:rPr>
                <w:rFonts w:ascii="Times New Roman" w:hAnsi="Times New Roman" w:hint="eastAsia"/>
                <w:lang w:eastAsia="zh-CN"/>
              </w:rPr>
              <w:t>在</w:t>
            </w:r>
            <w:r w:rsidRPr="00CB1DBB">
              <w:rPr>
                <w:rFonts w:ascii="Times New Roman" w:hAnsi="Times New Roman"/>
                <w:lang w:eastAsia="zh-CN"/>
              </w:rPr>
              <w:t>注册信息</w:t>
            </w:r>
            <w:r w:rsidRPr="00CB1DBB">
              <w:rPr>
                <w:rFonts w:ascii="Times New Roman" w:hAnsi="Times New Roman" w:hint="eastAsia"/>
                <w:lang w:eastAsia="zh-CN"/>
              </w:rPr>
              <w:t>面板</w:t>
            </w:r>
            <w:r w:rsidRPr="00CB1DBB">
              <w:rPr>
                <w:rFonts w:ascii="Times New Roman" w:hAnsi="Times New Roman"/>
                <w:lang w:eastAsia="zh-CN"/>
              </w:rPr>
              <w:t>上</w:t>
            </w:r>
            <w:r w:rsidRPr="00CB1DBB">
              <w:rPr>
                <w:rFonts w:ascii="Times New Roman" w:hAnsi="Times New Roman" w:hint="eastAsia"/>
                <w:lang w:eastAsia="zh-CN"/>
              </w:rPr>
              <w:t>点击</w:t>
            </w:r>
            <w:r w:rsidRPr="00CB1DBB">
              <w:rPr>
                <w:rFonts w:ascii="Times New Roman" w:hAnsi="Times New Roman"/>
                <w:lang w:eastAsia="zh-CN"/>
              </w:rPr>
              <w:t>编辑，</w:t>
            </w:r>
            <w:r w:rsidRPr="00CB1DBB">
              <w:rPr>
                <w:rFonts w:ascii="Times New Roman" w:hAnsi="Times New Roman" w:hint="eastAsia"/>
                <w:lang w:eastAsia="zh-CN"/>
              </w:rPr>
              <w:t>选择</w:t>
            </w:r>
            <w:r w:rsidRPr="00CB1DBB">
              <w:rPr>
                <w:rFonts w:ascii="Times New Roman" w:hAnsi="Times New Roman"/>
                <w:lang w:eastAsia="zh-CN"/>
              </w:rPr>
              <w:t>修改密码</w:t>
            </w:r>
          </w:p>
          <w:p w14:paraId="3848084C"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原密码，</w:t>
            </w:r>
            <w:r w:rsidRPr="00CB1DBB">
              <w:rPr>
                <w:rFonts w:ascii="Times New Roman" w:hAnsi="Times New Roman" w:hint="eastAsia"/>
                <w:lang w:eastAsia="zh-CN"/>
              </w:rPr>
              <w:t>新密码</w:t>
            </w:r>
            <w:r w:rsidRPr="00CB1DBB">
              <w:rPr>
                <w:rFonts w:ascii="Times New Roman" w:hAnsi="Times New Roman"/>
                <w:lang w:eastAsia="zh-CN"/>
              </w:rPr>
              <w:t>，</w:t>
            </w:r>
            <w:r w:rsidRPr="00CB1DBB">
              <w:rPr>
                <w:rFonts w:ascii="Times New Roman" w:hAnsi="Times New Roman" w:hint="eastAsia"/>
                <w:lang w:eastAsia="zh-CN"/>
              </w:rPr>
              <w:t>确认</w:t>
            </w:r>
            <w:r w:rsidRPr="00CB1DBB">
              <w:rPr>
                <w:rFonts w:ascii="Times New Roman" w:hAnsi="Times New Roman"/>
                <w:lang w:eastAsia="zh-CN"/>
              </w:rPr>
              <w:t>密码，</w:t>
            </w:r>
            <w:r w:rsidRPr="00CB1DBB">
              <w:rPr>
                <w:rFonts w:ascii="Times New Roman" w:hAnsi="Times New Roman" w:hint="eastAsia"/>
                <w:lang w:eastAsia="zh-CN"/>
              </w:rPr>
              <w:t>单击保存</w:t>
            </w:r>
          </w:p>
          <w:p w14:paraId="3E732E11"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修改密码成功。</w:t>
            </w:r>
          </w:p>
        </w:tc>
      </w:tr>
    </w:tbl>
    <w:p w14:paraId="1A516C98" w14:textId="77777777" w:rsidR="00AC2338" w:rsidRPr="00CB1DBB" w:rsidRDefault="0087056D" w:rsidP="00347518">
      <w:pPr>
        <w:keepNext/>
        <w:spacing w:line="240" w:lineRule="auto"/>
        <w:ind w:firstLineChars="0" w:firstLine="198"/>
        <w:rPr>
          <w:rFonts w:ascii="Times New Roman" w:hAnsi="Times New Roman"/>
          <w:lang w:eastAsia="zh-CN"/>
        </w:rPr>
      </w:pPr>
      <w:r w:rsidRPr="00CB1DBB">
        <w:rPr>
          <w:rFonts w:ascii="Times New Roman" w:hAnsi="Times New Roman"/>
          <w:lang w:eastAsia="zh-CN"/>
        </w:rPr>
        <w:t xml:space="preserve">   </w:t>
      </w:r>
    </w:p>
    <w:p w14:paraId="40BFD62A" w14:textId="77777777" w:rsidR="00211D38" w:rsidRPr="00CB1DBB" w:rsidRDefault="00214D96" w:rsidP="00CB1DBB">
      <w:pPr>
        <w:pStyle w:val="3"/>
        <w:numPr>
          <w:ilvl w:val="2"/>
          <w:numId w:val="74"/>
        </w:numPr>
        <w:ind w:firstLineChars="0"/>
        <w:rPr>
          <w:rFonts w:ascii="Times New Roman" w:hAnsi="Times New Roman"/>
        </w:rPr>
      </w:pPr>
      <w:bookmarkStart w:id="835" w:name="_Toc451434977"/>
      <w:bookmarkStart w:id="836" w:name="_Toc451435811"/>
      <w:bookmarkStart w:id="837" w:name="_Toc451455860"/>
      <w:bookmarkStart w:id="838" w:name="_Toc451456832"/>
      <w:bookmarkStart w:id="839" w:name="_Toc451457068"/>
      <w:bookmarkStart w:id="840" w:name="_Toc451457534"/>
      <w:bookmarkStart w:id="841" w:name="_Toc451701376"/>
      <w:r w:rsidRPr="00CB1DBB">
        <w:rPr>
          <w:rFonts w:ascii="Times New Roman" w:hAnsi="Times New Roman" w:hint="eastAsia"/>
        </w:rPr>
        <w:t>角色</w:t>
      </w:r>
      <w:r w:rsidR="005A0A66" w:rsidRPr="00CB1DBB">
        <w:rPr>
          <w:rFonts w:ascii="Times New Roman" w:hAnsi="Times New Roman" w:hint="eastAsia"/>
        </w:rPr>
        <w:t>权限</w:t>
      </w:r>
      <w:r w:rsidR="005A0A66" w:rsidRPr="00CB1DBB">
        <w:rPr>
          <w:rFonts w:ascii="Times New Roman" w:hAnsi="Times New Roman"/>
        </w:rPr>
        <w:t>管理</w:t>
      </w:r>
      <w:bookmarkEnd w:id="835"/>
      <w:bookmarkEnd w:id="836"/>
      <w:bookmarkEnd w:id="837"/>
      <w:bookmarkEnd w:id="838"/>
      <w:bookmarkEnd w:id="839"/>
      <w:bookmarkEnd w:id="840"/>
      <w:bookmarkEnd w:id="841"/>
    </w:p>
    <w:p w14:paraId="1A87E606" w14:textId="77777777" w:rsidR="00211D38" w:rsidRPr="00CB1DBB" w:rsidRDefault="00AC2338"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权限</w:t>
      </w:r>
      <w:r w:rsidR="006E33E5" w:rsidRPr="00CB1DBB">
        <w:rPr>
          <w:rFonts w:ascii="Times New Roman" w:hAnsi="Times New Roman"/>
          <w:lang w:eastAsia="zh-CN"/>
        </w:rPr>
        <w:t>设置</w:t>
      </w:r>
    </w:p>
    <w:p w14:paraId="6A9022B5" w14:textId="77777777" w:rsidR="00D67F37" w:rsidRPr="00CB1DBB" w:rsidRDefault="00373F87" w:rsidP="00211D38">
      <w:pPr>
        <w:ind w:firstLineChars="0" w:firstLine="480"/>
        <w:rPr>
          <w:rFonts w:ascii="Times New Roman" w:hAnsi="Times New Roman"/>
          <w:lang w:eastAsia="zh-CN"/>
        </w:rPr>
      </w:pPr>
      <w:r w:rsidRPr="00CB1DBB">
        <w:rPr>
          <w:rFonts w:ascii="Times New Roman" w:hAnsi="Times New Roman"/>
          <w:lang w:eastAsia="zh-CN"/>
        </w:rPr>
        <w:t>管理员登录</w:t>
      </w:r>
      <w:r w:rsidR="00EC69E3" w:rsidRPr="00CB1DBB">
        <w:rPr>
          <w:rFonts w:ascii="Times New Roman" w:hAnsi="Times New Roman"/>
          <w:lang w:eastAsia="zh-CN"/>
        </w:rPr>
        <w:t>系统</w:t>
      </w:r>
      <w:r w:rsidRPr="00CB1DBB">
        <w:rPr>
          <w:rFonts w:ascii="Times New Roman" w:hAnsi="Times New Roman"/>
          <w:lang w:eastAsia="zh-CN"/>
        </w:rPr>
        <w:t>，</w:t>
      </w:r>
      <w:r w:rsidRPr="00CB1DBB">
        <w:rPr>
          <w:rFonts w:ascii="Times New Roman" w:hAnsi="Times New Roman" w:hint="eastAsia"/>
          <w:lang w:eastAsia="zh-CN"/>
        </w:rPr>
        <w:t>进入</w:t>
      </w:r>
      <w:r w:rsidR="00684F98" w:rsidRPr="00CB1DBB">
        <w:rPr>
          <w:rFonts w:ascii="Times New Roman" w:hAnsi="Times New Roman"/>
          <w:lang w:eastAsia="zh-CN"/>
        </w:rPr>
        <w:t>「角色列表」页面，</w:t>
      </w:r>
      <w:r w:rsidR="00684F98" w:rsidRPr="00CB1DBB">
        <w:rPr>
          <w:rFonts w:ascii="Times New Roman" w:hAnsi="Times New Roman" w:hint="eastAsia"/>
          <w:lang w:eastAsia="zh-CN"/>
        </w:rPr>
        <w:t>通过</w:t>
      </w:r>
      <w:r w:rsidR="00684F98" w:rsidRPr="00CB1DBB">
        <w:rPr>
          <w:rFonts w:ascii="Times New Roman" w:hAnsi="Times New Roman"/>
          <w:lang w:eastAsia="zh-CN"/>
        </w:rPr>
        <w:t>点击「权限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r w:rsidR="00EC69E3" w:rsidRPr="00CB1DBB">
        <w:rPr>
          <w:rFonts w:ascii="Times New Roman" w:hAnsi="Times New Roman" w:hint="eastAsia"/>
          <w:lang w:eastAsia="zh-CN"/>
        </w:rPr>
        <w:t>该</w:t>
      </w:r>
      <w:r w:rsidR="00EC69E3" w:rsidRPr="00CB1DBB">
        <w:rPr>
          <w:rFonts w:ascii="Times New Roman" w:hAnsi="Times New Roman"/>
          <w:lang w:eastAsia="zh-CN"/>
        </w:rPr>
        <w:t>界面</w:t>
      </w:r>
      <w:r w:rsidR="00EC69E3" w:rsidRPr="00CB1DBB">
        <w:rPr>
          <w:rFonts w:ascii="Times New Roman" w:hAnsi="Times New Roman" w:hint="eastAsia"/>
          <w:lang w:eastAsia="zh-CN"/>
        </w:rPr>
        <w:t>显示</w:t>
      </w:r>
      <w:r w:rsidR="00684F98" w:rsidRPr="00CB1DBB">
        <w:rPr>
          <w:rFonts w:ascii="Times New Roman" w:hAnsi="Times New Roman"/>
          <w:lang w:eastAsia="zh-CN"/>
        </w:rPr>
        <w:t>所有</w:t>
      </w:r>
      <w:r w:rsidR="00684F98" w:rsidRPr="00CB1DBB">
        <w:rPr>
          <w:rFonts w:ascii="Times New Roman" w:hAnsi="Times New Roman" w:hint="eastAsia"/>
          <w:lang w:eastAsia="zh-CN"/>
        </w:rPr>
        <w:t>权限</w:t>
      </w:r>
      <w:r w:rsidR="00684F98" w:rsidRPr="00CB1DBB">
        <w:rPr>
          <w:rFonts w:ascii="Times New Roman" w:hAnsi="Times New Roman"/>
          <w:lang w:eastAsia="zh-CN"/>
        </w:rPr>
        <w:t>列表，</w:t>
      </w:r>
      <w:r w:rsidR="00684F98" w:rsidRPr="00CB1DBB">
        <w:rPr>
          <w:rFonts w:ascii="Times New Roman" w:hAnsi="Times New Roman" w:hint="eastAsia"/>
          <w:lang w:eastAsia="zh-CN"/>
        </w:rPr>
        <w:t>权限</w:t>
      </w:r>
      <w:r w:rsidR="00684F98" w:rsidRPr="00CB1DBB">
        <w:rPr>
          <w:rFonts w:ascii="Times New Roman" w:hAnsi="Times New Roman"/>
          <w:lang w:eastAsia="zh-CN"/>
        </w:rPr>
        <w:t>列表进行勾选，</w:t>
      </w:r>
      <w:r w:rsidR="00684F98" w:rsidRPr="00CB1DBB">
        <w:rPr>
          <w:rFonts w:ascii="Times New Roman" w:hAnsi="Times New Roman" w:hint="eastAsia"/>
          <w:lang w:eastAsia="zh-CN"/>
        </w:rPr>
        <w:t>点击</w:t>
      </w:r>
      <w:r w:rsidR="00684F98" w:rsidRPr="00CB1DBB">
        <w:rPr>
          <w:rFonts w:ascii="Times New Roman" w:hAnsi="Times New Roman"/>
          <w:lang w:eastAsia="zh-CN"/>
        </w:rPr>
        <w:t>「确认」</w:t>
      </w:r>
      <w:r w:rsidR="00684F98" w:rsidRPr="00CB1DBB">
        <w:rPr>
          <w:rFonts w:ascii="Times New Roman" w:hAnsi="Times New Roman" w:hint="eastAsia"/>
          <w:lang w:eastAsia="zh-CN"/>
        </w:rPr>
        <w:t>保存</w:t>
      </w:r>
      <w:r w:rsidR="00684F98" w:rsidRPr="00CB1DBB">
        <w:rPr>
          <w:rFonts w:ascii="Times New Roman" w:hAnsi="Times New Roman"/>
          <w:lang w:eastAsia="zh-CN"/>
        </w:rPr>
        <w:t>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p>
    <w:p w14:paraId="3690723D" w14:textId="77777777" w:rsidR="003A21BB" w:rsidRPr="00CB1DBB" w:rsidRDefault="003A21BB" w:rsidP="00211D38">
      <w:pPr>
        <w:ind w:firstLineChars="0" w:firstLine="480"/>
        <w:rPr>
          <w:rFonts w:ascii="Times New Roman" w:hAnsi="Times New Roman"/>
          <w:lang w:eastAsia="zh-CN"/>
        </w:rPr>
      </w:pPr>
    </w:p>
    <w:p w14:paraId="5E7B6AFF" w14:textId="77777777" w:rsidR="003A21BB" w:rsidRPr="00CB1DBB" w:rsidRDefault="003A21BB" w:rsidP="00211D38">
      <w:pPr>
        <w:ind w:firstLineChars="0" w:firstLine="480"/>
        <w:rPr>
          <w:rFonts w:ascii="Times New Roman" w:hAnsi="Times New Roman"/>
          <w:lang w:eastAsia="zh-CN"/>
        </w:rPr>
      </w:pPr>
    </w:p>
    <w:p w14:paraId="3FC49480" w14:textId="77777777" w:rsidR="00212EAA" w:rsidRPr="00CB1DBB" w:rsidRDefault="008E10FD" w:rsidP="00212EAA">
      <w:pPr>
        <w:pStyle w:val="ab"/>
        <w:ind w:firstLine="400"/>
        <w:jc w:val="center"/>
        <w:rPr>
          <w:rFonts w:ascii="Times New Roman" w:hAnsi="Times New Roman"/>
          <w:lang w:eastAsia="zh-CN"/>
        </w:rPr>
      </w:pPr>
      <w:r>
        <w:rPr>
          <w:rFonts w:ascii="Times New Roman" w:hAnsi="Times New Roman"/>
        </w:rPr>
        <w:lastRenderedPageBreak/>
        <w:t>表</w:t>
      </w:r>
      <w:r w:rsidR="00212EAA" w:rsidRPr="00CB1DBB">
        <w:rPr>
          <w:rFonts w:ascii="Times New Roman" w:hAnsi="Times New Roman" w:hint="eastAsia"/>
        </w:rPr>
        <w:t xml:space="preserve"> </w:t>
      </w:r>
      <w:r w:rsidR="00212EAA" w:rsidRPr="00CB1DBB">
        <w:rPr>
          <w:rFonts w:ascii="Times New Roman" w:hAnsi="Times New Roman"/>
          <w:lang w:eastAsia="zh-CN"/>
        </w:rPr>
        <w:t xml:space="preserve">5-2 </w:t>
      </w:r>
      <w:r w:rsidR="00212EAA" w:rsidRPr="00CB1DBB">
        <w:rPr>
          <w:rFonts w:ascii="Times New Roman" w:hAnsi="Times New Roman" w:hint="eastAsia"/>
          <w:lang w:eastAsia="zh-CN"/>
        </w:rPr>
        <w:t>权限</w:t>
      </w:r>
      <w:r w:rsidR="00212EAA" w:rsidRPr="00CB1DBB">
        <w:rPr>
          <w:rFonts w:ascii="Times New Roman" w:hAnsi="Times New Roman"/>
          <w:lang w:eastAsia="zh-CN"/>
        </w:rPr>
        <w:t>设置事件流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212EAA" w:rsidRPr="00CB1DBB" w14:paraId="730DDD74" w14:textId="77777777" w:rsidTr="00A95CCE">
        <w:trPr>
          <w:trHeight w:val="346"/>
        </w:trPr>
        <w:tc>
          <w:tcPr>
            <w:tcW w:w="1440" w:type="dxa"/>
            <w:shd w:val="clear" w:color="auto" w:fill="D9D9D9"/>
          </w:tcPr>
          <w:p w14:paraId="7381C07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C2CBB6" w14:textId="77777777" w:rsidR="00212EAA" w:rsidRPr="00CB1DBB" w:rsidRDefault="00212EAA"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212EAA" w:rsidRPr="00CB1DBB" w14:paraId="69A07A25" w14:textId="77777777" w:rsidTr="00587250">
        <w:trPr>
          <w:trHeight w:val="421"/>
        </w:trPr>
        <w:tc>
          <w:tcPr>
            <w:tcW w:w="1440" w:type="dxa"/>
          </w:tcPr>
          <w:p w14:paraId="75F5B142"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6D9E3692" w14:textId="77777777" w:rsidR="00212EAA" w:rsidRPr="00CB1DBB" w:rsidRDefault="00234163" w:rsidP="00587250">
            <w:pPr>
              <w:ind w:firstLine="480"/>
              <w:rPr>
                <w:rFonts w:ascii="Times New Roman" w:hAnsi="Times New Roman"/>
                <w:lang w:eastAsia="zh-CN"/>
              </w:rPr>
            </w:pPr>
            <w:r w:rsidRPr="00CB1DBB">
              <w:rPr>
                <w:rFonts w:ascii="Times New Roman" w:hAnsi="Times New Roman"/>
                <w:lang w:eastAsia="zh-CN"/>
              </w:rPr>
              <w:t>S</w:t>
            </w:r>
            <w:r w:rsidR="00102736" w:rsidRPr="00CB1DBB">
              <w:rPr>
                <w:rFonts w:ascii="Times New Roman" w:hAnsi="Times New Roman"/>
                <w:lang w:eastAsia="zh-CN"/>
              </w:rPr>
              <w:t>ys0</w:t>
            </w:r>
            <w:r w:rsidR="00102736" w:rsidRPr="00CB1DBB">
              <w:rPr>
                <w:rFonts w:ascii="Times New Roman" w:hAnsi="Times New Roman" w:hint="eastAsia"/>
                <w:lang w:eastAsia="zh-CN"/>
              </w:rPr>
              <w:t>2</w:t>
            </w:r>
          </w:p>
        </w:tc>
      </w:tr>
      <w:tr w:rsidR="00212EAA" w:rsidRPr="00CB1DBB" w14:paraId="1FD343EA" w14:textId="77777777" w:rsidTr="00587250">
        <w:trPr>
          <w:trHeight w:val="487"/>
        </w:trPr>
        <w:tc>
          <w:tcPr>
            <w:tcW w:w="1440" w:type="dxa"/>
          </w:tcPr>
          <w:p w14:paraId="4C7AC810"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D59F9DD" w14:textId="77777777" w:rsidR="00212EAA" w:rsidRPr="00CB1DBB" w:rsidRDefault="00102736" w:rsidP="00587250">
            <w:pPr>
              <w:ind w:firstLine="480"/>
              <w:rPr>
                <w:rFonts w:ascii="Times New Roman" w:hAnsi="Times New Roman"/>
                <w:lang w:eastAsia="zh-CN"/>
              </w:rPr>
            </w:pPr>
            <w:r w:rsidRPr="00CB1DBB">
              <w:rPr>
                <w:rFonts w:ascii="Times New Roman" w:hAnsi="Times New Roman"/>
                <w:lang w:eastAsia="zh-CN"/>
              </w:rPr>
              <w:t>权限</w:t>
            </w:r>
            <w:r w:rsidRPr="00CB1DBB">
              <w:rPr>
                <w:rFonts w:ascii="Times New Roman" w:hAnsi="Times New Roman" w:hint="eastAsia"/>
                <w:lang w:eastAsia="zh-CN"/>
              </w:rPr>
              <w:t>设置</w:t>
            </w:r>
          </w:p>
        </w:tc>
      </w:tr>
      <w:tr w:rsidR="00212EAA" w:rsidRPr="00CB1DBB" w14:paraId="7DFB0DB3" w14:textId="77777777" w:rsidTr="00587250">
        <w:trPr>
          <w:trHeight w:val="524"/>
        </w:trPr>
        <w:tc>
          <w:tcPr>
            <w:tcW w:w="1440" w:type="dxa"/>
          </w:tcPr>
          <w:p w14:paraId="06E13D6E"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9FE5B23"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p>
        </w:tc>
      </w:tr>
      <w:tr w:rsidR="00212EAA" w:rsidRPr="00CB1DBB" w14:paraId="5330BB4A" w14:textId="77777777" w:rsidTr="00587250">
        <w:trPr>
          <w:trHeight w:val="533"/>
        </w:trPr>
        <w:tc>
          <w:tcPr>
            <w:tcW w:w="1440" w:type="dxa"/>
          </w:tcPr>
          <w:p w14:paraId="234990E1"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847BD29"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r w:rsidRPr="00CB1DBB">
              <w:rPr>
                <w:rFonts w:ascii="Times New Roman" w:hAnsi="Times New Roman"/>
                <w:lang w:eastAsia="zh-CN"/>
              </w:rPr>
              <w:t>被识别和别授权</w:t>
            </w:r>
          </w:p>
        </w:tc>
      </w:tr>
      <w:tr w:rsidR="00212EAA" w:rsidRPr="00CB1DBB" w14:paraId="65ED2731" w14:textId="77777777" w:rsidTr="00587250">
        <w:trPr>
          <w:trHeight w:val="533"/>
        </w:trPr>
        <w:tc>
          <w:tcPr>
            <w:tcW w:w="1440" w:type="dxa"/>
          </w:tcPr>
          <w:p w14:paraId="0F8DE738"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51EC00F2" w14:textId="77777777" w:rsidR="00212EAA" w:rsidRPr="00CB1DBB" w:rsidRDefault="005C0858" w:rsidP="00587250">
            <w:pPr>
              <w:ind w:firstLine="480"/>
              <w:rPr>
                <w:rFonts w:ascii="Times New Roman" w:hAnsi="Times New Roman"/>
                <w:lang w:eastAsia="zh-CN"/>
              </w:rPr>
            </w:pPr>
            <w:r w:rsidRPr="00CB1DBB">
              <w:rPr>
                <w:rFonts w:ascii="Times New Roman" w:hAnsi="Times New Roman"/>
                <w:lang w:eastAsia="zh-CN"/>
              </w:rPr>
              <w:t>数据库</w:t>
            </w:r>
            <w:r w:rsidRPr="00CB1DBB">
              <w:rPr>
                <w:rFonts w:ascii="Times New Roman" w:hAnsi="Times New Roman" w:hint="eastAsia"/>
                <w:lang w:eastAsia="zh-CN"/>
              </w:rPr>
              <w:t>保存</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的</w:t>
            </w:r>
            <w:r w:rsidRPr="00CB1DBB">
              <w:rPr>
                <w:rFonts w:ascii="Times New Roman" w:hAnsi="Times New Roman" w:hint="eastAsia"/>
                <w:lang w:eastAsia="zh-CN"/>
              </w:rPr>
              <w:t>信息</w:t>
            </w:r>
          </w:p>
        </w:tc>
      </w:tr>
      <w:tr w:rsidR="00212EAA" w:rsidRPr="00CB1DBB" w14:paraId="383D2AE5" w14:textId="77777777" w:rsidTr="00587250">
        <w:trPr>
          <w:trHeight w:val="524"/>
        </w:trPr>
        <w:tc>
          <w:tcPr>
            <w:tcW w:w="1440" w:type="dxa"/>
          </w:tcPr>
          <w:p w14:paraId="5605767D"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A9F84A2" w14:textId="77777777" w:rsidR="00212EAA" w:rsidRPr="00CB1DBB" w:rsidRDefault="000E3D07"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「角色列表」页面，</w:t>
            </w:r>
            <w:r w:rsidRPr="00CB1DBB">
              <w:rPr>
                <w:rFonts w:ascii="Times New Roman" w:hAnsi="Times New Roman" w:hint="eastAsia"/>
                <w:lang w:eastAsia="zh-CN"/>
              </w:rPr>
              <w:t>点击</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w:t>
            </w:r>
          </w:p>
          <w:p w14:paraId="44B011EB"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勾选</w:t>
            </w:r>
            <w:r w:rsidRPr="00CB1DBB">
              <w:rPr>
                <w:rFonts w:ascii="Times New Roman" w:hAnsi="Times New Roman"/>
                <w:lang w:eastAsia="zh-CN"/>
              </w:rPr>
              <w:t>权限进行</w:t>
            </w:r>
            <w:r w:rsidRPr="00CB1DBB">
              <w:rPr>
                <w:rFonts w:ascii="Times New Roman" w:hAnsi="Times New Roman" w:hint="eastAsia"/>
                <w:lang w:eastAsia="zh-CN"/>
              </w:rPr>
              <w:t>权限</w:t>
            </w:r>
            <w:r w:rsidRPr="00CB1DBB">
              <w:rPr>
                <w:rFonts w:ascii="Times New Roman" w:hAnsi="Times New Roman"/>
                <w:lang w:eastAsia="zh-CN"/>
              </w:rPr>
              <w:t>分配，</w:t>
            </w:r>
            <w:r w:rsidRPr="00CB1DBB">
              <w:rPr>
                <w:rFonts w:ascii="Times New Roman" w:hAnsi="Times New Roman" w:hint="eastAsia"/>
                <w:lang w:eastAsia="zh-CN"/>
              </w:rPr>
              <w:t>点击</w:t>
            </w:r>
            <w:r w:rsidRPr="00CB1DBB">
              <w:rPr>
                <w:rFonts w:ascii="Times New Roman" w:hAnsi="Times New Roman"/>
                <w:lang w:eastAsia="zh-CN"/>
              </w:rPr>
              <w:t>「确认」。</w:t>
            </w:r>
          </w:p>
          <w:p w14:paraId="31AC40C2"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权限设置成功，</w:t>
            </w:r>
            <w:r w:rsidRPr="00CB1DBB">
              <w:rPr>
                <w:rFonts w:ascii="Times New Roman" w:hAnsi="Times New Roman" w:hint="eastAsia"/>
                <w:lang w:eastAsia="zh-CN"/>
              </w:rPr>
              <w:t>保存</w:t>
            </w:r>
            <w:r w:rsidRPr="00CB1DBB">
              <w:rPr>
                <w:rFonts w:ascii="Times New Roman" w:hAnsi="Times New Roman"/>
                <w:lang w:eastAsia="zh-CN"/>
              </w:rPr>
              <w:t>信息。</w:t>
            </w:r>
          </w:p>
        </w:tc>
      </w:tr>
      <w:tr w:rsidR="00212EAA" w:rsidRPr="00CB1DBB" w14:paraId="4E176D54" w14:textId="77777777" w:rsidTr="00587250">
        <w:trPr>
          <w:trHeight w:val="524"/>
        </w:trPr>
        <w:tc>
          <w:tcPr>
            <w:tcW w:w="1440" w:type="dxa"/>
          </w:tcPr>
          <w:p w14:paraId="1DA3538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DC9498D" w14:textId="77777777" w:rsidR="00212EAA" w:rsidRPr="00CB1DBB" w:rsidRDefault="00E85D5B" w:rsidP="00EF1675">
            <w:pPr>
              <w:pStyle w:val="a8"/>
              <w:numPr>
                <w:ilvl w:val="0"/>
                <w:numId w:val="23"/>
              </w:numPr>
              <w:ind w:firstLineChars="0"/>
              <w:rPr>
                <w:rFonts w:ascii="Times New Roman" w:hAnsi="Times New Roman"/>
                <w:lang w:eastAsia="zh-CN"/>
              </w:rPr>
            </w:pPr>
            <w:r w:rsidRPr="00CB1DBB">
              <w:rPr>
                <w:rFonts w:ascii="Times New Roman" w:hAnsi="Times New Roman" w:hint="eastAsia"/>
                <w:lang w:eastAsia="zh-CN"/>
              </w:rPr>
              <w:t>设置</w:t>
            </w:r>
            <w:r w:rsidRPr="00CB1DBB">
              <w:rPr>
                <w:rFonts w:ascii="Times New Roman" w:hAnsi="Times New Roman"/>
                <w:lang w:eastAsia="zh-CN"/>
              </w:rPr>
              <w:t>成功后，</w:t>
            </w:r>
            <w:r w:rsidRPr="00CB1DBB">
              <w:rPr>
                <w:rFonts w:ascii="Times New Roman" w:hAnsi="Times New Roman" w:hint="eastAsia"/>
                <w:lang w:eastAsia="zh-CN"/>
              </w:rPr>
              <w:t>拥有</w:t>
            </w:r>
            <w:r w:rsidRPr="00CB1DBB">
              <w:rPr>
                <w:rFonts w:ascii="Times New Roman" w:hAnsi="Times New Roman"/>
                <w:lang w:eastAsia="zh-CN"/>
              </w:rPr>
              <w:t>该</w:t>
            </w:r>
            <w:r w:rsidRPr="00CB1DBB">
              <w:rPr>
                <w:rFonts w:ascii="Times New Roman" w:hAnsi="Times New Roman" w:hint="eastAsia"/>
                <w:lang w:eastAsia="zh-CN"/>
              </w:rPr>
              <w:t>角色</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可以</w:t>
            </w:r>
            <w:r w:rsidRPr="00CB1DBB">
              <w:rPr>
                <w:rFonts w:ascii="Times New Roman" w:hAnsi="Times New Roman"/>
                <w:lang w:eastAsia="zh-CN"/>
              </w:rPr>
              <w:t>操作相关信息</w:t>
            </w:r>
          </w:p>
        </w:tc>
      </w:tr>
    </w:tbl>
    <w:p w14:paraId="73CA17D0" w14:textId="77777777" w:rsidR="00212EAA" w:rsidRPr="00CB1DBB" w:rsidRDefault="00212EAA" w:rsidP="00211D38">
      <w:pPr>
        <w:ind w:firstLineChars="0" w:firstLine="480"/>
        <w:rPr>
          <w:rFonts w:ascii="Times New Roman" w:hAnsi="Times New Roman"/>
          <w:lang w:eastAsia="zh-CN"/>
        </w:rPr>
      </w:pPr>
    </w:p>
    <w:p w14:paraId="2B0080C6" w14:textId="77777777" w:rsidR="00211D38"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移除</w:t>
      </w:r>
      <w:r w:rsidR="00AC2338" w:rsidRPr="00CB1DBB">
        <w:rPr>
          <w:rFonts w:ascii="Times New Roman" w:hAnsi="Times New Roman" w:hint="eastAsia"/>
          <w:lang w:eastAsia="zh-CN"/>
        </w:rPr>
        <w:t>用户</w:t>
      </w:r>
    </w:p>
    <w:p w14:paraId="4D58E94C" w14:textId="77777777" w:rsidR="00130734" w:rsidRPr="00CB1DBB" w:rsidRDefault="00F96B6C" w:rsidP="00211D38">
      <w:pPr>
        <w:ind w:firstLineChars="0" w:firstLine="480"/>
        <w:rPr>
          <w:rFonts w:ascii="Times New Roman" w:hAnsi="Times New Roman"/>
          <w:lang w:eastAsia="zh-CN"/>
        </w:rPr>
      </w:pPr>
      <w:r w:rsidRPr="00CB1DBB">
        <w:rPr>
          <w:rFonts w:ascii="Times New Roman" w:hAnsi="Times New Roman" w:hint="eastAsia"/>
          <w:lang w:eastAsia="zh-CN"/>
        </w:rPr>
        <w:t>管理员</w:t>
      </w:r>
      <w:r w:rsidR="00EC69E3"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0061530C" w:rsidRPr="00CB1DBB">
        <w:rPr>
          <w:rFonts w:ascii="Times New Roman" w:hAnsi="Times New Roman"/>
          <w:lang w:eastAsia="zh-CN"/>
        </w:rPr>
        <w:t>该界面</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w:t>
      </w:r>
      <w:r w:rsidRPr="00CB1DBB">
        <w:rPr>
          <w:rFonts w:ascii="Times New Roman" w:hAnsi="Times New Roman"/>
          <w:lang w:eastAsia="zh-CN"/>
        </w:rPr>
        <w:t>点击该页面「</w:t>
      </w:r>
      <w:r w:rsidRPr="00CB1DBB">
        <w:rPr>
          <w:rFonts w:ascii="Times New Roman" w:hAnsi="Times New Roman" w:hint="eastAsia"/>
          <w:lang w:eastAsia="zh-CN"/>
        </w:rPr>
        <w:t>移除</w:t>
      </w:r>
      <w:r w:rsidRPr="00CB1DBB">
        <w:rPr>
          <w:rFonts w:ascii="Times New Roman" w:hAnsi="Times New Roman"/>
          <w:lang w:eastAsia="zh-CN"/>
        </w:rPr>
        <w:t>」</w:t>
      </w:r>
      <w:r w:rsidR="00C44FD2" w:rsidRPr="00CB1DBB">
        <w:rPr>
          <w:rFonts w:ascii="Times New Roman" w:hAnsi="Times New Roman"/>
          <w:lang w:eastAsia="zh-CN"/>
        </w:rPr>
        <w:t>按钮，可以</w:t>
      </w:r>
      <w:r w:rsidRPr="00CB1DBB">
        <w:rPr>
          <w:rFonts w:ascii="Times New Roman" w:hAnsi="Times New Roman" w:hint="eastAsia"/>
          <w:lang w:eastAsia="zh-CN"/>
        </w:rPr>
        <w:t>移除</w:t>
      </w:r>
      <w:r w:rsidRPr="00CB1DBB">
        <w:rPr>
          <w:rFonts w:ascii="Times New Roman" w:hAnsi="Times New Roman"/>
          <w:lang w:eastAsia="zh-CN"/>
        </w:rPr>
        <w:t>指定用户。</w:t>
      </w:r>
    </w:p>
    <w:p w14:paraId="66FAD961" w14:textId="77777777" w:rsidR="003B1155" w:rsidRPr="00CB1DBB" w:rsidRDefault="008E10FD" w:rsidP="003B1155">
      <w:pPr>
        <w:pStyle w:val="ab"/>
        <w:ind w:firstLine="400"/>
        <w:jc w:val="center"/>
        <w:rPr>
          <w:rFonts w:ascii="Times New Roman" w:hAnsi="Times New Roman"/>
          <w:lang w:eastAsia="zh-CN"/>
        </w:rPr>
      </w:pPr>
      <w:r>
        <w:rPr>
          <w:rFonts w:ascii="Times New Roman" w:hAnsi="Times New Roman"/>
        </w:rPr>
        <w:t>表</w:t>
      </w:r>
      <w:r w:rsidR="003B1155" w:rsidRPr="00CB1DBB">
        <w:rPr>
          <w:rFonts w:ascii="Times New Roman" w:hAnsi="Times New Roman" w:hint="eastAsia"/>
        </w:rPr>
        <w:t xml:space="preserve"> </w:t>
      </w:r>
      <w:r w:rsidR="008C453E" w:rsidRPr="00CB1DBB">
        <w:rPr>
          <w:rFonts w:ascii="Times New Roman" w:hAnsi="Times New Roman"/>
          <w:lang w:eastAsia="zh-CN"/>
        </w:rPr>
        <w:t>5-3</w:t>
      </w:r>
      <w:r w:rsidR="003B1155" w:rsidRPr="00CB1DBB">
        <w:rPr>
          <w:rFonts w:ascii="Times New Roman" w:hAnsi="Times New Roman"/>
          <w:lang w:eastAsia="zh-CN"/>
        </w:rPr>
        <w:t xml:space="preserve"> </w:t>
      </w:r>
      <w:r w:rsidR="003B1155" w:rsidRPr="00CB1DBB">
        <w:rPr>
          <w:rFonts w:ascii="Times New Roman" w:hAnsi="Times New Roman" w:hint="eastAsia"/>
          <w:lang w:eastAsia="zh-CN"/>
        </w:rPr>
        <w:t>移除</w:t>
      </w:r>
      <w:r w:rsidR="003B1155" w:rsidRPr="00CB1DBB">
        <w:rPr>
          <w:rFonts w:ascii="Times New Roman" w:hAnsi="Times New Roman"/>
          <w:lang w:eastAsia="zh-CN"/>
        </w:rPr>
        <w:t>用户事件流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3B1155" w:rsidRPr="00CB1DBB" w14:paraId="53B49750" w14:textId="77777777" w:rsidTr="00A95CCE">
        <w:trPr>
          <w:trHeight w:val="346"/>
        </w:trPr>
        <w:tc>
          <w:tcPr>
            <w:tcW w:w="1440" w:type="dxa"/>
            <w:shd w:val="clear" w:color="auto" w:fill="D9D9D9"/>
          </w:tcPr>
          <w:p w14:paraId="40725719"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D843365" w14:textId="77777777" w:rsidR="003B1155" w:rsidRPr="00CB1DBB" w:rsidRDefault="003B1155"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3B1155" w:rsidRPr="00CB1DBB" w14:paraId="1D872CAE" w14:textId="77777777" w:rsidTr="00587250">
        <w:trPr>
          <w:trHeight w:val="421"/>
        </w:trPr>
        <w:tc>
          <w:tcPr>
            <w:tcW w:w="1440" w:type="dxa"/>
          </w:tcPr>
          <w:p w14:paraId="521DA803"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56C34DA9" w14:textId="77777777" w:rsidR="003B1155" w:rsidRPr="00CB1DBB" w:rsidRDefault="00234163" w:rsidP="00587250">
            <w:pPr>
              <w:ind w:firstLine="480"/>
              <w:rPr>
                <w:rFonts w:ascii="Times New Roman" w:hAnsi="Times New Roman"/>
                <w:lang w:eastAsia="zh-CN"/>
              </w:rPr>
            </w:pPr>
            <w:r w:rsidRPr="00CB1DBB">
              <w:rPr>
                <w:rFonts w:ascii="Times New Roman" w:hAnsi="Times New Roman"/>
                <w:lang w:eastAsia="zh-CN"/>
              </w:rPr>
              <w:t>Sys03</w:t>
            </w:r>
          </w:p>
        </w:tc>
      </w:tr>
      <w:tr w:rsidR="003B1155" w:rsidRPr="00CB1DBB" w14:paraId="6EC6CC35" w14:textId="77777777" w:rsidTr="00587250">
        <w:trPr>
          <w:trHeight w:val="487"/>
        </w:trPr>
        <w:tc>
          <w:tcPr>
            <w:tcW w:w="1440" w:type="dxa"/>
          </w:tcPr>
          <w:p w14:paraId="65C9D258"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A977095" w14:textId="77777777" w:rsidR="003B1155" w:rsidRPr="00CB1DBB" w:rsidRDefault="00875AA6" w:rsidP="00587250">
            <w:pPr>
              <w:ind w:firstLine="480"/>
              <w:rPr>
                <w:rFonts w:ascii="Times New Roman" w:hAnsi="Times New Roman"/>
                <w:lang w:eastAsia="zh-CN"/>
              </w:rPr>
            </w:pPr>
            <w:r w:rsidRPr="00CB1DBB">
              <w:rPr>
                <w:rFonts w:ascii="Times New Roman" w:hAnsi="Times New Roman"/>
                <w:lang w:eastAsia="zh-CN"/>
              </w:rPr>
              <w:t>移除用户</w:t>
            </w:r>
          </w:p>
        </w:tc>
      </w:tr>
      <w:tr w:rsidR="003B1155" w:rsidRPr="00CB1DBB" w14:paraId="633DF142" w14:textId="77777777" w:rsidTr="00587250">
        <w:trPr>
          <w:trHeight w:val="524"/>
        </w:trPr>
        <w:tc>
          <w:tcPr>
            <w:tcW w:w="1440" w:type="dxa"/>
          </w:tcPr>
          <w:p w14:paraId="5B95036A"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7EB0E494"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w:t>
            </w:r>
          </w:p>
        </w:tc>
      </w:tr>
      <w:tr w:rsidR="003B1155" w:rsidRPr="00CB1DBB" w14:paraId="17DB283B" w14:textId="77777777" w:rsidTr="00587250">
        <w:trPr>
          <w:trHeight w:val="533"/>
        </w:trPr>
        <w:tc>
          <w:tcPr>
            <w:tcW w:w="1440" w:type="dxa"/>
          </w:tcPr>
          <w:p w14:paraId="5A5D559B"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9A9F2F9"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3B1155" w:rsidRPr="00CB1DBB" w14:paraId="2D3F5706" w14:textId="77777777" w:rsidTr="00587250">
        <w:trPr>
          <w:trHeight w:val="533"/>
        </w:trPr>
        <w:tc>
          <w:tcPr>
            <w:tcW w:w="1440" w:type="dxa"/>
          </w:tcPr>
          <w:p w14:paraId="4DA316E1"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4B19F77"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数据库</w:t>
            </w:r>
            <w:r w:rsidR="007B661C" w:rsidRPr="00CB1DBB">
              <w:rPr>
                <w:rFonts w:ascii="Times New Roman" w:hAnsi="Times New Roman"/>
                <w:lang w:eastAsia="zh-CN"/>
              </w:rPr>
              <w:t>从角色中</w:t>
            </w:r>
            <w:r w:rsidRPr="00CB1DBB">
              <w:rPr>
                <w:rFonts w:ascii="Times New Roman" w:hAnsi="Times New Roman" w:hint="eastAsia"/>
                <w:lang w:eastAsia="zh-CN"/>
              </w:rPr>
              <w:t>移除</w:t>
            </w:r>
            <w:r w:rsidRPr="00CB1DBB">
              <w:rPr>
                <w:rFonts w:ascii="Times New Roman" w:hAnsi="Times New Roman"/>
                <w:lang w:eastAsia="zh-CN"/>
              </w:rPr>
              <w:t>该用户</w:t>
            </w:r>
          </w:p>
        </w:tc>
      </w:tr>
      <w:tr w:rsidR="003B1155" w:rsidRPr="00CB1DBB" w14:paraId="5AE56E98" w14:textId="77777777" w:rsidTr="00587250">
        <w:trPr>
          <w:trHeight w:val="524"/>
        </w:trPr>
        <w:tc>
          <w:tcPr>
            <w:tcW w:w="1440" w:type="dxa"/>
          </w:tcPr>
          <w:p w14:paraId="71FA3CE5"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7FF147B"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7FC16CC0" w14:textId="77777777" w:rsidR="003B1155"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角色已分配用户列表信息，</w:t>
            </w:r>
            <w:r w:rsidRPr="00CB1DBB">
              <w:rPr>
                <w:rFonts w:ascii="Times New Roman" w:hAnsi="Times New Roman" w:hint="eastAsia"/>
                <w:lang w:eastAsia="zh-CN"/>
              </w:rPr>
              <w:t>对</w:t>
            </w:r>
            <w:r w:rsidRPr="00CB1DBB">
              <w:rPr>
                <w:rFonts w:ascii="Times New Roman" w:hAnsi="Times New Roman"/>
                <w:lang w:eastAsia="zh-CN"/>
              </w:rPr>
              <w:t>指定用户点击「移除」，</w:t>
            </w:r>
            <w:r w:rsidRPr="00CB1DBB">
              <w:rPr>
                <w:rFonts w:ascii="Times New Roman" w:hAnsi="Times New Roman" w:hint="eastAsia"/>
                <w:lang w:eastAsia="zh-CN"/>
              </w:rPr>
              <w:t>点击</w:t>
            </w:r>
            <w:r w:rsidRPr="00CB1DBB">
              <w:rPr>
                <w:rFonts w:ascii="Times New Roman" w:hAnsi="Times New Roman"/>
                <w:lang w:eastAsia="zh-CN"/>
              </w:rPr>
              <w:t>「确认」。</w:t>
            </w:r>
          </w:p>
          <w:p w14:paraId="3A75F930"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移除成功，</w:t>
            </w:r>
            <w:r w:rsidRPr="00CB1DBB">
              <w:rPr>
                <w:rFonts w:ascii="Times New Roman" w:hAnsi="Times New Roman" w:hint="eastAsia"/>
                <w:lang w:eastAsia="zh-CN"/>
              </w:rPr>
              <w:t>保存</w:t>
            </w:r>
            <w:r w:rsidRPr="00CB1DBB">
              <w:rPr>
                <w:rFonts w:ascii="Times New Roman" w:hAnsi="Times New Roman"/>
                <w:lang w:eastAsia="zh-CN"/>
              </w:rPr>
              <w:t>信息</w:t>
            </w:r>
            <w:r w:rsidR="00111182" w:rsidRPr="00CB1DBB">
              <w:rPr>
                <w:rFonts w:ascii="Times New Roman" w:hAnsi="Times New Roman"/>
                <w:lang w:eastAsia="zh-CN"/>
              </w:rPr>
              <w:t>。</w:t>
            </w:r>
          </w:p>
        </w:tc>
      </w:tr>
      <w:tr w:rsidR="003B1155" w:rsidRPr="00CB1DBB" w14:paraId="6D0B4522" w14:textId="77777777" w:rsidTr="00587250">
        <w:trPr>
          <w:trHeight w:val="524"/>
        </w:trPr>
        <w:tc>
          <w:tcPr>
            <w:tcW w:w="1440" w:type="dxa"/>
          </w:tcPr>
          <w:p w14:paraId="2ED093FD"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2CA116D" w14:textId="77777777" w:rsidR="003B1155" w:rsidRPr="00CB1DBB" w:rsidRDefault="005C43D7" w:rsidP="00EF1675">
            <w:pPr>
              <w:pStyle w:val="a8"/>
              <w:numPr>
                <w:ilvl w:val="0"/>
                <w:numId w:val="25"/>
              </w:numPr>
              <w:ind w:firstLineChars="0"/>
              <w:rPr>
                <w:rFonts w:ascii="Times New Roman" w:hAnsi="Times New Roman"/>
                <w:lang w:eastAsia="zh-CN"/>
              </w:rPr>
            </w:pPr>
            <w:r w:rsidRPr="00CB1DBB">
              <w:rPr>
                <w:rFonts w:ascii="Times New Roman" w:hAnsi="Times New Roman"/>
                <w:lang w:eastAsia="zh-CN"/>
              </w:rPr>
              <w:t>移除成功后，</w:t>
            </w:r>
            <w:r w:rsidR="0075591B" w:rsidRPr="00CB1DBB">
              <w:rPr>
                <w:rFonts w:ascii="Times New Roman" w:hAnsi="Times New Roman"/>
                <w:lang w:eastAsia="zh-CN"/>
              </w:rPr>
              <w:t>该用户失去了该角色</w:t>
            </w:r>
            <w:r w:rsidR="00CC00FD" w:rsidRPr="00CB1DBB">
              <w:rPr>
                <w:rFonts w:ascii="Times New Roman" w:hAnsi="Times New Roman"/>
                <w:lang w:eastAsia="zh-CN"/>
              </w:rPr>
              <w:t>，</w:t>
            </w:r>
            <w:r w:rsidR="00CC00FD" w:rsidRPr="00CB1DBB">
              <w:rPr>
                <w:rFonts w:ascii="Times New Roman" w:hAnsi="Times New Roman" w:hint="eastAsia"/>
                <w:lang w:eastAsia="zh-CN"/>
              </w:rPr>
              <w:t>没有</w:t>
            </w:r>
            <w:r w:rsidR="00CC00FD" w:rsidRPr="00CB1DBB">
              <w:rPr>
                <w:rFonts w:ascii="Times New Roman" w:hAnsi="Times New Roman"/>
                <w:lang w:eastAsia="zh-CN"/>
              </w:rPr>
              <w:t>了</w:t>
            </w:r>
            <w:r w:rsidR="00CC00FD" w:rsidRPr="00CB1DBB">
              <w:rPr>
                <w:rFonts w:ascii="Times New Roman" w:hAnsi="Times New Roman" w:hint="eastAsia"/>
                <w:lang w:eastAsia="zh-CN"/>
              </w:rPr>
              <w:t>角色</w:t>
            </w:r>
            <w:r w:rsidR="00CC00FD" w:rsidRPr="00CB1DBB">
              <w:rPr>
                <w:rFonts w:ascii="Times New Roman" w:hAnsi="Times New Roman"/>
                <w:lang w:eastAsia="zh-CN"/>
              </w:rPr>
              <w:t>对应的权限。</w:t>
            </w:r>
          </w:p>
        </w:tc>
      </w:tr>
    </w:tbl>
    <w:p w14:paraId="64680E94" w14:textId="77777777" w:rsidR="003B1155" w:rsidRPr="00CB1DBB" w:rsidRDefault="003B1155" w:rsidP="00211D38">
      <w:pPr>
        <w:ind w:firstLineChars="0" w:firstLine="480"/>
        <w:rPr>
          <w:rFonts w:ascii="Times New Roman" w:hAnsi="Times New Roman"/>
          <w:lang w:eastAsia="zh-CN"/>
        </w:rPr>
      </w:pPr>
    </w:p>
    <w:p w14:paraId="07042CE5" w14:textId="77777777" w:rsidR="00320BBD"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lang w:eastAsia="zh-CN"/>
        </w:rPr>
        <w:t>分配用户</w:t>
      </w:r>
    </w:p>
    <w:p w14:paraId="463AFA99" w14:textId="77777777" w:rsidR="00164BD7" w:rsidRPr="00CB1DBB" w:rsidRDefault="00164BD7" w:rsidP="00164BD7">
      <w:pPr>
        <w:ind w:firstLineChars="0" w:firstLine="480"/>
        <w:rPr>
          <w:rFonts w:ascii="Times New Roman" w:hAnsi="Times New Roman"/>
          <w:lang w:eastAsia="zh-CN"/>
        </w:rPr>
      </w:pPr>
      <w:r w:rsidRPr="00CB1DBB">
        <w:rPr>
          <w:rFonts w:ascii="Times New Roman" w:hAnsi="Times New Roman" w:hint="eastAsia"/>
          <w:lang w:eastAsia="zh-CN"/>
        </w:rPr>
        <w:t>管理员</w:t>
      </w:r>
      <w:r w:rsidR="009764AA"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通过点击</w:t>
      </w:r>
      <w:r w:rsidRPr="00CB1DBB">
        <w:rPr>
          <w:rFonts w:ascii="Times New Roman" w:hAnsi="Times New Roman"/>
          <w:lang w:eastAsia="zh-CN"/>
        </w:rPr>
        <w:t>「添加人员」按钮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p>
    <w:p w14:paraId="5FAC9C44" w14:textId="77777777" w:rsidR="008C584C" w:rsidRPr="00CB1DBB" w:rsidRDefault="008E10FD" w:rsidP="008C584C">
      <w:pPr>
        <w:pStyle w:val="ab"/>
        <w:ind w:firstLine="400"/>
        <w:jc w:val="center"/>
        <w:rPr>
          <w:rFonts w:ascii="Times New Roman" w:hAnsi="Times New Roman"/>
          <w:lang w:eastAsia="zh-CN"/>
        </w:rPr>
      </w:pPr>
      <w:r>
        <w:rPr>
          <w:rFonts w:ascii="Times New Roman" w:hAnsi="Times New Roman"/>
        </w:rPr>
        <w:t>表</w:t>
      </w:r>
      <w:r w:rsidR="008C584C" w:rsidRPr="00CB1DBB">
        <w:rPr>
          <w:rFonts w:ascii="Times New Roman" w:hAnsi="Times New Roman" w:hint="eastAsia"/>
        </w:rPr>
        <w:t xml:space="preserve"> </w:t>
      </w:r>
      <w:r w:rsidR="008C584C" w:rsidRPr="00CB1DBB">
        <w:rPr>
          <w:rFonts w:ascii="Times New Roman" w:hAnsi="Times New Roman"/>
          <w:lang w:eastAsia="zh-CN"/>
        </w:rPr>
        <w:t>5-4</w:t>
      </w:r>
      <w:r w:rsidR="009764AA" w:rsidRPr="00CB1DBB">
        <w:rPr>
          <w:rFonts w:ascii="Times New Roman" w:hAnsi="Times New Roman" w:hint="eastAsia"/>
          <w:lang w:eastAsia="zh-CN"/>
        </w:rPr>
        <w:t>分配</w:t>
      </w:r>
      <w:r w:rsidR="008C584C" w:rsidRPr="00CB1DBB">
        <w:rPr>
          <w:rFonts w:ascii="Times New Roman" w:hAnsi="Times New Roman"/>
          <w:lang w:eastAsia="zh-CN"/>
        </w:rPr>
        <w:t>用户</w:t>
      </w:r>
      <w:r w:rsidR="008C584C" w:rsidRPr="00CB1DBB">
        <w:rPr>
          <w:rFonts w:ascii="Times New Roman" w:hAnsi="Times New Roman"/>
          <w:lang w:eastAsia="zh-CN"/>
        </w:rPr>
        <w:t xml:space="preserve"> </w:t>
      </w:r>
      <w:r w:rsidR="008C584C"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8C584C" w:rsidRPr="00CB1DBB" w14:paraId="0DC0827E" w14:textId="77777777" w:rsidTr="00A95CCE">
        <w:trPr>
          <w:trHeight w:val="346"/>
        </w:trPr>
        <w:tc>
          <w:tcPr>
            <w:tcW w:w="1440" w:type="dxa"/>
            <w:shd w:val="clear" w:color="auto" w:fill="D9D9D9"/>
          </w:tcPr>
          <w:p w14:paraId="7BF3D0FD" w14:textId="77777777" w:rsidR="008C584C" w:rsidRPr="00CB1DBB" w:rsidRDefault="008C584C"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A57684" w14:textId="77777777" w:rsidR="008C584C" w:rsidRPr="00CB1DBB" w:rsidRDefault="008C584C"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764AA" w:rsidRPr="00CB1DBB" w14:paraId="4DD299DD" w14:textId="77777777" w:rsidTr="00587250">
        <w:trPr>
          <w:trHeight w:val="421"/>
        </w:trPr>
        <w:tc>
          <w:tcPr>
            <w:tcW w:w="1440" w:type="dxa"/>
          </w:tcPr>
          <w:p w14:paraId="2D5ADBC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1ADA654" w14:textId="77777777" w:rsidR="009764AA" w:rsidRPr="00CB1DBB" w:rsidRDefault="003D7B19" w:rsidP="00587250">
            <w:pPr>
              <w:ind w:firstLine="480"/>
              <w:rPr>
                <w:rFonts w:ascii="Times New Roman" w:hAnsi="Times New Roman"/>
                <w:lang w:eastAsia="zh-CN"/>
              </w:rPr>
            </w:pPr>
            <w:r w:rsidRPr="00CB1DBB">
              <w:rPr>
                <w:rFonts w:ascii="Times New Roman" w:hAnsi="Times New Roman"/>
                <w:lang w:eastAsia="zh-CN"/>
              </w:rPr>
              <w:t>Sys04</w:t>
            </w:r>
          </w:p>
        </w:tc>
      </w:tr>
      <w:tr w:rsidR="009764AA" w:rsidRPr="00CB1DBB" w14:paraId="62D678A1" w14:textId="77777777" w:rsidTr="00587250">
        <w:trPr>
          <w:trHeight w:val="487"/>
        </w:trPr>
        <w:tc>
          <w:tcPr>
            <w:tcW w:w="1440" w:type="dxa"/>
          </w:tcPr>
          <w:p w14:paraId="236599B7"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BC6C093" w14:textId="77777777" w:rsidR="009764AA" w:rsidRPr="00CB1DBB" w:rsidRDefault="00FE60D0" w:rsidP="00FE60D0">
            <w:pPr>
              <w:ind w:firstLine="48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lang w:eastAsia="zh-CN"/>
              </w:rPr>
              <w:t>用户</w:t>
            </w:r>
          </w:p>
        </w:tc>
      </w:tr>
      <w:tr w:rsidR="009764AA" w:rsidRPr="00CB1DBB" w14:paraId="44DF03E9" w14:textId="77777777" w:rsidTr="00FE60D0">
        <w:trPr>
          <w:trHeight w:val="570"/>
        </w:trPr>
        <w:tc>
          <w:tcPr>
            <w:tcW w:w="1440" w:type="dxa"/>
          </w:tcPr>
          <w:p w14:paraId="58DE9F4A"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F91BBD0"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w:t>
            </w:r>
          </w:p>
        </w:tc>
      </w:tr>
      <w:tr w:rsidR="009764AA" w:rsidRPr="00CB1DBB" w14:paraId="299F275E" w14:textId="77777777" w:rsidTr="00587250">
        <w:trPr>
          <w:trHeight w:val="533"/>
        </w:trPr>
        <w:tc>
          <w:tcPr>
            <w:tcW w:w="1440" w:type="dxa"/>
          </w:tcPr>
          <w:p w14:paraId="3AA5EA78"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0A20DBDB"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764AA" w:rsidRPr="00CB1DBB" w14:paraId="30437C17" w14:textId="77777777" w:rsidTr="00587250">
        <w:trPr>
          <w:trHeight w:val="533"/>
        </w:trPr>
        <w:tc>
          <w:tcPr>
            <w:tcW w:w="1440" w:type="dxa"/>
          </w:tcPr>
          <w:p w14:paraId="59B60D9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3833A4BB" w14:textId="77777777" w:rsidR="009764AA" w:rsidRPr="00CB1DBB" w:rsidRDefault="00FE60D0" w:rsidP="00403AC4">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Pr="00CB1DBB">
              <w:rPr>
                <w:rFonts w:ascii="Times New Roman" w:hAnsi="Times New Roman"/>
                <w:lang w:eastAsia="zh-CN"/>
              </w:rPr>
              <w:t>角色中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764AA" w:rsidRPr="00CB1DBB" w14:paraId="7C5787CC" w14:textId="77777777" w:rsidTr="00587250">
        <w:trPr>
          <w:trHeight w:val="524"/>
        </w:trPr>
        <w:tc>
          <w:tcPr>
            <w:tcW w:w="1440" w:type="dxa"/>
          </w:tcPr>
          <w:p w14:paraId="27FC5640"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6858B34" w14:textId="77777777" w:rsidR="00FE60D0"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1C39F4FA" w14:textId="77777777" w:rsidR="00FE60D0" w:rsidRPr="00CB1DBB" w:rsidRDefault="00F32C27"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 xml:space="preserve"> </w:t>
            </w:r>
            <w:r w:rsidR="00FE60D0" w:rsidRPr="00CB1DBB">
              <w:rPr>
                <w:rFonts w:ascii="Times New Roman" w:hAnsi="Times New Roman"/>
                <w:lang w:eastAsia="zh-CN"/>
              </w:rPr>
              <w:t>「</w:t>
            </w:r>
            <w:r w:rsidR="00FE60D0" w:rsidRPr="00CB1DBB">
              <w:rPr>
                <w:rFonts w:ascii="Times New Roman" w:hAnsi="Times New Roman" w:hint="eastAsia"/>
                <w:lang w:eastAsia="zh-CN"/>
              </w:rPr>
              <w:t>分配用户</w:t>
            </w:r>
            <w:r w:rsidR="00FE60D0"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点击「添加</w:t>
            </w:r>
            <w:r w:rsidRPr="00CB1DBB">
              <w:rPr>
                <w:rFonts w:ascii="Times New Roman" w:hAnsi="Times New Roman" w:hint="eastAsia"/>
                <w:lang w:eastAsia="zh-CN"/>
              </w:rPr>
              <w:t>人</w:t>
            </w:r>
            <w:r w:rsidR="00FE60D0" w:rsidRPr="00CB1DBB">
              <w:rPr>
                <w:rFonts w:ascii="Times New Roman" w:hAnsi="Times New Roman"/>
                <w:lang w:eastAsia="zh-CN"/>
              </w:rPr>
              <w:t>员」</w:t>
            </w:r>
          </w:p>
          <w:p w14:paraId="7677DF4D" w14:textId="77777777" w:rsidR="00FE60D0" w:rsidRPr="00CB1DBB" w:rsidRDefault="00852F1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「选择用户」页面，</w:t>
            </w:r>
            <w:r w:rsidR="00FE60D0" w:rsidRPr="00CB1DBB">
              <w:rPr>
                <w:rFonts w:ascii="Times New Roman" w:hAnsi="Times New Roman" w:hint="eastAsia"/>
                <w:lang w:eastAsia="zh-CN"/>
              </w:rPr>
              <w:t>在待选</w:t>
            </w:r>
            <w:r w:rsidR="00FE60D0" w:rsidRPr="00CB1DBB">
              <w:rPr>
                <w:rFonts w:ascii="Times New Roman" w:hAnsi="Times New Roman"/>
                <w:lang w:eastAsia="zh-CN"/>
              </w:rPr>
              <w:t>人员列表中选择要添加的人员到已选</w:t>
            </w:r>
            <w:r w:rsidR="00FE60D0" w:rsidRPr="00CB1DBB">
              <w:rPr>
                <w:rFonts w:ascii="Times New Roman" w:hAnsi="Times New Roman" w:hint="eastAsia"/>
                <w:lang w:eastAsia="zh-CN"/>
              </w:rPr>
              <w:t>人员</w:t>
            </w:r>
            <w:r w:rsidR="00FE60D0" w:rsidRPr="00CB1DBB">
              <w:rPr>
                <w:rFonts w:ascii="Times New Roman" w:hAnsi="Times New Roman"/>
                <w:lang w:eastAsia="zh-CN"/>
              </w:rPr>
              <w:t>列表，点击「确定」。</w:t>
            </w:r>
          </w:p>
          <w:p w14:paraId="6FBE8DEC" w14:textId="77777777" w:rsidR="009764AA"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「分配用户」页面上，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764AA" w:rsidRPr="00CB1DBB" w14:paraId="2DB0AF17" w14:textId="77777777" w:rsidTr="00587250">
        <w:trPr>
          <w:trHeight w:val="524"/>
        </w:trPr>
        <w:tc>
          <w:tcPr>
            <w:tcW w:w="1440" w:type="dxa"/>
          </w:tcPr>
          <w:p w14:paraId="4501A10F"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A8C9157" w14:textId="77777777" w:rsidR="009764AA" w:rsidRPr="00CB1DBB" w:rsidRDefault="00D84A20" w:rsidP="00D84A20">
            <w:pPr>
              <w:ind w:firstLine="480"/>
              <w:rPr>
                <w:rFonts w:ascii="Times New Roman" w:hAnsi="Times New Roman"/>
                <w:lang w:eastAsia="zh-CN"/>
              </w:rPr>
            </w:pPr>
            <w:r w:rsidRPr="00CB1DBB">
              <w:rPr>
                <w:rFonts w:ascii="Times New Roman" w:hAnsi="Times New Roman" w:hint="eastAsia"/>
                <w:lang w:eastAsia="zh-CN"/>
              </w:rPr>
              <w:t>添加</w:t>
            </w:r>
            <w:r w:rsidR="00FE60D0" w:rsidRPr="00CB1DBB">
              <w:rPr>
                <w:rFonts w:ascii="Times New Roman" w:hAnsi="Times New Roman"/>
                <w:lang w:eastAsia="zh-CN"/>
              </w:rPr>
              <w:t>成功后，该用户</w:t>
            </w:r>
            <w:r w:rsidRPr="00CB1DBB">
              <w:rPr>
                <w:rFonts w:ascii="Times New Roman" w:hAnsi="Times New Roman"/>
                <w:lang w:eastAsia="zh-CN"/>
              </w:rPr>
              <w:t>获得</w:t>
            </w:r>
            <w:r w:rsidR="00FE60D0" w:rsidRPr="00CB1DBB">
              <w:rPr>
                <w:rFonts w:ascii="Times New Roman" w:hAnsi="Times New Roman"/>
                <w:lang w:eastAsia="zh-CN"/>
              </w:rPr>
              <w:t>该角色，</w:t>
            </w:r>
            <w:r w:rsidR="009A1386" w:rsidRPr="00CB1DBB">
              <w:rPr>
                <w:rFonts w:ascii="Times New Roman" w:hAnsi="Times New Roman" w:hint="eastAsia"/>
                <w:lang w:eastAsia="zh-CN"/>
              </w:rPr>
              <w:t>拥有</w:t>
            </w:r>
            <w:r w:rsidR="00232027" w:rsidRPr="00CB1DBB">
              <w:rPr>
                <w:rFonts w:ascii="Times New Roman" w:hAnsi="Times New Roman"/>
                <w:lang w:eastAsia="zh-CN"/>
              </w:rPr>
              <w:t>了</w:t>
            </w:r>
            <w:r w:rsidR="00FE60D0" w:rsidRPr="00CB1DBB">
              <w:rPr>
                <w:rFonts w:ascii="Times New Roman" w:hAnsi="Times New Roman" w:hint="eastAsia"/>
                <w:lang w:eastAsia="zh-CN"/>
              </w:rPr>
              <w:t>角色</w:t>
            </w:r>
            <w:r w:rsidR="00FE60D0" w:rsidRPr="00CB1DBB">
              <w:rPr>
                <w:rFonts w:ascii="Times New Roman" w:hAnsi="Times New Roman"/>
                <w:lang w:eastAsia="zh-CN"/>
              </w:rPr>
              <w:t>对应的权限。</w:t>
            </w:r>
          </w:p>
        </w:tc>
      </w:tr>
    </w:tbl>
    <w:p w14:paraId="6E39E230" w14:textId="77777777" w:rsidR="008C584C" w:rsidRPr="00CB1DBB" w:rsidRDefault="008C584C" w:rsidP="008C584C">
      <w:pPr>
        <w:ind w:firstLineChars="0" w:firstLine="480"/>
        <w:rPr>
          <w:rFonts w:ascii="Times New Roman" w:hAnsi="Times New Roman"/>
          <w:lang w:eastAsia="zh-CN"/>
        </w:rPr>
      </w:pPr>
    </w:p>
    <w:p w14:paraId="3DA74DAA" w14:textId="77777777" w:rsidR="008634FC" w:rsidRPr="00CB1DBB" w:rsidRDefault="008634FC" w:rsidP="008634FC">
      <w:pPr>
        <w:pStyle w:val="a8"/>
        <w:ind w:left="960" w:firstLineChars="0" w:firstLine="0"/>
        <w:rPr>
          <w:rFonts w:ascii="Times New Roman" w:hAnsi="Times New Roman"/>
          <w:lang w:eastAsia="zh-CN"/>
        </w:rPr>
      </w:pPr>
    </w:p>
    <w:p w14:paraId="565B40E8" w14:textId="77777777" w:rsidR="00752AE9" w:rsidRPr="00CB1DBB" w:rsidRDefault="00752AE9" w:rsidP="00CB1DBB">
      <w:pPr>
        <w:pStyle w:val="3"/>
        <w:numPr>
          <w:ilvl w:val="2"/>
          <w:numId w:val="74"/>
        </w:numPr>
        <w:ind w:firstLineChars="0"/>
        <w:rPr>
          <w:rFonts w:ascii="Times New Roman" w:hAnsi="Times New Roman"/>
        </w:rPr>
      </w:pPr>
      <w:bookmarkStart w:id="842" w:name="_Toc451434978"/>
      <w:bookmarkStart w:id="843" w:name="_Toc451435812"/>
      <w:bookmarkStart w:id="844" w:name="_Toc451455861"/>
      <w:bookmarkStart w:id="845" w:name="_Toc451456833"/>
      <w:bookmarkStart w:id="846" w:name="_Toc451457069"/>
      <w:bookmarkStart w:id="847" w:name="_Toc451457535"/>
      <w:bookmarkStart w:id="848" w:name="_Toc451701377"/>
      <w:r w:rsidRPr="00CB1DBB">
        <w:rPr>
          <w:rFonts w:ascii="Times New Roman" w:hAnsi="Times New Roman"/>
        </w:rPr>
        <w:t>字典管理</w:t>
      </w:r>
      <w:bookmarkEnd w:id="842"/>
      <w:bookmarkEnd w:id="843"/>
      <w:bookmarkEnd w:id="844"/>
      <w:bookmarkEnd w:id="845"/>
      <w:bookmarkEnd w:id="846"/>
      <w:bookmarkEnd w:id="847"/>
      <w:bookmarkEnd w:id="848"/>
    </w:p>
    <w:p w14:paraId="05D5EF6F" w14:textId="77777777" w:rsidR="00504E2D" w:rsidRPr="00CB1DBB" w:rsidRDefault="00752AE9" w:rsidP="00F2018C">
      <w:pPr>
        <w:ind w:firstLine="480"/>
        <w:rPr>
          <w:rFonts w:ascii="Times New Roman" w:hAnsi="Times New Roman"/>
          <w:lang w:eastAsia="zh-CN"/>
        </w:rPr>
      </w:pPr>
      <w:r w:rsidRPr="00CB1DBB">
        <w:rPr>
          <w:rFonts w:ascii="Times New Roman" w:hAnsi="Times New Roman" w:hint="eastAsia"/>
          <w:lang w:eastAsia="zh-CN"/>
        </w:rPr>
        <w:t>本系统</w:t>
      </w:r>
      <w:r w:rsidRPr="00CB1DBB">
        <w:rPr>
          <w:rFonts w:ascii="Times New Roman" w:hAnsi="Times New Roman"/>
          <w:lang w:eastAsia="zh-CN"/>
        </w:rPr>
        <w:t>使用字典管理。</w:t>
      </w:r>
      <w:r w:rsidR="002752EA" w:rsidRPr="00CB1DBB">
        <w:rPr>
          <w:rFonts w:ascii="Times New Roman" w:hAnsi="Times New Roman" w:hint="eastAsia"/>
          <w:lang w:eastAsia="zh-CN"/>
        </w:rPr>
        <w:t>可以方便</w:t>
      </w:r>
      <w:r w:rsidR="002752EA" w:rsidRPr="00CB1DBB">
        <w:rPr>
          <w:rFonts w:ascii="Times New Roman" w:hAnsi="Times New Roman"/>
          <w:lang w:eastAsia="zh-CN"/>
        </w:rPr>
        <w:t>的管理</w:t>
      </w:r>
      <w:r w:rsidR="002752EA" w:rsidRPr="00CB1DBB">
        <w:rPr>
          <w:rFonts w:ascii="Times New Roman" w:hAnsi="Times New Roman" w:hint="eastAsia"/>
          <w:lang w:eastAsia="zh-CN"/>
        </w:rPr>
        <w:t>数据库中表中</w:t>
      </w:r>
      <w:r w:rsidR="002752EA" w:rsidRPr="00CB1DBB">
        <w:rPr>
          <w:rFonts w:ascii="Times New Roman" w:hAnsi="Times New Roman"/>
          <w:lang w:eastAsia="zh-CN"/>
        </w:rPr>
        <w:t>某些</w:t>
      </w:r>
      <w:r w:rsidR="002752EA" w:rsidRPr="00CB1DBB">
        <w:rPr>
          <w:rFonts w:ascii="Times New Roman" w:hAnsi="Times New Roman" w:hint="eastAsia"/>
          <w:lang w:eastAsia="zh-CN"/>
        </w:rPr>
        <w:t>字段</w:t>
      </w:r>
      <w:r w:rsidR="00D444D7" w:rsidRPr="00CB1DBB">
        <w:rPr>
          <w:rFonts w:ascii="Times New Roman" w:hAnsi="Times New Roman"/>
          <w:lang w:eastAsia="zh-CN"/>
        </w:rPr>
        <w:t>的类别，</w:t>
      </w:r>
      <w:r w:rsidR="002752EA" w:rsidRPr="00CB1DBB">
        <w:rPr>
          <w:rFonts w:ascii="Times New Roman" w:hAnsi="Times New Roman" w:hint="eastAsia"/>
          <w:lang w:eastAsia="zh-CN"/>
        </w:rPr>
        <w:t>比如</w:t>
      </w:r>
      <w:r w:rsidR="002752EA" w:rsidRPr="00CB1DBB">
        <w:rPr>
          <w:rFonts w:ascii="Times New Roman" w:hAnsi="Times New Roman"/>
          <w:lang w:eastAsia="zh-CN"/>
        </w:rPr>
        <w:t xml:space="preserve"> </w:t>
      </w:r>
      <w:r w:rsidR="0066016B">
        <w:rPr>
          <w:rFonts w:ascii="Times New Roman" w:hAnsi="Times New Roman"/>
          <w:lang w:eastAsia="zh-CN"/>
        </w:rPr>
        <w:t>Bug</w:t>
      </w:r>
      <w:r w:rsidR="002752EA" w:rsidRPr="00CB1DBB">
        <w:rPr>
          <w:rFonts w:ascii="Times New Roman" w:hAnsi="Times New Roman" w:hint="eastAsia"/>
          <w:lang w:eastAsia="zh-CN"/>
        </w:rPr>
        <w:t>表</w:t>
      </w:r>
      <w:r w:rsidR="002752EA" w:rsidRPr="00CB1DBB">
        <w:rPr>
          <w:rFonts w:ascii="Times New Roman" w:hAnsi="Times New Roman"/>
          <w:lang w:eastAsia="zh-CN"/>
        </w:rPr>
        <w:t>中</w:t>
      </w:r>
      <w:r w:rsidR="002752EA" w:rsidRPr="00CB1DBB">
        <w:rPr>
          <w:rFonts w:ascii="Times New Roman" w:hAnsi="Times New Roman"/>
          <w:lang w:eastAsia="zh-CN"/>
        </w:rPr>
        <w:t xml:space="preserve"> </w:t>
      </w:r>
      <w:r w:rsidR="0066016B">
        <w:rPr>
          <w:rFonts w:ascii="Times New Roman" w:hAnsi="Times New Roman"/>
          <w:lang w:eastAsia="zh-CN"/>
        </w:rPr>
        <w:t>Bug</w:t>
      </w:r>
      <w:r w:rsidR="00F2018C" w:rsidRPr="00CB1DBB">
        <w:rPr>
          <w:rFonts w:ascii="Times New Roman" w:hAnsi="Times New Roman" w:hint="eastAsia"/>
          <w:lang w:eastAsia="zh-CN"/>
        </w:rPr>
        <w:t>状态字段</w:t>
      </w:r>
      <w:r w:rsidR="00F2018C" w:rsidRPr="00CB1DBB">
        <w:rPr>
          <w:rFonts w:ascii="Times New Roman" w:hAnsi="Times New Roman"/>
          <w:lang w:eastAsia="zh-CN"/>
        </w:rPr>
        <w:t>、</w:t>
      </w:r>
      <w:r w:rsidR="0066016B">
        <w:rPr>
          <w:rFonts w:ascii="Times New Roman" w:hAnsi="Times New Roman"/>
          <w:lang w:eastAsia="zh-CN"/>
        </w:rPr>
        <w:t>Bug</w:t>
      </w:r>
      <w:r w:rsidR="00F2018C" w:rsidRPr="00CB1DBB">
        <w:rPr>
          <w:rFonts w:ascii="Times New Roman" w:hAnsi="Times New Roman"/>
          <w:lang w:eastAsia="zh-CN"/>
        </w:rPr>
        <w:t>类别字段、</w:t>
      </w:r>
      <w:r w:rsidR="0066016B">
        <w:rPr>
          <w:rFonts w:ascii="Times New Roman" w:hAnsi="Times New Roman"/>
          <w:lang w:eastAsia="zh-CN"/>
        </w:rPr>
        <w:t>Bug</w:t>
      </w:r>
      <w:r w:rsidR="00F2018C" w:rsidRPr="00CB1DBB">
        <w:rPr>
          <w:rFonts w:ascii="Times New Roman" w:hAnsi="Times New Roman" w:hint="eastAsia"/>
          <w:lang w:eastAsia="zh-CN"/>
        </w:rPr>
        <w:t>优先</w:t>
      </w:r>
      <w:r w:rsidR="00D444D7" w:rsidRPr="00CB1DBB">
        <w:rPr>
          <w:rFonts w:ascii="Times New Roman" w:hAnsi="Times New Roman"/>
          <w:lang w:eastAsia="zh-CN"/>
        </w:rPr>
        <w:t>级别字段</w:t>
      </w:r>
      <w:r w:rsidR="00BC2A40" w:rsidRPr="00CB1DBB">
        <w:rPr>
          <w:rFonts w:ascii="Times New Roman" w:hAnsi="Times New Roman"/>
          <w:lang w:eastAsia="zh-CN"/>
        </w:rPr>
        <w:t>可以</w:t>
      </w:r>
      <w:r w:rsidR="00BC2A40" w:rsidRPr="00CB1DBB">
        <w:rPr>
          <w:rFonts w:ascii="Times New Roman" w:hAnsi="Times New Roman" w:hint="eastAsia"/>
          <w:lang w:eastAsia="zh-CN"/>
        </w:rPr>
        <w:t>在</w:t>
      </w:r>
      <w:r w:rsidR="00513884" w:rsidRPr="00CB1DBB">
        <w:rPr>
          <w:rFonts w:ascii="Times New Roman" w:hAnsi="Times New Roman"/>
          <w:lang w:eastAsia="zh-CN"/>
        </w:rPr>
        <w:t>字典表中找到对应的类别</w:t>
      </w:r>
      <w:r w:rsidR="00513884" w:rsidRPr="00CB1DBB">
        <w:rPr>
          <w:rFonts w:ascii="Times New Roman" w:hAnsi="Times New Roman" w:hint="eastAsia"/>
          <w:lang w:eastAsia="zh-CN"/>
        </w:rPr>
        <w:t>标识</w:t>
      </w:r>
      <w:r w:rsidR="00513884" w:rsidRPr="00CB1DBB">
        <w:rPr>
          <w:rFonts w:ascii="Times New Roman" w:hAnsi="Times New Roman"/>
          <w:lang w:eastAsia="zh-CN"/>
        </w:rPr>
        <w:t>，</w:t>
      </w:r>
      <w:r w:rsidR="00513884" w:rsidRPr="00CB1DBB">
        <w:rPr>
          <w:rFonts w:ascii="Times New Roman" w:hAnsi="Times New Roman" w:hint="eastAsia"/>
          <w:lang w:eastAsia="zh-CN"/>
        </w:rPr>
        <w:t>便于</w:t>
      </w:r>
      <w:r w:rsidR="00513884" w:rsidRPr="00CB1DBB">
        <w:rPr>
          <w:rFonts w:ascii="Times New Roman" w:hAnsi="Times New Roman"/>
          <w:lang w:eastAsia="zh-CN"/>
        </w:rPr>
        <w:t>统一管理</w:t>
      </w:r>
      <w:r w:rsidR="00D444D7" w:rsidRPr="00CB1DBB">
        <w:rPr>
          <w:rFonts w:ascii="Times New Roman" w:hAnsi="Times New Roman"/>
          <w:lang w:eastAsia="zh-CN"/>
        </w:rPr>
        <w:t>，</w:t>
      </w:r>
      <w:r w:rsidR="00F2018C" w:rsidRPr="00CB1DBB">
        <w:rPr>
          <w:rFonts w:ascii="Times New Roman" w:hAnsi="Times New Roman" w:hint="eastAsia"/>
          <w:lang w:eastAsia="zh-CN"/>
        </w:rPr>
        <w:t>这是对于</w:t>
      </w:r>
      <w:r w:rsidR="00F2018C" w:rsidRPr="00CB1DBB">
        <w:rPr>
          <w:rFonts w:ascii="Times New Roman" w:hAnsi="Times New Roman"/>
          <w:lang w:eastAsia="zh-CN"/>
        </w:rPr>
        <w:t>数据库</w:t>
      </w:r>
      <w:r w:rsidR="00F2018C" w:rsidRPr="00CB1DBB">
        <w:rPr>
          <w:rFonts w:ascii="Times New Roman" w:hAnsi="Times New Roman" w:hint="eastAsia"/>
          <w:lang w:eastAsia="zh-CN"/>
        </w:rPr>
        <w:t>层面</w:t>
      </w:r>
      <w:r w:rsidR="007F2E87" w:rsidRPr="00CB1DBB">
        <w:rPr>
          <w:rFonts w:ascii="Times New Roman" w:hAnsi="Times New Roman"/>
          <w:lang w:eastAsia="zh-CN"/>
        </w:rPr>
        <w:t>来说，</w:t>
      </w:r>
      <w:r w:rsidR="00F2018C" w:rsidRPr="00CB1DBB">
        <w:rPr>
          <w:rFonts w:ascii="Times New Roman" w:hAnsi="Times New Roman" w:hint="eastAsia"/>
          <w:lang w:eastAsia="zh-CN"/>
        </w:rPr>
        <w:t>对于</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Java</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编程</w:t>
      </w:r>
      <w:r w:rsidR="00F2018C" w:rsidRPr="00CB1DBB">
        <w:rPr>
          <w:rFonts w:ascii="Times New Roman" w:hAnsi="Times New Roman"/>
          <w:lang w:eastAsia="zh-CN"/>
        </w:rPr>
        <w:t>的方式来说，</w:t>
      </w:r>
      <w:r w:rsidR="00F2018C" w:rsidRPr="00CB1DBB">
        <w:rPr>
          <w:rFonts w:ascii="Times New Roman" w:hAnsi="Times New Roman" w:hint="eastAsia"/>
          <w:lang w:eastAsia="zh-CN"/>
        </w:rPr>
        <w:t>所有</w:t>
      </w:r>
      <w:r w:rsidR="00F2018C" w:rsidRPr="00CB1DBB">
        <w:rPr>
          <w:rFonts w:ascii="Times New Roman" w:hAnsi="Times New Roman"/>
          <w:lang w:eastAsia="zh-CN"/>
        </w:rPr>
        <w:t>的</w:t>
      </w:r>
      <w:r w:rsidR="00F2018C" w:rsidRPr="00CB1DBB">
        <w:rPr>
          <w:rFonts w:ascii="Times New Roman" w:hAnsi="Times New Roman" w:hint="eastAsia"/>
          <w:lang w:eastAsia="zh-CN"/>
        </w:rPr>
        <w:t>数据</w:t>
      </w:r>
      <w:r w:rsidR="00F2018C" w:rsidRPr="00CB1DBB">
        <w:rPr>
          <w:rFonts w:ascii="Times New Roman" w:hAnsi="Times New Roman"/>
          <w:lang w:eastAsia="zh-CN"/>
        </w:rPr>
        <w:t>字典表</w:t>
      </w:r>
      <w:r w:rsidR="00F2018C" w:rsidRPr="00CB1DBB">
        <w:rPr>
          <w:rFonts w:ascii="Times New Roman" w:hAnsi="Times New Roman" w:hint="eastAsia"/>
          <w:lang w:eastAsia="zh-CN"/>
        </w:rPr>
        <w:t>在</w:t>
      </w:r>
      <w:r w:rsidR="006F5ED9" w:rsidRPr="00CB1DBB">
        <w:rPr>
          <w:rFonts w:ascii="Times New Roman" w:hAnsi="Times New Roman"/>
          <w:lang w:eastAsia="zh-CN"/>
        </w:rPr>
        <w:t>设计上，可以通过</w:t>
      </w:r>
      <w:r w:rsidR="00F2018C" w:rsidRPr="00CB1DBB">
        <w:rPr>
          <w:rFonts w:ascii="Times New Roman" w:hAnsi="Times New Roman"/>
          <w:lang w:eastAsia="zh-CN"/>
        </w:rPr>
        <w:t>统一的</w:t>
      </w:r>
      <w:r w:rsidR="00F2018C" w:rsidRPr="00CB1DBB">
        <w:rPr>
          <w:rFonts w:ascii="Times New Roman" w:hAnsi="Times New Roman" w:hint="eastAsia"/>
          <w:lang w:eastAsia="zh-CN"/>
        </w:rPr>
        <w:t>方法</w:t>
      </w:r>
      <w:r w:rsidR="00F2018C" w:rsidRPr="00CB1DBB">
        <w:rPr>
          <w:rFonts w:ascii="Times New Roman" w:hAnsi="Times New Roman"/>
          <w:lang w:eastAsia="zh-CN"/>
        </w:rPr>
        <w:t>，</w:t>
      </w:r>
      <w:r w:rsidR="00DE2486" w:rsidRPr="00CB1DBB">
        <w:rPr>
          <w:rFonts w:ascii="Times New Roman" w:hAnsi="Times New Roman"/>
          <w:lang w:eastAsia="zh-CN"/>
        </w:rPr>
        <w:t>来获取</w:t>
      </w:r>
      <w:r w:rsidR="00F2018C" w:rsidRPr="00CB1DBB">
        <w:rPr>
          <w:rFonts w:ascii="Times New Roman" w:hAnsi="Times New Roman"/>
          <w:lang w:eastAsia="zh-CN"/>
        </w:rPr>
        <w:t>每一个类别</w:t>
      </w:r>
      <w:r w:rsidR="00DE2486" w:rsidRPr="00CB1DBB">
        <w:rPr>
          <w:rFonts w:ascii="Times New Roman" w:hAnsi="Times New Roman"/>
          <w:lang w:eastAsia="zh-CN"/>
        </w:rPr>
        <w:t>相关数据</w:t>
      </w:r>
      <w:r w:rsidR="00F2018C" w:rsidRPr="00CB1DBB">
        <w:rPr>
          <w:rFonts w:ascii="Times New Roman" w:hAnsi="Times New Roman"/>
          <w:lang w:eastAsia="zh-CN"/>
        </w:rPr>
        <w:t>。</w:t>
      </w:r>
    </w:p>
    <w:p w14:paraId="7B4F1F0E"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和值获取</w:t>
      </w:r>
      <w:r w:rsidR="00852F10" w:rsidRPr="00CB1DBB">
        <w:rPr>
          <w:rFonts w:ascii="Times New Roman" w:hAnsi="Times New Roman"/>
        </w:rPr>
        <w:t>值</w:t>
      </w:r>
    </w:p>
    <w:p w14:paraId="256762F5" w14:textId="77777777" w:rsidR="00B37D02" w:rsidRPr="00CB1DBB" w:rsidRDefault="00B37D02" w:rsidP="00EF1675">
      <w:pPr>
        <w:pStyle w:val="a8"/>
        <w:numPr>
          <w:ilvl w:val="1"/>
          <w:numId w:val="19"/>
        </w:numPr>
        <w:ind w:firstLineChars="0"/>
        <w:rPr>
          <w:rFonts w:ascii="Times New Roman" w:hAnsi="Times New Roman"/>
          <w:lang w:eastAsia="zh-CN"/>
        </w:rPr>
      </w:pPr>
      <w:r w:rsidRPr="00CB1DBB">
        <w:rPr>
          <w:rFonts w:ascii="Times New Roman" w:hAnsi="Times New Roman" w:hint="eastAsia"/>
        </w:rPr>
        <w:t>DictUtils.getDictLabel(String value, String type, String defaultValue)</w:t>
      </w:r>
    </w:p>
    <w:p w14:paraId="0A4C290C"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 fns:getDictLabel (</w:t>
      </w:r>
      <w:r w:rsidRPr="00CB1DBB">
        <w:rPr>
          <w:rFonts w:ascii="Times New Roman" w:hAnsi="Times New Roman" w:hint="eastAsia"/>
        </w:rPr>
        <w:t>value</w:t>
      </w:r>
      <w:r w:rsidRPr="00CB1DBB">
        <w:rPr>
          <w:rFonts w:ascii="Times New Roman" w:hAnsi="Times New Roman"/>
        </w:rPr>
        <w:t>, type, defaultValue)}</w:t>
      </w:r>
    </w:p>
    <w:p w14:paraId="26CF753F"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和标签</w:t>
      </w:r>
      <w:r w:rsidR="00852F10" w:rsidRPr="00CB1DBB">
        <w:rPr>
          <w:rFonts w:ascii="Times New Roman" w:hAnsi="Times New Roman"/>
        </w:rPr>
        <w:t>取值</w:t>
      </w:r>
    </w:p>
    <w:p w14:paraId="7FD1BB17"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lastRenderedPageBreak/>
        <w:t>DictUtils.getDictValue(String label, String type, String defaultLabel)</w:t>
      </w:r>
    </w:p>
    <w:p w14:paraId="2C034CF4"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${fns:getDictValue(label, type, defaultValue)}</w:t>
      </w:r>
    </w:p>
    <w:p w14:paraId="15AC0030" w14:textId="77777777" w:rsidR="00B37D02" w:rsidRPr="00CB1DBB" w:rsidRDefault="00852F10" w:rsidP="00EF1675">
      <w:pPr>
        <w:pStyle w:val="a8"/>
        <w:widowControl w:val="0"/>
        <w:numPr>
          <w:ilvl w:val="0"/>
          <w:numId w:val="19"/>
        </w:numPr>
        <w:spacing w:line="360" w:lineRule="auto"/>
        <w:ind w:firstLineChars="0"/>
        <w:jc w:val="left"/>
        <w:rPr>
          <w:rFonts w:ascii="Times New Roman" w:hAnsi="Times New Roman"/>
        </w:rPr>
      </w:pPr>
      <w:r w:rsidRPr="00CB1DBB">
        <w:rPr>
          <w:rFonts w:ascii="Times New Roman" w:hAnsi="Times New Roman" w:hint="eastAsia"/>
        </w:rPr>
        <w:t>根据</w:t>
      </w:r>
      <w:r w:rsidR="004F4C4B">
        <w:rPr>
          <w:rFonts w:ascii="Times New Roman" w:hAnsi="Times New Roman"/>
        </w:rPr>
        <w:t xml:space="preserve"> </w:t>
      </w:r>
      <w:r w:rsidRPr="00CB1DBB">
        <w:rPr>
          <w:rFonts w:ascii="Times New Roman" w:hAnsi="Times New Roman" w:hint="eastAsia"/>
        </w:rPr>
        <w:t>类型获取值</w:t>
      </w:r>
    </w:p>
    <w:p w14:paraId="028FF939"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t>DictUtils.getDictList(String type)</w:t>
      </w:r>
    </w:p>
    <w:p w14:paraId="6858B3A1"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w:t>
      </w:r>
      <w:r w:rsidR="0096448A" w:rsidRPr="00CB1DBB">
        <w:rPr>
          <w:rFonts w:ascii="Times New Roman" w:hAnsi="Times New Roman"/>
        </w:rPr>
        <w:t>fns: getDictList</w:t>
      </w:r>
      <w:r w:rsidRPr="00CB1DBB">
        <w:rPr>
          <w:rFonts w:ascii="Times New Roman" w:hAnsi="Times New Roman"/>
        </w:rPr>
        <w:t>(type)}</w:t>
      </w:r>
    </w:p>
    <w:p w14:paraId="2DF022F9" w14:textId="49576065" w:rsidR="001F42E1" w:rsidRPr="00CB1DBB" w:rsidRDefault="00FB05CC" w:rsidP="00CB1DBB">
      <w:pPr>
        <w:pStyle w:val="2"/>
        <w:numPr>
          <w:ilvl w:val="1"/>
          <w:numId w:val="74"/>
        </w:numPr>
        <w:ind w:firstLineChars="0"/>
        <w:rPr>
          <w:rFonts w:ascii="Times New Roman" w:hAnsi="Times New Roman"/>
        </w:rPr>
      </w:pPr>
      <w:bookmarkStart w:id="849" w:name="_Toc451434979"/>
      <w:bookmarkStart w:id="850" w:name="_Toc451435813"/>
      <w:r w:rsidRPr="00CB1DBB">
        <w:rPr>
          <w:rFonts w:ascii="Times New Roman" w:hAnsi="Times New Roman"/>
        </w:rPr>
        <w:t xml:space="preserve"> </w:t>
      </w:r>
      <w:bookmarkStart w:id="851" w:name="_Toc451455862"/>
      <w:bookmarkStart w:id="852" w:name="_Toc451456834"/>
      <w:bookmarkStart w:id="853" w:name="_Toc451457070"/>
      <w:bookmarkStart w:id="854" w:name="_Toc451457536"/>
      <w:del w:id="855" w:author="Microsoft Office User" w:date="2016-05-22T16:27:00Z">
        <w:r w:rsidR="0066016B" w:rsidDel="002F2ADF">
          <w:rPr>
            <w:rFonts w:ascii="Times New Roman" w:hAnsi="Times New Roman"/>
          </w:rPr>
          <w:delText>Bug</w:delText>
        </w:r>
        <w:r w:rsidR="001F42E1" w:rsidRPr="00CB1DBB" w:rsidDel="002F2ADF">
          <w:rPr>
            <w:rFonts w:ascii="Times New Roman" w:hAnsi="Times New Roman"/>
          </w:rPr>
          <w:delText>模块</w:delText>
        </w:r>
      </w:del>
      <w:bookmarkStart w:id="856" w:name="_Toc451701378"/>
      <w:bookmarkEnd w:id="849"/>
      <w:bookmarkEnd w:id="850"/>
      <w:bookmarkEnd w:id="851"/>
      <w:bookmarkEnd w:id="852"/>
      <w:bookmarkEnd w:id="853"/>
      <w:bookmarkEnd w:id="854"/>
      <w:ins w:id="857" w:author="Microsoft Office User" w:date="2016-05-22T16:27:00Z">
        <w:r w:rsidR="002F2ADF">
          <w:rPr>
            <w:rFonts w:ascii="Times New Roman" w:hAnsi="Times New Roman"/>
          </w:rPr>
          <w:t>问题单管理模块</w:t>
        </w:r>
      </w:ins>
      <w:bookmarkEnd w:id="856"/>
      <w:r w:rsidR="001F42E1" w:rsidRPr="00CB1DBB">
        <w:rPr>
          <w:rFonts w:ascii="Times New Roman" w:hAnsi="Times New Roman"/>
        </w:rPr>
        <w:t xml:space="preserve"> </w:t>
      </w:r>
    </w:p>
    <w:p w14:paraId="707A821F" w14:textId="77777777" w:rsidR="001F1CFC" w:rsidRPr="00CB1DBB" w:rsidRDefault="0066016B" w:rsidP="00CB1DBB">
      <w:pPr>
        <w:pStyle w:val="3"/>
        <w:numPr>
          <w:ilvl w:val="2"/>
          <w:numId w:val="74"/>
        </w:numPr>
        <w:ind w:firstLineChars="0"/>
        <w:rPr>
          <w:rFonts w:ascii="Times New Roman" w:hAnsi="Times New Roman"/>
        </w:rPr>
      </w:pPr>
      <w:bookmarkStart w:id="858" w:name="_Toc451434980"/>
      <w:bookmarkStart w:id="859" w:name="_Toc451435814"/>
      <w:bookmarkStart w:id="860" w:name="_Toc451455863"/>
      <w:bookmarkStart w:id="861" w:name="_Toc451456835"/>
      <w:bookmarkStart w:id="862" w:name="_Toc451457071"/>
      <w:bookmarkStart w:id="863" w:name="_Toc451457537"/>
      <w:bookmarkStart w:id="864" w:name="_Toc451701379"/>
      <w:r>
        <w:rPr>
          <w:rFonts w:ascii="Times New Roman" w:hAnsi="Times New Roman"/>
        </w:rPr>
        <w:t>Bug</w:t>
      </w:r>
      <w:r w:rsidR="00EA4F15" w:rsidRPr="00CB1DBB">
        <w:rPr>
          <w:rFonts w:ascii="Times New Roman" w:hAnsi="Times New Roman" w:hint="eastAsia"/>
        </w:rPr>
        <w:t>管理</w:t>
      </w:r>
      <w:bookmarkEnd w:id="858"/>
      <w:bookmarkEnd w:id="859"/>
      <w:bookmarkEnd w:id="860"/>
      <w:bookmarkEnd w:id="861"/>
      <w:bookmarkEnd w:id="862"/>
      <w:bookmarkEnd w:id="863"/>
      <w:bookmarkEnd w:id="864"/>
    </w:p>
    <w:p w14:paraId="26DECD09" w14:textId="77777777" w:rsidR="009C25E4" w:rsidRPr="00CB1DBB" w:rsidRDefault="00580E3F" w:rsidP="00EF1675">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r w:rsidR="009C25E4" w:rsidRPr="00CB1DBB">
        <w:rPr>
          <w:rFonts w:ascii="Times New Roman" w:hAnsi="Times New Roman"/>
          <w:lang w:eastAsia="zh-CN"/>
        </w:rPr>
        <w:t xml:space="preserve"> </w:t>
      </w:r>
    </w:p>
    <w:p w14:paraId="4C6C89CA" w14:textId="77777777" w:rsidR="009C25E4" w:rsidRPr="00CB1DBB" w:rsidRDefault="009C25E4" w:rsidP="009C25E4">
      <w:pPr>
        <w:ind w:firstLineChars="0" w:firstLine="480"/>
        <w:rPr>
          <w:rFonts w:ascii="Times New Roman" w:hAnsi="Times New Roman"/>
          <w:lang w:eastAsia="zh-CN"/>
        </w:rPr>
      </w:pPr>
      <w:r w:rsidRPr="00CB1DBB">
        <w:rPr>
          <w:rFonts w:ascii="Times New Roman" w:hAnsi="Times New Roman" w:hint="eastAsia"/>
          <w:lang w:eastAsia="zh-CN"/>
        </w:rPr>
        <w:t>测试人</w:t>
      </w:r>
      <w:r w:rsidR="00FE60D0" w:rsidRPr="00CB1DBB">
        <w:rPr>
          <w:rFonts w:ascii="Times New Roman" w:hAnsi="Times New Roman"/>
          <w:lang w:eastAsia="zh-CN"/>
        </w:rPr>
        <w:t>员</w:t>
      </w:r>
      <w:r w:rsidR="00FE60D0" w:rsidRPr="00CB1DBB">
        <w:rPr>
          <w:rFonts w:ascii="Times New Roman" w:hAnsi="Times New Roman" w:hint="eastAsia"/>
          <w:lang w:eastAsia="zh-CN"/>
        </w:rPr>
        <w:t>登录</w:t>
      </w:r>
      <w:r w:rsidRPr="00CB1DBB">
        <w:rPr>
          <w:rFonts w:ascii="Times New Roman" w:hAnsi="Times New Roman"/>
          <w:lang w:eastAsia="zh-CN"/>
        </w:rPr>
        <w:t>系统，再左侧导航栏中，</w:t>
      </w:r>
      <w:r w:rsidRPr="00CB1DBB">
        <w:rPr>
          <w:rFonts w:ascii="Times New Roman" w:hAnsi="Times New Roman" w:hint="eastAsia"/>
          <w:lang w:eastAsia="zh-CN"/>
        </w:rPr>
        <w:t>选择</w:t>
      </w:r>
      <w:r w:rsidR="00E52A6F" w:rsidRPr="00CB1DBB">
        <w:rPr>
          <w:rFonts w:ascii="Times New Roman" w:hAnsi="Times New Roman"/>
          <w:lang w:eastAsia="zh-CN"/>
        </w:rPr>
        <w:t>「</w:t>
      </w:r>
      <w:r w:rsidRPr="00CB1DBB">
        <w:rPr>
          <w:rFonts w:ascii="Times New Roman" w:hAnsi="Times New Roman" w:hint="eastAsia"/>
          <w:lang w:eastAsia="zh-CN"/>
        </w:rPr>
        <w:t>新建</w:t>
      </w:r>
      <w:r w:rsidRPr="00CB1DBB">
        <w:rPr>
          <w:rFonts w:ascii="Times New Roman" w:hAnsi="Times New Roman"/>
          <w:lang w:eastAsia="zh-CN"/>
        </w:rPr>
        <w:t>问题</w:t>
      </w:r>
      <w:r w:rsidR="00E52A6F" w:rsidRPr="00CB1DBB">
        <w:rPr>
          <w:rFonts w:ascii="Times New Roman" w:hAnsi="Times New Roman"/>
          <w:lang w:eastAsia="zh-CN"/>
        </w:rPr>
        <w:t>」</w:t>
      </w:r>
      <w:r w:rsidRPr="00CB1DBB">
        <w:rPr>
          <w:rFonts w:ascii="Times New Roman" w:hAnsi="Times New Roman"/>
          <w:lang w:eastAsia="zh-CN"/>
        </w:rPr>
        <w:t>，</w:t>
      </w:r>
      <w:r w:rsidRPr="00CB1DBB">
        <w:rPr>
          <w:rFonts w:ascii="Times New Roman" w:hAnsi="Times New Roman" w:hint="eastAsia"/>
          <w:lang w:eastAsia="zh-CN"/>
        </w:rPr>
        <w:t>进入该</w:t>
      </w:r>
      <w:r w:rsidRPr="00CB1DBB">
        <w:rPr>
          <w:rFonts w:ascii="Times New Roman" w:hAnsi="Times New Roman"/>
          <w:lang w:eastAsia="zh-CN"/>
        </w:rPr>
        <w:t>界面，</w:t>
      </w:r>
      <w:r w:rsidRPr="00CB1DBB">
        <w:rPr>
          <w:rFonts w:ascii="Times New Roman" w:hAnsi="Times New Roman" w:hint="eastAsia"/>
          <w:lang w:eastAsia="zh-CN"/>
        </w:rPr>
        <w:t>在</w:t>
      </w:r>
      <w:r w:rsidRPr="00CB1DBB">
        <w:rPr>
          <w:rFonts w:ascii="Times New Roman" w:hAnsi="Times New Roman"/>
          <w:lang w:eastAsia="zh-CN"/>
        </w:rPr>
        <w:t>新建问题</w:t>
      </w:r>
      <w:r w:rsidRPr="00CB1DBB">
        <w:rPr>
          <w:rFonts w:ascii="Times New Roman" w:hAnsi="Times New Roman" w:hint="eastAsia"/>
          <w:lang w:eastAsia="zh-CN"/>
        </w:rPr>
        <w:t>界面输入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w:t>
      </w:r>
      <w:r w:rsidRPr="00CB1DBB">
        <w:rPr>
          <w:rFonts w:ascii="Times New Roman" w:hAnsi="Times New Roman"/>
          <w:lang w:eastAsia="zh-CN"/>
        </w:rPr>
        <w:t>，</w:t>
      </w:r>
      <w:r w:rsidRPr="00CB1DBB">
        <w:rPr>
          <w:rFonts w:ascii="Times New Roman" w:hAnsi="Times New Roman" w:hint="eastAsia"/>
          <w:lang w:eastAsia="zh-CN"/>
        </w:rPr>
        <w:t>当测试</w:t>
      </w:r>
      <w:r w:rsidRPr="00CB1DBB">
        <w:rPr>
          <w:rFonts w:ascii="Times New Roman" w:hAnsi="Times New Roman"/>
          <w:lang w:eastAsia="zh-CN"/>
        </w:rPr>
        <w:t>人员</w:t>
      </w:r>
      <w:r w:rsidRPr="00CB1DBB">
        <w:rPr>
          <w:rFonts w:ascii="Times New Roman" w:hAnsi="Times New Roman" w:hint="eastAsia"/>
          <w:lang w:eastAsia="zh-CN"/>
        </w:rPr>
        <w:t>确认</w:t>
      </w:r>
      <w:r w:rsidR="001820B7" w:rsidRPr="00CB1DBB">
        <w:rPr>
          <w:rFonts w:ascii="Times New Roman" w:hAnsi="Times New Roman"/>
          <w:lang w:eastAsia="zh-CN"/>
        </w:rPr>
        <w:t>提交</w:t>
      </w:r>
      <w:r w:rsidRPr="00CB1DBB">
        <w:rPr>
          <w:rFonts w:ascii="Times New Roman" w:hAnsi="Times New Roman" w:hint="eastAsia"/>
          <w:lang w:eastAsia="zh-CN"/>
        </w:rPr>
        <w:t>时</w:t>
      </w:r>
      <w:r w:rsidRPr="00CB1DBB">
        <w:rPr>
          <w:rFonts w:ascii="Times New Roman" w:hAnsi="Times New Roman"/>
          <w:lang w:eastAsia="zh-CN"/>
        </w:rPr>
        <w:t>，</w:t>
      </w:r>
      <w:r w:rsidRPr="00CB1DBB">
        <w:rPr>
          <w:rFonts w:ascii="Times New Roman" w:hAnsi="Times New Roman" w:hint="eastAsia"/>
          <w:lang w:eastAsia="zh-CN"/>
        </w:rPr>
        <w:t>系统</w:t>
      </w:r>
      <w:r w:rsidRPr="00CB1DBB">
        <w:rPr>
          <w:rFonts w:ascii="Times New Roman" w:hAnsi="Times New Roman"/>
          <w:lang w:eastAsia="zh-CN"/>
        </w:rPr>
        <w:t>提示</w:t>
      </w:r>
      <w:r w:rsidR="00C64A3E" w:rsidRPr="00CB1DBB">
        <w:rPr>
          <w:rFonts w:ascii="Times New Roman" w:hAnsi="Times New Roman"/>
          <w:lang w:eastAsia="zh-CN"/>
        </w:rPr>
        <w:t>新建问题成功</w:t>
      </w:r>
      <w:r w:rsidRPr="00CB1DBB">
        <w:rPr>
          <w:rFonts w:ascii="Times New Roman" w:hAnsi="Times New Roman"/>
          <w:lang w:eastAsia="zh-CN"/>
        </w:rPr>
        <w:t>。</w:t>
      </w:r>
    </w:p>
    <w:p w14:paraId="7AEEFB12" w14:textId="77777777" w:rsidR="009C25E4" w:rsidRPr="00CB1DBB" w:rsidRDefault="000251E8" w:rsidP="00CB1DBB">
      <w:pPr>
        <w:pStyle w:val="ab"/>
        <w:tabs>
          <w:tab w:val="center" w:pos="4689"/>
          <w:tab w:val="left" w:pos="6147"/>
        </w:tabs>
        <w:ind w:firstLineChars="0"/>
        <w:jc w:val="left"/>
        <w:rPr>
          <w:rFonts w:ascii="Times New Roman" w:hAnsi="Times New Roman"/>
          <w:lang w:eastAsia="zh-CN"/>
        </w:rPr>
      </w:pPr>
      <w:r w:rsidRPr="00CB1DBB">
        <w:rPr>
          <w:rFonts w:ascii="Times New Roman" w:hAnsi="Times New Roman"/>
        </w:rPr>
        <w:tab/>
      </w:r>
      <w:r w:rsidR="008E10FD">
        <w:rPr>
          <w:rFonts w:ascii="Times New Roman" w:hAnsi="Times New Roman"/>
        </w:rPr>
        <w:t>表</w:t>
      </w:r>
      <w:r w:rsidR="009C25E4" w:rsidRPr="00CB1DBB">
        <w:rPr>
          <w:rFonts w:ascii="Times New Roman" w:hAnsi="Times New Roman" w:hint="eastAsia"/>
        </w:rPr>
        <w:t xml:space="preserve"> </w:t>
      </w:r>
      <w:r w:rsidR="00580E3F" w:rsidRPr="00CB1DBB">
        <w:rPr>
          <w:rFonts w:ascii="Times New Roman" w:hAnsi="Times New Roman"/>
          <w:lang w:eastAsia="zh-CN"/>
        </w:rPr>
        <w:t xml:space="preserve">5-5 </w:t>
      </w:r>
      <w:r w:rsidR="009C25E4" w:rsidRPr="00CB1DBB">
        <w:rPr>
          <w:rFonts w:ascii="Times New Roman" w:hAnsi="Times New Roman"/>
          <w:lang w:eastAsia="zh-CN"/>
        </w:rPr>
        <w:t xml:space="preserve"> </w:t>
      </w:r>
      <w:r w:rsidR="00BF02D3" w:rsidRPr="00CB1DBB">
        <w:rPr>
          <w:rFonts w:ascii="Times New Roman" w:hAnsi="Times New Roman"/>
          <w:lang w:eastAsia="zh-CN"/>
        </w:rPr>
        <w:t>新建问题</w:t>
      </w:r>
      <w:r w:rsidR="009C25E4" w:rsidRPr="00CB1DBB">
        <w:rPr>
          <w:rFonts w:ascii="Times New Roman" w:hAnsi="Times New Roman"/>
          <w:lang w:eastAsia="zh-CN"/>
        </w:rPr>
        <w:t>事件流</w:t>
      </w:r>
      <w:r w:rsidRPr="00CB1DBB">
        <w:rPr>
          <w:rFonts w:ascii="Times New Roman" w:hAnsi="Times New Roman"/>
          <w:lang w:eastAsia="zh-CN"/>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140DA66E" w14:textId="77777777" w:rsidTr="00A95CCE">
        <w:trPr>
          <w:trHeight w:val="346"/>
        </w:trPr>
        <w:tc>
          <w:tcPr>
            <w:tcW w:w="1440" w:type="dxa"/>
            <w:shd w:val="clear" w:color="auto" w:fill="D9D9D9"/>
          </w:tcPr>
          <w:p w14:paraId="3D22E8E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F4EFB5A"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B193C12" w14:textId="77777777" w:rsidTr="00587250">
        <w:trPr>
          <w:trHeight w:val="421"/>
        </w:trPr>
        <w:tc>
          <w:tcPr>
            <w:tcW w:w="1440" w:type="dxa"/>
          </w:tcPr>
          <w:p w14:paraId="6AB691D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7904E02E"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4801AD" w:rsidRPr="00CB1DBB">
              <w:rPr>
                <w:rFonts w:ascii="Times New Roman" w:hAnsi="Times New Roman"/>
                <w:lang w:eastAsia="zh-CN"/>
              </w:rPr>
              <w:t>0</w:t>
            </w:r>
            <w:r w:rsidR="004801AD" w:rsidRPr="00CB1DBB">
              <w:rPr>
                <w:rFonts w:ascii="Times New Roman" w:hAnsi="Times New Roman" w:hint="eastAsia"/>
                <w:lang w:eastAsia="zh-CN"/>
              </w:rPr>
              <w:t>1</w:t>
            </w:r>
          </w:p>
        </w:tc>
      </w:tr>
      <w:tr w:rsidR="009C25E4" w:rsidRPr="00CB1DBB" w14:paraId="3979D623" w14:textId="77777777" w:rsidTr="00587250">
        <w:trPr>
          <w:trHeight w:val="487"/>
        </w:trPr>
        <w:tc>
          <w:tcPr>
            <w:tcW w:w="1440" w:type="dxa"/>
          </w:tcPr>
          <w:p w14:paraId="2222660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CB07B60" w14:textId="77777777" w:rsidR="009C25E4" w:rsidRPr="00CB1DBB" w:rsidRDefault="00BF02D3" w:rsidP="00587250">
            <w:pPr>
              <w:ind w:firstLine="480"/>
              <w:rPr>
                <w:rFonts w:ascii="Times New Roman" w:hAnsi="Times New Roman"/>
                <w:lang w:eastAsia="zh-CN"/>
              </w:rPr>
            </w:pPr>
            <w:r w:rsidRPr="00CB1DBB">
              <w:rPr>
                <w:rFonts w:ascii="Times New Roman" w:hAnsi="Times New Roman"/>
                <w:lang w:eastAsia="zh-CN"/>
              </w:rPr>
              <w:t>新建问题</w:t>
            </w:r>
          </w:p>
        </w:tc>
      </w:tr>
      <w:tr w:rsidR="009C25E4" w:rsidRPr="00CB1DBB" w14:paraId="5BB093C7" w14:textId="77777777" w:rsidTr="00000287">
        <w:trPr>
          <w:trHeight w:val="570"/>
        </w:trPr>
        <w:tc>
          <w:tcPr>
            <w:tcW w:w="1440" w:type="dxa"/>
          </w:tcPr>
          <w:p w14:paraId="1218C26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5AE69A0C"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w:t>
            </w:r>
          </w:p>
        </w:tc>
      </w:tr>
      <w:tr w:rsidR="009C25E4" w:rsidRPr="00CB1DBB" w14:paraId="2AFA90A2" w14:textId="77777777" w:rsidTr="00587250">
        <w:trPr>
          <w:trHeight w:val="533"/>
        </w:trPr>
        <w:tc>
          <w:tcPr>
            <w:tcW w:w="1440" w:type="dxa"/>
          </w:tcPr>
          <w:p w14:paraId="202215D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6AC4C5E"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C25E4" w:rsidRPr="00CB1DBB" w14:paraId="74720C1C" w14:textId="77777777" w:rsidTr="00587250">
        <w:trPr>
          <w:trHeight w:val="533"/>
        </w:trPr>
        <w:tc>
          <w:tcPr>
            <w:tcW w:w="1440" w:type="dxa"/>
          </w:tcPr>
          <w:p w14:paraId="698B72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5B6E4BE" w14:textId="77777777" w:rsidR="009C25E4" w:rsidRPr="00CB1DBB" w:rsidRDefault="00403AC4" w:rsidP="00587250">
            <w:pPr>
              <w:ind w:firstLine="480"/>
              <w:rPr>
                <w:rFonts w:ascii="Times New Roman" w:hAnsi="Times New Roman"/>
                <w:lang w:eastAsia="zh-CN"/>
              </w:rPr>
            </w:pPr>
            <w:r w:rsidRPr="00CB1DBB">
              <w:rPr>
                <w:rFonts w:ascii="Times New Roman" w:hAnsi="Times New Roman"/>
                <w:lang w:eastAsia="zh-CN"/>
              </w:rPr>
              <w:t>后台数据库保存</w:t>
            </w:r>
            <w:r w:rsidR="0066016B">
              <w:rPr>
                <w:rFonts w:ascii="Times New Roman" w:hAnsi="Times New Roman"/>
                <w:lang w:eastAsia="zh-CN"/>
              </w:rPr>
              <w:t>Bug</w:t>
            </w:r>
            <w:r w:rsidRPr="00CB1DBB">
              <w:rPr>
                <w:rFonts w:ascii="Times New Roman" w:hAnsi="Times New Roman" w:hint="eastAsia"/>
                <w:lang w:eastAsia="zh-CN"/>
              </w:rPr>
              <w:t>所有</w:t>
            </w:r>
            <w:r w:rsidRPr="00CB1DBB">
              <w:rPr>
                <w:rFonts w:ascii="Times New Roman" w:hAnsi="Times New Roman"/>
                <w:lang w:eastAsia="zh-CN"/>
              </w:rPr>
              <w:t>相关信息</w:t>
            </w:r>
          </w:p>
        </w:tc>
      </w:tr>
      <w:tr w:rsidR="009C25E4" w:rsidRPr="00CB1DBB" w14:paraId="137B3E35" w14:textId="77777777" w:rsidTr="00587250">
        <w:trPr>
          <w:trHeight w:val="524"/>
        </w:trPr>
        <w:tc>
          <w:tcPr>
            <w:tcW w:w="1440" w:type="dxa"/>
          </w:tcPr>
          <w:p w14:paraId="56478C2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1D78E81" w14:textId="77777777" w:rsidR="009C25E4"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「新建问题」</w:t>
            </w:r>
            <w:r w:rsidR="00CD3443" w:rsidRPr="00CB1DBB">
              <w:rPr>
                <w:rFonts w:ascii="Times New Roman" w:hAnsi="Times New Roman"/>
                <w:lang w:eastAsia="zh-CN"/>
              </w:rPr>
              <w:t>。</w:t>
            </w:r>
          </w:p>
          <w:p w14:paraId="1582AD67"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详情，单击提交</w:t>
            </w:r>
            <w:r w:rsidRPr="00CB1DBB">
              <w:rPr>
                <w:rFonts w:ascii="Times New Roman" w:hAnsi="Times New Roman"/>
                <w:lang w:eastAsia="zh-CN"/>
              </w:rPr>
              <w:t>。</w:t>
            </w:r>
          </w:p>
          <w:p w14:paraId="51430748"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新建</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41FCF7BE" w14:textId="77777777" w:rsidTr="00587250">
        <w:trPr>
          <w:trHeight w:val="524"/>
        </w:trPr>
        <w:tc>
          <w:tcPr>
            <w:tcW w:w="1440" w:type="dxa"/>
          </w:tcPr>
          <w:p w14:paraId="7A0E440D"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055ADE6" w14:textId="77777777" w:rsidR="00446D04" w:rsidRPr="00CB1DBB" w:rsidRDefault="00CD3443" w:rsidP="00446D04">
            <w:pPr>
              <w:pStyle w:val="a8"/>
              <w:numPr>
                <w:ilvl w:val="0"/>
                <w:numId w:val="29"/>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20B90DCA" w14:textId="77777777" w:rsidR="009C25E4" w:rsidRPr="00CB1DBB" w:rsidRDefault="009C25E4" w:rsidP="009C25E4">
      <w:pPr>
        <w:ind w:firstLineChars="0" w:firstLine="480"/>
        <w:rPr>
          <w:rFonts w:ascii="Times New Roman" w:hAnsi="Times New Roman"/>
          <w:lang w:eastAsia="zh-CN"/>
        </w:rPr>
      </w:pPr>
    </w:p>
    <w:p w14:paraId="7652C915" w14:textId="77777777" w:rsidR="009C25E4" w:rsidRPr="00CB1DBB" w:rsidRDefault="009C25E4" w:rsidP="009C25E4">
      <w:pPr>
        <w:ind w:left="480" w:firstLineChars="0" w:firstLine="0"/>
        <w:rPr>
          <w:rFonts w:ascii="Times New Roman" w:hAnsi="Times New Roman"/>
          <w:lang w:eastAsia="zh-CN"/>
        </w:rPr>
      </w:pPr>
    </w:p>
    <w:p w14:paraId="60F92E80" w14:textId="77777777" w:rsidR="00EC0692" w:rsidRPr="00CB1DBB" w:rsidRDefault="00164458" w:rsidP="00EC0692">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我的</w:t>
      </w:r>
      <w:r w:rsidRPr="00CB1DBB">
        <w:rPr>
          <w:rFonts w:ascii="Times New Roman" w:hAnsi="Times New Roman"/>
          <w:lang w:eastAsia="zh-CN"/>
        </w:rPr>
        <w:t>任务</w:t>
      </w:r>
      <w:r w:rsidR="00905222" w:rsidRPr="00CB1DBB">
        <w:rPr>
          <w:rFonts w:ascii="Times New Roman" w:hAnsi="Times New Roman"/>
          <w:lang w:eastAsia="zh-CN"/>
        </w:rPr>
        <w:t xml:space="preserve"> </w:t>
      </w:r>
    </w:p>
    <w:p w14:paraId="5279D8B7" w14:textId="77777777" w:rsidR="009D325E" w:rsidRPr="00CB1DBB" w:rsidRDefault="00DA127B" w:rsidP="00EC0692">
      <w:pPr>
        <w:ind w:firstLineChars="0" w:firstLine="480"/>
        <w:rPr>
          <w:rFonts w:ascii="Times New Roman" w:hAnsi="Times New Roman"/>
          <w:lang w:eastAsia="zh-CN"/>
        </w:rPr>
      </w:pPr>
      <w:r w:rsidRPr="00CB1DBB">
        <w:rPr>
          <w:rFonts w:ascii="Times New Roman" w:hAnsi="Times New Roman"/>
          <w:lang w:eastAsia="zh-CN"/>
        </w:rPr>
        <w:t>平台</w:t>
      </w:r>
      <w:r w:rsidR="001B78C4" w:rsidRPr="00CB1DBB">
        <w:rPr>
          <w:rFonts w:ascii="Times New Roman" w:hAnsi="Times New Roman"/>
          <w:lang w:eastAsia="zh-CN"/>
        </w:rPr>
        <w:t>用户</w:t>
      </w:r>
      <w:r w:rsidR="00EC0692" w:rsidRPr="00CB1DBB">
        <w:rPr>
          <w:rFonts w:ascii="Times New Roman" w:hAnsi="Times New Roman" w:hint="eastAsia"/>
          <w:lang w:eastAsia="zh-CN"/>
        </w:rPr>
        <w:t>登录</w:t>
      </w:r>
      <w:r w:rsidR="001A0392" w:rsidRPr="00CB1DBB">
        <w:rPr>
          <w:rFonts w:ascii="Times New Roman" w:hAnsi="Times New Roman"/>
          <w:lang w:eastAsia="zh-CN"/>
        </w:rPr>
        <w:t>系统，</w:t>
      </w:r>
      <w:r w:rsidR="00EC0692" w:rsidRPr="00CB1DBB">
        <w:rPr>
          <w:rFonts w:ascii="Times New Roman" w:hAnsi="Times New Roman" w:hint="eastAsia"/>
          <w:lang w:eastAsia="zh-CN"/>
        </w:rPr>
        <w:t>选择</w:t>
      </w:r>
      <w:r w:rsidR="00EC0692" w:rsidRPr="00CB1DBB">
        <w:rPr>
          <w:rFonts w:ascii="Times New Roman" w:hAnsi="Times New Roman"/>
          <w:lang w:eastAsia="zh-CN"/>
        </w:rPr>
        <w:t>「</w:t>
      </w:r>
      <w:r w:rsidR="00604A1A" w:rsidRPr="00CB1DBB">
        <w:rPr>
          <w:rFonts w:ascii="Times New Roman" w:hAnsi="Times New Roman" w:hint="eastAsia"/>
          <w:lang w:eastAsia="zh-CN"/>
        </w:rPr>
        <w:t>我的</w:t>
      </w:r>
      <w:r w:rsidR="00604A1A" w:rsidRPr="00CB1DBB">
        <w:rPr>
          <w:rFonts w:ascii="Times New Roman" w:hAnsi="Times New Roman"/>
          <w:lang w:eastAsia="zh-CN"/>
        </w:rPr>
        <w:t>任务</w:t>
      </w:r>
      <w:r w:rsidR="00EC0692" w:rsidRPr="00CB1DBB">
        <w:rPr>
          <w:rFonts w:ascii="Times New Roman" w:hAnsi="Times New Roman"/>
          <w:lang w:eastAsia="zh-CN"/>
        </w:rPr>
        <w:t>」，</w:t>
      </w:r>
      <w:r w:rsidR="00EC0692" w:rsidRPr="00CB1DBB">
        <w:rPr>
          <w:rFonts w:ascii="Times New Roman" w:hAnsi="Times New Roman" w:hint="eastAsia"/>
          <w:lang w:eastAsia="zh-CN"/>
        </w:rPr>
        <w:t>进入该</w:t>
      </w:r>
      <w:r w:rsidR="00EC0692" w:rsidRPr="00CB1DBB">
        <w:rPr>
          <w:rFonts w:ascii="Times New Roman" w:hAnsi="Times New Roman"/>
          <w:lang w:eastAsia="zh-CN"/>
        </w:rPr>
        <w:t>界面，</w:t>
      </w:r>
      <w:r w:rsidR="006F7A7A" w:rsidRPr="00CB1DBB">
        <w:rPr>
          <w:rFonts w:ascii="Times New Roman" w:hAnsi="Times New Roman" w:hint="eastAsia"/>
          <w:lang w:eastAsia="zh-CN"/>
        </w:rPr>
        <w:t>选择</w:t>
      </w:r>
      <w:r w:rsidR="006F7A7A" w:rsidRPr="00CB1DBB">
        <w:rPr>
          <w:rFonts w:ascii="Times New Roman" w:hAnsi="Times New Roman"/>
          <w:lang w:eastAsia="zh-CN"/>
        </w:rPr>
        <w:t>一条任务记录</w:t>
      </w:r>
      <w:r w:rsidR="00351C6A" w:rsidRPr="00CB1DBB">
        <w:rPr>
          <w:rFonts w:ascii="Times New Roman" w:hAnsi="Times New Roman"/>
          <w:lang w:eastAsia="zh-CN"/>
        </w:rPr>
        <w:t>，</w:t>
      </w:r>
      <w:r w:rsidR="00351C6A" w:rsidRPr="00CB1DBB">
        <w:rPr>
          <w:rFonts w:ascii="Times New Roman" w:hAnsi="Times New Roman" w:hint="eastAsia"/>
          <w:lang w:eastAsia="zh-CN"/>
        </w:rPr>
        <w:t>点击</w:t>
      </w:r>
      <w:r w:rsidR="00351C6A" w:rsidRPr="00CB1DBB">
        <w:rPr>
          <w:rFonts w:ascii="Times New Roman" w:hAnsi="Times New Roman"/>
          <w:lang w:eastAsia="zh-CN"/>
        </w:rPr>
        <w:t>「处理」</w:t>
      </w:r>
      <w:r w:rsidR="006F7A7A" w:rsidRPr="00CB1DBB">
        <w:rPr>
          <w:rFonts w:ascii="Times New Roman" w:hAnsi="Times New Roman"/>
          <w:lang w:eastAsia="zh-CN"/>
        </w:rPr>
        <w:t>，</w:t>
      </w:r>
      <w:r w:rsidR="006F7A7A" w:rsidRPr="00CB1DBB">
        <w:rPr>
          <w:rFonts w:ascii="Times New Roman" w:hAnsi="Times New Roman" w:hint="eastAsia"/>
          <w:lang w:eastAsia="zh-CN"/>
        </w:rPr>
        <w:t>浏览</w:t>
      </w:r>
      <w:r w:rsidR="006F7A7A" w:rsidRPr="00CB1DBB">
        <w:rPr>
          <w:rFonts w:ascii="Times New Roman" w:hAnsi="Times New Roman"/>
          <w:lang w:eastAsia="zh-CN"/>
        </w:rPr>
        <w:t>任务，发表自己的</w:t>
      </w:r>
      <w:r w:rsidR="006F7A7A" w:rsidRPr="00CB1DBB">
        <w:rPr>
          <w:rFonts w:ascii="Times New Roman" w:hAnsi="Times New Roman" w:hint="eastAsia"/>
          <w:lang w:eastAsia="zh-CN"/>
        </w:rPr>
        <w:t>意见</w:t>
      </w:r>
      <w:r w:rsidR="00321057" w:rsidRPr="00CB1DBB">
        <w:rPr>
          <w:rFonts w:ascii="Times New Roman" w:hAnsi="Times New Roman"/>
          <w:lang w:eastAsia="zh-CN"/>
        </w:rPr>
        <w:t>，</w:t>
      </w:r>
      <w:r w:rsidR="00321057" w:rsidRPr="00CB1DBB">
        <w:rPr>
          <w:rFonts w:ascii="Times New Roman" w:hAnsi="Times New Roman" w:hint="eastAsia"/>
          <w:lang w:eastAsia="zh-CN"/>
        </w:rPr>
        <w:t>当</w:t>
      </w:r>
      <w:r w:rsidR="00305F52" w:rsidRPr="00CB1DBB">
        <w:rPr>
          <w:rFonts w:ascii="Times New Roman" w:hAnsi="Times New Roman" w:hint="eastAsia"/>
          <w:lang w:eastAsia="zh-CN"/>
        </w:rPr>
        <w:t>用户</w:t>
      </w:r>
      <w:r w:rsidR="00321057" w:rsidRPr="00CB1DBB">
        <w:rPr>
          <w:rFonts w:ascii="Times New Roman" w:hAnsi="Times New Roman" w:hint="eastAsia"/>
          <w:lang w:eastAsia="zh-CN"/>
        </w:rPr>
        <w:t>确认</w:t>
      </w:r>
      <w:r w:rsidR="00305F52" w:rsidRPr="00CB1DBB">
        <w:rPr>
          <w:rFonts w:ascii="Times New Roman" w:hAnsi="Times New Roman" w:hint="eastAsia"/>
          <w:lang w:eastAsia="zh-CN"/>
        </w:rPr>
        <w:t>提交</w:t>
      </w:r>
      <w:r w:rsidR="00321057" w:rsidRPr="00CB1DBB">
        <w:rPr>
          <w:rFonts w:ascii="Times New Roman" w:hAnsi="Times New Roman" w:hint="eastAsia"/>
          <w:lang w:eastAsia="zh-CN"/>
        </w:rPr>
        <w:t>时</w:t>
      </w:r>
      <w:r w:rsidR="00321057" w:rsidRPr="00CB1DBB">
        <w:rPr>
          <w:rFonts w:ascii="Times New Roman" w:hAnsi="Times New Roman"/>
          <w:lang w:eastAsia="zh-CN"/>
        </w:rPr>
        <w:t>，</w:t>
      </w:r>
      <w:r w:rsidR="00321057" w:rsidRPr="00CB1DBB">
        <w:rPr>
          <w:rFonts w:ascii="Times New Roman" w:hAnsi="Times New Roman" w:hint="eastAsia"/>
          <w:lang w:eastAsia="zh-CN"/>
        </w:rPr>
        <w:t>系统</w:t>
      </w:r>
      <w:r w:rsidR="00321057" w:rsidRPr="00CB1DBB">
        <w:rPr>
          <w:rFonts w:ascii="Times New Roman" w:hAnsi="Times New Roman"/>
          <w:lang w:eastAsia="zh-CN"/>
        </w:rPr>
        <w:t>提示数据库保存</w:t>
      </w:r>
      <w:r w:rsidR="0066016B">
        <w:rPr>
          <w:rFonts w:ascii="Times New Roman" w:hAnsi="Times New Roman"/>
          <w:lang w:eastAsia="zh-CN"/>
        </w:rPr>
        <w:t>Bug</w:t>
      </w:r>
      <w:r w:rsidR="00305F52" w:rsidRPr="00CB1DBB">
        <w:rPr>
          <w:rFonts w:ascii="Times New Roman" w:hAnsi="Times New Roman" w:hint="eastAsia"/>
          <w:lang w:eastAsia="zh-CN"/>
        </w:rPr>
        <w:t>处理</w:t>
      </w:r>
      <w:r w:rsidR="00305F52" w:rsidRPr="00CB1DBB">
        <w:rPr>
          <w:rFonts w:ascii="Times New Roman" w:hAnsi="Times New Roman"/>
          <w:lang w:eastAsia="zh-CN"/>
        </w:rPr>
        <w:t>信息。</w:t>
      </w:r>
    </w:p>
    <w:p w14:paraId="277BB3C2" w14:textId="77777777" w:rsidR="009C25E4" w:rsidRPr="00CB1DBB" w:rsidRDefault="008E10FD" w:rsidP="006A6F77">
      <w:pPr>
        <w:pStyle w:val="ab"/>
        <w:ind w:left="960" w:firstLineChars="0" w:firstLine="0"/>
        <w:jc w:val="center"/>
        <w:rPr>
          <w:rFonts w:ascii="Times New Roman" w:hAnsi="Times New Roman"/>
          <w:lang w:eastAsia="zh-CN"/>
        </w:rPr>
      </w:pPr>
      <w:r>
        <w:rPr>
          <w:rFonts w:ascii="Times New Roman" w:hAnsi="Times New Roman"/>
        </w:rPr>
        <w:lastRenderedPageBreak/>
        <w:t>表</w:t>
      </w:r>
      <w:r w:rsidR="009C25E4" w:rsidRPr="00CB1DBB">
        <w:rPr>
          <w:rFonts w:ascii="Times New Roman" w:hAnsi="Times New Roman" w:hint="eastAsia"/>
        </w:rPr>
        <w:t xml:space="preserve"> </w:t>
      </w:r>
      <w:r w:rsidR="00837580" w:rsidRPr="00CB1DBB">
        <w:rPr>
          <w:rFonts w:ascii="Times New Roman" w:hAnsi="Times New Roman"/>
          <w:lang w:eastAsia="zh-CN"/>
        </w:rPr>
        <w:t>5-5</w:t>
      </w:r>
      <w:r w:rsidR="00837580" w:rsidRPr="00CB1DBB">
        <w:rPr>
          <w:rFonts w:ascii="Times New Roman" w:hAnsi="Times New Roman" w:hint="eastAsia"/>
          <w:lang w:eastAsia="zh-CN"/>
        </w:rPr>
        <w:t>我的</w:t>
      </w:r>
      <w:r w:rsidR="00837580" w:rsidRPr="00CB1DBB">
        <w:rPr>
          <w:rFonts w:ascii="Times New Roman" w:hAnsi="Times New Roman"/>
          <w:lang w:eastAsia="zh-CN"/>
        </w:rPr>
        <w:t>任务</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CD5D69D" w14:textId="77777777" w:rsidTr="00A95CCE">
        <w:trPr>
          <w:trHeight w:val="346"/>
        </w:trPr>
        <w:tc>
          <w:tcPr>
            <w:tcW w:w="1440" w:type="dxa"/>
            <w:shd w:val="clear" w:color="auto" w:fill="D9D9D9"/>
          </w:tcPr>
          <w:p w14:paraId="4FABD3B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E532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7FB76879" w14:textId="77777777" w:rsidTr="006A6F77">
        <w:trPr>
          <w:trHeight w:val="487"/>
        </w:trPr>
        <w:tc>
          <w:tcPr>
            <w:tcW w:w="1440" w:type="dxa"/>
          </w:tcPr>
          <w:p w14:paraId="22970E9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818851D"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6A6F77" w:rsidRPr="00CB1DBB">
              <w:rPr>
                <w:rFonts w:ascii="Times New Roman" w:hAnsi="Times New Roman"/>
                <w:lang w:eastAsia="zh-CN"/>
              </w:rPr>
              <w:t>02</w:t>
            </w:r>
          </w:p>
        </w:tc>
      </w:tr>
      <w:tr w:rsidR="009C25E4" w:rsidRPr="00CB1DBB" w14:paraId="5B84338D" w14:textId="77777777" w:rsidTr="00587250">
        <w:trPr>
          <w:trHeight w:val="487"/>
        </w:trPr>
        <w:tc>
          <w:tcPr>
            <w:tcW w:w="1440" w:type="dxa"/>
          </w:tcPr>
          <w:p w14:paraId="3A2FD9FA"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CA1493" w14:textId="77777777" w:rsidR="009C25E4" w:rsidRPr="00CB1DBB" w:rsidRDefault="00FF62BA" w:rsidP="00587250">
            <w:pPr>
              <w:ind w:firstLine="480"/>
              <w:rPr>
                <w:rFonts w:ascii="Times New Roman" w:hAnsi="Times New Roman"/>
                <w:lang w:eastAsia="zh-CN"/>
              </w:rPr>
            </w:pPr>
            <w:r w:rsidRPr="00CB1DBB">
              <w:rPr>
                <w:rFonts w:ascii="Times New Roman" w:hAnsi="Times New Roman"/>
                <w:lang w:eastAsia="zh-CN"/>
              </w:rPr>
              <w:t>我的任务</w:t>
            </w:r>
          </w:p>
        </w:tc>
      </w:tr>
      <w:tr w:rsidR="009C25E4" w:rsidRPr="00CB1DBB" w14:paraId="6CE43C89" w14:textId="77777777" w:rsidTr="00587250">
        <w:trPr>
          <w:trHeight w:val="524"/>
        </w:trPr>
        <w:tc>
          <w:tcPr>
            <w:tcW w:w="1440" w:type="dxa"/>
          </w:tcPr>
          <w:p w14:paraId="79BA947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5DF91AD"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被分配的用户</w:t>
            </w:r>
          </w:p>
        </w:tc>
      </w:tr>
      <w:tr w:rsidR="009C25E4" w:rsidRPr="00CB1DBB" w14:paraId="0FB4288C" w14:textId="77777777" w:rsidTr="00587250">
        <w:trPr>
          <w:trHeight w:val="533"/>
        </w:trPr>
        <w:tc>
          <w:tcPr>
            <w:tcW w:w="1440" w:type="dxa"/>
          </w:tcPr>
          <w:p w14:paraId="0AF357C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347BE2AF"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用户被识别和被授权</w:t>
            </w:r>
          </w:p>
        </w:tc>
      </w:tr>
      <w:tr w:rsidR="009C25E4" w:rsidRPr="00CB1DBB" w14:paraId="782A917D" w14:textId="77777777" w:rsidTr="00587250">
        <w:trPr>
          <w:trHeight w:val="533"/>
        </w:trPr>
        <w:tc>
          <w:tcPr>
            <w:tcW w:w="1440" w:type="dxa"/>
          </w:tcPr>
          <w:p w14:paraId="0D84359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4089436" w14:textId="77777777" w:rsidR="009C25E4" w:rsidRPr="00CB1DBB" w:rsidRDefault="00DA27F1" w:rsidP="00587250">
            <w:pPr>
              <w:ind w:firstLine="480"/>
              <w:rPr>
                <w:rFonts w:ascii="Times New Roman" w:hAnsi="Times New Roman"/>
                <w:lang w:eastAsia="zh-CN"/>
              </w:rPr>
            </w:pPr>
            <w:r w:rsidRPr="00CB1DBB">
              <w:rPr>
                <w:rFonts w:ascii="Times New Roman" w:hAnsi="Times New Roman"/>
                <w:lang w:eastAsia="zh-CN"/>
              </w:rPr>
              <w:t>后台数据库保存处理</w:t>
            </w:r>
            <w:r w:rsidR="0066016B">
              <w:rPr>
                <w:rFonts w:ascii="Times New Roman" w:hAnsi="Times New Roman"/>
                <w:lang w:eastAsia="zh-CN"/>
              </w:rPr>
              <w:t>Bug</w:t>
            </w:r>
            <w:r w:rsidRPr="00CB1DBB">
              <w:rPr>
                <w:rFonts w:ascii="Times New Roman" w:hAnsi="Times New Roman"/>
                <w:lang w:eastAsia="zh-CN"/>
              </w:rPr>
              <w:t>相关信息</w:t>
            </w:r>
          </w:p>
        </w:tc>
      </w:tr>
      <w:tr w:rsidR="009C25E4" w:rsidRPr="00CB1DBB" w14:paraId="4B890BA2" w14:textId="77777777" w:rsidTr="00587250">
        <w:trPr>
          <w:trHeight w:val="524"/>
        </w:trPr>
        <w:tc>
          <w:tcPr>
            <w:tcW w:w="1440" w:type="dxa"/>
          </w:tcPr>
          <w:p w14:paraId="141C594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E98DB5F" w14:textId="77777777" w:rsidR="00C67053" w:rsidRPr="00CB1DBB" w:rsidRDefault="00C67053" w:rsidP="00C67053">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「我的任务」。</w:t>
            </w:r>
          </w:p>
          <w:p w14:paraId="69248D4C" w14:textId="77777777" w:rsidR="00D84B55" w:rsidRPr="00CB1DBB" w:rsidRDefault="00472DF4" w:rsidP="00D84B55">
            <w:pPr>
              <w:pStyle w:val="a8"/>
              <w:numPr>
                <w:ilvl w:val="0"/>
                <w:numId w:val="30"/>
              </w:numPr>
              <w:ind w:firstLineChars="0"/>
              <w:rPr>
                <w:rFonts w:ascii="Times New Roman" w:hAnsi="Times New Roman"/>
                <w:lang w:eastAsia="zh-CN"/>
              </w:rPr>
            </w:pPr>
            <w:r w:rsidRPr="00CB1DBB">
              <w:rPr>
                <w:rFonts w:ascii="Times New Roman" w:hAnsi="Times New Roman"/>
                <w:lang w:eastAsia="zh-CN"/>
              </w:rPr>
              <w:t>浏览</w:t>
            </w:r>
            <w:r w:rsidR="0066016B">
              <w:rPr>
                <w:rFonts w:ascii="Times New Roman" w:hAnsi="Times New Roman"/>
                <w:lang w:eastAsia="zh-CN"/>
              </w:rPr>
              <w:t>Bug</w:t>
            </w:r>
            <w:r w:rsidRPr="00CB1DBB">
              <w:rPr>
                <w:rFonts w:ascii="Times New Roman" w:hAnsi="Times New Roman"/>
                <w:lang w:eastAsia="zh-CN"/>
              </w:rPr>
              <w:t>，</w:t>
            </w:r>
            <w:r w:rsidR="00C67053" w:rsidRPr="00CB1DBB">
              <w:rPr>
                <w:rFonts w:ascii="Times New Roman" w:hAnsi="Times New Roman" w:hint="eastAsia"/>
                <w:lang w:eastAsia="zh-CN"/>
              </w:rPr>
              <w:t>输入</w:t>
            </w:r>
            <w:r w:rsidR="00C67053" w:rsidRPr="00CB1DBB">
              <w:rPr>
                <w:rFonts w:ascii="Times New Roman" w:hAnsi="Times New Roman"/>
                <w:lang w:eastAsia="zh-CN"/>
              </w:rPr>
              <w:t xml:space="preserve"> </w:t>
            </w:r>
            <w:r w:rsidR="0066016B">
              <w:rPr>
                <w:rFonts w:ascii="Times New Roman" w:hAnsi="Times New Roman"/>
                <w:lang w:eastAsia="zh-CN"/>
              </w:rPr>
              <w:t>Bug</w:t>
            </w:r>
            <w:r w:rsidR="001B3D80" w:rsidRPr="00CB1DBB">
              <w:rPr>
                <w:rFonts w:ascii="Times New Roman" w:hAnsi="Times New Roman" w:hint="eastAsia"/>
                <w:lang w:eastAsia="zh-CN"/>
              </w:rPr>
              <w:t>意见</w:t>
            </w:r>
            <w:r w:rsidR="00C67053" w:rsidRPr="00CB1DBB">
              <w:rPr>
                <w:rFonts w:ascii="Times New Roman" w:hAnsi="Times New Roman" w:hint="eastAsia"/>
                <w:lang w:eastAsia="zh-CN"/>
              </w:rPr>
              <w:t>，单击提交</w:t>
            </w:r>
            <w:r w:rsidR="00C67053" w:rsidRPr="00CB1DBB">
              <w:rPr>
                <w:rFonts w:ascii="Times New Roman" w:hAnsi="Times New Roman"/>
                <w:lang w:eastAsia="zh-CN"/>
              </w:rPr>
              <w:t>。</w:t>
            </w:r>
          </w:p>
          <w:p w14:paraId="3A4D88E2" w14:textId="77777777" w:rsidR="009C25E4" w:rsidRPr="00CB1DBB" w:rsidRDefault="00C67053" w:rsidP="00D84B55">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处理</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12A93C5C" w14:textId="77777777" w:rsidTr="00587250">
        <w:trPr>
          <w:trHeight w:val="524"/>
        </w:trPr>
        <w:tc>
          <w:tcPr>
            <w:tcW w:w="1440" w:type="dxa"/>
          </w:tcPr>
          <w:p w14:paraId="6390354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E5875BA" w14:textId="77777777" w:rsidR="009C25E4" w:rsidRPr="00CB1DBB" w:rsidRDefault="00873731" w:rsidP="00873731">
            <w:pPr>
              <w:pStyle w:val="a8"/>
              <w:numPr>
                <w:ilvl w:val="0"/>
                <w:numId w:val="31"/>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017D5C75" w14:textId="77777777" w:rsidR="00C97B8D" w:rsidRDefault="00C97B8D" w:rsidP="00C97B8D">
      <w:pPr>
        <w:pStyle w:val="a8"/>
        <w:ind w:firstLineChars="0" w:firstLine="0"/>
        <w:rPr>
          <w:rFonts w:ascii="Times New Roman" w:hAnsi="Times New Roman"/>
          <w:lang w:eastAsia="zh-CN"/>
        </w:rPr>
        <w:sectPr w:rsidR="00C97B8D" w:rsidSect="00CB1DBB">
          <w:headerReference w:type="default" r:id="rId49"/>
          <w:type w:val="continuous"/>
          <w:pgSz w:w="11900" w:h="16840"/>
          <w:pgMar w:top="1418" w:right="1134" w:bottom="1418" w:left="1588" w:header="1134" w:footer="709" w:gutter="0"/>
          <w:cols w:space="708"/>
          <w:docGrid w:linePitch="360"/>
        </w:sectPr>
      </w:pPr>
    </w:p>
    <w:p w14:paraId="4150AF79" w14:textId="77777777" w:rsidR="009C25E4" w:rsidRPr="00CB1DBB" w:rsidRDefault="009C25E4" w:rsidP="00CB1DBB">
      <w:pPr>
        <w:pStyle w:val="a8"/>
        <w:ind w:firstLineChars="0" w:firstLine="0"/>
        <w:rPr>
          <w:rFonts w:ascii="Times New Roman" w:hAnsi="Times New Roman"/>
          <w:lang w:eastAsia="zh-CN"/>
        </w:rPr>
      </w:pPr>
    </w:p>
    <w:p w14:paraId="4F688CEC" w14:textId="77777777" w:rsidR="003A3CE8" w:rsidRPr="00CB1DBB" w:rsidRDefault="00EA4F15" w:rsidP="00CB1DBB">
      <w:pPr>
        <w:pStyle w:val="3"/>
        <w:numPr>
          <w:ilvl w:val="2"/>
          <w:numId w:val="74"/>
        </w:numPr>
        <w:ind w:firstLineChars="0"/>
        <w:rPr>
          <w:rFonts w:ascii="Times New Roman" w:hAnsi="Times New Roman"/>
        </w:rPr>
      </w:pPr>
      <w:bookmarkStart w:id="865" w:name="_Toc451434981"/>
      <w:bookmarkStart w:id="866" w:name="_Toc451435815"/>
      <w:bookmarkStart w:id="867" w:name="_Toc451455864"/>
      <w:bookmarkStart w:id="868" w:name="_Toc451456836"/>
      <w:bookmarkStart w:id="869" w:name="_Toc451457072"/>
      <w:bookmarkStart w:id="870" w:name="_Toc451457538"/>
      <w:bookmarkStart w:id="871" w:name="_Toc451701380"/>
      <w:r w:rsidRPr="00CB1DBB">
        <w:rPr>
          <w:rFonts w:ascii="Times New Roman" w:hAnsi="Times New Roman" w:hint="eastAsia"/>
        </w:rPr>
        <w:t>项目</w:t>
      </w:r>
      <w:r w:rsidRPr="00CB1DBB">
        <w:rPr>
          <w:rFonts w:ascii="Times New Roman" w:hAnsi="Times New Roman"/>
        </w:rPr>
        <w:t>管理</w:t>
      </w:r>
      <w:bookmarkEnd w:id="865"/>
      <w:bookmarkEnd w:id="866"/>
      <w:bookmarkEnd w:id="867"/>
      <w:bookmarkEnd w:id="868"/>
      <w:bookmarkEnd w:id="869"/>
      <w:bookmarkEnd w:id="870"/>
      <w:bookmarkEnd w:id="871"/>
    </w:p>
    <w:p w14:paraId="78F3287A" w14:textId="77777777" w:rsidR="000546BB" w:rsidRPr="00CB1DBB" w:rsidRDefault="00D302B9" w:rsidP="000546BB">
      <w:pPr>
        <w:pStyle w:val="a8"/>
        <w:numPr>
          <w:ilvl w:val="0"/>
          <w:numId w:val="14"/>
        </w:numPr>
        <w:ind w:firstLineChars="0"/>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添加成员</w:t>
      </w:r>
    </w:p>
    <w:p w14:paraId="2364BBFF" w14:textId="77777777" w:rsidR="009D325E" w:rsidRPr="00CB1DBB" w:rsidRDefault="00282AA0" w:rsidP="000546BB">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经理登录系统，</w:t>
      </w:r>
      <w:r w:rsidRPr="00CB1DBB">
        <w:rPr>
          <w:rFonts w:ascii="Times New Roman" w:hAnsi="Times New Roman" w:hint="eastAsia"/>
          <w:lang w:eastAsia="zh-CN"/>
        </w:rPr>
        <w:t>在</w:t>
      </w:r>
      <w:r w:rsidRPr="00CB1DBB">
        <w:rPr>
          <w:rFonts w:ascii="Times New Roman" w:hAnsi="Times New Roman"/>
          <w:lang w:eastAsia="zh-CN"/>
        </w:rPr>
        <w:t>「</w:t>
      </w:r>
      <w:r w:rsidR="0086192F"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A502B3" w:rsidRPr="00CB1DBB">
        <w:rPr>
          <w:rFonts w:ascii="Times New Roman" w:hAnsi="Times New Roman"/>
          <w:lang w:eastAsia="zh-CN"/>
        </w:rPr>
        <w:t>点击「</w:t>
      </w:r>
      <w:r w:rsidR="00B9394B" w:rsidRPr="00CB1DBB">
        <w:rPr>
          <w:rFonts w:ascii="Times New Roman" w:hAnsi="Times New Roman" w:hint="eastAsia"/>
          <w:lang w:eastAsia="zh-CN"/>
        </w:rPr>
        <w:t>项目</w:t>
      </w:r>
      <w:r w:rsidR="00B9394B" w:rsidRPr="00CB1DBB">
        <w:rPr>
          <w:rFonts w:ascii="Times New Roman" w:hAnsi="Times New Roman"/>
          <w:lang w:eastAsia="zh-CN"/>
        </w:rPr>
        <w:t>组成员</w:t>
      </w:r>
      <w:r w:rsidRPr="00CB1DBB">
        <w:rPr>
          <w:rFonts w:ascii="Times New Roman" w:hAnsi="Times New Roman"/>
          <w:lang w:eastAsia="zh-CN"/>
        </w:rPr>
        <w:t>」，</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w:t>
      </w:r>
      <w:r w:rsidR="00A13327" w:rsidRPr="00CB1DBB">
        <w:rPr>
          <w:rFonts w:ascii="Times New Roman" w:hAnsi="Times New Roman"/>
          <w:lang w:eastAsia="zh-CN"/>
        </w:rPr>
        <w:t>项目下成员</w:t>
      </w:r>
      <w:r w:rsidRPr="00CB1DBB">
        <w:rPr>
          <w:rFonts w:ascii="Times New Roman" w:hAnsi="Times New Roman"/>
          <w:lang w:eastAsia="zh-CN"/>
        </w:rPr>
        <w:t>列表信息，</w:t>
      </w:r>
      <w:r w:rsidRPr="00CB1DBB">
        <w:rPr>
          <w:rFonts w:ascii="Times New Roman" w:hAnsi="Times New Roman" w:hint="eastAsia"/>
          <w:lang w:eastAsia="zh-CN"/>
        </w:rPr>
        <w:t>通过点击</w:t>
      </w:r>
      <w:r w:rsidR="00FC25F1" w:rsidRPr="00CB1DBB">
        <w:rPr>
          <w:rFonts w:ascii="Times New Roman" w:hAnsi="Times New Roman"/>
          <w:lang w:eastAsia="zh-CN"/>
        </w:rPr>
        <w:t>「添加</w:t>
      </w:r>
      <w:r w:rsidR="00FC25F1" w:rsidRPr="00CB1DBB">
        <w:rPr>
          <w:rFonts w:ascii="Times New Roman" w:hAnsi="Times New Roman" w:hint="eastAsia"/>
          <w:lang w:eastAsia="zh-CN"/>
        </w:rPr>
        <w:t>成员</w:t>
      </w:r>
      <w:r w:rsidRPr="00CB1DBB">
        <w:rPr>
          <w:rFonts w:ascii="Times New Roman" w:hAnsi="Times New Roman"/>
          <w:lang w:eastAsia="zh-CN"/>
        </w:rPr>
        <w:t>」按钮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r w:rsidR="00C6272E" w:rsidRPr="00CB1DBB">
        <w:rPr>
          <w:rFonts w:ascii="Times New Roman" w:hAnsi="Times New Roman"/>
          <w:lang w:eastAsia="zh-CN"/>
        </w:rPr>
        <w:t>。</w:t>
      </w:r>
    </w:p>
    <w:p w14:paraId="6A8CD9DC" w14:textId="77777777" w:rsidR="009D1376" w:rsidRPr="00CB1DBB" w:rsidRDefault="006D3B56" w:rsidP="009D1376">
      <w:pPr>
        <w:pStyle w:val="ab"/>
        <w:ind w:firstLine="400"/>
        <w:jc w:val="center"/>
        <w:rPr>
          <w:rFonts w:ascii="Times New Roman" w:hAnsi="Times New Roman"/>
          <w:lang w:eastAsia="zh-CN"/>
        </w:rPr>
      </w:pPr>
      <w:r>
        <w:rPr>
          <w:rFonts w:ascii="Times New Roman" w:hAnsi="Times New Roman"/>
        </w:rPr>
        <w:t>表</w:t>
      </w:r>
      <w:r w:rsidR="009D1376" w:rsidRPr="00CB1DBB">
        <w:rPr>
          <w:rFonts w:ascii="Times New Roman" w:hAnsi="Times New Roman" w:hint="eastAsia"/>
        </w:rPr>
        <w:t xml:space="preserve"> </w:t>
      </w:r>
      <w:r w:rsidR="000C7037" w:rsidRPr="00CB1DBB">
        <w:rPr>
          <w:rFonts w:ascii="Times New Roman" w:hAnsi="Times New Roman"/>
          <w:lang w:eastAsia="zh-CN"/>
        </w:rPr>
        <w:t xml:space="preserve">5-6 </w:t>
      </w:r>
      <w:r w:rsidR="000C7037" w:rsidRPr="00CB1DBB">
        <w:rPr>
          <w:rFonts w:ascii="Times New Roman" w:hAnsi="Times New Roman" w:hint="eastAsia"/>
          <w:lang w:eastAsia="zh-CN"/>
        </w:rPr>
        <w:t>项目</w:t>
      </w:r>
      <w:r w:rsidR="000C7037" w:rsidRPr="00CB1DBB">
        <w:rPr>
          <w:rFonts w:ascii="Times New Roman" w:hAnsi="Times New Roman"/>
          <w:lang w:eastAsia="zh-CN"/>
        </w:rPr>
        <w:t>添加成员</w:t>
      </w:r>
      <w:r w:rsidR="009D1376"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D1376" w:rsidRPr="00CB1DBB" w14:paraId="646E4331" w14:textId="77777777" w:rsidTr="00CB1DBB">
        <w:trPr>
          <w:trHeight w:val="346"/>
          <w:tblHeader/>
        </w:trPr>
        <w:tc>
          <w:tcPr>
            <w:tcW w:w="1440" w:type="dxa"/>
            <w:shd w:val="clear" w:color="auto" w:fill="D9D9D9"/>
          </w:tcPr>
          <w:p w14:paraId="388EBDE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718908D" w14:textId="77777777" w:rsidR="009D1376" w:rsidRPr="00CB1DBB" w:rsidRDefault="009D1376" w:rsidP="00CF4420">
            <w:pPr>
              <w:ind w:firstLine="480"/>
              <w:rPr>
                <w:rFonts w:ascii="Times New Roman" w:hAnsi="Times New Roman"/>
                <w:lang w:eastAsia="zh-CN"/>
              </w:rPr>
            </w:pPr>
            <w:r w:rsidRPr="00CB1DBB">
              <w:rPr>
                <w:rFonts w:ascii="Times New Roman" w:hAnsi="Times New Roman" w:hint="eastAsia"/>
                <w:lang w:eastAsia="zh-CN"/>
              </w:rPr>
              <w:t>说明</w:t>
            </w:r>
          </w:p>
        </w:tc>
      </w:tr>
      <w:tr w:rsidR="009D1376" w:rsidRPr="00CB1DBB" w14:paraId="3ADC4D9F" w14:textId="77777777" w:rsidTr="00CF4420">
        <w:trPr>
          <w:trHeight w:val="421"/>
        </w:trPr>
        <w:tc>
          <w:tcPr>
            <w:tcW w:w="1440" w:type="dxa"/>
          </w:tcPr>
          <w:p w14:paraId="7514A410"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33E6DDEB" w14:textId="77777777" w:rsidR="009D1376" w:rsidRPr="00CB1DBB" w:rsidRDefault="0066016B" w:rsidP="00CF4420">
            <w:pPr>
              <w:ind w:firstLine="480"/>
              <w:rPr>
                <w:rFonts w:ascii="Times New Roman" w:hAnsi="Times New Roman"/>
                <w:lang w:eastAsia="zh-CN"/>
              </w:rPr>
            </w:pPr>
            <w:r>
              <w:rPr>
                <w:rFonts w:ascii="Times New Roman" w:hAnsi="Times New Roman" w:hint="eastAsia"/>
                <w:lang w:eastAsia="zh-CN"/>
              </w:rPr>
              <w:t>Bug</w:t>
            </w:r>
            <w:r w:rsidR="00950514" w:rsidRPr="00CB1DBB">
              <w:rPr>
                <w:rFonts w:ascii="Times New Roman" w:hAnsi="Times New Roman"/>
                <w:lang w:eastAsia="zh-CN"/>
              </w:rPr>
              <w:t>03</w:t>
            </w:r>
          </w:p>
        </w:tc>
      </w:tr>
      <w:tr w:rsidR="009D1376" w:rsidRPr="00CB1DBB" w14:paraId="5B628C97" w14:textId="77777777" w:rsidTr="00CF4420">
        <w:trPr>
          <w:trHeight w:val="487"/>
        </w:trPr>
        <w:tc>
          <w:tcPr>
            <w:tcW w:w="1440" w:type="dxa"/>
          </w:tcPr>
          <w:p w14:paraId="309AB104"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3985C1A4" w14:textId="77777777" w:rsidR="009D1376" w:rsidRPr="00CB1DBB" w:rsidRDefault="009D1376" w:rsidP="00CF4420">
            <w:pPr>
              <w:ind w:firstLine="480"/>
              <w:rPr>
                <w:rFonts w:ascii="Times New Roman" w:hAnsi="Times New Roman"/>
                <w:lang w:eastAsia="zh-CN"/>
              </w:rPr>
            </w:pPr>
            <w:r w:rsidRPr="00CB1DBB">
              <w:rPr>
                <w:rFonts w:ascii="Times New Roman" w:hAnsi="Times New Roman"/>
                <w:lang w:eastAsia="zh-CN"/>
              </w:rPr>
              <w:t>添加成员</w:t>
            </w:r>
          </w:p>
        </w:tc>
      </w:tr>
      <w:tr w:rsidR="009D1376" w:rsidRPr="00CB1DBB" w14:paraId="15139DB9" w14:textId="77777777" w:rsidTr="00CF4420">
        <w:trPr>
          <w:trHeight w:val="570"/>
        </w:trPr>
        <w:tc>
          <w:tcPr>
            <w:tcW w:w="1440" w:type="dxa"/>
          </w:tcPr>
          <w:p w14:paraId="6EB858C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313338B7" w14:textId="77777777" w:rsidR="009D1376" w:rsidRPr="00CB1DBB" w:rsidRDefault="00133519"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p>
        </w:tc>
      </w:tr>
      <w:tr w:rsidR="009D1376" w:rsidRPr="00CB1DBB" w14:paraId="4E72E194" w14:textId="77777777" w:rsidTr="00CF4420">
        <w:trPr>
          <w:trHeight w:val="533"/>
        </w:trPr>
        <w:tc>
          <w:tcPr>
            <w:tcW w:w="1440" w:type="dxa"/>
          </w:tcPr>
          <w:p w14:paraId="2C96827F"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25191622" w14:textId="77777777" w:rsidR="009D1376" w:rsidRPr="00CB1DBB" w:rsidRDefault="000176A2"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009D1376" w:rsidRPr="00CB1DBB">
              <w:rPr>
                <w:rFonts w:ascii="Times New Roman" w:hAnsi="Times New Roman"/>
                <w:lang w:eastAsia="zh-CN"/>
              </w:rPr>
              <w:t>被</w:t>
            </w:r>
            <w:r w:rsidR="009D1376" w:rsidRPr="00CB1DBB">
              <w:rPr>
                <w:rFonts w:ascii="Times New Roman" w:hAnsi="Times New Roman" w:hint="eastAsia"/>
                <w:lang w:eastAsia="zh-CN"/>
              </w:rPr>
              <w:t>标识</w:t>
            </w:r>
            <w:r w:rsidR="009D1376" w:rsidRPr="00CB1DBB">
              <w:rPr>
                <w:rFonts w:ascii="Times New Roman" w:hAnsi="Times New Roman"/>
                <w:lang w:eastAsia="zh-CN"/>
              </w:rPr>
              <w:t>和被授权</w:t>
            </w:r>
          </w:p>
        </w:tc>
      </w:tr>
      <w:tr w:rsidR="009D1376" w:rsidRPr="00CB1DBB" w14:paraId="6B541D04" w14:textId="77777777" w:rsidTr="00CF4420">
        <w:trPr>
          <w:trHeight w:val="533"/>
        </w:trPr>
        <w:tc>
          <w:tcPr>
            <w:tcW w:w="1440" w:type="dxa"/>
          </w:tcPr>
          <w:p w14:paraId="2844D2B1"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353A7AA" w14:textId="77777777" w:rsidR="009D1376" w:rsidRPr="00CB1DBB" w:rsidRDefault="009D1376" w:rsidP="00CF4420">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008A4A8C" w:rsidRPr="00CB1DBB">
              <w:rPr>
                <w:rFonts w:ascii="Times New Roman" w:hAnsi="Times New Roman" w:hint="eastAsia"/>
                <w:lang w:eastAsia="zh-CN"/>
              </w:rPr>
              <w:t>项目</w:t>
            </w:r>
            <w:r w:rsidRPr="00CB1DBB">
              <w:rPr>
                <w:rFonts w:ascii="Times New Roman" w:hAnsi="Times New Roman"/>
                <w:lang w:eastAsia="zh-CN"/>
              </w:rPr>
              <w:t>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D1376" w:rsidRPr="00CB1DBB" w14:paraId="19500E53" w14:textId="77777777" w:rsidTr="00CF4420">
        <w:trPr>
          <w:trHeight w:val="524"/>
        </w:trPr>
        <w:tc>
          <w:tcPr>
            <w:tcW w:w="1440" w:type="dxa"/>
          </w:tcPr>
          <w:p w14:paraId="14EA10D3"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7294378E"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lang w:eastAsia="zh-CN"/>
              </w:rPr>
              <w:t>进入「</w:t>
            </w:r>
            <w:r w:rsidR="003E1E89"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9221C0" w:rsidRPr="00CB1DBB">
              <w:rPr>
                <w:rFonts w:ascii="Times New Roman" w:hAnsi="Times New Roman"/>
                <w:lang w:eastAsia="zh-CN"/>
              </w:rPr>
              <w:t>点击「</w:t>
            </w:r>
            <w:r w:rsidR="000C1438" w:rsidRPr="00CB1DBB">
              <w:rPr>
                <w:rFonts w:ascii="Times New Roman" w:hAnsi="Times New Roman" w:hint="eastAsia"/>
                <w:lang w:eastAsia="zh-CN"/>
              </w:rPr>
              <w:t>项目</w:t>
            </w:r>
            <w:r w:rsidR="000C1438" w:rsidRPr="00CB1DBB">
              <w:rPr>
                <w:rFonts w:ascii="Times New Roman" w:hAnsi="Times New Roman"/>
                <w:lang w:eastAsia="zh-CN"/>
              </w:rPr>
              <w:t>组成员</w:t>
            </w:r>
            <w:r w:rsidRPr="00CB1DBB">
              <w:rPr>
                <w:rFonts w:ascii="Times New Roman" w:hAnsi="Times New Roman"/>
                <w:lang w:eastAsia="zh-CN"/>
              </w:rPr>
              <w:t>」</w:t>
            </w:r>
          </w:p>
          <w:p w14:paraId="3B2438AC"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来到</w:t>
            </w:r>
            <w:r w:rsidR="009D1376" w:rsidRPr="00CB1DBB">
              <w:rPr>
                <w:rFonts w:ascii="Times New Roman" w:hAnsi="Times New Roman"/>
                <w:lang w:eastAsia="zh-CN"/>
              </w:rPr>
              <w:t>「</w:t>
            </w:r>
            <w:r w:rsidR="00254264" w:rsidRPr="00CB1DBB">
              <w:rPr>
                <w:rFonts w:ascii="Times New Roman" w:hAnsi="Times New Roman" w:hint="eastAsia"/>
                <w:lang w:eastAsia="zh-CN"/>
              </w:rPr>
              <w:t>项目</w:t>
            </w:r>
            <w:r w:rsidR="00254264" w:rsidRPr="00CB1DBB">
              <w:rPr>
                <w:rFonts w:ascii="Times New Roman" w:hAnsi="Times New Roman"/>
                <w:lang w:eastAsia="zh-CN"/>
              </w:rPr>
              <w:t>组成员</w:t>
            </w:r>
            <w:r w:rsidR="009D1376" w:rsidRPr="00CB1DBB">
              <w:rPr>
                <w:rFonts w:ascii="Times New Roman" w:hAnsi="Times New Roman"/>
                <w:lang w:eastAsia="zh-CN"/>
              </w:rPr>
              <w:t>」页面，点击「添加人员」</w:t>
            </w:r>
          </w:p>
          <w:p w14:paraId="779F0283"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lastRenderedPageBreak/>
              <w:t>来到</w:t>
            </w:r>
            <w:r w:rsidR="006979D3" w:rsidRPr="00CB1DBB">
              <w:rPr>
                <w:rFonts w:ascii="Times New Roman" w:hAnsi="Times New Roman"/>
                <w:lang w:eastAsia="zh-CN"/>
              </w:rPr>
              <w:t>「选择人员</w:t>
            </w:r>
            <w:r w:rsidR="009D1376" w:rsidRPr="00CB1DBB">
              <w:rPr>
                <w:rFonts w:ascii="Times New Roman" w:hAnsi="Times New Roman"/>
                <w:lang w:eastAsia="zh-CN"/>
              </w:rPr>
              <w:t>」页面，</w:t>
            </w:r>
            <w:r w:rsidR="009D1376" w:rsidRPr="00CB1DBB">
              <w:rPr>
                <w:rFonts w:ascii="Times New Roman" w:hAnsi="Times New Roman" w:hint="eastAsia"/>
                <w:lang w:eastAsia="zh-CN"/>
              </w:rPr>
              <w:t>在待选</w:t>
            </w:r>
            <w:r w:rsidR="009D1376" w:rsidRPr="00CB1DBB">
              <w:rPr>
                <w:rFonts w:ascii="Times New Roman" w:hAnsi="Times New Roman"/>
                <w:lang w:eastAsia="zh-CN"/>
              </w:rPr>
              <w:t>人员列表中选择要添加的人员到已选</w:t>
            </w:r>
            <w:r w:rsidR="009D1376" w:rsidRPr="00CB1DBB">
              <w:rPr>
                <w:rFonts w:ascii="Times New Roman" w:hAnsi="Times New Roman" w:hint="eastAsia"/>
                <w:lang w:eastAsia="zh-CN"/>
              </w:rPr>
              <w:t>人员</w:t>
            </w:r>
            <w:r w:rsidR="009D1376" w:rsidRPr="00CB1DBB">
              <w:rPr>
                <w:rFonts w:ascii="Times New Roman" w:hAnsi="Times New Roman"/>
                <w:lang w:eastAsia="zh-CN"/>
              </w:rPr>
              <w:t>列表，点击「确定」。</w:t>
            </w:r>
          </w:p>
          <w:p w14:paraId="2A30483D"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在</w:t>
            </w:r>
            <w:r w:rsidR="006043BA" w:rsidRPr="00CB1DBB">
              <w:rPr>
                <w:rFonts w:ascii="Times New Roman" w:hAnsi="Times New Roman"/>
                <w:lang w:eastAsia="zh-CN"/>
              </w:rPr>
              <w:t>「</w:t>
            </w:r>
            <w:r w:rsidR="006043BA" w:rsidRPr="00CB1DBB">
              <w:rPr>
                <w:rFonts w:ascii="Times New Roman" w:hAnsi="Times New Roman" w:hint="eastAsia"/>
                <w:lang w:eastAsia="zh-CN"/>
              </w:rPr>
              <w:t>添加</w:t>
            </w:r>
            <w:r w:rsidR="006043BA" w:rsidRPr="00CB1DBB">
              <w:rPr>
                <w:rFonts w:ascii="Times New Roman" w:hAnsi="Times New Roman"/>
                <w:lang w:eastAsia="zh-CN"/>
              </w:rPr>
              <w:t>成员</w:t>
            </w:r>
            <w:r w:rsidRPr="00CB1DBB">
              <w:rPr>
                <w:rFonts w:ascii="Times New Roman" w:hAnsi="Times New Roman"/>
                <w:lang w:eastAsia="zh-CN"/>
              </w:rPr>
              <w:t>」页面上，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D1376" w:rsidRPr="00CB1DBB" w14:paraId="1B837C19" w14:textId="77777777" w:rsidTr="00DE0922">
        <w:trPr>
          <w:trHeight w:val="459"/>
        </w:trPr>
        <w:tc>
          <w:tcPr>
            <w:tcW w:w="1440" w:type="dxa"/>
          </w:tcPr>
          <w:p w14:paraId="2F42488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lastRenderedPageBreak/>
              <w:t>扩展路径</w:t>
            </w:r>
          </w:p>
        </w:tc>
        <w:tc>
          <w:tcPr>
            <w:tcW w:w="7378" w:type="dxa"/>
          </w:tcPr>
          <w:p w14:paraId="1CE5AD6D" w14:textId="77777777" w:rsidR="009D1376" w:rsidRPr="00CB1DBB" w:rsidRDefault="009D1376"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添加</w:t>
            </w:r>
            <w:r w:rsidRPr="00CB1DBB">
              <w:rPr>
                <w:rFonts w:ascii="Times New Roman" w:hAnsi="Times New Roman"/>
                <w:lang w:eastAsia="zh-CN"/>
              </w:rPr>
              <w:t>成功后，该用户</w:t>
            </w:r>
            <w:r w:rsidR="00DE0922" w:rsidRPr="00CB1DBB">
              <w:rPr>
                <w:rFonts w:ascii="Times New Roman" w:hAnsi="Times New Roman" w:hint="eastAsia"/>
                <w:lang w:eastAsia="zh-CN"/>
              </w:rPr>
              <w:t>参与</w:t>
            </w:r>
            <w:r w:rsidR="00DE0922" w:rsidRPr="00CB1DBB">
              <w:rPr>
                <w:rFonts w:ascii="Times New Roman" w:hAnsi="Times New Roman"/>
                <w:lang w:eastAsia="zh-CN"/>
              </w:rPr>
              <w:t>了该项目</w:t>
            </w:r>
            <w:r w:rsidRPr="00CB1DBB">
              <w:rPr>
                <w:rFonts w:ascii="Times New Roman" w:hAnsi="Times New Roman"/>
                <w:lang w:eastAsia="zh-CN"/>
              </w:rPr>
              <w:t>，</w:t>
            </w:r>
            <w:r w:rsidR="000846B2" w:rsidRPr="00CB1DBB">
              <w:rPr>
                <w:rFonts w:ascii="Times New Roman" w:hAnsi="Times New Roman"/>
                <w:lang w:eastAsia="zh-CN"/>
              </w:rPr>
              <w:t>可以查看</w:t>
            </w:r>
            <w:r w:rsidR="000846B2" w:rsidRPr="00CB1DBB">
              <w:rPr>
                <w:rFonts w:ascii="Times New Roman" w:hAnsi="Times New Roman" w:hint="eastAsia"/>
                <w:lang w:eastAsia="zh-CN"/>
              </w:rPr>
              <w:t>项目信息</w:t>
            </w:r>
            <w:r w:rsidRPr="00CB1DBB">
              <w:rPr>
                <w:rFonts w:ascii="Times New Roman" w:hAnsi="Times New Roman"/>
                <w:lang w:eastAsia="zh-CN"/>
              </w:rPr>
              <w:t>。</w:t>
            </w:r>
          </w:p>
          <w:p w14:paraId="323AF987" w14:textId="77777777" w:rsidR="000846B2" w:rsidRPr="00CB1DBB" w:rsidRDefault="000846B2"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可以</w:t>
            </w:r>
            <w:r w:rsidRPr="00CB1DBB">
              <w:rPr>
                <w:rFonts w:ascii="Times New Roman" w:hAnsi="Times New Roman"/>
                <w:lang w:eastAsia="zh-CN"/>
              </w:rPr>
              <w:t>对</w:t>
            </w:r>
            <w:r w:rsidRPr="00CB1DBB">
              <w:rPr>
                <w:rFonts w:ascii="Times New Roman" w:hAnsi="Times New Roman" w:hint="eastAsia"/>
                <w:lang w:eastAsia="zh-CN"/>
              </w:rPr>
              <w:t>该项目</w:t>
            </w:r>
            <w:r w:rsidRPr="00CB1DBB">
              <w:rPr>
                <w:rFonts w:ascii="Times New Roman" w:hAnsi="Times New Roman"/>
                <w:lang w:eastAsia="zh-CN"/>
              </w:rPr>
              <w:t>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00F753F9" w:rsidRPr="00CB1DBB">
              <w:rPr>
                <w:rFonts w:ascii="Times New Roman" w:hAnsi="Times New Roman"/>
                <w:lang w:eastAsia="zh-CN"/>
              </w:rPr>
              <w:t>。</w:t>
            </w:r>
          </w:p>
        </w:tc>
      </w:tr>
    </w:tbl>
    <w:p w14:paraId="1E3C8C92" w14:textId="77777777" w:rsidR="00C97B8D" w:rsidRDefault="00C97B8D" w:rsidP="009C25E4">
      <w:pPr>
        <w:pStyle w:val="a8"/>
        <w:ind w:left="960" w:firstLineChars="0" w:firstLine="0"/>
        <w:rPr>
          <w:rFonts w:ascii="Times New Roman" w:hAnsi="Times New Roman"/>
          <w:lang w:eastAsia="zh-CN"/>
        </w:rPr>
        <w:sectPr w:rsidR="00C97B8D" w:rsidSect="00CB1DBB">
          <w:headerReference w:type="default" r:id="rId50"/>
          <w:type w:val="continuous"/>
          <w:pgSz w:w="11900" w:h="16840"/>
          <w:pgMar w:top="1418" w:right="1134" w:bottom="1418" w:left="1588" w:header="1134" w:footer="709" w:gutter="0"/>
          <w:cols w:space="708"/>
          <w:docGrid w:linePitch="360"/>
        </w:sectPr>
      </w:pPr>
    </w:p>
    <w:p w14:paraId="13E98D71" w14:textId="77777777" w:rsidR="009C25E4" w:rsidRPr="00CB1DBB" w:rsidRDefault="009C25E4" w:rsidP="009C25E4">
      <w:pPr>
        <w:pStyle w:val="a8"/>
        <w:ind w:left="960" w:firstLineChars="0" w:firstLine="0"/>
        <w:rPr>
          <w:rFonts w:ascii="Times New Roman" w:hAnsi="Times New Roman"/>
          <w:lang w:eastAsia="zh-CN"/>
        </w:rPr>
      </w:pPr>
    </w:p>
    <w:p w14:paraId="01E3D7B6" w14:textId="0634A9AE" w:rsidR="001F42E1" w:rsidRPr="00CB1DBB" w:rsidRDefault="00FB05CC" w:rsidP="00CB1DBB">
      <w:pPr>
        <w:pStyle w:val="2"/>
        <w:numPr>
          <w:ilvl w:val="1"/>
          <w:numId w:val="74"/>
        </w:numPr>
        <w:ind w:firstLineChars="0"/>
        <w:rPr>
          <w:rFonts w:ascii="Times New Roman" w:hAnsi="Times New Roman"/>
        </w:rPr>
      </w:pPr>
      <w:bookmarkStart w:id="872" w:name="_Toc451434982"/>
      <w:bookmarkStart w:id="873" w:name="_Toc451435816"/>
      <w:r w:rsidRPr="00CB1DBB">
        <w:rPr>
          <w:rFonts w:ascii="Times New Roman" w:hAnsi="Times New Roman"/>
        </w:rPr>
        <w:t xml:space="preserve"> </w:t>
      </w:r>
      <w:bookmarkStart w:id="874" w:name="_Toc451455865"/>
      <w:bookmarkStart w:id="875" w:name="_Toc451456837"/>
      <w:bookmarkStart w:id="876" w:name="_Toc451457073"/>
      <w:bookmarkStart w:id="877" w:name="_Toc451457539"/>
      <w:del w:id="878" w:author="Microsoft Office User" w:date="2016-05-22T17:03:00Z">
        <w:r w:rsidR="001F42E1" w:rsidRPr="00CB1DBB" w:rsidDel="00F42B87">
          <w:rPr>
            <w:rFonts w:ascii="Times New Roman" w:hAnsi="Times New Roman"/>
          </w:rPr>
          <w:delText>工作流模块</w:delText>
        </w:r>
      </w:del>
      <w:bookmarkStart w:id="879" w:name="_Toc451701381"/>
      <w:bookmarkEnd w:id="872"/>
      <w:bookmarkEnd w:id="873"/>
      <w:bookmarkEnd w:id="874"/>
      <w:bookmarkEnd w:id="875"/>
      <w:bookmarkEnd w:id="876"/>
      <w:bookmarkEnd w:id="877"/>
      <w:ins w:id="880" w:author="Microsoft Office User" w:date="2016-05-22T17:03:00Z">
        <w:r w:rsidR="00F42B87">
          <w:rPr>
            <w:rFonts w:ascii="Times New Roman" w:hAnsi="Times New Roman"/>
          </w:rPr>
          <w:t>工作</w:t>
        </w:r>
        <w:r w:rsidR="00F42B87">
          <w:rPr>
            <w:rFonts w:ascii="Times New Roman" w:hAnsi="Times New Roman" w:hint="eastAsia"/>
          </w:rPr>
          <w:t>流配置模块</w:t>
        </w:r>
      </w:ins>
      <w:bookmarkEnd w:id="879"/>
      <w:r w:rsidR="001F42E1" w:rsidRPr="00CB1DBB">
        <w:rPr>
          <w:rFonts w:ascii="Times New Roman" w:hAnsi="Times New Roman" w:hint="eastAsia"/>
        </w:rPr>
        <w:t xml:space="preserve"> </w:t>
      </w:r>
    </w:p>
    <w:p w14:paraId="1CD70250" w14:textId="77777777" w:rsidR="0041424B" w:rsidRPr="00CB1DBB" w:rsidRDefault="00802AB2" w:rsidP="00CB1DBB">
      <w:pPr>
        <w:pStyle w:val="3"/>
        <w:numPr>
          <w:ilvl w:val="2"/>
          <w:numId w:val="74"/>
        </w:numPr>
        <w:ind w:firstLineChars="0"/>
        <w:rPr>
          <w:rFonts w:ascii="Times New Roman" w:hAnsi="Times New Roman"/>
        </w:rPr>
      </w:pPr>
      <w:bookmarkStart w:id="881" w:name="_Toc451434983"/>
      <w:bookmarkStart w:id="882" w:name="_Toc451435817"/>
      <w:bookmarkStart w:id="883" w:name="_Toc451455866"/>
      <w:bookmarkStart w:id="884" w:name="_Toc451456838"/>
      <w:bookmarkStart w:id="885" w:name="_Toc451457074"/>
      <w:bookmarkStart w:id="886" w:name="_Toc451457540"/>
      <w:bookmarkStart w:id="887" w:name="_Toc451701382"/>
      <w:r w:rsidRPr="00CB1DBB">
        <w:rPr>
          <w:rFonts w:ascii="Times New Roman" w:hAnsi="Times New Roman" w:hint="eastAsia"/>
        </w:rPr>
        <w:t>模型</w:t>
      </w:r>
      <w:r w:rsidRPr="00CB1DBB">
        <w:rPr>
          <w:rFonts w:ascii="Times New Roman" w:hAnsi="Times New Roman"/>
        </w:rPr>
        <w:t>管理</w:t>
      </w:r>
      <w:bookmarkEnd w:id="881"/>
      <w:bookmarkEnd w:id="882"/>
      <w:bookmarkEnd w:id="883"/>
      <w:bookmarkEnd w:id="884"/>
      <w:bookmarkEnd w:id="885"/>
      <w:bookmarkEnd w:id="886"/>
      <w:bookmarkEnd w:id="887"/>
    </w:p>
    <w:p w14:paraId="7F807C72" w14:textId="77777777" w:rsidR="0041424B" w:rsidRPr="00CB1DBB" w:rsidRDefault="0041424B" w:rsidP="00EF1675">
      <w:pPr>
        <w:pStyle w:val="a8"/>
        <w:numPr>
          <w:ilvl w:val="0"/>
          <w:numId w:val="15"/>
        </w:numPr>
        <w:ind w:firstLineChars="0"/>
        <w:rPr>
          <w:rFonts w:ascii="Times New Roman" w:hAnsi="Times New Roman"/>
          <w:lang w:eastAsia="zh-CN"/>
        </w:rPr>
      </w:pPr>
      <w:r w:rsidRPr="00CB1DBB">
        <w:rPr>
          <w:rFonts w:ascii="Times New Roman" w:hAnsi="Times New Roman"/>
          <w:lang w:eastAsia="zh-CN"/>
        </w:rPr>
        <w:t>新建模型</w:t>
      </w:r>
    </w:p>
    <w:p w14:paraId="7F3319E5" w14:textId="77777777" w:rsidR="00E44BFD" w:rsidRPr="00CB1DBB" w:rsidRDefault="00E44BFD" w:rsidP="00E44BFD">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模型</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w:t>
      </w:r>
      <w:r w:rsidR="00766154" w:rsidRPr="00CB1DBB">
        <w:rPr>
          <w:rFonts w:ascii="Times New Roman" w:hAnsi="Times New Roman"/>
          <w:lang w:eastAsia="zh-CN"/>
        </w:rPr>
        <w:t>新建</w:t>
      </w:r>
      <w:r w:rsidR="00963151" w:rsidRPr="00CB1DBB">
        <w:rPr>
          <w:rFonts w:ascii="Times New Roman" w:hAnsi="Times New Roman"/>
          <w:lang w:eastAsia="zh-CN"/>
        </w:rPr>
        <w:t>模型</w:t>
      </w:r>
      <w:r w:rsidRPr="00CB1DBB">
        <w:rPr>
          <w:rFonts w:ascii="Times New Roman" w:hAnsi="Times New Roman"/>
          <w:lang w:eastAsia="zh-CN"/>
        </w:rPr>
        <w:t>」，</w:t>
      </w:r>
      <w:r w:rsidR="001D74D9" w:rsidRPr="00CB1DBB">
        <w:rPr>
          <w:rFonts w:ascii="Times New Roman" w:hAnsi="Times New Roman" w:hint="eastAsia"/>
          <w:lang w:eastAsia="zh-CN"/>
        </w:rPr>
        <w:t>显示</w:t>
      </w:r>
      <w:r w:rsidR="001D74D9" w:rsidRPr="00CB1DBB">
        <w:rPr>
          <w:rFonts w:ascii="Times New Roman" w:hAnsi="Times New Roman"/>
          <w:lang w:eastAsia="zh-CN"/>
        </w:rPr>
        <w:t>该</w:t>
      </w:r>
      <w:r w:rsidR="001D74D9" w:rsidRPr="00CB1DBB">
        <w:rPr>
          <w:rFonts w:ascii="Times New Roman" w:hAnsi="Times New Roman" w:hint="eastAsia"/>
          <w:lang w:eastAsia="zh-CN"/>
        </w:rPr>
        <w:t>界面</w:t>
      </w:r>
      <w:r w:rsidRPr="00CB1DBB">
        <w:rPr>
          <w:rFonts w:ascii="Times New Roman" w:hAnsi="Times New Roman"/>
          <w:lang w:eastAsia="zh-CN"/>
        </w:rPr>
        <w:t>，</w:t>
      </w:r>
      <w:r w:rsidR="003D5F0F" w:rsidRPr="00CB1DBB">
        <w:rPr>
          <w:rFonts w:ascii="Times New Roman" w:hAnsi="Times New Roman"/>
          <w:lang w:eastAsia="zh-CN"/>
        </w:rPr>
        <w:t>根据界面提示信息，</w:t>
      </w:r>
      <w:r w:rsidR="00976BCC" w:rsidRPr="00CB1DBB">
        <w:rPr>
          <w:rFonts w:ascii="Times New Roman" w:hAnsi="Times New Roman"/>
          <w:lang w:eastAsia="zh-CN"/>
        </w:rPr>
        <w:t>输入模型信息，</w:t>
      </w:r>
      <w:r w:rsidRPr="00CB1DBB">
        <w:rPr>
          <w:rFonts w:ascii="Times New Roman" w:hAnsi="Times New Roman" w:hint="eastAsia"/>
          <w:lang w:eastAsia="zh-CN"/>
        </w:rPr>
        <w:t>点击</w:t>
      </w:r>
      <w:r w:rsidR="009B404A" w:rsidRPr="00CB1DBB">
        <w:rPr>
          <w:rFonts w:ascii="Times New Roman" w:hAnsi="Times New Roman"/>
          <w:lang w:eastAsia="zh-CN"/>
        </w:rPr>
        <w:t>「提交</w:t>
      </w:r>
      <w:r w:rsidRPr="00CB1DBB">
        <w:rPr>
          <w:rFonts w:ascii="Times New Roman" w:hAnsi="Times New Roman"/>
          <w:lang w:eastAsia="zh-CN"/>
        </w:rPr>
        <w:t>」</w:t>
      </w:r>
      <w:r w:rsidRPr="00CB1DBB">
        <w:rPr>
          <w:rFonts w:ascii="Times New Roman" w:hAnsi="Times New Roman" w:hint="eastAsia"/>
          <w:lang w:eastAsia="zh-CN"/>
        </w:rPr>
        <w:t>保存</w:t>
      </w:r>
      <w:r w:rsidR="009B404A" w:rsidRPr="00CB1DBB">
        <w:rPr>
          <w:rFonts w:ascii="Times New Roman" w:hAnsi="Times New Roman"/>
          <w:lang w:eastAsia="zh-CN"/>
        </w:rPr>
        <w:t>模型。</w:t>
      </w:r>
      <w:r w:rsidR="009B404A" w:rsidRPr="00CB1DBB">
        <w:rPr>
          <w:rFonts w:ascii="Times New Roman" w:hAnsi="Times New Roman" w:hint="eastAsia"/>
          <w:lang w:eastAsia="zh-CN"/>
        </w:rPr>
        <w:t>接着</w:t>
      </w:r>
      <w:r w:rsidR="009B404A" w:rsidRPr="00CB1DBB">
        <w:rPr>
          <w:rFonts w:ascii="Times New Roman" w:hAnsi="Times New Roman"/>
          <w:lang w:eastAsia="zh-CN"/>
        </w:rPr>
        <w:t>页面跳转到在线流程设计器界面，</w:t>
      </w:r>
      <w:r w:rsidR="009B404A" w:rsidRPr="00CB1DBB">
        <w:rPr>
          <w:rFonts w:ascii="Times New Roman" w:hAnsi="Times New Roman" w:hint="eastAsia"/>
          <w:lang w:eastAsia="zh-CN"/>
        </w:rPr>
        <w:t>进行自定义</w:t>
      </w:r>
      <w:r w:rsidR="009B404A" w:rsidRPr="00CB1DBB">
        <w:rPr>
          <w:rFonts w:ascii="Times New Roman" w:hAnsi="Times New Roman"/>
          <w:lang w:eastAsia="zh-CN"/>
        </w:rPr>
        <w:t>流程设计。</w:t>
      </w:r>
    </w:p>
    <w:p w14:paraId="66756964" w14:textId="77777777" w:rsidR="009C25E4" w:rsidRPr="00CB1DBB" w:rsidRDefault="006D3B56" w:rsidP="00391554">
      <w:pPr>
        <w:pStyle w:val="ab"/>
        <w:ind w:left="48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391554" w:rsidRPr="00CB1DBB">
        <w:rPr>
          <w:rFonts w:ascii="Times New Roman" w:hAnsi="Times New Roman"/>
          <w:lang w:eastAsia="zh-CN"/>
        </w:rPr>
        <w:t xml:space="preserve">5-7 </w:t>
      </w:r>
      <w:r w:rsidR="00391554" w:rsidRPr="00CB1DBB">
        <w:rPr>
          <w:rFonts w:ascii="Times New Roman" w:hAnsi="Times New Roman" w:hint="eastAsia"/>
          <w:lang w:eastAsia="zh-CN"/>
        </w:rPr>
        <w:t>新建</w:t>
      </w:r>
      <w:r w:rsidR="00391554" w:rsidRPr="00CB1DBB">
        <w:rPr>
          <w:rFonts w:ascii="Times New Roman" w:hAnsi="Times New Roman"/>
          <w:lang w:eastAsia="zh-CN"/>
        </w:rPr>
        <w:t>模型</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1E91594" w14:textId="77777777" w:rsidTr="00A95CCE">
        <w:trPr>
          <w:trHeight w:val="346"/>
        </w:trPr>
        <w:tc>
          <w:tcPr>
            <w:tcW w:w="1440" w:type="dxa"/>
            <w:shd w:val="clear" w:color="auto" w:fill="D9D9D9"/>
          </w:tcPr>
          <w:p w14:paraId="4158FD4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F8EE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2996132" w14:textId="77777777" w:rsidTr="00EE6E3E">
        <w:trPr>
          <w:trHeight w:val="486"/>
        </w:trPr>
        <w:tc>
          <w:tcPr>
            <w:tcW w:w="1440" w:type="dxa"/>
          </w:tcPr>
          <w:p w14:paraId="05ED811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37F3824"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00391554" w:rsidRPr="00CB1DBB">
              <w:rPr>
                <w:rFonts w:ascii="Times New Roman" w:hAnsi="Times New Roman"/>
                <w:lang w:eastAsia="zh-CN"/>
              </w:rPr>
              <w:t>Act01</w:t>
            </w:r>
          </w:p>
        </w:tc>
      </w:tr>
      <w:tr w:rsidR="009C25E4" w:rsidRPr="00CB1DBB" w14:paraId="4C0924CE" w14:textId="77777777" w:rsidTr="00587250">
        <w:trPr>
          <w:trHeight w:val="487"/>
        </w:trPr>
        <w:tc>
          <w:tcPr>
            <w:tcW w:w="1440" w:type="dxa"/>
          </w:tcPr>
          <w:p w14:paraId="113283C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9F5F6C7"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新建</w:t>
            </w:r>
            <w:r w:rsidRPr="00CB1DBB">
              <w:rPr>
                <w:rFonts w:ascii="Times New Roman" w:hAnsi="Times New Roman"/>
                <w:lang w:eastAsia="zh-CN"/>
              </w:rPr>
              <w:t>模型</w:t>
            </w:r>
          </w:p>
        </w:tc>
      </w:tr>
      <w:tr w:rsidR="009C25E4" w:rsidRPr="00CB1DBB" w14:paraId="6A6A8672" w14:textId="77777777" w:rsidTr="00587250">
        <w:trPr>
          <w:trHeight w:val="524"/>
        </w:trPr>
        <w:tc>
          <w:tcPr>
            <w:tcW w:w="1440" w:type="dxa"/>
          </w:tcPr>
          <w:p w14:paraId="15D5DDF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8B1DCA5" w14:textId="77777777" w:rsidR="009C25E4" w:rsidRPr="00CB1DBB" w:rsidRDefault="003D0C1C" w:rsidP="00587250">
            <w:pPr>
              <w:ind w:firstLine="480"/>
              <w:rPr>
                <w:rFonts w:ascii="Times New Roman" w:hAnsi="Times New Roman"/>
                <w:lang w:eastAsia="zh-CN"/>
              </w:rPr>
            </w:pPr>
            <w:r w:rsidRPr="00CB1DBB">
              <w:rPr>
                <w:rFonts w:ascii="Times New Roman" w:hAnsi="Times New Roman"/>
                <w:lang w:eastAsia="zh-CN"/>
              </w:rPr>
              <w:t>管理员</w:t>
            </w:r>
          </w:p>
        </w:tc>
      </w:tr>
      <w:tr w:rsidR="009C25E4" w:rsidRPr="00CB1DBB" w14:paraId="7575DC8D" w14:textId="77777777" w:rsidTr="00587250">
        <w:trPr>
          <w:trHeight w:val="533"/>
        </w:trPr>
        <w:tc>
          <w:tcPr>
            <w:tcW w:w="1440" w:type="dxa"/>
          </w:tcPr>
          <w:p w14:paraId="13B4C1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87C592D" w14:textId="77777777" w:rsidR="009C25E4" w:rsidRPr="00CB1DBB" w:rsidRDefault="00383B21" w:rsidP="00587250">
            <w:pPr>
              <w:ind w:firstLine="480"/>
              <w:rPr>
                <w:rFonts w:ascii="Times New Roman" w:hAnsi="Times New Roman"/>
                <w:lang w:eastAsia="zh-CN"/>
              </w:rPr>
            </w:pPr>
            <w:r w:rsidRPr="00CB1DBB">
              <w:rPr>
                <w:rFonts w:ascii="Times New Roman" w:hAnsi="Times New Roman" w:hint="eastAsia"/>
                <w:lang w:eastAsia="zh-CN"/>
              </w:rPr>
              <w:t>管理员</w:t>
            </w:r>
            <w:r w:rsidRPr="00CB1DBB">
              <w:rPr>
                <w:rFonts w:ascii="Times New Roman" w:hAnsi="Times New Roman"/>
                <w:lang w:eastAsia="zh-CN"/>
              </w:rPr>
              <w:t>被识别和被授权</w:t>
            </w:r>
          </w:p>
        </w:tc>
      </w:tr>
      <w:tr w:rsidR="009C25E4" w:rsidRPr="00CB1DBB" w14:paraId="252AD087" w14:textId="77777777" w:rsidTr="007E7C1B">
        <w:trPr>
          <w:trHeight w:val="641"/>
        </w:trPr>
        <w:tc>
          <w:tcPr>
            <w:tcW w:w="1440" w:type="dxa"/>
          </w:tcPr>
          <w:p w14:paraId="459AF8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654863D5" w14:textId="77777777" w:rsidR="009C25E4" w:rsidRPr="00CB1DBB" w:rsidRDefault="008F16BA" w:rsidP="008F16BA">
            <w:pPr>
              <w:ind w:firstLine="480"/>
              <w:rPr>
                <w:rFonts w:ascii="Times New Roman" w:hAnsi="Times New Roman"/>
                <w:lang w:eastAsia="zh-CN"/>
              </w:rPr>
            </w:pPr>
            <w:r w:rsidRPr="00CB1DBB">
              <w:rPr>
                <w:rFonts w:ascii="Times New Roman" w:hAnsi="Times New Roman"/>
                <w:lang w:eastAsia="zh-CN"/>
              </w:rPr>
              <w:t>后台数据库保存模型相关信息</w:t>
            </w:r>
          </w:p>
        </w:tc>
      </w:tr>
      <w:tr w:rsidR="009C25E4" w:rsidRPr="00CB1DBB" w14:paraId="7276287E" w14:textId="77777777" w:rsidTr="00587250">
        <w:trPr>
          <w:trHeight w:val="524"/>
        </w:trPr>
        <w:tc>
          <w:tcPr>
            <w:tcW w:w="1440" w:type="dxa"/>
          </w:tcPr>
          <w:p w14:paraId="768E7EF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3A9C536" w14:textId="77777777" w:rsidR="00446D04" w:rsidRPr="00CB1DBB" w:rsidRDefault="00446D04"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「模型列表」页面，</w:t>
            </w:r>
            <w:r w:rsidRPr="00CB1DBB">
              <w:rPr>
                <w:rFonts w:ascii="Times New Roman" w:hAnsi="Times New Roman" w:hint="eastAsia"/>
                <w:lang w:eastAsia="zh-CN"/>
              </w:rPr>
              <w:t>点击</w:t>
            </w:r>
            <w:r w:rsidRPr="00CB1DBB">
              <w:rPr>
                <w:rFonts w:ascii="Times New Roman" w:hAnsi="Times New Roman"/>
                <w:lang w:eastAsia="zh-CN"/>
              </w:rPr>
              <w:t>「新建模型」</w:t>
            </w:r>
          </w:p>
          <w:p w14:paraId="32FF8FA5" w14:textId="77777777" w:rsidR="00446D04" w:rsidRPr="00CB1DBB" w:rsidRDefault="00FD092C"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信息</w:t>
            </w:r>
            <w:r w:rsidRPr="00CB1DBB">
              <w:rPr>
                <w:rFonts w:ascii="Times New Roman" w:hAnsi="Times New Roman"/>
                <w:lang w:eastAsia="zh-CN"/>
              </w:rPr>
              <w:t>后，</w:t>
            </w:r>
            <w:r w:rsidRPr="00CB1DBB">
              <w:rPr>
                <w:rFonts w:ascii="Times New Roman" w:hAnsi="Times New Roman" w:hint="eastAsia"/>
                <w:lang w:eastAsia="zh-CN"/>
              </w:rPr>
              <w:t>点击提交</w:t>
            </w:r>
          </w:p>
          <w:p w14:paraId="11367D6B" w14:textId="77777777" w:rsidR="00246C5F" w:rsidRPr="00CB1DBB" w:rsidRDefault="00FD092C" w:rsidP="00903D90">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5E89A6DA" w14:textId="77777777" w:rsidTr="00587250">
        <w:trPr>
          <w:trHeight w:val="524"/>
        </w:trPr>
        <w:tc>
          <w:tcPr>
            <w:tcW w:w="1440" w:type="dxa"/>
          </w:tcPr>
          <w:p w14:paraId="39FC53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01EF42A" w14:textId="77777777" w:rsidR="009C25E4" w:rsidRPr="00CB1DBB" w:rsidRDefault="00903D90" w:rsidP="00903D90">
            <w:pPr>
              <w:pStyle w:val="a8"/>
              <w:numPr>
                <w:ilvl w:val="0"/>
                <w:numId w:val="35"/>
              </w:numPr>
              <w:ind w:firstLineChars="0"/>
              <w:rPr>
                <w:rFonts w:ascii="Times New Roman" w:hAnsi="Times New Roman"/>
                <w:lang w:eastAsia="zh-CN"/>
              </w:rPr>
            </w:pPr>
            <w:r w:rsidRPr="00CB1DBB">
              <w:rPr>
                <w:rFonts w:ascii="Times New Roman" w:hAnsi="Times New Roman"/>
                <w:lang w:eastAsia="zh-CN"/>
              </w:rPr>
              <w:t>提交成功后，</w:t>
            </w:r>
            <w:r w:rsidRPr="00CB1DBB">
              <w:rPr>
                <w:rFonts w:ascii="Times New Roman" w:hAnsi="Times New Roman" w:hint="eastAsia"/>
                <w:lang w:eastAsia="zh-CN"/>
              </w:rPr>
              <w:t>跳转</w:t>
            </w:r>
            <w:r w:rsidRPr="00CB1DBB">
              <w:rPr>
                <w:rFonts w:ascii="Times New Roman" w:hAnsi="Times New Roman"/>
                <w:lang w:eastAsia="zh-CN"/>
              </w:rPr>
              <w:t>到</w:t>
            </w:r>
            <w:r w:rsidRPr="00CB1DBB">
              <w:rPr>
                <w:rFonts w:ascii="Times New Roman" w:hAnsi="Times New Roman" w:hint="eastAsia"/>
                <w:lang w:eastAsia="zh-CN"/>
              </w:rPr>
              <w:t>流程设计器</w:t>
            </w:r>
            <w:r w:rsidRPr="00CB1DBB">
              <w:rPr>
                <w:rFonts w:ascii="Times New Roman" w:hAnsi="Times New Roman"/>
                <w:lang w:eastAsia="zh-CN"/>
              </w:rPr>
              <w:t>页面，</w:t>
            </w:r>
            <w:r w:rsidR="004D0767" w:rsidRPr="00CB1DBB">
              <w:rPr>
                <w:rFonts w:ascii="Times New Roman" w:hAnsi="Times New Roman"/>
                <w:lang w:eastAsia="zh-CN"/>
              </w:rPr>
              <w:t>可</w:t>
            </w:r>
            <w:r w:rsidRPr="00CB1DBB">
              <w:rPr>
                <w:rFonts w:ascii="Times New Roman" w:hAnsi="Times New Roman" w:hint="eastAsia"/>
                <w:lang w:eastAsia="zh-CN"/>
              </w:rPr>
              <w:t>设计</w:t>
            </w:r>
            <w:r w:rsidRPr="00CB1DBB">
              <w:rPr>
                <w:rFonts w:ascii="Times New Roman" w:hAnsi="Times New Roman"/>
                <w:lang w:eastAsia="zh-CN"/>
              </w:rPr>
              <w:t>自定义流程。</w:t>
            </w:r>
          </w:p>
        </w:tc>
      </w:tr>
    </w:tbl>
    <w:p w14:paraId="61D2F0DB" w14:textId="77777777" w:rsidR="0041424B" w:rsidRPr="00CB1DBB" w:rsidRDefault="0041424B" w:rsidP="00EC7D86">
      <w:pPr>
        <w:ind w:firstLineChars="0" w:firstLine="0"/>
        <w:rPr>
          <w:rFonts w:ascii="Times New Roman" w:hAnsi="Times New Roman"/>
          <w:lang w:eastAsia="zh-CN"/>
        </w:rPr>
      </w:pPr>
    </w:p>
    <w:p w14:paraId="746EDE78" w14:textId="77777777" w:rsidR="0041424B" w:rsidRPr="00CB1DBB" w:rsidRDefault="00802AB2" w:rsidP="00CB1DBB">
      <w:pPr>
        <w:pStyle w:val="3"/>
        <w:numPr>
          <w:ilvl w:val="2"/>
          <w:numId w:val="74"/>
        </w:numPr>
        <w:ind w:firstLineChars="0"/>
        <w:rPr>
          <w:rFonts w:ascii="Times New Roman" w:hAnsi="Times New Roman"/>
        </w:rPr>
      </w:pPr>
      <w:bookmarkStart w:id="888" w:name="_Toc451434984"/>
      <w:bookmarkStart w:id="889" w:name="_Toc451435818"/>
      <w:bookmarkStart w:id="890" w:name="_Toc451455867"/>
      <w:bookmarkStart w:id="891" w:name="_Toc451456839"/>
      <w:bookmarkStart w:id="892" w:name="_Toc451457075"/>
      <w:bookmarkStart w:id="893" w:name="_Toc451457541"/>
      <w:bookmarkStart w:id="894" w:name="_Toc451701383"/>
      <w:r w:rsidRPr="00CB1DBB">
        <w:rPr>
          <w:rFonts w:ascii="Times New Roman" w:hAnsi="Times New Roman" w:hint="eastAsia"/>
        </w:rPr>
        <w:lastRenderedPageBreak/>
        <w:t>流程</w:t>
      </w:r>
      <w:r w:rsidRPr="00CB1DBB">
        <w:rPr>
          <w:rFonts w:ascii="Times New Roman" w:hAnsi="Times New Roman"/>
        </w:rPr>
        <w:t>管理</w:t>
      </w:r>
      <w:bookmarkEnd w:id="888"/>
      <w:bookmarkEnd w:id="889"/>
      <w:bookmarkEnd w:id="890"/>
      <w:bookmarkEnd w:id="891"/>
      <w:bookmarkEnd w:id="892"/>
      <w:bookmarkEnd w:id="893"/>
      <w:bookmarkEnd w:id="894"/>
      <w:r w:rsidR="003A3CE8" w:rsidRPr="00CB1DBB">
        <w:rPr>
          <w:rFonts w:ascii="Times New Roman" w:hAnsi="Times New Roman" w:hint="eastAsia"/>
        </w:rPr>
        <w:t xml:space="preserve"> </w:t>
      </w:r>
    </w:p>
    <w:p w14:paraId="5C59846C" w14:textId="77777777" w:rsidR="009E3200" w:rsidRPr="00CB1DBB" w:rsidRDefault="009E3200" w:rsidP="009C25E4">
      <w:pPr>
        <w:ind w:firstLineChars="83" w:firstLine="199"/>
        <w:rPr>
          <w:rFonts w:ascii="Times New Roman" w:hAnsi="Times New Roman"/>
          <w:lang w:eastAsia="zh-CN"/>
        </w:rPr>
      </w:pPr>
    </w:p>
    <w:p w14:paraId="713A138D" w14:textId="77777777" w:rsidR="009E3200" w:rsidRPr="00CB1DBB" w:rsidRDefault="00090579" w:rsidP="00EF1675">
      <w:pPr>
        <w:pStyle w:val="a8"/>
        <w:numPr>
          <w:ilvl w:val="0"/>
          <w:numId w:val="16"/>
        </w:numPr>
        <w:ind w:firstLineChars="0"/>
        <w:rPr>
          <w:rFonts w:ascii="Times New Roman" w:hAnsi="Times New Roman"/>
          <w:lang w:eastAsia="zh-CN"/>
        </w:rPr>
      </w:pPr>
      <w:r w:rsidRPr="00CB1DBB">
        <w:rPr>
          <w:rFonts w:ascii="Times New Roman" w:hAnsi="Times New Roman"/>
          <w:lang w:eastAsia="zh-CN"/>
        </w:rPr>
        <w:t>文件</w:t>
      </w:r>
      <w:r w:rsidR="008C5073" w:rsidRPr="00CB1DBB">
        <w:rPr>
          <w:rFonts w:ascii="Times New Roman" w:hAnsi="Times New Roman"/>
          <w:lang w:eastAsia="zh-CN"/>
        </w:rPr>
        <w:t>部署</w:t>
      </w:r>
      <w:r w:rsidR="00384642" w:rsidRPr="00CB1DBB">
        <w:rPr>
          <w:rFonts w:ascii="Times New Roman" w:hAnsi="Times New Roman"/>
          <w:lang w:eastAsia="zh-CN"/>
        </w:rPr>
        <w:t>流程</w:t>
      </w:r>
    </w:p>
    <w:p w14:paraId="5C0CECC6" w14:textId="77777777" w:rsidR="00B62127" w:rsidRPr="00CB1DBB" w:rsidRDefault="00B62127" w:rsidP="00B62127">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001B5E4B" w:rsidRPr="00CB1DBB">
        <w:rPr>
          <w:rFonts w:ascii="Times New Roman" w:hAnsi="Times New Roman" w:hint="eastAsia"/>
          <w:lang w:eastAsia="zh-CN"/>
        </w:rPr>
        <w:t>流程部署</w:t>
      </w:r>
      <w:r w:rsidRPr="00CB1DBB">
        <w:rPr>
          <w:rFonts w:ascii="Times New Roman" w:hAnsi="Times New Roman"/>
          <w:lang w:eastAsia="zh-CN"/>
        </w:rPr>
        <w:t>」页面，根据界面提示信息，</w:t>
      </w:r>
      <w:r w:rsidR="00672FB1" w:rsidRPr="00CB1DBB">
        <w:rPr>
          <w:rFonts w:ascii="Times New Roman" w:hAnsi="Times New Roman" w:hint="eastAsia"/>
          <w:lang w:eastAsia="zh-CN"/>
        </w:rPr>
        <w:t>选择部署</w:t>
      </w:r>
      <w:r w:rsidR="00672FB1" w:rsidRPr="00CB1DBB">
        <w:rPr>
          <w:rFonts w:ascii="Times New Roman" w:hAnsi="Times New Roman"/>
          <w:lang w:eastAsia="zh-CN"/>
        </w:rPr>
        <w:t>文件</w:t>
      </w:r>
      <w:r w:rsidRPr="00CB1DBB">
        <w:rPr>
          <w:rFonts w:ascii="Times New Roman" w:hAnsi="Times New Roman"/>
          <w:lang w:eastAsia="zh-CN"/>
        </w:rPr>
        <w:t>，</w:t>
      </w:r>
      <w:r w:rsidR="00EC4596" w:rsidRPr="00CB1DBB">
        <w:rPr>
          <w:rFonts w:ascii="Times New Roman" w:hAnsi="Times New Roman"/>
          <w:lang w:eastAsia="zh-CN"/>
        </w:rPr>
        <w:t>点击</w:t>
      </w:r>
      <w:r w:rsidR="00731824" w:rsidRPr="00CB1DBB">
        <w:rPr>
          <w:rFonts w:ascii="Times New Roman" w:hAnsi="Times New Roman"/>
          <w:lang w:eastAsia="zh-CN"/>
        </w:rPr>
        <w:t>，</w:t>
      </w:r>
      <w:r w:rsidR="00731824" w:rsidRPr="00CB1DBB">
        <w:rPr>
          <w:rFonts w:ascii="Times New Roman" w:hAnsi="Times New Roman" w:hint="eastAsia"/>
          <w:lang w:eastAsia="zh-CN"/>
        </w:rPr>
        <w:t>系统</w:t>
      </w:r>
      <w:r w:rsidR="00731824" w:rsidRPr="00CB1DBB">
        <w:rPr>
          <w:rFonts w:ascii="Times New Roman" w:hAnsi="Times New Roman"/>
          <w:lang w:eastAsia="zh-CN"/>
        </w:rPr>
        <w:t>提示</w:t>
      </w:r>
      <w:r w:rsidR="00731824" w:rsidRPr="00CB1DBB">
        <w:rPr>
          <w:rFonts w:ascii="Times New Roman" w:hAnsi="Times New Roman" w:hint="eastAsia"/>
          <w:lang w:eastAsia="zh-CN"/>
        </w:rPr>
        <w:t>转换</w:t>
      </w:r>
      <w:r w:rsidR="00731824" w:rsidRPr="00CB1DBB">
        <w:rPr>
          <w:rFonts w:ascii="Times New Roman" w:hAnsi="Times New Roman"/>
          <w:lang w:eastAsia="zh-CN"/>
        </w:rPr>
        <w:t>成功</w:t>
      </w:r>
      <w:r w:rsidR="00F71352" w:rsidRPr="00CB1DBB">
        <w:rPr>
          <w:rFonts w:ascii="Times New Roman" w:hAnsi="Times New Roman"/>
          <w:lang w:eastAsia="zh-CN"/>
        </w:rPr>
        <w:t>。</w:t>
      </w:r>
    </w:p>
    <w:p w14:paraId="76E45F23" w14:textId="77777777" w:rsidR="009C25E4" w:rsidRPr="00CB1DBB" w:rsidRDefault="006D3B56" w:rsidP="009C25E4">
      <w:pPr>
        <w:pStyle w:val="ab"/>
        <w:ind w:firstLineChars="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EC707F" w:rsidRPr="00CB1DBB">
        <w:rPr>
          <w:rFonts w:ascii="Times New Roman" w:hAnsi="Times New Roman"/>
          <w:lang w:eastAsia="zh-CN"/>
        </w:rPr>
        <w:t>5-8</w:t>
      </w:r>
      <w:r w:rsidR="00090579" w:rsidRPr="00CB1DBB">
        <w:rPr>
          <w:rFonts w:ascii="Times New Roman" w:hAnsi="Times New Roman"/>
          <w:lang w:eastAsia="zh-CN"/>
        </w:rPr>
        <w:t>文件</w:t>
      </w:r>
      <w:r w:rsidR="00090579" w:rsidRPr="00CB1DBB">
        <w:rPr>
          <w:rFonts w:ascii="Times New Roman" w:hAnsi="Times New Roman" w:hint="eastAsia"/>
          <w:lang w:eastAsia="zh-CN"/>
        </w:rPr>
        <w:t>部署</w:t>
      </w:r>
      <w:r w:rsidR="000B4FD9" w:rsidRPr="00CB1DBB">
        <w:rPr>
          <w:rFonts w:ascii="Times New Roman" w:hAnsi="Times New Roman" w:hint="eastAsia"/>
          <w:lang w:eastAsia="zh-CN"/>
        </w:rPr>
        <w:t>流程</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7A43FBAC" w14:textId="77777777" w:rsidTr="00A95CCE">
        <w:trPr>
          <w:trHeight w:val="346"/>
        </w:trPr>
        <w:tc>
          <w:tcPr>
            <w:tcW w:w="1440" w:type="dxa"/>
            <w:shd w:val="clear" w:color="auto" w:fill="D9D9D9"/>
          </w:tcPr>
          <w:p w14:paraId="3222C18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A67C6D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67E236C" w14:textId="77777777" w:rsidTr="00587250">
        <w:trPr>
          <w:trHeight w:val="421"/>
        </w:trPr>
        <w:tc>
          <w:tcPr>
            <w:tcW w:w="1440" w:type="dxa"/>
          </w:tcPr>
          <w:p w14:paraId="1D1AE01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2B1457EF" w14:textId="77777777" w:rsidR="009C25E4" w:rsidRPr="00CB1DBB" w:rsidRDefault="00BA61AE" w:rsidP="00587250">
            <w:pPr>
              <w:ind w:firstLine="480"/>
              <w:rPr>
                <w:rFonts w:ascii="Times New Roman" w:hAnsi="Times New Roman"/>
                <w:lang w:eastAsia="zh-CN"/>
              </w:rPr>
            </w:pPr>
            <w:r w:rsidRPr="00CB1DBB">
              <w:rPr>
                <w:rFonts w:ascii="Times New Roman" w:hAnsi="Times New Roman"/>
                <w:lang w:eastAsia="zh-CN"/>
              </w:rPr>
              <w:t>Act02</w:t>
            </w:r>
          </w:p>
        </w:tc>
      </w:tr>
      <w:tr w:rsidR="009C25E4" w:rsidRPr="00CB1DBB" w14:paraId="5CF43B41" w14:textId="77777777" w:rsidTr="00587250">
        <w:trPr>
          <w:trHeight w:val="487"/>
        </w:trPr>
        <w:tc>
          <w:tcPr>
            <w:tcW w:w="1440" w:type="dxa"/>
          </w:tcPr>
          <w:p w14:paraId="7021B78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8AB951" w14:textId="77777777" w:rsidR="009C25E4" w:rsidRPr="00CB1DBB" w:rsidRDefault="001B5E4B" w:rsidP="00587250">
            <w:pPr>
              <w:ind w:firstLine="48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tc>
      </w:tr>
      <w:tr w:rsidR="009C25E4" w:rsidRPr="00CB1DBB" w14:paraId="1808EF43" w14:textId="77777777" w:rsidTr="00587250">
        <w:trPr>
          <w:trHeight w:val="524"/>
        </w:trPr>
        <w:tc>
          <w:tcPr>
            <w:tcW w:w="1440" w:type="dxa"/>
          </w:tcPr>
          <w:p w14:paraId="20921CD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2069DB25" w14:textId="77777777" w:rsidR="009C25E4" w:rsidRPr="00CB1DBB" w:rsidRDefault="00291DA8" w:rsidP="00587250">
            <w:pPr>
              <w:ind w:firstLine="480"/>
              <w:rPr>
                <w:rFonts w:ascii="Times New Roman" w:hAnsi="Times New Roman"/>
                <w:lang w:eastAsia="zh-CN"/>
              </w:rPr>
            </w:pPr>
            <w:r w:rsidRPr="00CB1DBB">
              <w:rPr>
                <w:rFonts w:ascii="Times New Roman" w:hAnsi="Times New Roman" w:hint="eastAsia"/>
                <w:lang w:eastAsia="zh-CN"/>
              </w:rPr>
              <w:t>管理员</w:t>
            </w:r>
          </w:p>
        </w:tc>
      </w:tr>
      <w:tr w:rsidR="009C25E4" w:rsidRPr="00CB1DBB" w14:paraId="2791436C" w14:textId="77777777" w:rsidTr="00587250">
        <w:trPr>
          <w:trHeight w:val="533"/>
        </w:trPr>
        <w:tc>
          <w:tcPr>
            <w:tcW w:w="1440" w:type="dxa"/>
          </w:tcPr>
          <w:p w14:paraId="29CFA87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E7FCABC" w14:textId="77777777" w:rsidR="009C25E4" w:rsidRPr="00CB1DBB" w:rsidRDefault="00EC707F" w:rsidP="00587250">
            <w:pPr>
              <w:ind w:firstLine="480"/>
              <w:rPr>
                <w:rFonts w:ascii="Times New Roman" w:hAnsi="Times New Roman"/>
                <w:lang w:eastAsia="zh-CN"/>
              </w:rPr>
            </w:pPr>
            <w:r w:rsidRPr="00CB1DBB">
              <w:rPr>
                <w:rFonts w:ascii="Times New Roman" w:hAnsi="Times New Roman" w:hint="eastAsia"/>
                <w:lang w:eastAsia="zh-CN"/>
              </w:rPr>
              <w:t>管理员被标识</w:t>
            </w:r>
            <w:r w:rsidRPr="00CB1DBB">
              <w:rPr>
                <w:rFonts w:ascii="Times New Roman" w:hAnsi="Times New Roman"/>
                <w:lang w:eastAsia="zh-CN"/>
              </w:rPr>
              <w:t>或被授权</w:t>
            </w:r>
          </w:p>
        </w:tc>
      </w:tr>
      <w:tr w:rsidR="009C25E4" w:rsidRPr="00CB1DBB" w14:paraId="5E2718ED" w14:textId="77777777" w:rsidTr="00587250">
        <w:trPr>
          <w:trHeight w:val="533"/>
        </w:trPr>
        <w:tc>
          <w:tcPr>
            <w:tcW w:w="1440" w:type="dxa"/>
          </w:tcPr>
          <w:p w14:paraId="0AD457C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F3778EF" w14:textId="77777777" w:rsidR="009C25E4" w:rsidRPr="00CB1DBB" w:rsidRDefault="000B03D2"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记录转换</w:t>
            </w:r>
            <w:r w:rsidR="006A4D65" w:rsidRPr="00CB1DBB">
              <w:rPr>
                <w:rFonts w:ascii="Times New Roman" w:hAnsi="Times New Roman"/>
                <w:lang w:eastAsia="zh-CN"/>
              </w:rPr>
              <w:t>相关信息</w:t>
            </w:r>
          </w:p>
        </w:tc>
      </w:tr>
      <w:tr w:rsidR="009C25E4" w:rsidRPr="00CB1DBB" w14:paraId="4FB5F180" w14:textId="77777777" w:rsidTr="00587250">
        <w:trPr>
          <w:trHeight w:val="524"/>
        </w:trPr>
        <w:tc>
          <w:tcPr>
            <w:tcW w:w="1440" w:type="dxa"/>
          </w:tcPr>
          <w:p w14:paraId="1CF42D7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E810140" w14:textId="77777777" w:rsidR="007E7C1B" w:rsidRPr="00CB1DBB" w:rsidRDefault="007E7C1B" w:rsidP="007E7C1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002512F5" w:rsidRPr="00CB1DBB">
              <w:rPr>
                <w:rFonts w:ascii="Times New Roman" w:hAnsi="Times New Roman" w:hint="eastAsia"/>
                <w:lang w:eastAsia="zh-CN"/>
              </w:rPr>
              <w:t>流程部署</w:t>
            </w:r>
            <w:r w:rsidRPr="00CB1DBB">
              <w:rPr>
                <w:rFonts w:ascii="Times New Roman" w:hAnsi="Times New Roman"/>
                <w:lang w:eastAsia="zh-CN"/>
              </w:rPr>
              <w:t>」页面</w:t>
            </w:r>
            <w:r w:rsidR="002512F5" w:rsidRPr="00CB1DBB">
              <w:rPr>
                <w:rFonts w:ascii="Times New Roman" w:hAnsi="Times New Roman"/>
                <w:lang w:eastAsia="zh-CN"/>
              </w:rPr>
              <w:t xml:space="preserve"> </w:t>
            </w:r>
          </w:p>
          <w:p w14:paraId="1619D7FC" w14:textId="77777777" w:rsidR="008304F1" w:rsidRPr="00CB1DBB" w:rsidRDefault="002512F5" w:rsidP="008304F1">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上传</w:t>
            </w:r>
            <w:r w:rsidRPr="00CB1DBB">
              <w:rPr>
                <w:rFonts w:ascii="Times New Roman" w:hAnsi="Times New Roman"/>
                <w:lang w:eastAsia="zh-CN"/>
              </w:rPr>
              <w:t>文件，</w:t>
            </w:r>
            <w:r w:rsidRPr="00CB1DBB">
              <w:rPr>
                <w:rFonts w:ascii="Times New Roman" w:hAnsi="Times New Roman" w:hint="eastAsia"/>
                <w:lang w:eastAsia="zh-CN"/>
              </w:rPr>
              <w:t>输入</w:t>
            </w:r>
            <w:r w:rsidRPr="00CB1DBB">
              <w:rPr>
                <w:rFonts w:ascii="Times New Roman" w:hAnsi="Times New Roman"/>
                <w:lang w:eastAsia="zh-CN"/>
              </w:rPr>
              <w:t>信息。</w:t>
            </w:r>
            <w:r w:rsidRPr="00CB1DBB">
              <w:rPr>
                <w:rFonts w:ascii="Times New Roman" w:hAnsi="Times New Roman" w:hint="eastAsia"/>
                <w:lang w:eastAsia="zh-CN"/>
              </w:rPr>
              <w:t>点击</w:t>
            </w:r>
            <w:r w:rsidRPr="00CB1DBB">
              <w:rPr>
                <w:rFonts w:ascii="Times New Roman" w:hAnsi="Times New Roman"/>
                <w:lang w:eastAsia="zh-CN"/>
              </w:rPr>
              <w:t>提交。</w:t>
            </w:r>
          </w:p>
          <w:p w14:paraId="787F88F4" w14:textId="77777777" w:rsidR="009C25E4" w:rsidRPr="00CB1DBB" w:rsidRDefault="001074E9" w:rsidP="0059189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r w:rsidR="007E7C1B" w:rsidRPr="00CB1DBB">
              <w:rPr>
                <w:rFonts w:ascii="Times New Roman" w:hAnsi="Times New Roman"/>
                <w:lang w:eastAsia="zh-CN"/>
              </w:rPr>
              <w:t>。</w:t>
            </w:r>
          </w:p>
        </w:tc>
      </w:tr>
    </w:tbl>
    <w:p w14:paraId="11FE94E5" w14:textId="77777777" w:rsidR="00C97B8D" w:rsidRDefault="00C97B8D" w:rsidP="009F11B1">
      <w:pPr>
        <w:ind w:firstLineChars="0" w:firstLine="0"/>
        <w:rPr>
          <w:rFonts w:ascii="Times New Roman" w:hAnsi="Times New Roman"/>
          <w:lang w:eastAsia="zh-CN"/>
        </w:rPr>
        <w:sectPr w:rsidR="00C97B8D" w:rsidSect="00CB1DBB">
          <w:headerReference w:type="default" r:id="rId51"/>
          <w:type w:val="continuous"/>
          <w:pgSz w:w="11900" w:h="16840"/>
          <w:pgMar w:top="1418" w:right="1134" w:bottom="1418" w:left="1588" w:header="1134" w:footer="709" w:gutter="0"/>
          <w:cols w:space="708"/>
          <w:docGrid w:linePitch="360"/>
        </w:sectPr>
      </w:pPr>
    </w:p>
    <w:p w14:paraId="6EA2BD0D" w14:textId="77777777" w:rsidR="003A3CE8" w:rsidRPr="00CB1DBB" w:rsidRDefault="003A3CE8" w:rsidP="009F11B1">
      <w:pPr>
        <w:ind w:firstLineChars="0" w:firstLine="0"/>
        <w:rPr>
          <w:rFonts w:ascii="Times New Roman" w:hAnsi="Times New Roman"/>
          <w:lang w:eastAsia="zh-CN"/>
        </w:rPr>
      </w:pPr>
    </w:p>
    <w:p w14:paraId="743B8DD6" w14:textId="000EC9AC" w:rsidR="001F42E1" w:rsidRPr="00CB1DBB" w:rsidRDefault="00FB05CC" w:rsidP="00CB1DBB">
      <w:pPr>
        <w:pStyle w:val="2"/>
        <w:numPr>
          <w:ilvl w:val="1"/>
          <w:numId w:val="74"/>
        </w:numPr>
        <w:ind w:firstLineChars="0"/>
        <w:rPr>
          <w:rFonts w:ascii="Times New Roman" w:hAnsi="Times New Roman"/>
        </w:rPr>
      </w:pPr>
      <w:bookmarkStart w:id="895" w:name="_Toc451434985"/>
      <w:bookmarkStart w:id="896" w:name="_Toc451435819"/>
      <w:r w:rsidRPr="00CB1DBB">
        <w:rPr>
          <w:rFonts w:ascii="Times New Roman" w:hAnsi="Times New Roman"/>
        </w:rPr>
        <w:t xml:space="preserve"> </w:t>
      </w:r>
      <w:bookmarkStart w:id="897" w:name="_Toc451455868"/>
      <w:bookmarkStart w:id="898" w:name="_Toc451456840"/>
      <w:bookmarkStart w:id="899" w:name="_Toc451457076"/>
      <w:bookmarkStart w:id="900" w:name="_Toc451457542"/>
      <w:del w:id="901" w:author="Microsoft Office User" w:date="2016-05-22T16:25:00Z">
        <w:r w:rsidR="001F42E1" w:rsidRPr="00CB1DBB" w:rsidDel="002F2ADF">
          <w:rPr>
            <w:rFonts w:ascii="Times New Roman" w:hAnsi="Times New Roman"/>
          </w:rPr>
          <w:delText>通信模块</w:delText>
        </w:r>
      </w:del>
      <w:bookmarkStart w:id="902" w:name="_Toc451701384"/>
      <w:bookmarkEnd w:id="895"/>
      <w:bookmarkEnd w:id="896"/>
      <w:bookmarkEnd w:id="897"/>
      <w:bookmarkEnd w:id="898"/>
      <w:bookmarkEnd w:id="899"/>
      <w:bookmarkEnd w:id="900"/>
      <w:ins w:id="903" w:author="Microsoft Office User" w:date="2016-05-22T16:25:00Z">
        <w:r w:rsidR="002F2ADF">
          <w:rPr>
            <w:rFonts w:ascii="Times New Roman" w:hAnsi="Times New Roman"/>
          </w:rPr>
          <w:t>即时</w:t>
        </w:r>
        <w:r w:rsidR="002F2ADF">
          <w:rPr>
            <w:rFonts w:ascii="Times New Roman" w:hAnsi="Times New Roman" w:hint="eastAsia"/>
          </w:rPr>
          <w:t>通讯模块</w:t>
        </w:r>
      </w:ins>
      <w:bookmarkEnd w:id="902"/>
    </w:p>
    <w:p w14:paraId="2BBD3D29" w14:textId="77777777" w:rsidR="003A3CE8" w:rsidRPr="00CB1DBB" w:rsidRDefault="00F01EBE" w:rsidP="00CB1DBB">
      <w:pPr>
        <w:pStyle w:val="3"/>
        <w:numPr>
          <w:ilvl w:val="2"/>
          <w:numId w:val="74"/>
        </w:numPr>
        <w:ind w:firstLineChars="0"/>
        <w:rPr>
          <w:rFonts w:ascii="Times New Roman" w:hAnsi="Times New Roman"/>
        </w:rPr>
      </w:pPr>
      <w:bookmarkStart w:id="904" w:name="_Toc451434986"/>
      <w:bookmarkStart w:id="905" w:name="_Toc451435820"/>
      <w:bookmarkStart w:id="906" w:name="_Toc451455869"/>
      <w:bookmarkStart w:id="907" w:name="_Toc451456841"/>
      <w:bookmarkStart w:id="908" w:name="_Toc451457077"/>
      <w:bookmarkStart w:id="909" w:name="_Toc451457543"/>
      <w:bookmarkStart w:id="910" w:name="_Toc451701385"/>
      <w:r w:rsidRPr="00CB1DBB">
        <w:rPr>
          <w:rFonts w:ascii="Times New Roman" w:hAnsi="Times New Roman"/>
        </w:rPr>
        <w:t>站内通知</w:t>
      </w:r>
      <w:bookmarkEnd w:id="904"/>
      <w:bookmarkEnd w:id="905"/>
      <w:bookmarkEnd w:id="906"/>
      <w:bookmarkEnd w:id="907"/>
      <w:bookmarkEnd w:id="908"/>
      <w:bookmarkEnd w:id="909"/>
      <w:bookmarkEnd w:id="910"/>
      <w:r w:rsidR="003A3CE8" w:rsidRPr="00CB1DBB">
        <w:rPr>
          <w:rFonts w:ascii="Times New Roman" w:hAnsi="Times New Roman"/>
        </w:rPr>
        <w:t xml:space="preserve"> </w:t>
      </w:r>
    </w:p>
    <w:p w14:paraId="15E00F76" w14:textId="77777777" w:rsidR="009C7FC0" w:rsidRPr="00CB1DBB" w:rsidRDefault="009C7FC0"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发送</w:t>
      </w:r>
      <w:r w:rsidRPr="00CB1DBB">
        <w:rPr>
          <w:rFonts w:ascii="Times New Roman" w:hAnsi="Times New Roman"/>
          <w:lang w:eastAsia="zh-CN"/>
        </w:rPr>
        <w:t>通知</w:t>
      </w:r>
    </w:p>
    <w:p w14:paraId="4FBDD2DF" w14:textId="77777777" w:rsidR="0060118A" w:rsidRPr="00CB1DBB" w:rsidRDefault="00F1307F" w:rsidP="0060118A">
      <w:pPr>
        <w:ind w:firstLineChars="0" w:firstLine="480"/>
        <w:rPr>
          <w:rFonts w:ascii="Times New Roman" w:hAnsi="Times New Roman"/>
          <w:lang w:eastAsia="zh-CN"/>
        </w:rPr>
      </w:pPr>
      <w:r w:rsidRPr="00CB1DBB">
        <w:rPr>
          <w:rFonts w:ascii="Times New Roman" w:hAnsi="Times New Roman" w:hint="eastAsia"/>
          <w:lang w:eastAsia="zh-CN"/>
        </w:rPr>
        <w:t>用户</w:t>
      </w:r>
      <w:r w:rsidR="0060118A" w:rsidRPr="00CB1DBB">
        <w:rPr>
          <w:rFonts w:ascii="Times New Roman" w:hAnsi="Times New Roman"/>
          <w:lang w:eastAsia="zh-CN"/>
        </w:rPr>
        <w:t>登录系统，</w:t>
      </w:r>
      <w:r w:rsidR="0060118A" w:rsidRPr="00CB1DBB">
        <w:rPr>
          <w:rFonts w:ascii="Times New Roman" w:hAnsi="Times New Roman" w:hint="eastAsia"/>
          <w:lang w:eastAsia="zh-CN"/>
        </w:rPr>
        <w:t>进入</w:t>
      </w:r>
      <w:r w:rsidR="0060118A" w:rsidRPr="00CB1DBB">
        <w:rPr>
          <w:rFonts w:ascii="Times New Roman" w:hAnsi="Times New Roman"/>
          <w:lang w:eastAsia="zh-CN"/>
        </w:rPr>
        <w:t>「</w:t>
      </w:r>
      <w:r w:rsidR="00DD2174" w:rsidRPr="00CB1DBB">
        <w:rPr>
          <w:rFonts w:ascii="Times New Roman" w:hAnsi="Times New Roman" w:hint="eastAsia"/>
          <w:lang w:eastAsia="zh-CN"/>
        </w:rPr>
        <w:t>通知</w:t>
      </w:r>
      <w:r w:rsidR="0060118A" w:rsidRPr="00CB1DBB">
        <w:rPr>
          <w:rFonts w:ascii="Times New Roman" w:hAnsi="Times New Roman"/>
          <w:lang w:eastAsia="zh-CN"/>
        </w:rPr>
        <w:t>列表」页面，</w:t>
      </w:r>
      <w:r w:rsidR="0060118A" w:rsidRPr="00CB1DBB">
        <w:rPr>
          <w:rFonts w:ascii="Times New Roman" w:hAnsi="Times New Roman" w:hint="eastAsia"/>
          <w:lang w:eastAsia="zh-CN"/>
        </w:rPr>
        <w:t>通过</w:t>
      </w:r>
      <w:r w:rsidR="0060118A" w:rsidRPr="00CB1DBB">
        <w:rPr>
          <w:rFonts w:ascii="Times New Roman" w:hAnsi="Times New Roman"/>
          <w:lang w:eastAsia="zh-CN"/>
        </w:rPr>
        <w:t>点击「</w:t>
      </w:r>
      <w:r w:rsidR="002F7DDB" w:rsidRPr="00CB1DBB">
        <w:rPr>
          <w:rFonts w:ascii="Times New Roman" w:hAnsi="Times New Roman" w:hint="eastAsia"/>
          <w:lang w:eastAsia="zh-CN"/>
        </w:rPr>
        <w:t>添加</w:t>
      </w:r>
      <w:r w:rsidR="0060118A" w:rsidRPr="00CB1DBB">
        <w:rPr>
          <w:rFonts w:ascii="Times New Roman" w:hAnsi="Times New Roman"/>
          <w:lang w:eastAsia="zh-CN"/>
        </w:rPr>
        <w:t>」，根据界面提示信息，</w:t>
      </w:r>
      <w:r w:rsidR="009B4BCA" w:rsidRPr="00CB1DBB">
        <w:rPr>
          <w:rFonts w:ascii="Times New Roman" w:hAnsi="Times New Roman"/>
          <w:lang w:eastAsia="zh-CN"/>
        </w:rPr>
        <w:t>填写</w:t>
      </w:r>
      <w:r w:rsidR="00793156" w:rsidRPr="00CB1DBB">
        <w:rPr>
          <w:rFonts w:ascii="Times New Roman" w:hAnsi="Times New Roman"/>
          <w:lang w:eastAsia="zh-CN"/>
        </w:rPr>
        <w:t>信息并选择</w:t>
      </w:r>
      <w:r w:rsidR="0095357F" w:rsidRPr="00CB1DBB">
        <w:rPr>
          <w:rFonts w:ascii="Times New Roman" w:hAnsi="Times New Roman" w:hint="eastAsia"/>
          <w:lang w:eastAsia="zh-CN"/>
        </w:rPr>
        <w:t>被通知</w:t>
      </w:r>
      <w:r w:rsidR="0095357F" w:rsidRPr="00CB1DBB">
        <w:rPr>
          <w:rFonts w:ascii="Times New Roman" w:hAnsi="Times New Roman"/>
          <w:lang w:eastAsia="zh-CN"/>
        </w:rPr>
        <w:t>成员</w:t>
      </w:r>
      <w:r w:rsidR="009B4BCA" w:rsidRPr="00CB1DBB">
        <w:rPr>
          <w:rFonts w:ascii="Times New Roman" w:hAnsi="Times New Roman"/>
          <w:lang w:eastAsia="zh-CN"/>
        </w:rPr>
        <w:t>，</w:t>
      </w:r>
      <w:r w:rsidR="0060118A" w:rsidRPr="00CB1DBB">
        <w:rPr>
          <w:rFonts w:ascii="Times New Roman" w:hAnsi="Times New Roman" w:hint="eastAsia"/>
          <w:lang w:eastAsia="zh-CN"/>
        </w:rPr>
        <w:t>点击</w:t>
      </w:r>
      <w:r w:rsidR="0060118A" w:rsidRPr="00CB1DBB">
        <w:rPr>
          <w:rFonts w:ascii="Times New Roman" w:hAnsi="Times New Roman"/>
          <w:lang w:eastAsia="zh-CN"/>
        </w:rPr>
        <w:t>「确认」</w:t>
      </w:r>
      <w:r w:rsidR="009110F7" w:rsidRPr="00CB1DBB">
        <w:rPr>
          <w:rFonts w:ascii="Times New Roman" w:hAnsi="Times New Roman"/>
          <w:lang w:eastAsia="zh-CN"/>
        </w:rPr>
        <w:t>，</w:t>
      </w:r>
      <w:r w:rsidR="00F12002" w:rsidRPr="00CB1DBB">
        <w:rPr>
          <w:rFonts w:ascii="Times New Roman" w:hAnsi="Times New Roman" w:hint="eastAsia"/>
          <w:lang w:eastAsia="zh-CN"/>
        </w:rPr>
        <w:t>系统</w:t>
      </w:r>
      <w:r w:rsidR="00F12002" w:rsidRPr="00CB1DBB">
        <w:rPr>
          <w:rFonts w:ascii="Times New Roman" w:hAnsi="Times New Roman"/>
          <w:lang w:eastAsia="zh-CN"/>
        </w:rPr>
        <w:t>提示数据库保存通知信息。</w:t>
      </w:r>
    </w:p>
    <w:p w14:paraId="404F86E9" w14:textId="77777777" w:rsidR="009C25E4" w:rsidRPr="00CB1DBB" w:rsidRDefault="006D3B56" w:rsidP="00DD2174">
      <w:pPr>
        <w:pStyle w:val="ab"/>
        <w:ind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931B32" w:rsidRPr="00CB1DBB">
        <w:rPr>
          <w:rFonts w:ascii="Times New Roman" w:hAnsi="Times New Roman"/>
          <w:lang w:eastAsia="zh-CN"/>
        </w:rPr>
        <w:t>5-9</w:t>
      </w:r>
      <w:r w:rsidR="0060118A" w:rsidRPr="00CB1DBB">
        <w:rPr>
          <w:rFonts w:ascii="Times New Roman" w:hAnsi="Times New Roman"/>
          <w:lang w:eastAsia="zh-CN"/>
        </w:rPr>
        <w:t xml:space="preserve"> </w:t>
      </w:r>
      <w:r w:rsidR="002226E3" w:rsidRPr="00CB1DBB">
        <w:rPr>
          <w:rFonts w:ascii="Times New Roman" w:hAnsi="Times New Roman" w:hint="eastAsia"/>
          <w:lang w:eastAsia="zh-CN"/>
        </w:rPr>
        <w:t>发送</w:t>
      </w:r>
      <w:r w:rsidR="002226E3" w:rsidRPr="00CB1DBB">
        <w:rPr>
          <w:rFonts w:ascii="Times New Roman" w:hAnsi="Times New Roman"/>
          <w:lang w:eastAsia="zh-CN"/>
        </w:rPr>
        <w:t>通知</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76A205D" w14:textId="77777777" w:rsidTr="00CB1DBB">
        <w:trPr>
          <w:trHeight w:val="346"/>
          <w:tblHeader/>
        </w:trPr>
        <w:tc>
          <w:tcPr>
            <w:tcW w:w="1440" w:type="dxa"/>
            <w:shd w:val="clear" w:color="auto" w:fill="D9D9D9"/>
          </w:tcPr>
          <w:p w14:paraId="45F760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3E40CFA1"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10538B2A" w14:textId="77777777" w:rsidTr="00CB1DBB">
        <w:trPr>
          <w:trHeight w:val="421"/>
        </w:trPr>
        <w:tc>
          <w:tcPr>
            <w:tcW w:w="1440" w:type="dxa"/>
          </w:tcPr>
          <w:p w14:paraId="1D6877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4BBF98BE" w14:textId="77777777" w:rsidR="009C25E4" w:rsidRPr="00CB1DBB" w:rsidRDefault="003611D3" w:rsidP="00587250">
            <w:pPr>
              <w:ind w:firstLine="480"/>
              <w:rPr>
                <w:rFonts w:ascii="Times New Roman" w:hAnsi="Times New Roman"/>
                <w:lang w:eastAsia="zh-CN"/>
              </w:rPr>
            </w:pPr>
            <w:r w:rsidRPr="00CB1DBB">
              <w:rPr>
                <w:rFonts w:ascii="Times New Roman" w:hAnsi="Times New Roman" w:hint="eastAsia"/>
                <w:lang w:eastAsia="zh-CN"/>
              </w:rPr>
              <w:t>Ms</w:t>
            </w:r>
            <w:r w:rsidRPr="00CB1DBB">
              <w:rPr>
                <w:rFonts w:ascii="Times New Roman" w:hAnsi="Times New Roman"/>
                <w:lang w:eastAsia="zh-CN"/>
              </w:rPr>
              <w:t>g01</w:t>
            </w:r>
          </w:p>
        </w:tc>
      </w:tr>
      <w:tr w:rsidR="009C25E4" w:rsidRPr="00CB1DBB" w14:paraId="49A3DACD" w14:textId="77777777" w:rsidTr="00CB1DBB">
        <w:trPr>
          <w:trHeight w:val="487"/>
        </w:trPr>
        <w:tc>
          <w:tcPr>
            <w:tcW w:w="1440" w:type="dxa"/>
          </w:tcPr>
          <w:p w14:paraId="700E917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79EE64F4" w14:textId="77777777" w:rsidR="009C25E4" w:rsidRPr="00CB1DBB" w:rsidRDefault="00F1307F" w:rsidP="00587250">
            <w:pPr>
              <w:ind w:firstLine="480"/>
              <w:rPr>
                <w:rFonts w:ascii="Times New Roman" w:hAnsi="Times New Roman"/>
                <w:lang w:eastAsia="zh-CN"/>
              </w:rPr>
            </w:pPr>
            <w:r w:rsidRPr="00CB1DBB">
              <w:rPr>
                <w:rFonts w:ascii="Times New Roman" w:hAnsi="Times New Roman"/>
                <w:lang w:eastAsia="zh-CN"/>
              </w:rPr>
              <w:t>发送通知</w:t>
            </w:r>
          </w:p>
        </w:tc>
      </w:tr>
      <w:tr w:rsidR="009C25E4" w:rsidRPr="00CB1DBB" w14:paraId="4385E28A" w14:textId="77777777" w:rsidTr="00CB1DBB">
        <w:trPr>
          <w:trHeight w:val="524"/>
        </w:trPr>
        <w:tc>
          <w:tcPr>
            <w:tcW w:w="1440" w:type="dxa"/>
          </w:tcPr>
          <w:p w14:paraId="2E0DD58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lastRenderedPageBreak/>
              <w:t>参与者</w:t>
            </w:r>
          </w:p>
        </w:tc>
        <w:tc>
          <w:tcPr>
            <w:tcW w:w="7378" w:type="dxa"/>
          </w:tcPr>
          <w:p w14:paraId="63C624FD"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w:t>
            </w:r>
          </w:p>
        </w:tc>
      </w:tr>
      <w:tr w:rsidR="009C25E4" w:rsidRPr="00CB1DBB" w14:paraId="66858F8C" w14:textId="77777777" w:rsidTr="00CB1DBB">
        <w:trPr>
          <w:trHeight w:val="533"/>
        </w:trPr>
        <w:tc>
          <w:tcPr>
            <w:tcW w:w="1440" w:type="dxa"/>
          </w:tcPr>
          <w:p w14:paraId="02509FC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6A0F42E1"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用户标识</w:t>
            </w:r>
            <w:r w:rsidRPr="00CB1DBB">
              <w:rPr>
                <w:rFonts w:ascii="Times New Roman" w:hAnsi="Times New Roman"/>
                <w:lang w:eastAsia="zh-CN"/>
              </w:rPr>
              <w:t>和</w:t>
            </w:r>
            <w:r w:rsidR="000D4666" w:rsidRPr="00CB1DBB">
              <w:rPr>
                <w:rFonts w:ascii="Times New Roman" w:hAnsi="Times New Roman" w:hint="eastAsia"/>
                <w:lang w:eastAsia="zh-CN"/>
              </w:rPr>
              <w:t>被</w:t>
            </w:r>
            <w:r w:rsidRPr="00CB1DBB">
              <w:rPr>
                <w:rFonts w:ascii="Times New Roman" w:hAnsi="Times New Roman"/>
                <w:lang w:eastAsia="zh-CN"/>
              </w:rPr>
              <w:t>授权</w:t>
            </w:r>
          </w:p>
        </w:tc>
      </w:tr>
      <w:tr w:rsidR="009C25E4" w:rsidRPr="00CB1DBB" w14:paraId="140E2CAD" w14:textId="77777777" w:rsidTr="00CB1DBB">
        <w:trPr>
          <w:trHeight w:val="533"/>
        </w:trPr>
        <w:tc>
          <w:tcPr>
            <w:tcW w:w="1440" w:type="dxa"/>
          </w:tcPr>
          <w:p w14:paraId="2CE0EE9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C2DCC94" w14:textId="77777777" w:rsidR="009C25E4" w:rsidRPr="00CB1DBB" w:rsidRDefault="0048385E"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保存</w:t>
            </w:r>
            <w:r w:rsidRPr="00CB1DBB">
              <w:rPr>
                <w:rFonts w:ascii="Times New Roman" w:hAnsi="Times New Roman"/>
                <w:lang w:eastAsia="zh-CN"/>
              </w:rPr>
              <w:t>通知信息。</w:t>
            </w:r>
          </w:p>
        </w:tc>
      </w:tr>
      <w:tr w:rsidR="009C25E4" w:rsidRPr="00CB1DBB" w14:paraId="73D5331C" w14:textId="77777777" w:rsidTr="00CB1DBB">
        <w:trPr>
          <w:trHeight w:val="524"/>
        </w:trPr>
        <w:tc>
          <w:tcPr>
            <w:tcW w:w="1440" w:type="dxa"/>
          </w:tcPr>
          <w:p w14:paraId="7ED4935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3C24FD58" w14:textId="77777777" w:rsidR="0088752B"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通知</w:t>
            </w:r>
            <w:r w:rsidRPr="00CB1DBB">
              <w:rPr>
                <w:rFonts w:ascii="Times New Roman" w:hAnsi="Times New Roman"/>
                <w:lang w:eastAsia="zh-CN"/>
              </w:rPr>
              <w:t>列表」页面，</w:t>
            </w:r>
            <w:r w:rsidRPr="00CB1DBB">
              <w:rPr>
                <w:rFonts w:ascii="Times New Roman" w:hAnsi="Times New Roman" w:hint="eastAsia"/>
                <w:lang w:eastAsia="zh-CN"/>
              </w:rPr>
              <w:t>点击</w:t>
            </w:r>
            <w:r w:rsidRPr="00CB1DBB">
              <w:rPr>
                <w:rFonts w:ascii="Times New Roman" w:hAnsi="Times New Roman"/>
                <w:lang w:eastAsia="zh-CN"/>
              </w:rPr>
              <w:t>「</w:t>
            </w:r>
            <w:r w:rsidRPr="00CB1DBB">
              <w:rPr>
                <w:rFonts w:ascii="Times New Roman" w:hAnsi="Times New Roman" w:hint="eastAsia"/>
                <w:lang w:eastAsia="zh-CN"/>
              </w:rPr>
              <w:t>添加</w:t>
            </w:r>
            <w:r w:rsidRPr="00CB1DBB">
              <w:rPr>
                <w:rFonts w:ascii="Times New Roman" w:hAnsi="Times New Roman"/>
                <w:lang w:eastAsia="zh-CN"/>
              </w:rPr>
              <w:t>」</w:t>
            </w:r>
          </w:p>
          <w:p w14:paraId="7217EE4F" w14:textId="77777777" w:rsidR="0088752B" w:rsidRPr="00CB1DBB" w:rsidRDefault="00070101"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录入</w:t>
            </w:r>
            <w:r w:rsidR="00862A4D" w:rsidRPr="00CB1DBB">
              <w:rPr>
                <w:rFonts w:ascii="Times New Roman" w:hAnsi="Times New Roman"/>
                <w:lang w:eastAsia="zh-CN"/>
              </w:rPr>
              <w:t>通知</w:t>
            </w:r>
            <w:r w:rsidR="0088752B" w:rsidRPr="00CB1DBB">
              <w:rPr>
                <w:rFonts w:ascii="Times New Roman" w:hAnsi="Times New Roman" w:hint="eastAsia"/>
                <w:lang w:eastAsia="zh-CN"/>
              </w:rPr>
              <w:t>信息</w:t>
            </w:r>
            <w:r w:rsidR="00862A4D" w:rsidRPr="00CB1DBB">
              <w:rPr>
                <w:rFonts w:ascii="Times New Roman" w:hAnsi="Times New Roman" w:hint="eastAsia"/>
                <w:lang w:eastAsia="zh-CN"/>
              </w:rPr>
              <w:t>，</w:t>
            </w:r>
            <w:r w:rsidRPr="00CB1DBB">
              <w:rPr>
                <w:rFonts w:ascii="Times New Roman" w:hAnsi="Times New Roman" w:hint="eastAsia"/>
                <w:lang w:eastAsia="zh-CN"/>
              </w:rPr>
              <w:t>选择要</w:t>
            </w:r>
            <w:r w:rsidRPr="00CB1DBB">
              <w:rPr>
                <w:rFonts w:ascii="Times New Roman" w:hAnsi="Times New Roman"/>
                <w:lang w:eastAsia="zh-CN"/>
              </w:rPr>
              <w:t>通知用户</w:t>
            </w:r>
            <w:r w:rsidR="0088752B" w:rsidRPr="00CB1DBB">
              <w:rPr>
                <w:rFonts w:ascii="Times New Roman" w:hAnsi="Times New Roman"/>
                <w:lang w:eastAsia="zh-CN"/>
              </w:rPr>
              <w:t>，</w:t>
            </w:r>
            <w:r w:rsidRPr="00CB1DBB">
              <w:rPr>
                <w:rFonts w:ascii="Times New Roman" w:hAnsi="Times New Roman" w:hint="eastAsia"/>
                <w:lang w:eastAsia="zh-CN"/>
              </w:rPr>
              <w:t>点击确定</w:t>
            </w:r>
          </w:p>
          <w:p w14:paraId="1B1E48A2" w14:textId="77777777" w:rsidR="009C25E4"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3A307467" w14:textId="77777777" w:rsidTr="00CB1DBB">
        <w:trPr>
          <w:trHeight w:val="524"/>
        </w:trPr>
        <w:tc>
          <w:tcPr>
            <w:tcW w:w="1440" w:type="dxa"/>
          </w:tcPr>
          <w:p w14:paraId="5516A53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0CD2C7C" w14:textId="77777777" w:rsidR="009C25E4" w:rsidRPr="00CB1DBB" w:rsidRDefault="004B5990" w:rsidP="004B5990">
            <w:pPr>
              <w:pStyle w:val="a8"/>
              <w:numPr>
                <w:ilvl w:val="0"/>
                <w:numId w:val="39"/>
              </w:numPr>
              <w:ind w:firstLineChars="0"/>
              <w:rPr>
                <w:rFonts w:ascii="Times New Roman" w:hAnsi="Times New Roman"/>
                <w:lang w:eastAsia="zh-CN"/>
              </w:rPr>
            </w:pPr>
            <w:r w:rsidRPr="00CB1DBB">
              <w:rPr>
                <w:rFonts w:ascii="Times New Roman" w:hAnsi="Times New Roman" w:hint="eastAsia"/>
                <w:lang w:eastAsia="zh-CN"/>
              </w:rPr>
              <w:t>被通知</w:t>
            </w:r>
            <w:r w:rsidR="00C16B75" w:rsidRPr="00CB1DBB">
              <w:rPr>
                <w:rFonts w:ascii="Times New Roman" w:hAnsi="Times New Roman"/>
                <w:lang w:eastAsia="zh-CN"/>
              </w:rPr>
              <w:t>用户查看通知</w:t>
            </w:r>
            <w:r w:rsidRPr="00CB1DBB">
              <w:rPr>
                <w:rFonts w:ascii="Times New Roman" w:hAnsi="Times New Roman"/>
                <w:lang w:eastAsia="zh-CN"/>
              </w:rPr>
              <w:t>信息。</w:t>
            </w:r>
          </w:p>
        </w:tc>
      </w:tr>
    </w:tbl>
    <w:p w14:paraId="6FEE67B6" w14:textId="77777777" w:rsidR="00C97B8D" w:rsidRDefault="00C97B8D" w:rsidP="00F066EC">
      <w:pPr>
        <w:ind w:firstLineChars="0" w:firstLine="0"/>
        <w:rPr>
          <w:rFonts w:ascii="Times New Roman" w:hAnsi="Times New Roman"/>
          <w:lang w:eastAsia="zh-CN"/>
        </w:rPr>
        <w:sectPr w:rsidR="00C97B8D" w:rsidSect="00CB1DBB">
          <w:headerReference w:type="default" r:id="rId52"/>
          <w:type w:val="continuous"/>
          <w:pgSz w:w="11900" w:h="16840"/>
          <w:pgMar w:top="1418" w:right="1134" w:bottom="1418" w:left="1588" w:header="1134" w:footer="709" w:gutter="0"/>
          <w:cols w:space="708"/>
          <w:docGrid w:linePitch="360"/>
        </w:sectPr>
      </w:pPr>
    </w:p>
    <w:p w14:paraId="280D9838" w14:textId="77777777" w:rsidR="009C25E4" w:rsidRPr="00CB1DBB" w:rsidRDefault="009C25E4" w:rsidP="00F066EC">
      <w:pPr>
        <w:ind w:firstLineChars="0" w:firstLine="0"/>
        <w:rPr>
          <w:rFonts w:ascii="Times New Roman" w:hAnsi="Times New Roman"/>
          <w:lang w:eastAsia="zh-CN"/>
        </w:rPr>
      </w:pPr>
    </w:p>
    <w:p w14:paraId="2C9573C9" w14:textId="77777777" w:rsidR="003A3CE8" w:rsidRPr="00CB1DBB" w:rsidRDefault="00F01EBE" w:rsidP="00CB1DBB">
      <w:pPr>
        <w:pStyle w:val="3"/>
        <w:numPr>
          <w:ilvl w:val="2"/>
          <w:numId w:val="74"/>
        </w:numPr>
        <w:ind w:firstLineChars="0"/>
        <w:rPr>
          <w:rFonts w:ascii="Times New Roman" w:hAnsi="Times New Roman"/>
        </w:rPr>
      </w:pPr>
      <w:bookmarkStart w:id="911" w:name="_Toc451434987"/>
      <w:bookmarkStart w:id="912" w:name="_Toc451435821"/>
      <w:bookmarkStart w:id="913" w:name="_Toc451455870"/>
      <w:bookmarkStart w:id="914" w:name="_Toc451456842"/>
      <w:bookmarkStart w:id="915" w:name="_Toc451457078"/>
      <w:bookmarkStart w:id="916" w:name="_Toc451457544"/>
      <w:bookmarkStart w:id="917" w:name="_Toc451701386"/>
      <w:r w:rsidRPr="00CB1DBB">
        <w:rPr>
          <w:rFonts w:ascii="Times New Roman" w:hAnsi="Times New Roman"/>
        </w:rPr>
        <w:t>简单</w:t>
      </w:r>
      <w:r w:rsidR="009C7FC0" w:rsidRPr="00CB1DBB">
        <w:rPr>
          <w:rFonts w:ascii="Times New Roman" w:hAnsi="Times New Roman"/>
        </w:rPr>
        <w:t>实时</w:t>
      </w:r>
      <w:r w:rsidRPr="00CB1DBB">
        <w:rPr>
          <w:rFonts w:ascii="Times New Roman" w:hAnsi="Times New Roman"/>
        </w:rPr>
        <w:t>聊天</w:t>
      </w:r>
      <w:bookmarkEnd w:id="911"/>
      <w:bookmarkEnd w:id="912"/>
      <w:bookmarkEnd w:id="913"/>
      <w:bookmarkEnd w:id="914"/>
      <w:bookmarkEnd w:id="915"/>
      <w:bookmarkEnd w:id="916"/>
      <w:bookmarkEnd w:id="917"/>
    </w:p>
    <w:p w14:paraId="7C87BEE2" w14:textId="77777777" w:rsidR="00320BD0" w:rsidRPr="00CB1DBB" w:rsidRDefault="009C7FC0" w:rsidP="00320BD0">
      <w:pPr>
        <w:pStyle w:val="a8"/>
        <w:numPr>
          <w:ilvl w:val="0"/>
          <w:numId w:val="17"/>
        </w:numPr>
        <w:ind w:firstLineChars="0"/>
        <w:rPr>
          <w:rFonts w:ascii="Times New Roman" w:hAnsi="Times New Roman"/>
          <w:lang w:eastAsia="zh-CN"/>
        </w:rPr>
      </w:pPr>
      <w:r w:rsidRPr="00CB1DBB">
        <w:rPr>
          <w:rFonts w:ascii="Times New Roman" w:hAnsi="Times New Roman"/>
          <w:lang w:eastAsia="zh-CN"/>
        </w:rPr>
        <w:t>聊天</w:t>
      </w:r>
    </w:p>
    <w:p w14:paraId="7EB2CE45" w14:textId="77777777" w:rsidR="001F5497" w:rsidRPr="00CB1DBB" w:rsidRDefault="001F5497" w:rsidP="00320BD0">
      <w:pPr>
        <w:ind w:firstLineChars="0" w:firstLine="480"/>
        <w:rPr>
          <w:rFonts w:ascii="Times New Roman" w:hAnsi="Times New Roman"/>
          <w:lang w:eastAsia="zh-CN"/>
        </w:rPr>
      </w:pPr>
      <w:r w:rsidRPr="00CB1DBB">
        <w:rPr>
          <w:rFonts w:ascii="Times New Roman" w:hAnsi="Times New Roman" w:hint="eastAsia"/>
          <w:lang w:eastAsia="zh-CN"/>
        </w:rPr>
        <w:t>平台</w:t>
      </w:r>
      <w:r w:rsidRPr="00CB1DBB">
        <w:rPr>
          <w:rFonts w:ascii="Times New Roman" w:hAnsi="Times New Roman"/>
          <w:lang w:eastAsia="zh-CN"/>
        </w:rPr>
        <w:t>用户登录系统，</w:t>
      </w:r>
      <w:r w:rsidRPr="00CB1DBB">
        <w:rPr>
          <w:rFonts w:ascii="Times New Roman" w:hAnsi="Times New Roman" w:hint="eastAsia"/>
          <w:lang w:eastAsia="zh-CN"/>
        </w:rPr>
        <w:t>便可</w:t>
      </w:r>
      <w:r w:rsidRPr="00CB1DBB">
        <w:rPr>
          <w:rFonts w:ascii="Times New Roman" w:hAnsi="Times New Roman"/>
          <w:lang w:eastAsia="zh-CN"/>
        </w:rPr>
        <w:t>看到</w:t>
      </w:r>
      <w:r w:rsidRPr="00CB1DBB">
        <w:rPr>
          <w:rFonts w:ascii="Times New Roman" w:hAnsi="Times New Roman"/>
          <w:lang w:eastAsia="zh-CN"/>
        </w:rPr>
        <w:t xml:space="preserve"> </w:t>
      </w:r>
      <w:r w:rsidRPr="00CB1DBB">
        <w:rPr>
          <w:rFonts w:ascii="Times New Roman" w:hAnsi="Times New Roman"/>
          <w:lang w:eastAsia="zh-CN"/>
        </w:rPr>
        <w:t>聊天</w:t>
      </w:r>
      <w:r w:rsidRPr="00CB1DBB">
        <w:rPr>
          <w:rFonts w:ascii="Times New Roman" w:hAnsi="Times New Roman" w:hint="eastAsia"/>
          <w:lang w:eastAsia="zh-CN"/>
        </w:rPr>
        <w:t>功能</w:t>
      </w:r>
      <w:r w:rsidRPr="00CB1DBB">
        <w:rPr>
          <w:rFonts w:ascii="Times New Roman" w:hAnsi="Times New Roman"/>
          <w:lang w:eastAsia="zh-CN"/>
        </w:rPr>
        <w:t>界面。</w:t>
      </w:r>
      <w:r w:rsidR="00320BD0" w:rsidRPr="00CB1DBB">
        <w:rPr>
          <w:rFonts w:ascii="Times New Roman" w:hAnsi="Times New Roman" w:hint="eastAsia"/>
          <w:lang w:eastAsia="zh-CN"/>
        </w:rPr>
        <w:t>点击</w:t>
      </w:r>
      <w:r w:rsidR="00320BD0" w:rsidRPr="00CB1DBB">
        <w:rPr>
          <w:rFonts w:ascii="Times New Roman" w:hAnsi="Times New Roman"/>
          <w:lang w:eastAsia="zh-CN"/>
        </w:rPr>
        <w:t>用户头像，</w:t>
      </w:r>
      <w:r w:rsidR="00320BD0" w:rsidRPr="00CB1DBB">
        <w:rPr>
          <w:rFonts w:ascii="Times New Roman" w:hAnsi="Times New Roman" w:hint="eastAsia"/>
          <w:lang w:eastAsia="zh-CN"/>
        </w:rPr>
        <w:t>在对话</w:t>
      </w:r>
      <w:r w:rsidR="00320BD0" w:rsidRPr="00CB1DBB">
        <w:rPr>
          <w:rFonts w:ascii="Times New Roman" w:hAnsi="Times New Roman"/>
          <w:lang w:eastAsia="zh-CN"/>
        </w:rPr>
        <w:t>框中输入聊天</w:t>
      </w:r>
      <w:r w:rsidR="00320BD0" w:rsidRPr="00CB1DBB">
        <w:rPr>
          <w:rFonts w:ascii="Times New Roman" w:hAnsi="Times New Roman" w:hint="eastAsia"/>
          <w:lang w:eastAsia="zh-CN"/>
        </w:rPr>
        <w:t>信息</w:t>
      </w:r>
      <w:r w:rsidR="00320BD0" w:rsidRPr="00CB1DBB">
        <w:rPr>
          <w:rFonts w:ascii="Times New Roman" w:hAnsi="Times New Roman"/>
          <w:lang w:eastAsia="zh-CN"/>
        </w:rPr>
        <w:t>。</w:t>
      </w:r>
    </w:p>
    <w:p w14:paraId="2CA03C1B" w14:textId="77777777" w:rsidR="009C25E4" w:rsidRPr="00CB1DBB" w:rsidRDefault="006D3B56" w:rsidP="009C25E4">
      <w:pPr>
        <w:pStyle w:val="ab"/>
        <w:ind w:left="96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4E44CB" w:rsidRPr="00CB1DBB">
        <w:rPr>
          <w:rFonts w:ascii="Times New Roman" w:hAnsi="Times New Roman"/>
          <w:lang w:eastAsia="zh-CN"/>
        </w:rPr>
        <w:t>5-10</w:t>
      </w:r>
      <w:r w:rsidR="009C25E4" w:rsidRPr="00CB1DBB">
        <w:rPr>
          <w:rFonts w:ascii="Times New Roman" w:hAnsi="Times New Roman" w:hint="eastAsia"/>
          <w:lang w:eastAsia="zh-CN"/>
        </w:rPr>
        <w:t>移除</w:t>
      </w:r>
      <w:r w:rsidR="009C25E4" w:rsidRPr="00CB1DBB">
        <w:rPr>
          <w:rFonts w:ascii="Times New Roman" w:hAnsi="Times New Roman"/>
          <w:lang w:eastAsia="zh-CN"/>
        </w:rPr>
        <w:t>用户</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FD777FC" w14:textId="77777777" w:rsidTr="00A95CCE">
        <w:trPr>
          <w:trHeight w:val="346"/>
        </w:trPr>
        <w:tc>
          <w:tcPr>
            <w:tcW w:w="1440" w:type="dxa"/>
            <w:shd w:val="clear" w:color="auto" w:fill="D9D9D9"/>
          </w:tcPr>
          <w:p w14:paraId="1A2EA83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AF7CF4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278B6579" w14:textId="77777777" w:rsidTr="00587250">
        <w:trPr>
          <w:trHeight w:val="421"/>
        </w:trPr>
        <w:tc>
          <w:tcPr>
            <w:tcW w:w="1440" w:type="dxa"/>
          </w:tcPr>
          <w:p w14:paraId="6822EA4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E8320BB" w14:textId="77777777" w:rsidR="009C25E4" w:rsidRPr="00CB1DBB" w:rsidRDefault="003275EB" w:rsidP="00587250">
            <w:pPr>
              <w:ind w:firstLine="480"/>
              <w:rPr>
                <w:rFonts w:ascii="Times New Roman" w:hAnsi="Times New Roman"/>
                <w:lang w:eastAsia="zh-CN"/>
              </w:rPr>
            </w:pPr>
            <w:r w:rsidRPr="00CB1DBB">
              <w:rPr>
                <w:rFonts w:ascii="Times New Roman" w:hAnsi="Times New Roman"/>
                <w:lang w:eastAsia="zh-CN"/>
              </w:rPr>
              <w:t>Msg02</w:t>
            </w:r>
          </w:p>
        </w:tc>
      </w:tr>
      <w:tr w:rsidR="009C25E4" w:rsidRPr="00CB1DBB" w14:paraId="2A49734C" w14:textId="77777777" w:rsidTr="00587250">
        <w:trPr>
          <w:trHeight w:val="487"/>
        </w:trPr>
        <w:tc>
          <w:tcPr>
            <w:tcW w:w="1440" w:type="dxa"/>
          </w:tcPr>
          <w:p w14:paraId="29C0ADF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FDFDDB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聊</w:t>
            </w:r>
            <w:r w:rsidRPr="00CB1DBB">
              <w:rPr>
                <w:rFonts w:ascii="Times New Roman" w:hAnsi="Times New Roman" w:hint="eastAsia"/>
                <w:lang w:eastAsia="zh-CN"/>
              </w:rPr>
              <w:t>天</w:t>
            </w:r>
          </w:p>
        </w:tc>
      </w:tr>
      <w:tr w:rsidR="009C25E4" w:rsidRPr="00CB1DBB" w14:paraId="48ADEC5E" w14:textId="77777777" w:rsidTr="00587250">
        <w:trPr>
          <w:trHeight w:val="524"/>
        </w:trPr>
        <w:tc>
          <w:tcPr>
            <w:tcW w:w="1440" w:type="dxa"/>
          </w:tcPr>
          <w:p w14:paraId="5ED8FED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5B4EB2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注册用户</w:t>
            </w:r>
          </w:p>
        </w:tc>
      </w:tr>
      <w:tr w:rsidR="009C25E4" w:rsidRPr="00CB1DBB" w14:paraId="0EBDED7D" w14:textId="77777777" w:rsidTr="00587250">
        <w:trPr>
          <w:trHeight w:val="533"/>
        </w:trPr>
        <w:tc>
          <w:tcPr>
            <w:tcW w:w="1440" w:type="dxa"/>
          </w:tcPr>
          <w:p w14:paraId="5351AAA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7F0C1CE8"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用户被</w:t>
            </w:r>
            <w:r w:rsidRPr="00CB1DBB">
              <w:rPr>
                <w:rFonts w:ascii="Times New Roman" w:hAnsi="Times New Roman" w:hint="eastAsia"/>
                <w:lang w:eastAsia="zh-CN"/>
              </w:rPr>
              <w:t>标识</w:t>
            </w:r>
          </w:p>
        </w:tc>
      </w:tr>
      <w:tr w:rsidR="009C25E4" w:rsidRPr="00CB1DBB" w14:paraId="7451AFCD" w14:textId="77777777" w:rsidTr="00587250">
        <w:trPr>
          <w:trHeight w:val="533"/>
        </w:trPr>
        <w:tc>
          <w:tcPr>
            <w:tcW w:w="1440" w:type="dxa"/>
          </w:tcPr>
          <w:p w14:paraId="274C9BF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1083E7A" w14:textId="77777777" w:rsidR="009C25E4" w:rsidRPr="00CB1DBB" w:rsidRDefault="009C25E4" w:rsidP="00587250">
            <w:pPr>
              <w:ind w:firstLine="480"/>
              <w:rPr>
                <w:rFonts w:ascii="Times New Roman" w:hAnsi="Times New Roman"/>
                <w:lang w:eastAsia="zh-CN"/>
              </w:rPr>
            </w:pPr>
          </w:p>
        </w:tc>
      </w:tr>
      <w:tr w:rsidR="009C25E4" w:rsidRPr="00CB1DBB" w14:paraId="0055D150" w14:textId="77777777" w:rsidTr="00587250">
        <w:trPr>
          <w:trHeight w:val="524"/>
        </w:trPr>
        <w:tc>
          <w:tcPr>
            <w:tcW w:w="1440" w:type="dxa"/>
          </w:tcPr>
          <w:p w14:paraId="7CD2315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6BD0AEA" w14:textId="77777777" w:rsidR="009C25E4"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登录</w:t>
            </w:r>
            <w:r w:rsidRPr="00CB1DBB">
              <w:rPr>
                <w:rFonts w:ascii="Times New Roman" w:hAnsi="Times New Roman"/>
                <w:lang w:eastAsia="zh-CN"/>
              </w:rPr>
              <w:t>系统</w:t>
            </w:r>
          </w:p>
          <w:p w14:paraId="3D588129" w14:textId="77777777" w:rsidR="00272F2A" w:rsidRPr="00CB1DBB" w:rsidRDefault="00C16B75"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打开</w:t>
            </w:r>
            <w:r w:rsidRPr="00CB1DBB">
              <w:rPr>
                <w:rFonts w:ascii="Times New Roman" w:hAnsi="Times New Roman"/>
                <w:lang w:eastAsia="zh-CN"/>
              </w:rPr>
              <w:t>聊天列表</w:t>
            </w:r>
            <w:r w:rsidR="00272F2A" w:rsidRPr="00CB1DBB">
              <w:rPr>
                <w:rFonts w:ascii="Times New Roman" w:hAnsi="Times New Roman"/>
                <w:lang w:eastAsia="zh-CN"/>
              </w:rPr>
              <w:t>，</w:t>
            </w:r>
            <w:r w:rsidR="00272F2A" w:rsidRPr="00CB1DBB">
              <w:rPr>
                <w:rFonts w:ascii="Times New Roman" w:hAnsi="Times New Roman" w:hint="eastAsia"/>
                <w:lang w:eastAsia="zh-CN"/>
              </w:rPr>
              <w:t>点击</w:t>
            </w:r>
            <w:r w:rsidRPr="00CB1DBB">
              <w:rPr>
                <w:rFonts w:ascii="Times New Roman" w:hAnsi="Times New Roman" w:hint="eastAsia"/>
                <w:lang w:eastAsia="zh-CN"/>
              </w:rPr>
              <w:t>想要聊天</w:t>
            </w:r>
            <w:r w:rsidRPr="00CB1DBB">
              <w:rPr>
                <w:rFonts w:ascii="Times New Roman" w:hAnsi="Times New Roman"/>
                <w:lang w:eastAsia="zh-CN"/>
              </w:rPr>
              <w:t>用户的头像，</w:t>
            </w:r>
            <w:r w:rsidRPr="00CB1DBB">
              <w:rPr>
                <w:rFonts w:ascii="Times New Roman" w:hAnsi="Times New Roman" w:hint="eastAsia"/>
                <w:lang w:eastAsia="zh-CN"/>
              </w:rPr>
              <w:t>弹出聊天</w:t>
            </w:r>
            <w:r w:rsidRPr="00CB1DBB">
              <w:rPr>
                <w:rFonts w:ascii="Times New Roman" w:hAnsi="Times New Roman"/>
                <w:lang w:eastAsia="zh-CN"/>
              </w:rPr>
              <w:t>窗口</w:t>
            </w:r>
          </w:p>
          <w:p w14:paraId="075FC6AF" w14:textId="77777777" w:rsidR="00272F2A"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聊天信息</w:t>
            </w:r>
            <w:r w:rsidR="00E034C4" w:rsidRPr="00CB1DBB">
              <w:rPr>
                <w:rFonts w:ascii="Times New Roman" w:hAnsi="Times New Roman"/>
                <w:lang w:eastAsia="zh-CN"/>
              </w:rPr>
              <w:t>，</w:t>
            </w:r>
            <w:r w:rsidR="00E034C4" w:rsidRPr="00CB1DBB">
              <w:rPr>
                <w:rFonts w:ascii="Times New Roman" w:hAnsi="Times New Roman" w:hint="eastAsia"/>
                <w:lang w:eastAsia="zh-CN"/>
              </w:rPr>
              <w:t>进行</w:t>
            </w:r>
            <w:r w:rsidR="00764C43" w:rsidRPr="00CB1DBB">
              <w:rPr>
                <w:rFonts w:ascii="Times New Roman" w:hAnsi="Times New Roman"/>
                <w:lang w:eastAsia="zh-CN"/>
              </w:rPr>
              <w:t>简单</w:t>
            </w:r>
            <w:r w:rsidR="00E034C4" w:rsidRPr="00CB1DBB">
              <w:rPr>
                <w:rFonts w:ascii="Times New Roman" w:hAnsi="Times New Roman"/>
                <w:lang w:eastAsia="zh-CN"/>
              </w:rPr>
              <w:t>通讯。</w:t>
            </w:r>
          </w:p>
        </w:tc>
      </w:tr>
    </w:tbl>
    <w:p w14:paraId="774BA434" w14:textId="77777777" w:rsidR="009C25E4" w:rsidRPr="00CB1DBB" w:rsidRDefault="009C25E4" w:rsidP="009C25E4">
      <w:pPr>
        <w:ind w:firstLineChars="0" w:firstLine="0"/>
        <w:rPr>
          <w:rFonts w:ascii="Times New Roman" w:hAnsi="Times New Roman"/>
          <w:lang w:eastAsia="zh-CN"/>
        </w:rPr>
      </w:pPr>
    </w:p>
    <w:p w14:paraId="2BE75D4C" w14:textId="77777777" w:rsidR="003A3CE8" w:rsidRPr="00CB1DBB" w:rsidRDefault="003A3CE8" w:rsidP="007219AE">
      <w:pPr>
        <w:ind w:firstLineChars="0" w:firstLine="0"/>
        <w:rPr>
          <w:rFonts w:ascii="Times New Roman" w:hAnsi="Times New Roman"/>
          <w:lang w:eastAsia="zh-CN"/>
        </w:rPr>
      </w:pPr>
    </w:p>
    <w:p w14:paraId="65F2FEF4" w14:textId="77777777" w:rsidR="004D0330" w:rsidRPr="00CB1DBB" w:rsidRDefault="009636F1" w:rsidP="00CB1DBB">
      <w:pPr>
        <w:pStyle w:val="10"/>
        <w:numPr>
          <w:ilvl w:val="0"/>
          <w:numId w:val="74"/>
        </w:numPr>
        <w:ind w:firstLineChars="0"/>
        <w:rPr>
          <w:rFonts w:ascii="Times New Roman" w:hAnsi="Times New Roman"/>
        </w:rPr>
      </w:pPr>
      <w:bookmarkStart w:id="918" w:name="_Toc451434988"/>
      <w:bookmarkStart w:id="919" w:name="_Toc451435822"/>
      <w:bookmarkStart w:id="920" w:name="_Toc451455871"/>
      <w:bookmarkStart w:id="921" w:name="_Toc451456843"/>
      <w:bookmarkStart w:id="922" w:name="_Toc451457079"/>
      <w:bookmarkStart w:id="923" w:name="_Toc451457545"/>
      <w:bookmarkStart w:id="924" w:name="_Toc451701387"/>
      <w:r w:rsidRPr="00CB1DBB">
        <w:rPr>
          <w:rFonts w:ascii="Times New Roman" w:hAnsi="Times New Roman"/>
        </w:rPr>
        <w:lastRenderedPageBreak/>
        <w:t>系统</w:t>
      </w:r>
      <w:r w:rsidR="00CC266F" w:rsidRPr="00CB1DBB">
        <w:rPr>
          <w:rFonts w:ascii="Times New Roman" w:hAnsi="Times New Roman"/>
        </w:rPr>
        <w:t>实现</w:t>
      </w:r>
      <w:bookmarkEnd w:id="918"/>
      <w:bookmarkEnd w:id="919"/>
      <w:bookmarkEnd w:id="920"/>
      <w:bookmarkEnd w:id="921"/>
      <w:bookmarkEnd w:id="922"/>
      <w:bookmarkEnd w:id="923"/>
      <w:bookmarkEnd w:id="924"/>
    </w:p>
    <w:p w14:paraId="362BC862" w14:textId="62939DBA" w:rsidR="004D0330" w:rsidRPr="00CB1DBB" w:rsidRDefault="00FB05CC" w:rsidP="00CB1DBB">
      <w:pPr>
        <w:pStyle w:val="2"/>
        <w:numPr>
          <w:ilvl w:val="1"/>
          <w:numId w:val="74"/>
        </w:numPr>
        <w:ind w:firstLineChars="0"/>
        <w:rPr>
          <w:rFonts w:ascii="Times New Roman" w:hAnsi="Times New Roman"/>
        </w:rPr>
      </w:pPr>
      <w:bookmarkStart w:id="925" w:name="_Toc451434989"/>
      <w:bookmarkStart w:id="926" w:name="_Toc451435823"/>
      <w:r w:rsidRPr="00CB1DBB">
        <w:rPr>
          <w:rFonts w:ascii="Times New Roman" w:hAnsi="Times New Roman"/>
        </w:rPr>
        <w:t xml:space="preserve"> </w:t>
      </w:r>
      <w:bookmarkStart w:id="927" w:name="_Toc451701388"/>
      <w:r w:rsidR="002F2ADF">
        <w:rPr>
          <w:rFonts w:ascii="Times New Roman" w:hAnsi="Times New Roman"/>
        </w:rPr>
        <w:t>基础信息管理</w:t>
      </w:r>
      <w:bookmarkEnd w:id="925"/>
      <w:bookmarkEnd w:id="926"/>
      <w:bookmarkEnd w:id="927"/>
      <w:r w:rsidR="004D0330" w:rsidRPr="00CB1DBB">
        <w:rPr>
          <w:rFonts w:ascii="Times New Roman" w:hAnsi="Times New Roman"/>
        </w:rPr>
        <w:t xml:space="preserve"> </w:t>
      </w:r>
    </w:p>
    <w:p w14:paraId="48B3271A" w14:textId="77777777" w:rsidR="004D0330" w:rsidRPr="00CB1DBB" w:rsidRDefault="004D0330" w:rsidP="00CB1DBB">
      <w:pPr>
        <w:pStyle w:val="3"/>
        <w:numPr>
          <w:ilvl w:val="2"/>
          <w:numId w:val="74"/>
        </w:numPr>
        <w:ind w:firstLineChars="0"/>
        <w:rPr>
          <w:rFonts w:ascii="Times New Roman" w:hAnsi="Times New Roman"/>
        </w:rPr>
      </w:pPr>
      <w:bookmarkStart w:id="928" w:name="_Toc451434990"/>
      <w:bookmarkStart w:id="929" w:name="_Toc451435824"/>
      <w:bookmarkStart w:id="930" w:name="_Toc451455873"/>
      <w:bookmarkStart w:id="931" w:name="_Toc451456845"/>
      <w:bookmarkStart w:id="932" w:name="_Toc451457081"/>
      <w:bookmarkStart w:id="933" w:name="_Toc451457547"/>
      <w:bookmarkStart w:id="934" w:name="_Toc451701389"/>
      <w:r w:rsidRPr="00CB1DBB">
        <w:rPr>
          <w:rFonts w:ascii="Times New Roman" w:hAnsi="Times New Roman"/>
        </w:rPr>
        <w:t>用户管理</w:t>
      </w:r>
      <w:bookmarkEnd w:id="928"/>
      <w:bookmarkEnd w:id="929"/>
      <w:bookmarkEnd w:id="930"/>
      <w:bookmarkEnd w:id="931"/>
      <w:bookmarkEnd w:id="932"/>
      <w:bookmarkEnd w:id="933"/>
      <w:bookmarkEnd w:id="934"/>
    </w:p>
    <w:p w14:paraId="1BEFDF92" w14:textId="77777777" w:rsidR="007219AE" w:rsidRPr="00CB1DBB" w:rsidRDefault="00782C02"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用户登录</w:t>
      </w:r>
    </w:p>
    <w:p w14:paraId="5C60B6AF" w14:textId="77777777" w:rsidR="00782C02" w:rsidRPr="00CB1DBB" w:rsidRDefault="00782C02" w:rsidP="007219AE">
      <w:pPr>
        <w:ind w:firstLineChars="0" w:firstLine="48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hiro </w:t>
      </w:r>
      <w:r w:rsidRPr="00CB1DBB">
        <w:rPr>
          <w:rFonts w:ascii="Times New Roman" w:hAnsi="Times New Roman" w:hint="eastAsia"/>
          <w:lang w:eastAsia="zh-CN"/>
        </w:rPr>
        <w:t>进行管理</w:t>
      </w:r>
      <w:r w:rsidRPr="00CB1DBB">
        <w:rPr>
          <w:rFonts w:ascii="Times New Roman" w:hAnsi="Times New Roman"/>
          <w:lang w:eastAsia="zh-CN"/>
        </w:rPr>
        <w:t>，</w:t>
      </w:r>
      <w:r w:rsidRPr="00CB1DBB">
        <w:rPr>
          <w:rFonts w:ascii="Times New Roman" w:hAnsi="Times New Roman" w:hint="eastAsia"/>
          <w:lang w:eastAsia="zh-CN"/>
        </w:rPr>
        <w:t>未登录</w:t>
      </w:r>
      <w:r w:rsidRPr="00CB1DBB">
        <w:rPr>
          <w:rFonts w:ascii="Times New Roman" w:hAnsi="Times New Roman"/>
          <w:lang w:eastAsia="zh-CN"/>
        </w:rPr>
        <w:t>的用户若要进行有效资源的访问，</w:t>
      </w:r>
      <w:r w:rsidRPr="00CB1DBB">
        <w:rPr>
          <w:rFonts w:ascii="Times New Roman" w:hAnsi="Times New Roman" w:hint="eastAsia"/>
          <w:lang w:eastAsia="zh-CN"/>
        </w:rPr>
        <w:t>会</w:t>
      </w:r>
      <w:r w:rsidRPr="00CB1DBB">
        <w:rPr>
          <w:rFonts w:ascii="Times New Roman" w:hAnsi="Times New Roman"/>
          <w:lang w:eastAsia="zh-CN"/>
        </w:rPr>
        <w:t>跳转到登录的页面；</w:t>
      </w:r>
      <w:r w:rsidRPr="00CB1DBB">
        <w:rPr>
          <w:rFonts w:ascii="Times New Roman" w:hAnsi="Times New Roman" w:hint="eastAsia"/>
          <w:lang w:eastAsia="zh-CN"/>
        </w:rPr>
        <w:t>登录</w:t>
      </w:r>
      <w:r w:rsidRPr="00CB1DBB">
        <w:rPr>
          <w:rFonts w:ascii="Times New Roman" w:hAnsi="Times New Roman"/>
          <w:lang w:eastAsia="zh-CN"/>
        </w:rPr>
        <w:t>的用户</w:t>
      </w:r>
      <w:r w:rsidRPr="00CB1DBB">
        <w:rPr>
          <w:rFonts w:ascii="Times New Roman" w:hAnsi="Times New Roman" w:hint="eastAsia"/>
          <w:lang w:eastAsia="zh-CN"/>
        </w:rPr>
        <w:t>只能</w:t>
      </w:r>
      <w:r w:rsidRPr="00CB1DBB">
        <w:rPr>
          <w:rFonts w:ascii="Times New Roman" w:hAnsi="Times New Roman"/>
          <w:lang w:eastAsia="zh-CN"/>
        </w:rPr>
        <w:t>访问自己</w:t>
      </w:r>
      <w:r w:rsidR="00446675" w:rsidRPr="00CB1DBB">
        <w:rPr>
          <w:rFonts w:ascii="Times New Roman" w:hAnsi="Times New Roman"/>
          <w:lang w:eastAsia="zh-CN"/>
        </w:rPr>
        <w:t>被</w:t>
      </w:r>
      <w:r w:rsidR="00446675" w:rsidRPr="00CB1DBB">
        <w:rPr>
          <w:rFonts w:ascii="Times New Roman" w:hAnsi="Times New Roman" w:hint="eastAsia"/>
          <w:lang w:eastAsia="zh-CN"/>
        </w:rPr>
        <w:t>授权</w:t>
      </w:r>
      <w:r w:rsidR="00446675" w:rsidRPr="00CB1DBB">
        <w:rPr>
          <w:rFonts w:ascii="Times New Roman" w:hAnsi="Times New Roman"/>
          <w:lang w:eastAsia="zh-CN"/>
        </w:rPr>
        <w:t>的</w:t>
      </w:r>
      <w:r w:rsidRPr="00CB1DBB">
        <w:rPr>
          <w:rFonts w:ascii="Times New Roman" w:hAnsi="Times New Roman" w:hint="eastAsia"/>
          <w:lang w:eastAsia="zh-CN"/>
        </w:rPr>
        <w:t>资源</w:t>
      </w:r>
      <w:r w:rsidRPr="00CB1DBB">
        <w:rPr>
          <w:rFonts w:ascii="Times New Roman" w:hAnsi="Times New Roman"/>
          <w:lang w:eastAsia="zh-CN"/>
        </w:rPr>
        <w:t>，</w:t>
      </w:r>
      <w:r w:rsidRPr="00CB1DBB">
        <w:rPr>
          <w:rFonts w:ascii="Times New Roman" w:hAnsi="Times New Roman" w:hint="eastAsia"/>
          <w:lang w:eastAsia="zh-CN"/>
        </w:rPr>
        <w:t>没有</w:t>
      </w:r>
      <w:r w:rsidR="00DD107E" w:rsidRPr="00CB1DBB">
        <w:rPr>
          <w:rFonts w:ascii="Times New Roman" w:hAnsi="Times New Roman"/>
          <w:lang w:eastAsia="zh-CN"/>
        </w:rPr>
        <w:t>授权</w:t>
      </w:r>
      <w:r w:rsidRPr="00CB1DBB">
        <w:rPr>
          <w:rFonts w:ascii="Times New Roman" w:hAnsi="Times New Roman"/>
          <w:lang w:eastAsia="zh-CN"/>
        </w:rPr>
        <w:t>的资源，</w:t>
      </w:r>
      <w:r w:rsidRPr="00CB1DBB">
        <w:rPr>
          <w:rFonts w:ascii="Times New Roman" w:hAnsi="Times New Roman" w:hint="eastAsia"/>
          <w:lang w:eastAsia="zh-CN"/>
        </w:rPr>
        <w:t>用户</w:t>
      </w:r>
      <w:r w:rsidRPr="00CB1DBB">
        <w:rPr>
          <w:rFonts w:ascii="Times New Roman" w:hAnsi="Times New Roman"/>
          <w:lang w:eastAsia="zh-CN"/>
        </w:rPr>
        <w:t>无法访问，</w:t>
      </w:r>
      <w:r w:rsidR="00251C0F" w:rsidRPr="00CB1DBB">
        <w:rPr>
          <w:rFonts w:ascii="Times New Roman" w:hAnsi="Times New Roman"/>
          <w:lang w:eastAsia="zh-CN"/>
        </w:rPr>
        <w:t>若</w:t>
      </w:r>
      <w:r w:rsidR="00251C0F" w:rsidRPr="00CB1DBB">
        <w:rPr>
          <w:rFonts w:ascii="Times New Roman" w:hAnsi="Times New Roman" w:hint="eastAsia"/>
          <w:lang w:eastAsia="zh-CN"/>
        </w:rPr>
        <w:t>访问</w:t>
      </w:r>
      <w:r w:rsidR="00251C0F" w:rsidRPr="00CB1DBB">
        <w:rPr>
          <w:rFonts w:ascii="Times New Roman" w:hAnsi="Times New Roman"/>
          <w:lang w:eastAsia="zh-CN"/>
        </w:rPr>
        <w:t>会</w:t>
      </w:r>
      <w:r w:rsidR="00251C0F" w:rsidRPr="00CB1DBB">
        <w:rPr>
          <w:rFonts w:ascii="Times New Roman" w:hAnsi="Times New Roman" w:hint="eastAsia"/>
          <w:lang w:eastAsia="zh-CN"/>
        </w:rPr>
        <w:t>报</w:t>
      </w:r>
      <w:r w:rsidR="00251C0F" w:rsidRPr="00CB1DBB">
        <w:rPr>
          <w:rFonts w:ascii="Times New Roman" w:hAnsi="Times New Roman"/>
          <w:lang w:eastAsia="zh-CN"/>
        </w:rPr>
        <w:t>权限异常的错误</w:t>
      </w:r>
      <w:r w:rsidRPr="00CB1DBB">
        <w:rPr>
          <w:rFonts w:ascii="Times New Roman" w:hAnsi="Times New Roman"/>
          <w:lang w:eastAsia="zh-CN"/>
        </w:rPr>
        <w:t>。</w:t>
      </w:r>
      <w:r w:rsidR="001E5772" w:rsidRPr="00CB1DBB">
        <w:rPr>
          <w:rFonts w:ascii="Times New Roman" w:hAnsi="Times New Roman"/>
          <w:lang w:eastAsia="zh-CN"/>
        </w:rPr>
        <w:t>登录</w:t>
      </w:r>
      <w:r w:rsidRPr="00CB1DBB">
        <w:rPr>
          <w:rFonts w:ascii="Times New Roman" w:hAnsi="Times New Roman"/>
          <w:lang w:eastAsia="zh-CN"/>
        </w:rPr>
        <w:t>密码经过</w:t>
      </w:r>
      <w:r w:rsidRPr="00CB1DBB">
        <w:rPr>
          <w:rFonts w:ascii="Times New Roman" w:hAnsi="Times New Roman"/>
          <w:lang w:eastAsia="zh-CN"/>
        </w:rPr>
        <w:t xml:space="preserve"> </w:t>
      </w:r>
      <w:r w:rsidRPr="00CB1DBB">
        <w:rPr>
          <w:rFonts w:ascii="Times New Roman" w:hAnsi="Times New Roman" w:hint="eastAsia"/>
          <w:lang w:eastAsia="zh-CN"/>
        </w:rPr>
        <w:t xml:space="preserve">SHA-1 </w:t>
      </w:r>
      <w:r w:rsidRPr="00CB1DBB">
        <w:rPr>
          <w:rFonts w:ascii="Times New Roman" w:hAnsi="Times New Roman" w:hint="eastAsia"/>
          <w:lang w:eastAsia="zh-CN"/>
        </w:rPr>
        <w:t>进行</w:t>
      </w:r>
      <w:r w:rsidRPr="00CB1DBB">
        <w:rPr>
          <w:rFonts w:ascii="Times New Roman" w:hAnsi="Times New Roman"/>
          <w:lang w:eastAsia="zh-CN"/>
        </w:rPr>
        <w:t>加密。</w:t>
      </w:r>
    </w:p>
    <w:p w14:paraId="054D3ED4" w14:textId="77777777" w:rsidR="00782C02" w:rsidRPr="00CB1DBB" w:rsidRDefault="009F1502" w:rsidP="00782C0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2746C0F" wp14:editId="576252BD">
            <wp:extent cx="3072130" cy="2800350"/>
            <wp:effectExtent l="0" t="0" r="0" b="0"/>
            <wp:docPr id="47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2130" cy="2800350"/>
                    </a:xfrm>
                    <a:prstGeom prst="rect">
                      <a:avLst/>
                    </a:prstGeom>
                    <a:noFill/>
                    <a:ln>
                      <a:noFill/>
                    </a:ln>
                  </pic:spPr>
                </pic:pic>
              </a:graphicData>
            </a:graphic>
          </wp:inline>
        </w:drawing>
      </w:r>
    </w:p>
    <w:p w14:paraId="7F700A07" w14:textId="77777777" w:rsidR="001F1CFC" w:rsidRPr="00CB1DBB" w:rsidRDefault="00782C0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FE0169" w:rsidRPr="00CB1DBB">
        <w:rPr>
          <w:rFonts w:ascii="Times New Roman" w:hAnsi="Times New Roman"/>
          <w:sz w:val="21"/>
          <w:szCs w:val="21"/>
        </w:rPr>
        <w:t>6</w:t>
      </w:r>
      <w:r w:rsidRPr="00CB1DBB">
        <w:rPr>
          <w:rFonts w:ascii="Times New Roman" w:hAnsi="Times New Roman"/>
          <w:sz w:val="21"/>
          <w:szCs w:val="21"/>
        </w:rPr>
        <w:t>-1</w:t>
      </w:r>
      <w:r w:rsidRPr="00CB1DBB">
        <w:rPr>
          <w:rFonts w:ascii="Times New Roman" w:hAnsi="Times New Roman"/>
          <w:sz w:val="21"/>
          <w:szCs w:val="21"/>
        </w:rPr>
        <w:t>登录页面</w:t>
      </w:r>
    </w:p>
    <w:p w14:paraId="083DA588" w14:textId="77777777" w:rsidR="001C471D" w:rsidRPr="00CB1DBB" w:rsidRDefault="004656CF" w:rsidP="00CB1DBB">
      <w:pPr>
        <w:pStyle w:val="3"/>
        <w:numPr>
          <w:ilvl w:val="2"/>
          <w:numId w:val="74"/>
        </w:numPr>
        <w:ind w:firstLineChars="0"/>
        <w:rPr>
          <w:rFonts w:ascii="Times New Roman" w:hAnsi="Times New Roman"/>
        </w:rPr>
      </w:pPr>
      <w:bookmarkStart w:id="935" w:name="_Toc451434991"/>
      <w:bookmarkStart w:id="936" w:name="_Toc451435825"/>
      <w:bookmarkStart w:id="937" w:name="_Toc451455874"/>
      <w:bookmarkStart w:id="938" w:name="_Toc451456846"/>
      <w:bookmarkStart w:id="939" w:name="_Toc451457082"/>
      <w:bookmarkStart w:id="940" w:name="_Toc451457548"/>
      <w:bookmarkStart w:id="941" w:name="_Toc451701390"/>
      <w:r w:rsidRPr="00CB1DBB">
        <w:rPr>
          <w:rFonts w:ascii="Times New Roman" w:hAnsi="Times New Roman"/>
        </w:rPr>
        <w:t>角色</w:t>
      </w:r>
      <w:r w:rsidR="004D0330" w:rsidRPr="00CB1DBB">
        <w:rPr>
          <w:rFonts w:ascii="Times New Roman" w:hAnsi="Times New Roman" w:hint="eastAsia"/>
        </w:rPr>
        <w:t>权限</w:t>
      </w:r>
      <w:r w:rsidR="004D0330" w:rsidRPr="00CB1DBB">
        <w:rPr>
          <w:rFonts w:ascii="Times New Roman" w:hAnsi="Times New Roman"/>
        </w:rPr>
        <w:t>管理</w:t>
      </w:r>
      <w:bookmarkEnd w:id="935"/>
      <w:bookmarkEnd w:id="936"/>
      <w:bookmarkEnd w:id="937"/>
      <w:bookmarkEnd w:id="938"/>
      <w:bookmarkEnd w:id="939"/>
      <w:bookmarkEnd w:id="940"/>
      <w:bookmarkEnd w:id="941"/>
    </w:p>
    <w:p w14:paraId="400416F7" w14:textId="77777777" w:rsidR="001C471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001C471D" w:rsidRPr="00CB1DBB">
        <w:rPr>
          <w:rFonts w:ascii="Times New Roman" w:hAnsi="Times New Roman" w:hint="eastAsia"/>
          <w:lang w:eastAsia="zh-CN"/>
        </w:rPr>
        <w:t>角色管理</w:t>
      </w:r>
      <w:r w:rsidR="001C471D" w:rsidRPr="00CB1DBB">
        <w:rPr>
          <w:rFonts w:ascii="Times New Roman" w:hAnsi="Times New Roman"/>
          <w:lang w:eastAsia="zh-CN"/>
        </w:rPr>
        <w:t>-&gt;</w:t>
      </w:r>
      <w:r w:rsidR="001C471D" w:rsidRPr="00CB1DBB">
        <w:rPr>
          <w:rFonts w:ascii="Times New Roman" w:hAnsi="Times New Roman" w:hint="eastAsia"/>
          <w:lang w:eastAsia="zh-CN"/>
        </w:rPr>
        <w:t>权限</w:t>
      </w:r>
      <w:r w:rsidR="001C471D" w:rsidRPr="00CB1DBB">
        <w:rPr>
          <w:rFonts w:ascii="Times New Roman" w:hAnsi="Times New Roman"/>
          <w:lang w:eastAsia="zh-CN"/>
        </w:rPr>
        <w:t>设置</w:t>
      </w:r>
    </w:p>
    <w:p w14:paraId="77F1E349" w14:textId="77777777" w:rsidR="00960F93" w:rsidRPr="00CB1DBB" w:rsidRDefault="009F1502" w:rsidP="00DE3727">
      <w:pPr>
        <w:keepNext/>
        <w:spacing w:line="240" w:lineRule="auto"/>
        <w:ind w:firstLine="480"/>
        <w:jc w:val="center"/>
        <w:rPr>
          <w:rFonts w:ascii="Times New Roman" w:hAnsi="Times New Roman"/>
        </w:rPr>
      </w:pPr>
      <w:r w:rsidRPr="00CB1DBB">
        <w:rPr>
          <w:rFonts w:ascii="Times New Roman" w:hAnsi="Times New Roman"/>
          <w:noProof/>
          <w:lang w:eastAsia="zh-CN"/>
        </w:rPr>
        <w:lastRenderedPageBreak/>
        <w:drawing>
          <wp:inline distT="0" distB="0" distL="0" distR="0" wp14:anchorId="720D0DF3" wp14:editId="79DD15B1">
            <wp:extent cx="2057400" cy="4057650"/>
            <wp:effectExtent l="0" t="0" r="0" b="0"/>
            <wp:docPr id="4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4057650"/>
                    </a:xfrm>
                    <a:prstGeom prst="rect">
                      <a:avLst/>
                    </a:prstGeom>
                    <a:noFill/>
                    <a:ln>
                      <a:noFill/>
                    </a:ln>
                  </pic:spPr>
                </pic:pic>
              </a:graphicData>
            </a:graphic>
          </wp:inline>
        </w:drawing>
      </w:r>
    </w:p>
    <w:p w14:paraId="15A95465" w14:textId="77777777" w:rsidR="00960F93" w:rsidRPr="00CB1DBB" w:rsidRDefault="00960F93"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33449" w:rsidRPr="00CB1DBB">
        <w:rPr>
          <w:rFonts w:ascii="Times New Roman" w:hAnsi="Times New Roman"/>
          <w:sz w:val="21"/>
          <w:szCs w:val="21"/>
        </w:rPr>
        <w:t>6</w:t>
      </w:r>
      <w:r w:rsidRPr="00CB1DBB">
        <w:rPr>
          <w:rFonts w:ascii="Times New Roman" w:hAnsi="Times New Roman"/>
          <w:sz w:val="21"/>
          <w:szCs w:val="21"/>
        </w:rPr>
        <w:t xml:space="preserve">-2 </w:t>
      </w:r>
      <w:r w:rsidRPr="00CB1DBB">
        <w:rPr>
          <w:rFonts w:ascii="Times New Roman" w:hAnsi="Times New Roman"/>
          <w:sz w:val="21"/>
          <w:szCs w:val="21"/>
        </w:rPr>
        <w:t>权限设置</w:t>
      </w:r>
    </w:p>
    <w:p w14:paraId="1C175753" w14:textId="77777777" w:rsidR="00133B5D" w:rsidRPr="00CB1DBB" w:rsidRDefault="004656CF" w:rsidP="004656CF">
      <w:pPr>
        <w:spacing w:line="240" w:lineRule="auto"/>
        <w:ind w:firstLine="480"/>
        <w:rPr>
          <w:rFonts w:ascii="Times New Roman" w:hAnsi="Times New Roman"/>
          <w:lang w:eastAsia="zh-CN"/>
        </w:rPr>
      </w:pPr>
      <w:r w:rsidRPr="00CB1DBB">
        <w:rPr>
          <w:rFonts w:ascii="Times New Roman" w:hAnsi="Times New Roman"/>
          <w:lang w:eastAsia="zh-CN"/>
        </w:rPr>
        <w:t xml:space="preserve">   </w:t>
      </w:r>
    </w:p>
    <w:p w14:paraId="467DBA35" w14:textId="77777777" w:rsidR="00960F93" w:rsidRPr="00CB1DBB" w:rsidRDefault="00960F93" w:rsidP="004656CF">
      <w:pPr>
        <w:spacing w:line="240" w:lineRule="auto"/>
        <w:ind w:firstLine="480"/>
        <w:rPr>
          <w:rFonts w:ascii="Times New Roman" w:hAnsi="Times New Roman"/>
          <w:lang w:eastAsia="zh-CN"/>
        </w:rPr>
      </w:pPr>
    </w:p>
    <w:p w14:paraId="605D5FCA" w14:textId="77777777" w:rsidR="00133B5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hint="eastAsia"/>
          <w:lang w:eastAsia="zh-CN"/>
        </w:rPr>
        <w:t>角色管理</w:t>
      </w:r>
      <w:r w:rsidRPr="00CB1DBB">
        <w:rPr>
          <w:rFonts w:ascii="Times New Roman" w:hAnsi="Times New Roman"/>
          <w:lang w:eastAsia="zh-CN"/>
        </w:rPr>
        <w:t>-&gt;</w:t>
      </w:r>
      <w:r w:rsidRPr="00CB1DBB">
        <w:rPr>
          <w:rFonts w:ascii="Times New Roman" w:hAnsi="Times New Roman" w:hint="eastAsia"/>
          <w:lang w:eastAsia="zh-CN"/>
        </w:rPr>
        <w:t>分配</w:t>
      </w:r>
      <w:r w:rsidR="009C5A06" w:rsidRPr="00CB1DBB">
        <w:rPr>
          <w:rFonts w:ascii="Times New Roman" w:hAnsi="Times New Roman" w:hint="eastAsia"/>
          <w:lang w:eastAsia="zh-CN"/>
        </w:rPr>
        <w:t>用户</w:t>
      </w:r>
      <w:r w:rsidR="009C5A06" w:rsidRPr="00CB1DBB">
        <w:rPr>
          <w:rFonts w:ascii="Times New Roman" w:hAnsi="Times New Roman"/>
          <w:lang w:eastAsia="zh-CN"/>
        </w:rPr>
        <w:t>，</w:t>
      </w:r>
      <w:r w:rsidR="009C5A06" w:rsidRPr="00CB1DBB">
        <w:rPr>
          <w:rFonts w:ascii="Times New Roman" w:hAnsi="Times New Roman" w:hint="eastAsia"/>
          <w:lang w:eastAsia="zh-CN"/>
        </w:rPr>
        <w:t>之后</w:t>
      </w:r>
      <w:r w:rsidR="009C5A06" w:rsidRPr="00CB1DBB">
        <w:rPr>
          <w:rFonts w:ascii="Times New Roman" w:hAnsi="Times New Roman"/>
          <w:lang w:eastAsia="zh-CN"/>
        </w:rPr>
        <w:t>可以</w:t>
      </w:r>
      <w:r w:rsidR="009C5A06" w:rsidRPr="00CB1DBB">
        <w:rPr>
          <w:rFonts w:ascii="Times New Roman" w:hAnsi="Times New Roman" w:hint="eastAsia"/>
          <w:lang w:eastAsia="zh-CN"/>
        </w:rPr>
        <w:t>移除</w:t>
      </w:r>
      <w:r w:rsidR="009C5A06" w:rsidRPr="00CB1DBB">
        <w:rPr>
          <w:rFonts w:ascii="Times New Roman" w:hAnsi="Times New Roman"/>
          <w:lang w:eastAsia="zh-CN"/>
        </w:rPr>
        <w:t>，也可以添加</w:t>
      </w:r>
      <w:r w:rsidR="004F4EF2" w:rsidRPr="00CB1DBB">
        <w:rPr>
          <w:rFonts w:ascii="Times New Roman" w:hAnsi="Times New Roman" w:hint="eastAsia"/>
          <w:lang w:eastAsia="zh-CN"/>
        </w:rPr>
        <w:t>成</w:t>
      </w:r>
      <w:r w:rsidR="009C5A06" w:rsidRPr="00CB1DBB">
        <w:rPr>
          <w:rFonts w:ascii="Times New Roman" w:hAnsi="Times New Roman"/>
          <w:lang w:eastAsia="zh-CN"/>
        </w:rPr>
        <w:t>员。</w:t>
      </w:r>
    </w:p>
    <w:p w14:paraId="7930AEBB" w14:textId="77777777" w:rsidR="004656CF" w:rsidRPr="00CB1DBB" w:rsidRDefault="004656CF" w:rsidP="00DE3727">
      <w:pPr>
        <w:spacing w:line="240" w:lineRule="auto"/>
        <w:ind w:firstLineChars="0" w:firstLine="0"/>
        <w:rPr>
          <w:rFonts w:ascii="Times New Roman" w:hAnsi="Times New Roman"/>
          <w:lang w:eastAsia="zh-CN"/>
        </w:rPr>
      </w:pPr>
    </w:p>
    <w:p w14:paraId="5BAC40C8" w14:textId="77777777" w:rsidR="00DE3727" w:rsidRPr="00CB1DBB" w:rsidRDefault="009F1502" w:rsidP="00DE3727">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31960F3A" wp14:editId="64D2FB82">
            <wp:extent cx="3193415" cy="2393315"/>
            <wp:effectExtent l="0" t="0" r="0" b="0"/>
            <wp:docPr id="4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3415" cy="2393315"/>
                    </a:xfrm>
                    <a:prstGeom prst="rect">
                      <a:avLst/>
                    </a:prstGeom>
                    <a:noFill/>
                    <a:ln>
                      <a:noFill/>
                    </a:ln>
                  </pic:spPr>
                </pic:pic>
              </a:graphicData>
            </a:graphic>
          </wp:inline>
        </w:drawing>
      </w:r>
    </w:p>
    <w:p w14:paraId="7A3E1471" w14:textId="77777777" w:rsidR="004656CF" w:rsidRPr="00CB1DBB" w:rsidRDefault="00DE372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F48A3" w:rsidRPr="00CB1DBB">
        <w:rPr>
          <w:rFonts w:ascii="Times New Roman" w:hAnsi="Times New Roman"/>
          <w:sz w:val="21"/>
          <w:szCs w:val="21"/>
        </w:rPr>
        <w:t>6</w:t>
      </w:r>
      <w:r w:rsidRPr="00CB1DBB">
        <w:rPr>
          <w:rFonts w:ascii="Times New Roman" w:hAnsi="Times New Roman"/>
          <w:sz w:val="21"/>
          <w:szCs w:val="21"/>
        </w:rPr>
        <w:t xml:space="preserve">-3 </w:t>
      </w:r>
      <w:r w:rsidRPr="00CB1DBB">
        <w:rPr>
          <w:rFonts w:ascii="Times New Roman" w:hAnsi="Times New Roman"/>
          <w:sz w:val="21"/>
          <w:szCs w:val="21"/>
        </w:rPr>
        <w:t>角色分配用户</w:t>
      </w:r>
    </w:p>
    <w:p w14:paraId="3AA32072" w14:textId="77777777" w:rsidR="004656CF" w:rsidRPr="00CB1DBB" w:rsidRDefault="004656CF" w:rsidP="009C5A06">
      <w:pPr>
        <w:spacing w:line="240" w:lineRule="auto"/>
        <w:ind w:firstLineChars="0" w:firstLine="0"/>
        <w:rPr>
          <w:rFonts w:ascii="Times New Roman" w:hAnsi="Times New Roman"/>
          <w:lang w:eastAsia="zh-CN"/>
        </w:rPr>
      </w:pPr>
    </w:p>
    <w:p w14:paraId="1F2096C0" w14:textId="77777777" w:rsidR="004656CF" w:rsidRPr="00CB1DBB" w:rsidRDefault="004656CF" w:rsidP="004656CF">
      <w:pPr>
        <w:spacing w:line="240" w:lineRule="auto"/>
        <w:ind w:firstLine="480"/>
        <w:rPr>
          <w:rFonts w:ascii="Times New Roman" w:hAnsi="Times New Roman"/>
          <w:lang w:eastAsia="zh-CN"/>
        </w:rPr>
      </w:pPr>
    </w:p>
    <w:p w14:paraId="4043F55A" w14:textId="77777777" w:rsidR="004656CF" w:rsidRPr="00CB1DBB" w:rsidRDefault="004656CF" w:rsidP="004656CF">
      <w:pPr>
        <w:spacing w:line="240" w:lineRule="auto"/>
        <w:ind w:firstLine="480"/>
        <w:rPr>
          <w:rFonts w:ascii="Times New Roman" w:hAnsi="Times New Roman"/>
          <w:lang w:eastAsia="zh-CN"/>
        </w:rPr>
      </w:pPr>
    </w:p>
    <w:p w14:paraId="0A2860FB" w14:textId="77777777" w:rsidR="004656CF" w:rsidRPr="00CB1DBB" w:rsidRDefault="004656CF" w:rsidP="004656CF">
      <w:pPr>
        <w:spacing w:line="240" w:lineRule="auto"/>
        <w:ind w:firstLine="480"/>
        <w:rPr>
          <w:rFonts w:ascii="Times New Roman" w:hAnsi="Times New Roman"/>
          <w:lang w:eastAsia="zh-CN"/>
        </w:rPr>
      </w:pPr>
    </w:p>
    <w:p w14:paraId="4A1D2425" w14:textId="77777777" w:rsidR="004D0330" w:rsidRPr="00CB1DBB" w:rsidRDefault="004D0330" w:rsidP="00CB1DBB">
      <w:pPr>
        <w:pStyle w:val="3"/>
        <w:numPr>
          <w:ilvl w:val="2"/>
          <w:numId w:val="74"/>
        </w:numPr>
        <w:ind w:firstLineChars="0"/>
        <w:rPr>
          <w:rFonts w:ascii="Times New Roman" w:hAnsi="Times New Roman"/>
        </w:rPr>
      </w:pPr>
      <w:bookmarkStart w:id="942" w:name="_Toc451434992"/>
      <w:bookmarkStart w:id="943" w:name="_Toc451435826"/>
      <w:bookmarkStart w:id="944" w:name="_Toc451455875"/>
      <w:bookmarkStart w:id="945" w:name="_Toc451456847"/>
      <w:bookmarkStart w:id="946" w:name="_Toc451457083"/>
      <w:bookmarkStart w:id="947" w:name="_Toc451457549"/>
      <w:bookmarkStart w:id="948" w:name="_Toc451701391"/>
      <w:r w:rsidRPr="00CB1DBB">
        <w:rPr>
          <w:rFonts w:ascii="Times New Roman" w:hAnsi="Times New Roman" w:hint="eastAsia"/>
        </w:rPr>
        <w:lastRenderedPageBreak/>
        <w:t>字典</w:t>
      </w:r>
      <w:r w:rsidRPr="00CB1DBB">
        <w:rPr>
          <w:rFonts w:ascii="Times New Roman" w:hAnsi="Times New Roman"/>
        </w:rPr>
        <w:t>管理</w:t>
      </w:r>
      <w:bookmarkEnd w:id="942"/>
      <w:bookmarkEnd w:id="943"/>
      <w:bookmarkEnd w:id="944"/>
      <w:bookmarkEnd w:id="945"/>
      <w:bookmarkEnd w:id="946"/>
      <w:bookmarkEnd w:id="947"/>
      <w:bookmarkEnd w:id="948"/>
      <w:r w:rsidRPr="00CB1DBB">
        <w:rPr>
          <w:rFonts w:ascii="Times New Roman" w:hAnsi="Times New Roman"/>
        </w:rPr>
        <w:t xml:space="preserve"> </w:t>
      </w:r>
    </w:p>
    <w:p w14:paraId="5B008AAA" w14:textId="77777777" w:rsidR="00AA3497" w:rsidRPr="00CB1DBB" w:rsidRDefault="00AA349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lang w:eastAsia="zh-CN"/>
        </w:rPr>
        <w:t>字典管理</w:t>
      </w:r>
      <w:r w:rsidRPr="00CB1DBB">
        <w:rPr>
          <w:rFonts w:ascii="Times New Roman" w:hAnsi="Times New Roman"/>
          <w:lang w:eastAsia="zh-CN"/>
        </w:rPr>
        <w:t>-&gt;</w:t>
      </w:r>
      <w:r w:rsidRPr="00CB1DBB">
        <w:rPr>
          <w:rFonts w:ascii="Times New Roman" w:hAnsi="Times New Roman" w:hint="eastAsia"/>
          <w:lang w:eastAsia="zh-CN"/>
        </w:rPr>
        <w:t>添加</w:t>
      </w:r>
    </w:p>
    <w:p w14:paraId="3ED472D3" w14:textId="77777777" w:rsidR="00AA3497" w:rsidRPr="00CB1DBB" w:rsidRDefault="00AA3497" w:rsidP="00AA3497">
      <w:pPr>
        <w:pStyle w:val="a8"/>
        <w:ind w:left="960" w:firstLineChars="0" w:firstLine="0"/>
        <w:rPr>
          <w:rFonts w:ascii="Times New Roman" w:hAnsi="Times New Roman"/>
          <w:lang w:eastAsia="zh-CN"/>
        </w:rPr>
      </w:pPr>
    </w:p>
    <w:p w14:paraId="7745E509" w14:textId="77777777" w:rsidR="00AA3497" w:rsidRPr="00CB1DBB" w:rsidRDefault="009F1502" w:rsidP="00AA3497">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0D07A975" wp14:editId="79FCB150">
            <wp:extent cx="4222115" cy="2657475"/>
            <wp:effectExtent l="0" t="0" r="0" b="0"/>
            <wp:docPr id="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2115" cy="2657475"/>
                    </a:xfrm>
                    <a:prstGeom prst="rect">
                      <a:avLst/>
                    </a:prstGeom>
                    <a:noFill/>
                    <a:ln>
                      <a:noFill/>
                    </a:ln>
                  </pic:spPr>
                </pic:pic>
              </a:graphicData>
            </a:graphic>
          </wp:inline>
        </w:drawing>
      </w:r>
    </w:p>
    <w:p w14:paraId="4F70890C" w14:textId="77777777" w:rsidR="004656CF" w:rsidRPr="00CB1DBB" w:rsidRDefault="00AA349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2D5CB8" w:rsidRPr="00CB1DBB">
        <w:rPr>
          <w:rFonts w:ascii="Times New Roman" w:hAnsi="Times New Roman"/>
          <w:sz w:val="21"/>
          <w:szCs w:val="21"/>
        </w:rPr>
        <w:t>6</w:t>
      </w:r>
      <w:r w:rsidR="001C3FA2" w:rsidRPr="00CB1DBB">
        <w:rPr>
          <w:rFonts w:ascii="Times New Roman" w:hAnsi="Times New Roman"/>
          <w:sz w:val="21"/>
          <w:szCs w:val="21"/>
        </w:rPr>
        <w:t>-4</w:t>
      </w:r>
      <w:r w:rsidRPr="00CB1DBB">
        <w:rPr>
          <w:rFonts w:ascii="Times New Roman" w:hAnsi="Times New Roman"/>
          <w:sz w:val="21"/>
          <w:szCs w:val="21"/>
        </w:rPr>
        <w:t xml:space="preserve"> </w:t>
      </w:r>
      <w:r w:rsidR="00E175AA">
        <w:rPr>
          <w:rFonts w:ascii="Times New Roman" w:hAnsi="Times New Roman"/>
          <w:sz w:val="21"/>
          <w:szCs w:val="21"/>
        </w:rPr>
        <w:t xml:space="preserve"> </w:t>
      </w:r>
      <w:r w:rsidRPr="00CB1DBB">
        <w:rPr>
          <w:rFonts w:ascii="Times New Roman" w:hAnsi="Times New Roman"/>
          <w:sz w:val="21"/>
          <w:szCs w:val="21"/>
        </w:rPr>
        <w:t>数据字典添加功能</w:t>
      </w:r>
    </w:p>
    <w:p w14:paraId="2B467816" w14:textId="77777777" w:rsidR="004D0330" w:rsidRPr="00CB1DBB" w:rsidRDefault="004D0330" w:rsidP="00CB1DBB">
      <w:pPr>
        <w:pStyle w:val="3"/>
        <w:numPr>
          <w:ilvl w:val="2"/>
          <w:numId w:val="74"/>
        </w:numPr>
        <w:ind w:firstLineChars="0"/>
        <w:rPr>
          <w:rFonts w:ascii="Times New Roman" w:hAnsi="Times New Roman"/>
        </w:rPr>
      </w:pPr>
      <w:bookmarkStart w:id="949" w:name="_Toc451434993"/>
      <w:bookmarkStart w:id="950" w:name="_Toc451435827"/>
      <w:bookmarkStart w:id="951" w:name="_Toc451455876"/>
      <w:bookmarkStart w:id="952" w:name="_Toc451456848"/>
      <w:bookmarkStart w:id="953" w:name="_Toc451457084"/>
      <w:bookmarkStart w:id="954" w:name="_Toc451457550"/>
      <w:bookmarkStart w:id="955" w:name="_Toc451701392"/>
      <w:r w:rsidRPr="00CB1DBB">
        <w:rPr>
          <w:rFonts w:ascii="Times New Roman" w:hAnsi="Times New Roman" w:hint="eastAsia"/>
        </w:rPr>
        <w:t>文件管理</w:t>
      </w:r>
      <w:bookmarkEnd w:id="949"/>
      <w:bookmarkEnd w:id="950"/>
      <w:bookmarkEnd w:id="951"/>
      <w:bookmarkEnd w:id="952"/>
      <w:bookmarkEnd w:id="953"/>
      <w:bookmarkEnd w:id="954"/>
      <w:bookmarkEnd w:id="955"/>
    </w:p>
    <w:p w14:paraId="4979BEF4" w14:textId="77777777" w:rsidR="00B670B0" w:rsidRPr="00CB1DBB" w:rsidRDefault="00B670B0"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系统管理</w:t>
      </w:r>
      <w:r w:rsidRPr="00CB1DBB">
        <w:rPr>
          <w:rFonts w:ascii="Times New Roman" w:hAnsi="Times New Roman"/>
          <w:lang w:eastAsia="zh-CN"/>
        </w:rPr>
        <w:t>-&gt;</w:t>
      </w:r>
      <w:r w:rsidRPr="00CB1DBB">
        <w:rPr>
          <w:rFonts w:ascii="Times New Roman" w:hAnsi="Times New Roman" w:hint="eastAsia"/>
          <w:lang w:eastAsia="zh-CN"/>
        </w:rPr>
        <w:t>文件</w:t>
      </w:r>
      <w:r w:rsidRPr="00CB1DBB">
        <w:rPr>
          <w:rFonts w:ascii="Times New Roman" w:hAnsi="Times New Roman"/>
          <w:lang w:eastAsia="zh-CN"/>
        </w:rPr>
        <w:t>管理</w:t>
      </w:r>
    </w:p>
    <w:p w14:paraId="5E9F841C" w14:textId="77777777" w:rsidR="002F019F" w:rsidRPr="00CB1DBB" w:rsidRDefault="009F1502" w:rsidP="002F019F">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6E2B32A9" wp14:editId="0A436D1E">
            <wp:extent cx="4107815" cy="2757805"/>
            <wp:effectExtent l="0" t="0" r="0" b="0"/>
            <wp:docPr id="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7815" cy="2757805"/>
                    </a:xfrm>
                    <a:prstGeom prst="rect">
                      <a:avLst/>
                    </a:prstGeom>
                    <a:noFill/>
                    <a:ln>
                      <a:noFill/>
                    </a:ln>
                  </pic:spPr>
                </pic:pic>
              </a:graphicData>
            </a:graphic>
          </wp:inline>
        </w:drawing>
      </w:r>
    </w:p>
    <w:p w14:paraId="289C0E79" w14:textId="77777777" w:rsidR="004656CF" w:rsidRPr="00CB1DBB" w:rsidRDefault="002F019F"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CD0AB3" w:rsidRPr="00CB1DBB">
        <w:rPr>
          <w:rFonts w:ascii="Times New Roman" w:hAnsi="Times New Roman"/>
          <w:sz w:val="21"/>
          <w:szCs w:val="21"/>
        </w:rPr>
        <w:t>6-5</w:t>
      </w:r>
      <w:r w:rsidRPr="00CB1DBB">
        <w:rPr>
          <w:rFonts w:ascii="Times New Roman" w:hAnsi="Times New Roman"/>
          <w:sz w:val="21"/>
          <w:szCs w:val="21"/>
        </w:rPr>
        <w:t xml:space="preserve"> </w:t>
      </w:r>
      <w:r w:rsidRPr="00CB1DBB">
        <w:rPr>
          <w:rFonts w:ascii="Times New Roman" w:hAnsi="Times New Roman"/>
          <w:sz w:val="21"/>
          <w:szCs w:val="21"/>
        </w:rPr>
        <w:t>文件夹管理</w:t>
      </w:r>
    </w:p>
    <w:p w14:paraId="05E40BCE" w14:textId="0329CDB4" w:rsidR="004D0330" w:rsidRPr="00CB1DBB" w:rsidRDefault="00FB05CC" w:rsidP="00CB1DBB">
      <w:pPr>
        <w:pStyle w:val="2"/>
        <w:numPr>
          <w:ilvl w:val="1"/>
          <w:numId w:val="74"/>
        </w:numPr>
        <w:ind w:firstLineChars="0"/>
        <w:rPr>
          <w:rFonts w:ascii="Times New Roman" w:hAnsi="Times New Roman"/>
        </w:rPr>
      </w:pPr>
      <w:bookmarkStart w:id="956" w:name="_Toc451434994"/>
      <w:bookmarkStart w:id="957" w:name="_Toc451435828"/>
      <w:r w:rsidRPr="00CB1DBB">
        <w:rPr>
          <w:rFonts w:ascii="Times New Roman" w:hAnsi="Times New Roman"/>
        </w:rPr>
        <w:lastRenderedPageBreak/>
        <w:t xml:space="preserve"> </w:t>
      </w:r>
      <w:bookmarkStart w:id="958" w:name="_Toc451455877"/>
      <w:bookmarkStart w:id="959" w:name="_Toc451456849"/>
      <w:bookmarkStart w:id="960" w:name="_Toc451457085"/>
      <w:bookmarkStart w:id="961" w:name="_Toc451457551"/>
      <w:del w:id="962" w:author="Microsoft Office User" w:date="2016-05-22T16:27:00Z">
        <w:r w:rsidR="0066016B" w:rsidDel="002F2ADF">
          <w:rPr>
            <w:rFonts w:ascii="Times New Roman" w:hAnsi="Times New Roman"/>
          </w:rPr>
          <w:delText>Bug</w:delText>
        </w:r>
        <w:r w:rsidR="004D0330" w:rsidRPr="00CB1DBB" w:rsidDel="002F2ADF">
          <w:rPr>
            <w:rFonts w:ascii="Times New Roman" w:hAnsi="Times New Roman"/>
          </w:rPr>
          <w:delText>模块</w:delText>
        </w:r>
      </w:del>
      <w:bookmarkStart w:id="963" w:name="_Toc451701393"/>
      <w:bookmarkEnd w:id="956"/>
      <w:bookmarkEnd w:id="957"/>
      <w:bookmarkEnd w:id="958"/>
      <w:bookmarkEnd w:id="959"/>
      <w:bookmarkEnd w:id="960"/>
      <w:bookmarkEnd w:id="961"/>
      <w:ins w:id="964" w:author="Microsoft Office User" w:date="2016-05-22T16:27:00Z">
        <w:r w:rsidR="002F2ADF">
          <w:rPr>
            <w:rFonts w:ascii="Times New Roman" w:hAnsi="Times New Roman"/>
          </w:rPr>
          <w:t>问题</w:t>
        </w:r>
        <w:r w:rsidR="002F2ADF">
          <w:rPr>
            <w:rFonts w:ascii="Times New Roman" w:hAnsi="Times New Roman" w:hint="eastAsia"/>
          </w:rPr>
          <w:t>单管理模块</w:t>
        </w:r>
      </w:ins>
      <w:bookmarkEnd w:id="963"/>
      <w:r w:rsidR="004D0330" w:rsidRPr="00CB1DBB">
        <w:rPr>
          <w:rFonts w:ascii="Times New Roman" w:hAnsi="Times New Roman" w:hint="eastAsia"/>
        </w:rPr>
        <w:t xml:space="preserve"> </w:t>
      </w:r>
    </w:p>
    <w:p w14:paraId="18A59B21" w14:textId="77777777" w:rsidR="004D0330" w:rsidRPr="00CB1DBB" w:rsidRDefault="0066016B" w:rsidP="00CB1DBB">
      <w:pPr>
        <w:pStyle w:val="3"/>
        <w:numPr>
          <w:ilvl w:val="2"/>
          <w:numId w:val="74"/>
        </w:numPr>
        <w:ind w:firstLineChars="0"/>
        <w:rPr>
          <w:rFonts w:ascii="Times New Roman" w:hAnsi="Times New Roman"/>
        </w:rPr>
      </w:pPr>
      <w:bookmarkStart w:id="965" w:name="_Toc451434995"/>
      <w:bookmarkStart w:id="966" w:name="_Toc451435829"/>
      <w:bookmarkStart w:id="967" w:name="_Toc451455878"/>
      <w:bookmarkStart w:id="968" w:name="_Toc451456850"/>
      <w:bookmarkStart w:id="969" w:name="_Toc451457086"/>
      <w:bookmarkStart w:id="970" w:name="_Toc451457552"/>
      <w:bookmarkStart w:id="971" w:name="_Toc451701394"/>
      <w:r>
        <w:rPr>
          <w:rFonts w:ascii="Times New Roman" w:hAnsi="Times New Roman"/>
        </w:rPr>
        <w:t>Bug</w:t>
      </w:r>
      <w:r w:rsidR="004D0330" w:rsidRPr="00CB1DBB">
        <w:rPr>
          <w:rFonts w:ascii="Times New Roman" w:hAnsi="Times New Roman"/>
        </w:rPr>
        <w:t xml:space="preserve"> </w:t>
      </w:r>
      <w:r w:rsidR="004D0330" w:rsidRPr="00CB1DBB">
        <w:rPr>
          <w:rFonts w:ascii="Times New Roman" w:hAnsi="Times New Roman" w:hint="eastAsia"/>
        </w:rPr>
        <w:t>管理</w:t>
      </w:r>
      <w:bookmarkEnd w:id="965"/>
      <w:bookmarkEnd w:id="966"/>
      <w:bookmarkEnd w:id="967"/>
      <w:bookmarkEnd w:id="968"/>
      <w:bookmarkEnd w:id="969"/>
      <w:bookmarkEnd w:id="970"/>
      <w:bookmarkEnd w:id="971"/>
      <w:r w:rsidR="004D0330" w:rsidRPr="00CB1DBB">
        <w:rPr>
          <w:rFonts w:ascii="Times New Roman" w:hAnsi="Times New Roman" w:hint="eastAsia"/>
        </w:rPr>
        <w:t xml:space="preserve"> </w:t>
      </w:r>
    </w:p>
    <w:p w14:paraId="243D0ACB" w14:textId="77777777" w:rsidR="00F442FD" w:rsidRPr="00CB1DBB" w:rsidRDefault="00F442FD"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p>
    <w:p w14:paraId="54D3E45D" w14:textId="77777777" w:rsidR="00145B3D" w:rsidRPr="00CB1DBB" w:rsidRDefault="009F1502" w:rsidP="00145B3D">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7BDC4C8" wp14:editId="2632FEEE">
            <wp:extent cx="5243830" cy="3000375"/>
            <wp:effectExtent l="0" t="0" r="0" b="0"/>
            <wp:docPr id="4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3830" cy="3000375"/>
                    </a:xfrm>
                    <a:prstGeom prst="rect">
                      <a:avLst/>
                    </a:prstGeom>
                    <a:noFill/>
                    <a:ln>
                      <a:noFill/>
                    </a:ln>
                  </pic:spPr>
                </pic:pic>
              </a:graphicData>
            </a:graphic>
          </wp:inline>
        </w:drawing>
      </w:r>
    </w:p>
    <w:p w14:paraId="5FEC9CB9" w14:textId="77777777" w:rsidR="00EC069D" w:rsidRPr="00CB1DBB" w:rsidRDefault="00145B3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346015" w:rsidRPr="00CB1DBB">
        <w:rPr>
          <w:rFonts w:ascii="Times New Roman" w:hAnsi="Times New Roman"/>
          <w:sz w:val="21"/>
          <w:szCs w:val="21"/>
        </w:rPr>
        <w:t xml:space="preserve">6-6 </w:t>
      </w:r>
      <w:r w:rsidRPr="00CB1DBB">
        <w:rPr>
          <w:rFonts w:ascii="Times New Roman" w:hAnsi="Times New Roman"/>
          <w:sz w:val="21"/>
          <w:szCs w:val="21"/>
        </w:rPr>
        <w:t>新建问题</w:t>
      </w:r>
    </w:p>
    <w:p w14:paraId="1345565A" w14:textId="77777777" w:rsidR="004D0330" w:rsidRPr="00CB1DBB" w:rsidRDefault="004D0330" w:rsidP="00CB1DBB">
      <w:pPr>
        <w:pStyle w:val="3"/>
        <w:numPr>
          <w:ilvl w:val="2"/>
          <w:numId w:val="74"/>
        </w:numPr>
        <w:ind w:firstLineChars="0"/>
        <w:rPr>
          <w:rFonts w:ascii="Times New Roman" w:hAnsi="Times New Roman"/>
        </w:rPr>
      </w:pPr>
      <w:bookmarkStart w:id="972" w:name="_Toc451434996"/>
      <w:bookmarkStart w:id="973" w:name="_Toc451435830"/>
      <w:bookmarkStart w:id="974" w:name="_Toc451455879"/>
      <w:bookmarkStart w:id="975" w:name="_Toc451456851"/>
      <w:bookmarkStart w:id="976" w:name="_Toc451457087"/>
      <w:bookmarkStart w:id="977" w:name="_Toc451457553"/>
      <w:bookmarkStart w:id="978" w:name="_Toc451701395"/>
      <w:r w:rsidRPr="00CB1DBB">
        <w:rPr>
          <w:rFonts w:ascii="Times New Roman" w:hAnsi="Times New Roman" w:hint="eastAsia"/>
        </w:rPr>
        <w:t>项目</w:t>
      </w:r>
      <w:r w:rsidRPr="00CB1DBB">
        <w:rPr>
          <w:rFonts w:ascii="Times New Roman" w:hAnsi="Times New Roman"/>
        </w:rPr>
        <w:t>管理</w:t>
      </w:r>
      <w:bookmarkEnd w:id="972"/>
      <w:bookmarkEnd w:id="973"/>
      <w:bookmarkEnd w:id="974"/>
      <w:bookmarkEnd w:id="975"/>
      <w:bookmarkEnd w:id="976"/>
      <w:bookmarkEnd w:id="977"/>
      <w:bookmarkEnd w:id="978"/>
    </w:p>
    <w:p w14:paraId="660E78CF" w14:textId="77777777" w:rsidR="001B016B" w:rsidRPr="00CB1DBB" w:rsidRDefault="00A938A8" w:rsidP="00EF1675">
      <w:pPr>
        <w:pStyle w:val="a8"/>
        <w:numPr>
          <w:ilvl w:val="0"/>
          <w:numId w:val="17"/>
        </w:numPr>
        <w:ind w:firstLineChars="0"/>
        <w:jc w:val="left"/>
        <w:rPr>
          <w:rFonts w:ascii="Times New Roman" w:hAnsi="Times New Roman"/>
          <w:lang w:eastAsia="zh-CN"/>
        </w:rPr>
      </w:pPr>
      <w:r w:rsidRPr="00CB1DBB">
        <w:rPr>
          <w:rFonts w:ascii="Times New Roman" w:hAnsi="Times New Roman" w:hint="eastAsia"/>
          <w:lang w:eastAsia="zh-CN"/>
        </w:rPr>
        <w:t>参与</w:t>
      </w:r>
      <w:r w:rsidRPr="00CB1DBB">
        <w:rPr>
          <w:rFonts w:ascii="Times New Roman" w:hAnsi="Times New Roman"/>
          <w:lang w:eastAsia="zh-CN"/>
        </w:rPr>
        <w:t>项目详情</w:t>
      </w:r>
      <w:r w:rsidRPr="00CB1DBB">
        <w:rPr>
          <w:rFonts w:ascii="Times New Roman" w:hAnsi="Times New Roman" w:hint="eastAsia"/>
          <w:lang w:eastAsia="zh-CN"/>
        </w:rPr>
        <w:t>页</w:t>
      </w:r>
    </w:p>
    <w:p w14:paraId="543D8D4B" w14:textId="77777777" w:rsidR="00A244DD" w:rsidRPr="00CB1DBB" w:rsidRDefault="009F1502" w:rsidP="00A244DD">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D6AB4E0" wp14:editId="51A9A2A2">
            <wp:extent cx="3464560" cy="1685925"/>
            <wp:effectExtent l="0" t="0" r="0" b="0"/>
            <wp:docPr id="4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4560" cy="1685925"/>
                    </a:xfrm>
                    <a:prstGeom prst="rect">
                      <a:avLst/>
                    </a:prstGeom>
                    <a:noFill/>
                    <a:ln>
                      <a:noFill/>
                    </a:ln>
                  </pic:spPr>
                </pic:pic>
              </a:graphicData>
            </a:graphic>
          </wp:inline>
        </w:drawing>
      </w:r>
    </w:p>
    <w:p w14:paraId="586245E5" w14:textId="77777777" w:rsidR="001B016B" w:rsidRPr="00CB1DBB" w:rsidRDefault="00A244D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B45CBB" w:rsidRPr="00CB1DBB">
        <w:rPr>
          <w:rFonts w:ascii="Times New Roman" w:hAnsi="Times New Roman"/>
          <w:sz w:val="21"/>
          <w:szCs w:val="21"/>
        </w:rPr>
        <w:t>6-7</w:t>
      </w:r>
      <w:r w:rsidRPr="00CB1DBB">
        <w:rPr>
          <w:rFonts w:ascii="Times New Roman" w:hAnsi="Times New Roman" w:hint="eastAsia"/>
          <w:sz w:val="21"/>
          <w:szCs w:val="21"/>
        </w:rPr>
        <w:t>项目</w:t>
      </w:r>
      <w:r w:rsidRPr="00CB1DBB">
        <w:rPr>
          <w:rFonts w:ascii="Times New Roman" w:hAnsi="Times New Roman"/>
          <w:sz w:val="21"/>
          <w:szCs w:val="21"/>
        </w:rPr>
        <w:t>信息</w:t>
      </w:r>
    </w:p>
    <w:p w14:paraId="4D203F40" w14:textId="77777777" w:rsidR="006331D1" w:rsidRPr="00CB1DBB" w:rsidRDefault="006331D1" w:rsidP="006331D1">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统计</w:t>
      </w:r>
    </w:p>
    <w:p w14:paraId="69276B04"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hint="eastAsia"/>
          <w:lang w:eastAsia="zh-CN"/>
        </w:rPr>
        <w:t>本系统所有</w:t>
      </w:r>
      <w:r w:rsidRPr="00CB1DBB">
        <w:rPr>
          <w:rFonts w:ascii="Times New Roman" w:hAnsi="Times New Roman"/>
          <w:lang w:eastAsia="zh-CN"/>
        </w:rPr>
        <w:t>项目统计都是通过</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lang w:eastAsia="zh-CN"/>
        </w:rPr>
        <w:t>来实现。</w:t>
      </w:r>
      <w:r w:rsidRPr="00CB1DBB">
        <w:rPr>
          <w:rFonts w:ascii="Times New Roman" w:hAnsi="Times New Roman" w:hint="eastAsia"/>
          <w:lang w:eastAsia="zh-CN"/>
        </w:rPr>
        <w:t>前端</w:t>
      </w:r>
      <w:r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发送</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jax </w:t>
      </w:r>
      <w:r w:rsidRPr="00CB1DBB">
        <w:rPr>
          <w:rFonts w:ascii="Times New Roman" w:hAnsi="Times New Roman" w:hint="eastAsia"/>
          <w:lang w:eastAsia="zh-CN"/>
        </w:rPr>
        <w:t>异步</w:t>
      </w:r>
      <w:r w:rsidRPr="00CB1DBB">
        <w:rPr>
          <w:rFonts w:ascii="Times New Roman" w:hAnsi="Times New Roman"/>
          <w:lang w:eastAsia="zh-CN"/>
        </w:rPr>
        <w:t>请求，</w:t>
      </w:r>
      <w:r w:rsidRPr="00CB1DBB">
        <w:rPr>
          <w:rFonts w:ascii="Times New Roman" w:hAnsi="Times New Roman" w:hint="eastAsia"/>
          <w:lang w:eastAsia="zh-CN"/>
        </w:rPr>
        <w:t>根据不同</w:t>
      </w:r>
      <w:r w:rsidRPr="00CB1DBB">
        <w:rPr>
          <w:rFonts w:ascii="Times New Roman" w:hAnsi="Times New Roman"/>
          <w:lang w:eastAsia="zh-CN"/>
        </w:rPr>
        <w:t>的需求编写不同的</w:t>
      </w:r>
      <w:r w:rsidRPr="00CB1DBB">
        <w:rPr>
          <w:rFonts w:ascii="Times New Roman" w:hAnsi="Times New Roman" w:hint="eastAsia"/>
          <w:lang w:eastAsia="zh-CN"/>
        </w:rPr>
        <w:t>SQL</w:t>
      </w:r>
      <w:r w:rsidRPr="00CB1DBB">
        <w:rPr>
          <w:rFonts w:ascii="Times New Roman" w:hAnsi="Times New Roman" w:hint="eastAsia"/>
          <w:lang w:eastAsia="zh-CN"/>
        </w:rPr>
        <w:t>查询</w:t>
      </w:r>
      <w:r w:rsidRPr="00CB1DBB">
        <w:rPr>
          <w:rFonts w:ascii="Times New Roman" w:hAnsi="Times New Roman"/>
          <w:lang w:eastAsia="zh-CN"/>
        </w:rPr>
        <w:t>语句，</w:t>
      </w:r>
      <w:r w:rsidRPr="00CB1DBB">
        <w:rPr>
          <w:rFonts w:ascii="Times New Roman" w:hAnsi="Times New Roman" w:hint="eastAsia"/>
          <w:lang w:eastAsia="zh-CN"/>
        </w:rPr>
        <w:t>并结合</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中</w:t>
      </w:r>
      <w:r w:rsidRPr="00CB1DBB">
        <w:rPr>
          <w:rFonts w:ascii="Times New Roman" w:hAnsi="Times New Roman"/>
          <w:lang w:eastAsia="zh-CN"/>
        </w:rPr>
        <w:t>图</w:t>
      </w:r>
      <w:r w:rsidRPr="00CB1DBB">
        <w:rPr>
          <w:rFonts w:ascii="Times New Roman" w:hAnsi="Times New Roman" w:hint="eastAsia"/>
          <w:lang w:eastAsia="zh-CN"/>
        </w:rPr>
        <w:t>表</w:t>
      </w:r>
      <w:r w:rsidRPr="00CB1DBB">
        <w:rPr>
          <w:rFonts w:ascii="Times New Roman" w:hAnsi="Times New Roman"/>
          <w:lang w:eastAsia="zh-CN"/>
        </w:rPr>
        <w:t>类型的数据结构，</w:t>
      </w:r>
      <w:r w:rsidRPr="00CB1DBB">
        <w:rPr>
          <w:rFonts w:ascii="Times New Roman" w:hAnsi="Times New Roman" w:hint="eastAsia"/>
          <w:lang w:eastAsia="zh-CN"/>
        </w:rPr>
        <w:t>将返回</w:t>
      </w:r>
      <w:r w:rsidRPr="00CB1DBB">
        <w:rPr>
          <w:rFonts w:ascii="Times New Roman" w:hAnsi="Times New Roman"/>
          <w:lang w:eastAsia="zh-CN"/>
        </w:rPr>
        <w:t>的</w:t>
      </w:r>
      <w:r w:rsidR="007A6C40" w:rsidRPr="00CB1DBB">
        <w:rPr>
          <w:rFonts w:ascii="Times New Roman" w:hAnsi="Times New Roman"/>
          <w:lang w:eastAsia="zh-CN"/>
        </w:rPr>
        <w:t>结果集，</w:t>
      </w:r>
      <w:r w:rsidRPr="00CB1DBB">
        <w:rPr>
          <w:rFonts w:ascii="Times New Roman" w:hAnsi="Times New Roman"/>
          <w:lang w:eastAsia="zh-CN"/>
        </w:rPr>
        <w:t>封装成的</w:t>
      </w:r>
      <w:r w:rsidRPr="00CB1DBB">
        <w:rPr>
          <w:rFonts w:ascii="Times New Roman" w:hAnsi="Times New Roman"/>
          <w:lang w:eastAsia="zh-CN"/>
        </w:rPr>
        <w:t xml:space="preserve"> </w:t>
      </w:r>
      <w:r w:rsidRPr="00CB1DBB">
        <w:rPr>
          <w:rFonts w:ascii="Times New Roman" w:hAnsi="Times New Roman" w:hint="eastAsia"/>
          <w:lang w:eastAsia="zh-CN"/>
        </w:rPr>
        <w:t>jso</w:t>
      </w:r>
      <w:r w:rsidRPr="00CB1DBB">
        <w:rPr>
          <w:rFonts w:ascii="Times New Roman" w:hAnsi="Times New Roman"/>
          <w:lang w:eastAsia="zh-CN"/>
        </w:rPr>
        <w:t xml:space="preserve">n </w:t>
      </w:r>
      <w:r w:rsidR="00FF7CE0" w:rsidRPr="00CB1DBB">
        <w:rPr>
          <w:rFonts w:ascii="Times New Roman" w:hAnsi="Times New Roman" w:hint="eastAsia"/>
          <w:lang w:eastAsia="zh-CN"/>
        </w:rPr>
        <w:t>数据格式</w:t>
      </w:r>
      <w:r w:rsidRPr="00CB1DBB">
        <w:rPr>
          <w:rFonts w:ascii="Times New Roman" w:hAnsi="Times New Roman"/>
          <w:lang w:eastAsia="zh-CN"/>
        </w:rPr>
        <w:t>，</w:t>
      </w:r>
      <w:r w:rsidRPr="00CB1DBB">
        <w:rPr>
          <w:rFonts w:ascii="Times New Roman" w:hAnsi="Times New Roman" w:hint="eastAsia"/>
          <w:lang w:eastAsia="zh-CN"/>
        </w:rPr>
        <w:t>返回</w:t>
      </w:r>
      <w:r w:rsidRPr="00CB1DBB">
        <w:rPr>
          <w:rFonts w:ascii="Times New Roman" w:hAnsi="Times New Roman"/>
          <w:lang w:eastAsia="zh-CN"/>
        </w:rPr>
        <w:t>给</w:t>
      </w:r>
      <w:r w:rsidR="002356C1" w:rsidRPr="00CB1DBB">
        <w:rPr>
          <w:rFonts w:ascii="Times New Roman" w:hAnsi="Times New Roman" w:hint="eastAsia"/>
          <w:lang w:eastAsia="zh-CN"/>
        </w:rPr>
        <w:t>前端</w:t>
      </w:r>
      <w:r w:rsidR="002356C1" w:rsidRPr="00CB1DBB">
        <w:rPr>
          <w:rFonts w:ascii="Times New Roman" w:hAnsi="Times New Roman"/>
          <w:lang w:eastAsia="zh-CN"/>
        </w:rPr>
        <w:t>的，</w:t>
      </w:r>
      <w:r w:rsidR="002356C1" w:rsidRPr="00CB1DBB">
        <w:rPr>
          <w:rFonts w:ascii="Times New Roman" w:hAnsi="Times New Roman" w:hint="eastAsia"/>
          <w:lang w:eastAsia="zh-CN"/>
        </w:rPr>
        <w:t>利用</w:t>
      </w:r>
      <w:r w:rsidR="002356C1" w:rsidRPr="00CB1DBB">
        <w:rPr>
          <w:rFonts w:ascii="Times New Roman" w:hAnsi="Times New Roman"/>
          <w:lang w:eastAsia="zh-CN"/>
        </w:rPr>
        <w:t xml:space="preserve"> Chart.js </w:t>
      </w:r>
      <w:r w:rsidR="002356C1" w:rsidRPr="00CB1DBB">
        <w:rPr>
          <w:rFonts w:ascii="Times New Roman" w:hAnsi="Times New Roman" w:hint="eastAsia"/>
          <w:lang w:eastAsia="zh-CN"/>
        </w:rPr>
        <w:t>初始化图</w:t>
      </w:r>
      <w:r w:rsidR="002356C1" w:rsidRPr="00CB1DBB">
        <w:rPr>
          <w:rFonts w:ascii="Times New Roman" w:hAnsi="Times New Roman"/>
          <w:lang w:eastAsia="zh-CN"/>
        </w:rPr>
        <w:t>表</w:t>
      </w:r>
      <w:r w:rsidRPr="00CB1DBB">
        <w:rPr>
          <w:rFonts w:ascii="Times New Roman" w:hAnsi="Times New Roman"/>
          <w:lang w:eastAsia="zh-CN"/>
        </w:rPr>
        <w:t>。</w:t>
      </w:r>
    </w:p>
    <w:p w14:paraId="28416075"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lang w:eastAsia="zh-CN"/>
        </w:rPr>
        <w:lastRenderedPageBreak/>
        <w:t>统计项目</w:t>
      </w:r>
      <w:r w:rsidRPr="00CB1DBB">
        <w:rPr>
          <w:rFonts w:ascii="Times New Roman" w:hAnsi="Times New Roman" w:hint="eastAsia"/>
          <w:lang w:eastAsia="zh-CN"/>
        </w:rPr>
        <w:t>所有</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状态分布</w:t>
      </w:r>
      <w:r w:rsidRPr="00CB1DBB">
        <w:rPr>
          <w:rFonts w:ascii="Times New Roman" w:hAnsi="Times New Roman" w:hint="eastAsia"/>
          <w:lang w:eastAsia="zh-CN"/>
        </w:rPr>
        <w:t>和</w:t>
      </w:r>
      <w:r w:rsidR="0066016B">
        <w:rPr>
          <w:rFonts w:ascii="Times New Roman" w:hAnsi="Times New Roman"/>
          <w:lang w:eastAsia="zh-CN"/>
        </w:rPr>
        <w:t>Bug</w:t>
      </w:r>
      <w:r w:rsidRPr="00CB1DBB">
        <w:rPr>
          <w:rFonts w:ascii="Times New Roman" w:hAnsi="Times New Roman" w:hint="eastAsia"/>
          <w:lang w:eastAsia="zh-CN"/>
        </w:rPr>
        <w:t>趋势</w:t>
      </w:r>
      <w:r w:rsidRPr="00CB1DBB">
        <w:rPr>
          <w:rFonts w:ascii="Times New Roman" w:hAnsi="Times New Roman"/>
          <w:lang w:eastAsia="zh-CN"/>
        </w:rPr>
        <w:t>，项目成员</w:t>
      </w:r>
      <w:r w:rsidRPr="00CB1DBB">
        <w:rPr>
          <w:rFonts w:ascii="Times New Roman" w:hAnsi="Times New Roman" w:hint="eastAsia"/>
          <w:lang w:eastAsia="zh-CN"/>
        </w:rPr>
        <w:t>在</w:t>
      </w:r>
      <w:r w:rsidRPr="00CB1DBB">
        <w:rPr>
          <w:rFonts w:ascii="Times New Roman" w:hAnsi="Times New Roman"/>
          <w:lang w:eastAsia="zh-CN"/>
        </w:rPr>
        <w:t>导航栏上</w:t>
      </w:r>
      <w:r w:rsidRPr="00CB1DBB">
        <w:rPr>
          <w:rFonts w:ascii="Times New Roman" w:hAnsi="Times New Roman" w:hint="eastAsia"/>
          <w:lang w:eastAsia="zh-CN"/>
        </w:rPr>
        <w:t>选择</w:t>
      </w:r>
      <w:r w:rsidRPr="00CB1DBB">
        <w:rPr>
          <w:rFonts w:ascii="Times New Roman" w:hAnsi="Times New Roman"/>
          <w:lang w:eastAsia="zh-CN"/>
        </w:rPr>
        <w:t>自己参与的项目，</w:t>
      </w:r>
      <w:r w:rsidRPr="00CB1DBB">
        <w:rPr>
          <w:rFonts w:ascii="Times New Roman" w:hAnsi="Times New Roman" w:hint="eastAsia"/>
          <w:lang w:eastAsia="zh-CN"/>
        </w:rPr>
        <w:t>在统计</w:t>
      </w:r>
      <w:r w:rsidRPr="00CB1DBB">
        <w:rPr>
          <w:rFonts w:ascii="Times New Roman" w:hAnsi="Times New Roman"/>
          <w:lang w:eastAsia="zh-CN"/>
        </w:rPr>
        <w:t>部分，</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 xml:space="preserve">Chart.js </w:t>
      </w:r>
      <w:r w:rsidRPr="00CB1DBB">
        <w:rPr>
          <w:rFonts w:ascii="Times New Roman" w:hAnsi="Times New Roman"/>
          <w:lang w:eastAsia="zh-CN"/>
        </w:rPr>
        <w:t>图</w:t>
      </w:r>
      <w:r w:rsidRPr="00CB1DBB">
        <w:rPr>
          <w:rFonts w:ascii="Times New Roman" w:hAnsi="Times New Roman" w:hint="eastAsia"/>
          <w:lang w:eastAsia="zh-CN"/>
        </w:rPr>
        <w:t>表显示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分布。</w:t>
      </w:r>
    </w:p>
    <w:p w14:paraId="6F1E2079" w14:textId="77777777" w:rsidR="006331D1" w:rsidRPr="00CB1DBB" w:rsidRDefault="006331D1" w:rsidP="006331D1">
      <w:pPr>
        <w:ind w:firstLineChars="0" w:firstLine="480"/>
        <w:rPr>
          <w:rFonts w:ascii="Times New Roman" w:hAnsi="Times New Roman"/>
          <w:lang w:eastAsia="zh-CN"/>
        </w:rPr>
      </w:pPr>
    </w:p>
    <w:p w14:paraId="71D0B618" w14:textId="77777777" w:rsidR="006331D1" w:rsidRPr="00CB1DBB" w:rsidRDefault="009F1502" w:rsidP="006331D1">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73D0EF99" wp14:editId="3184BD1D">
            <wp:extent cx="4371975" cy="778510"/>
            <wp:effectExtent l="0" t="0" r="0" b="0"/>
            <wp:docPr id="48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1975" cy="778510"/>
                    </a:xfrm>
                    <a:prstGeom prst="rect">
                      <a:avLst/>
                    </a:prstGeom>
                    <a:noFill/>
                    <a:ln>
                      <a:noFill/>
                    </a:ln>
                  </pic:spPr>
                </pic:pic>
              </a:graphicData>
            </a:graphic>
          </wp:inline>
        </w:drawing>
      </w:r>
    </w:p>
    <w:p w14:paraId="6EE6A589" w14:textId="77777777" w:rsidR="006331D1" w:rsidRPr="00CB1DBB" w:rsidRDefault="006331D1"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C24B6" w:rsidRPr="00CB1DBB">
        <w:rPr>
          <w:rFonts w:ascii="Times New Roman" w:hAnsi="Times New Roman"/>
          <w:sz w:val="21"/>
          <w:szCs w:val="21"/>
        </w:rPr>
        <w:t>6-8</w:t>
      </w:r>
      <w:r w:rsidRPr="00CB1DBB">
        <w:rPr>
          <w:rFonts w:ascii="Times New Roman" w:hAnsi="Times New Roman"/>
          <w:sz w:val="21"/>
          <w:szCs w:val="21"/>
        </w:rPr>
        <w:t>统计</w:t>
      </w:r>
      <w:r w:rsidRPr="00CB1DBB">
        <w:rPr>
          <w:rFonts w:ascii="Times New Roman" w:hAnsi="Times New Roman"/>
          <w:sz w:val="21"/>
          <w:szCs w:val="21"/>
        </w:rPr>
        <w:t xml:space="preserve"> </w:t>
      </w:r>
      <w:r w:rsidRPr="00CB1DBB">
        <w:rPr>
          <w:rFonts w:ascii="Times New Roman" w:hAnsi="Times New Roman"/>
          <w:sz w:val="21"/>
          <w:szCs w:val="21"/>
        </w:rPr>
        <w:t>指定项目的</w:t>
      </w:r>
      <w:r w:rsidR="005449D1">
        <w:rPr>
          <w:rFonts w:ascii="Times New Roman" w:hAnsi="Times New Roman"/>
          <w:sz w:val="21"/>
          <w:szCs w:val="21"/>
        </w:rPr>
        <w:t xml:space="preserve"> </w:t>
      </w:r>
      <w:r w:rsidR="0066016B">
        <w:rPr>
          <w:rFonts w:ascii="Times New Roman" w:hAnsi="Times New Roman"/>
          <w:sz w:val="21"/>
          <w:szCs w:val="21"/>
        </w:rPr>
        <w:t>Bug</w:t>
      </w:r>
      <w:r w:rsidRPr="00CB1DBB">
        <w:rPr>
          <w:rFonts w:ascii="Times New Roman" w:hAnsi="Times New Roman" w:hint="eastAsia"/>
          <w:sz w:val="21"/>
          <w:szCs w:val="21"/>
        </w:rPr>
        <w:t>指定状态</w:t>
      </w:r>
      <w:r w:rsidRPr="00CB1DBB">
        <w:rPr>
          <w:rFonts w:ascii="Times New Roman" w:hAnsi="Times New Roman"/>
          <w:sz w:val="21"/>
          <w:szCs w:val="21"/>
        </w:rPr>
        <w:t>一</w:t>
      </w:r>
      <w:r w:rsidRPr="00CB1DBB">
        <w:rPr>
          <w:rFonts w:ascii="Times New Roman" w:hAnsi="Times New Roman" w:hint="eastAsia"/>
          <w:sz w:val="21"/>
          <w:szCs w:val="21"/>
        </w:rPr>
        <w:t>段时间</w:t>
      </w:r>
      <w:r w:rsidRPr="00CB1DBB">
        <w:rPr>
          <w:rFonts w:ascii="Times New Roman" w:hAnsi="Times New Roman"/>
          <w:sz w:val="21"/>
          <w:szCs w:val="21"/>
        </w:rPr>
        <w:t>内每天数量</w:t>
      </w:r>
      <w:r w:rsidRPr="00CB1DBB">
        <w:rPr>
          <w:rFonts w:ascii="Times New Roman" w:hAnsi="Times New Roman" w:hint="eastAsia"/>
          <w:sz w:val="21"/>
          <w:szCs w:val="21"/>
        </w:rPr>
        <w:t>趋势</w:t>
      </w:r>
      <w:r w:rsidRPr="00CB1DBB">
        <w:rPr>
          <w:rFonts w:ascii="Times New Roman" w:hAnsi="Times New Roman"/>
          <w:sz w:val="21"/>
          <w:szCs w:val="21"/>
        </w:rPr>
        <w:t xml:space="preserve"> </w:t>
      </w:r>
      <w:r w:rsidRPr="00CB1DBB">
        <w:rPr>
          <w:rFonts w:ascii="Times New Roman" w:hAnsi="Times New Roman" w:hint="eastAsia"/>
          <w:sz w:val="21"/>
          <w:szCs w:val="21"/>
        </w:rPr>
        <w:t>SQL</w:t>
      </w:r>
    </w:p>
    <w:p w14:paraId="21696B7D" w14:textId="77777777" w:rsidR="001B016B" w:rsidRPr="00CB1DBB" w:rsidRDefault="001B016B" w:rsidP="001B016B">
      <w:pPr>
        <w:ind w:left="480" w:firstLineChars="0" w:firstLine="0"/>
        <w:rPr>
          <w:rFonts w:ascii="Times New Roman" w:hAnsi="Times New Roman"/>
          <w:lang w:eastAsia="zh-CN"/>
        </w:rPr>
      </w:pPr>
    </w:p>
    <w:p w14:paraId="644D517B" w14:textId="77777777" w:rsidR="00E5076F" w:rsidRPr="00CB1DBB" w:rsidRDefault="009F1502" w:rsidP="00DE5088">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4C57D72E" wp14:editId="60E6CACA">
            <wp:extent cx="4786630" cy="2400300"/>
            <wp:effectExtent l="0" t="0" r="0" b="0"/>
            <wp:docPr id="4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6630" cy="2400300"/>
                    </a:xfrm>
                    <a:prstGeom prst="rect">
                      <a:avLst/>
                    </a:prstGeom>
                    <a:noFill/>
                    <a:ln>
                      <a:noFill/>
                    </a:ln>
                  </pic:spPr>
                </pic:pic>
              </a:graphicData>
            </a:graphic>
          </wp:inline>
        </w:drawing>
      </w:r>
    </w:p>
    <w:p w14:paraId="053BC8EF" w14:textId="77777777" w:rsidR="001B016B" w:rsidRPr="00CB1DBB" w:rsidRDefault="00E5076F" w:rsidP="00E5076F">
      <w:pPr>
        <w:pStyle w:val="ab"/>
        <w:ind w:firstLine="400"/>
        <w:jc w:val="center"/>
        <w:rPr>
          <w:rFonts w:ascii="Times New Roman" w:hAnsi="Times New Roman"/>
          <w:lang w:eastAsia="zh-CN"/>
        </w:rPr>
      </w:pPr>
      <w:r w:rsidRPr="00CB1DBB">
        <w:rPr>
          <w:rFonts w:ascii="Times New Roman" w:hAnsi="Times New Roman" w:hint="eastAsia"/>
        </w:rPr>
        <w:t>图</w:t>
      </w:r>
      <w:r w:rsidR="00A96968" w:rsidRPr="00CB1DBB">
        <w:rPr>
          <w:rFonts w:ascii="Times New Roman" w:hAnsi="Times New Roman"/>
          <w:lang w:eastAsia="zh-CN"/>
        </w:rPr>
        <w:t>6-9</w:t>
      </w:r>
      <w:r w:rsidRPr="00CB1DBB">
        <w:rPr>
          <w:rFonts w:ascii="Times New Roman" w:hAnsi="Times New Roman"/>
          <w:noProof/>
        </w:rPr>
        <w:t xml:space="preserve"> </w:t>
      </w:r>
      <w:r w:rsidRPr="00CB1DBB">
        <w:rPr>
          <w:rFonts w:ascii="Times New Roman" w:hAnsi="Times New Roman"/>
          <w:noProof/>
          <w:lang w:eastAsia="zh-CN"/>
        </w:rPr>
        <w:t xml:space="preserve"> </w:t>
      </w:r>
      <w:r w:rsidR="0066016B">
        <w:rPr>
          <w:rFonts w:ascii="Times New Roman" w:hAnsi="Times New Roman"/>
          <w:noProof/>
          <w:lang w:eastAsia="zh-CN"/>
        </w:rPr>
        <w:t>Bug</w:t>
      </w:r>
      <w:r w:rsidRPr="00CB1DBB">
        <w:rPr>
          <w:rFonts w:ascii="Times New Roman" w:hAnsi="Times New Roman"/>
          <w:noProof/>
          <w:lang w:eastAsia="zh-CN"/>
        </w:rPr>
        <w:t>状态趋势图</w:t>
      </w:r>
    </w:p>
    <w:p w14:paraId="619825DB" w14:textId="77777777" w:rsidR="001B016B" w:rsidRPr="00CB1DBB" w:rsidRDefault="001B016B" w:rsidP="00BE39E6">
      <w:pPr>
        <w:spacing w:line="240" w:lineRule="auto"/>
        <w:ind w:firstLineChars="0" w:firstLine="0"/>
        <w:rPr>
          <w:rFonts w:ascii="Times New Roman" w:hAnsi="Times New Roman"/>
          <w:lang w:eastAsia="zh-CN"/>
        </w:rPr>
      </w:pPr>
    </w:p>
    <w:p w14:paraId="24F122C5" w14:textId="77777777" w:rsidR="001B016B" w:rsidRPr="00CB1DBB" w:rsidRDefault="001B016B" w:rsidP="001B016B">
      <w:pPr>
        <w:spacing w:line="240" w:lineRule="auto"/>
        <w:ind w:left="482" w:firstLineChars="0" w:firstLine="0"/>
        <w:rPr>
          <w:rFonts w:ascii="Times New Roman" w:hAnsi="Times New Roman"/>
          <w:lang w:eastAsia="zh-CN"/>
        </w:rPr>
      </w:pPr>
    </w:p>
    <w:p w14:paraId="51CF9BBC" w14:textId="77777777" w:rsidR="007F7F3E" w:rsidRPr="00CB1DBB" w:rsidRDefault="009F1502" w:rsidP="007F7F3E">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10FE8160" wp14:editId="0EB5F920">
            <wp:extent cx="4000500" cy="2550160"/>
            <wp:effectExtent l="0" t="0" r="0" b="0"/>
            <wp:docPr id="4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550160"/>
                    </a:xfrm>
                    <a:prstGeom prst="rect">
                      <a:avLst/>
                    </a:prstGeom>
                    <a:noFill/>
                    <a:ln>
                      <a:noFill/>
                    </a:ln>
                  </pic:spPr>
                </pic:pic>
              </a:graphicData>
            </a:graphic>
          </wp:inline>
        </w:drawing>
      </w:r>
    </w:p>
    <w:p w14:paraId="24964FAB" w14:textId="77777777" w:rsidR="001B016B" w:rsidRPr="00CB1DBB" w:rsidRDefault="007F7F3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47007F" w:rsidRPr="00CB1DBB">
        <w:rPr>
          <w:rFonts w:ascii="Times New Roman" w:hAnsi="Times New Roman"/>
          <w:sz w:val="21"/>
          <w:szCs w:val="21"/>
        </w:rPr>
        <w:t>6-10</w:t>
      </w:r>
      <w:r w:rsidRPr="00CB1DBB">
        <w:rPr>
          <w:rFonts w:ascii="Times New Roman" w:hAnsi="Times New Roman"/>
          <w:sz w:val="21"/>
          <w:szCs w:val="21"/>
        </w:rPr>
        <w:t xml:space="preserve"> </w:t>
      </w:r>
      <w:r w:rsidR="0066016B">
        <w:rPr>
          <w:rFonts w:ascii="Times New Roman" w:hAnsi="Times New Roman"/>
          <w:sz w:val="21"/>
          <w:szCs w:val="21"/>
        </w:rPr>
        <w:t>Bug</w:t>
      </w:r>
      <w:r w:rsidR="00687903">
        <w:rPr>
          <w:rFonts w:ascii="Times New Roman" w:hAnsi="Times New Roman"/>
          <w:sz w:val="21"/>
          <w:szCs w:val="21"/>
        </w:rPr>
        <w:t xml:space="preserve"> </w:t>
      </w:r>
      <w:r w:rsidRPr="00CB1DBB">
        <w:rPr>
          <w:rFonts w:ascii="Times New Roman" w:hAnsi="Times New Roman"/>
          <w:sz w:val="21"/>
          <w:szCs w:val="21"/>
        </w:rPr>
        <w:t>状态分布图</w:t>
      </w:r>
    </w:p>
    <w:p w14:paraId="357B1AD4" w14:textId="3CD876C9" w:rsidR="004D0330" w:rsidRPr="00CB1DBB" w:rsidRDefault="004D0330" w:rsidP="00CB1DBB">
      <w:pPr>
        <w:pStyle w:val="2"/>
        <w:numPr>
          <w:ilvl w:val="1"/>
          <w:numId w:val="74"/>
        </w:numPr>
        <w:ind w:firstLineChars="0"/>
        <w:rPr>
          <w:rFonts w:ascii="Times New Roman" w:hAnsi="Times New Roman"/>
        </w:rPr>
      </w:pPr>
      <w:bookmarkStart w:id="979" w:name="_Toc451434997"/>
      <w:bookmarkStart w:id="980" w:name="_Toc451435831"/>
      <w:bookmarkStart w:id="981" w:name="_Toc451455880"/>
      <w:bookmarkStart w:id="982" w:name="_Toc451456852"/>
      <w:bookmarkStart w:id="983" w:name="_Toc451457088"/>
      <w:bookmarkStart w:id="984" w:name="_Toc451457554"/>
      <w:del w:id="985" w:author="Microsoft Office User" w:date="2016-05-22T17:03:00Z">
        <w:r w:rsidRPr="00CB1DBB" w:rsidDel="00F42B87">
          <w:rPr>
            <w:rFonts w:ascii="Times New Roman" w:hAnsi="Times New Roman"/>
          </w:rPr>
          <w:lastRenderedPageBreak/>
          <w:delText>工作流模块</w:delText>
        </w:r>
      </w:del>
      <w:bookmarkStart w:id="986" w:name="_Toc451701396"/>
      <w:bookmarkEnd w:id="979"/>
      <w:bookmarkEnd w:id="980"/>
      <w:bookmarkEnd w:id="981"/>
      <w:bookmarkEnd w:id="982"/>
      <w:bookmarkEnd w:id="983"/>
      <w:bookmarkEnd w:id="984"/>
      <w:ins w:id="987" w:author="Microsoft Office User" w:date="2016-05-22T17:03:00Z">
        <w:r w:rsidR="00F42B87">
          <w:rPr>
            <w:rFonts w:ascii="Times New Roman" w:hAnsi="Times New Roman"/>
          </w:rPr>
          <w:t>工作</w:t>
        </w:r>
        <w:r w:rsidR="00F42B87">
          <w:rPr>
            <w:rFonts w:ascii="Times New Roman" w:hAnsi="Times New Roman" w:hint="eastAsia"/>
          </w:rPr>
          <w:t>流配置模块</w:t>
        </w:r>
      </w:ins>
      <w:bookmarkEnd w:id="986"/>
      <w:r w:rsidRPr="00CB1DBB">
        <w:rPr>
          <w:rFonts w:ascii="Times New Roman" w:hAnsi="Times New Roman"/>
        </w:rPr>
        <w:t xml:space="preserve"> </w:t>
      </w:r>
    </w:p>
    <w:p w14:paraId="4EC10A56" w14:textId="77777777" w:rsidR="008158ED" w:rsidRPr="00CB1DBB" w:rsidRDefault="008158ED" w:rsidP="00CB1DBB">
      <w:pPr>
        <w:pStyle w:val="3"/>
        <w:numPr>
          <w:ilvl w:val="2"/>
          <w:numId w:val="74"/>
        </w:numPr>
        <w:ind w:firstLineChars="0"/>
        <w:rPr>
          <w:rFonts w:ascii="Times New Roman" w:hAnsi="Times New Roman"/>
        </w:rPr>
      </w:pPr>
      <w:bookmarkStart w:id="988" w:name="_Toc451434998"/>
      <w:bookmarkStart w:id="989" w:name="_Toc451435832"/>
      <w:bookmarkStart w:id="990" w:name="_Toc451455881"/>
      <w:bookmarkStart w:id="991" w:name="_Toc451456853"/>
      <w:bookmarkStart w:id="992" w:name="_Toc451457089"/>
      <w:bookmarkStart w:id="993" w:name="_Toc451457555"/>
      <w:bookmarkStart w:id="994" w:name="_Toc451701397"/>
      <w:r w:rsidRPr="00CB1DBB">
        <w:rPr>
          <w:rFonts w:ascii="Times New Roman" w:hAnsi="Times New Roman" w:hint="eastAsia"/>
        </w:rPr>
        <w:t>模型管理</w:t>
      </w:r>
      <w:bookmarkEnd w:id="988"/>
      <w:bookmarkEnd w:id="989"/>
      <w:bookmarkEnd w:id="990"/>
      <w:bookmarkEnd w:id="991"/>
      <w:bookmarkEnd w:id="992"/>
      <w:bookmarkEnd w:id="993"/>
      <w:bookmarkEnd w:id="994"/>
      <w:r w:rsidRPr="00CB1DBB">
        <w:rPr>
          <w:rFonts w:ascii="Times New Roman" w:hAnsi="Times New Roman" w:hint="eastAsia"/>
        </w:rPr>
        <w:t xml:space="preserve"> </w:t>
      </w:r>
    </w:p>
    <w:p w14:paraId="5EB65E7B" w14:textId="77777777" w:rsidR="003A78B2" w:rsidRPr="00CB1DBB" w:rsidRDefault="00F6586D" w:rsidP="003A78B2">
      <w:pPr>
        <w:pStyle w:val="a8"/>
        <w:numPr>
          <w:ilvl w:val="0"/>
          <w:numId w:val="17"/>
        </w:numPr>
        <w:ind w:firstLineChars="0"/>
        <w:rPr>
          <w:rFonts w:ascii="Times New Roman" w:hAnsi="Times New Roman"/>
          <w:lang w:eastAsia="zh-CN"/>
        </w:rPr>
      </w:pPr>
      <w:r w:rsidRPr="00CB1DBB">
        <w:rPr>
          <w:rFonts w:ascii="Times New Roman" w:hAnsi="Times New Roman"/>
          <w:lang w:eastAsia="zh-CN"/>
        </w:rPr>
        <w:t>新建模型</w:t>
      </w:r>
    </w:p>
    <w:p w14:paraId="15537B57" w14:textId="77777777" w:rsidR="003A78B2" w:rsidRPr="00CB1DBB" w:rsidRDefault="0079529C" w:rsidP="003A78B2">
      <w:pPr>
        <w:ind w:firstLineChars="0" w:firstLine="480"/>
        <w:rPr>
          <w:rFonts w:ascii="Times New Roman" w:hAnsi="Times New Roman"/>
          <w:lang w:eastAsia="zh-CN"/>
        </w:rPr>
      </w:pPr>
      <w:r w:rsidRPr="00CB1DBB">
        <w:rPr>
          <w:rFonts w:ascii="Times New Roman" w:hAnsi="Times New Roman"/>
          <w:lang w:eastAsia="zh-CN"/>
        </w:rPr>
        <w:t>新建模型，</w:t>
      </w:r>
      <w:r w:rsidR="003A78B2" w:rsidRPr="00CB1DBB">
        <w:rPr>
          <w:rFonts w:ascii="Times New Roman" w:hAnsi="Times New Roman" w:hint="eastAsia"/>
          <w:lang w:eastAsia="zh-CN"/>
        </w:rPr>
        <w:t>点击</w:t>
      </w:r>
      <w:r w:rsidR="004E7038" w:rsidRPr="00CB1DBB">
        <w:rPr>
          <w:rFonts w:ascii="Times New Roman" w:hAnsi="Times New Roman"/>
          <w:lang w:eastAsia="zh-CN"/>
        </w:rPr>
        <w:t>「提交」</w:t>
      </w:r>
      <w:r w:rsidR="004E7038" w:rsidRPr="00CB1DBB">
        <w:rPr>
          <w:rFonts w:ascii="Times New Roman" w:hAnsi="Times New Roman" w:hint="eastAsia"/>
          <w:lang w:eastAsia="zh-CN"/>
        </w:rPr>
        <w:t>后</w:t>
      </w:r>
      <w:r w:rsidR="004E7038" w:rsidRPr="00CB1DBB">
        <w:rPr>
          <w:rFonts w:ascii="Times New Roman" w:hAnsi="Times New Roman"/>
          <w:lang w:eastAsia="zh-CN"/>
        </w:rPr>
        <w:t>，</w:t>
      </w:r>
      <w:r w:rsidR="004E7038" w:rsidRPr="00CB1DBB">
        <w:rPr>
          <w:rFonts w:ascii="Times New Roman" w:hAnsi="Times New Roman" w:hint="eastAsia"/>
          <w:lang w:eastAsia="zh-CN"/>
        </w:rPr>
        <w:t>页面</w:t>
      </w:r>
      <w:r w:rsidR="004E7038" w:rsidRPr="00CB1DBB">
        <w:rPr>
          <w:rFonts w:ascii="Times New Roman" w:hAnsi="Times New Roman"/>
          <w:lang w:eastAsia="zh-CN"/>
        </w:rPr>
        <w:t>会跳转到</w:t>
      </w:r>
      <w:r w:rsidR="003A78B2" w:rsidRPr="00CB1DBB">
        <w:rPr>
          <w:rFonts w:ascii="Times New Roman" w:hAnsi="Times New Roman" w:hint="eastAsia"/>
          <w:lang w:eastAsia="zh-CN"/>
        </w:rPr>
        <w:t>在线</w:t>
      </w:r>
      <w:r w:rsidR="003A78B2" w:rsidRPr="00CB1DBB">
        <w:rPr>
          <w:rFonts w:ascii="Times New Roman" w:hAnsi="Times New Roman"/>
          <w:lang w:eastAsia="zh-CN"/>
        </w:rPr>
        <w:t>设计流程</w:t>
      </w:r>
      <w:r w:rsidR="000D1CD9" w:rsidRPr="00CB1DBB">
        <w:rPr>
          <w:rFonts w:ascii="Times New Roman" w:hAnsi="Times New Roman" w:hint="eastAsia"/>
          <w:lang w:eastAsia="zh-CN"/>
        </w:rPr>
        <w:t>定义页面</w:t>
      </w:r>
      <w:r w:rsidR="003A78B2" w:rsidRPr="00CB1DBB">
        <w:rPr>
          <w:rFonts w:ascii="Times New Roman" w:hAnsi="Times New Roman"/>
          <w:lang w:eastAsia="zh-CN"/>
        </w:rPr>
        <w:t>，</w:t>
      </w:r>
      <w:r w:rsidR="003A78B2" w:rsidRPr="00CB1DBB">
        <w:rPr>
          <w:rFonts w:ascii="Times New Roman" w:hAnsi="Times New Roman" w:hint="eastAsia"/>
          <w:lang w:eastAsia="zh-CN"/>
        </w:rPr>
        <w:t>设计</w:t>
      </w:r>
      <w:r w:rsidR="003A78B2" w:rsidRPr="00CB1DBB">
        <w:rPr>
          <w:rFonts w:ascii="Times New Roman" w:hAnsi="Times New Roman"/>
          <w:lang w:eastAsia="zh-CN"/>
        </w:rPr>
        <w:t>完毕后，点击「保存」图标进行保存。到模型管理</w:t>
      </w:r>
      <w:r w:rsidR="003A78B2" w:rsidRPr="00CB1DBB">
        <w:rPr>
          <w:rFonts w:ascii="Times New Roman" w:hAnsi="Times New Roman" w:hint="eastAsia"/>
          <w:lang w:eastAsia="zh-CN"/>
        </w:rPr>
        <w:t>列表</w:t>
      </w:r>
      <w:r w:rsidR="003A78B2" w:rsidRPr="00CB1DBB">
        <w:rPr>
          <w:rFonts w:ascii="Times New Roman" w:hAnsi="Times New Roman"/>
          <w:lang w:eastAsia="zh-CN"/>
        </w:rPr>
        <w:t>，</w:t>
      </w:r>
      <w:r w:rsidR="003A78B2" w:rsidRPr="00CB1DBB">
        <w:rPr>
          <w:rFonts w:ascii="Times New Roman" w:hAnsi="Times New Roman" w:hint="eastAsia"/>
          <w:lang w:eastAsia="zh-CN"/>
        </w:rPr>
        <w:t>点击</w:t>
      </w:r>
      <w:r w:rsidR="003A78B2" w:rsidRPr="00CB1DBB">
        <w:rPr>
          <w:rFonts w:ascii="Times New Roman" w:hAnsi="Times New Roman"/>
          <w:lang w:eastAsia="zh-CN"/>
        </w:rPr>
        <w:t>「</w:t>
      </w:r>
      <w:r w:rsidR="003A78B2" w:rsidRPr="00CB1DBB">
        <w:rPr>
          <w:rFonts w:ascii="Times New Roman" w:hAnsi="Times New Roman" w:hint="eastAsia"/>
          <w:lang w:eastAsia="zh-CN"/>
        </w:rPr>
        <w:t>部署</w:t>
      </w:r>
      <w:r w:rsidR="003A78B2" w:rsidRPr="00CB1DBB">
        <w:rPr>
          <w:rFonts w:ascii="Times New Roman" w:hAnsi="Times New Roman"/>
          <w:lang w:eastAsia="zh-CN"/>
        </w:rPr>
        <w:t>」，</w:t>
      </w:r>
      <w:r w:rsidR="003A78B2" w:rsidRPr="00CB1DBB">
        <w:rPr>
          <w:rFonts w:ascii="Times New Roman" w:hAnsi="Times New Roman" w:hint="eastAsia"/>
          <w:lang w:eastAsia="zh-CN"/>
        </w:rPr>
        <w:t>对</w:t>
      </w:r>
      <w:r w:rsidR="003A78B2" w:rsidRPr="00CB1DBB">
        <w:rPr>
          <w:rFonts w:ascii="Times New Roman" w:hAnsi="Times New Roman"/>
          <w:lang w:eastAsia="zh-CN"/>
        </w:rPr>
        <w:t>其进行</w:t>
      </w:r>
      <w:r w:rsidR="003A78B2" w:rsidRPr="00CB1DBB">
        <w:rPr>
          <w:rFonts w:ascii="Times New Roman" w:hAnsi="Times New Roman" w:hint="eastAsia"/>
          <w:lang w:eastAsia="zh-CN"/>
        </w:rPr>
        <w:t>部署</w:t>
      </w:r>
      <w:r w:rsidR="002258D3" w:rsidRPr="00CB1DBB">
        <w:rPr>
          <w:rFonts w:ascii="Times New Roman" w:hAnsi="Times New Roman"/>
          <w:lang w:eastAsia="zh-CN"/>
        </w:rPr>
        <w:t>。</w:t>
      </w:r>
    </w:p>
    <w:p w14:paraId="3EAF663D" w14:textId="77777777" w:rsidR="00F6586D" w:rsidRPr="00CB1DBB" w:rsidRDefault="00F6586D" w:rsidP="00F6586D">
      <w:pPr>
        <w:pStyle w:val="a8"/>
        <w:ind w:left="960" w:firstLineChars="0" w:firstLine="0"/>
        <w:rPr>
          <w:rFonts w:ascii="Times New Roman" w:hAnsi="Times New Roman"/>
          <w:lang w:eastAsia="zh-CN"/>
        </w:rPr>
      </w:pPr>
    </w:p>
    <w:p w14:paraId="69F1FD63" w14:textId="77777777" w:rsidR="00F4741A" w:rsidRPr="00CB1DBB" w:rsidRDefault="009F1502" w:rsidP="00F4741A">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622EB68" wp14:editId="34ADEA1F">
            <wp:extent cx="2614930" cy="2092960"/>
            <wp:effectExtent l="0" t="0" r="0" b="0"/>
            <wp:docPr id="4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4930" cy="2092960"/>
                    </a:xfrm>
                    <a:prstGeom prst="rect">
                      <a:avLst/>
                    </a:prstGeom>
                    <a:noFill/>
                    <a:ln>
                      <a:noFill/>
                    </a:ln>
                  </pic:spPr>
                </pic:pic>
              </a:graphicData>
            </a:graphic>
          </wp:inline>
        </w:drawing>
      </w:r>
    </w:p>
    <w:p w14:paraId="0392A6E5" w14:textId="77777777" w:rsidR="00F6586D" w:rsidRPr="00CB1DBB" w:rsidRDefault="00F4741A"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771327" w:rsidRPr="00CB1DBB">
        <w:rPr>
          <w:rFonts w:ascii="Times New Roman" w:hAnsi="Times New Roman"/>
          <w:sz w:val="21"/>
          <w:szCs w:val="21"/>
        </w:rPr>
        <w:t>6-11</w:t>
      </w:r>
      <w:r w:rsidRPr="00CB1DBB">
        <w:rPr>
          <w:rFonts w:ascii="Times New Roman" w:hAnsi="Times New Roman"/>
          <w:sz w:val="21"/>
          <w:szCs w:val="21"/>
        </w:rPr>
        <w:t xml:space="preserve"> </w:t>
      </w:r>
      <w:r w:rsidRPr="00CB1DBB">
        <w:rPr>
          <w:rFonts w:ascii="Times New Roman" w:hAnsi="Times New Roman"/>
          <w:sz w:val="21"/>
          <w:szCs w:val="21"/>
        </w:rPr>
        <w:t>添加模型</w:t>
      </w:r>
    </w:p>
    <w:p w14:paraId="2C195032" w14:textId="77777777" w:rsidR="006D3737" w:rsidRPr="00CB1DBB" w:rsidRDefault="006D3737" w:rsidP="006D3737">
      <w:pPr>
        <w:pStyle w:val="a8"/>
        <w:spacing w:line="240" w:lineRule="auto"/>
        <w:ind w:left="960" w:firstLineChars="0" w:firstLine="0"/>
        <w:rPr>
          <w:rFonts w:ascii="Times New Roman" w:hAnsi="Times New Roman"/>
          <w:lang w:eastAsia="zh-CN"/>
        </w:rPr>
      </w:pPr>
    </w:p>
    <w:p w14:paraId="6226600F" w14:textId="77777777" w:rsidR="004C78EE" w:rsidRPr="00CB1DBB" w:rsidRDefault="009F1502" w:rsidP="004C78EE">
      <w:pPr>
        <w:keepNext/>
        <w:spacing w:line="240" w:lineRule="auto"/>
        <w:ind w:left="480"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EFB6C20" wp14:editId="5E6FB854">
            <wp:extent cx="5136515" cy="2600325"/>
            <wp:effectExtent l="0" t="0" r="0" b="0"/>
            <wp:docPr id="4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6515" cy="2600325"/>
                    </a:xfrm>
                    <a:prstGeom prst="rect">
                      <a:avLst/>
                    </a:prstGeom>
                    <a:noFill/>
                    <a:ln>
                      <a:noFill/>
                    </a:ln>
                  </pic:spPr>
                </pic:pic>
              </a:graphicData>
            </a:graphic>
          </wp:inline>
        </w:drawing>
      </w:r>
    </w:p>
    <w:p w14:paraId="75400DBE" w14:textId="77777777" w:rsidR="00976F9B" w:rsidRPr="00CB1DBB" w:rsidRDefault="004C78E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A7896" w:rsidRPr="00CB1DBB">
        <w:rPr>
          <w:rFonts w:ascii="Times New Roman" w:hAnsi="Times New Roman"/>
          <w:sz w:val="21"/>
          <w:szCs w:val="21"/>
        </w:rPr>
        <w:t>6-12</w:t>
      </w:r>
      <w:r w:rsidRPr="00CB1DBB">
        <w:rPr>
          <w:rFonts w:ascii="Times New Roman" w:hAnsi="Times New Roman"/>
          <w:sz w:val="21"/>
          <w:szCs w:val="21"/>
        </w:rPr>
        <w:t xml:space="preserve"> </w:t>
      </w:r>
      <w:r w:rsidRPr="00CB1DBB">
        <w:rPr>
          <w:rFonts w:ascii="Times New Roman" w:hAnsi="Times New Roman"/>
          <w:sz w:val="21"/>
          <w:szCs w:val="21"/>
        </w:rPr>
        <w:t>在线工作流设计器</w:t>
      </w:r>
    </w:p>
    <w:p w14:paraId="355C1A40"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2967D634"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0F915146" w14:textId="77777777" w:rsidR="00F6586D" w:rsidRPr="00CB1DBB" w:rsidRDefault="00F6586D" w:rsidP="00976F9B">
      <w:pPr>
        <w:spacing w:line="240" w:lineRule="auto"/>
        <w:ind w:firstLineChars="0" w:firstLine="480"/>
        <w:rPr>
          <w:rFonts w:ascii="Times New Roman" w:hAnsi="Times New Roman"/>
          <w:lang w:eastAsia="zh-CN"/>
        </w:rPr>
      </w:pPr>
    </w:p>
    <w:p w14:paraId="54E7AFBD"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574DC02C" w14:textId="77777777" w:rsidR="008158ED" w:rsidRPr="00CB1DBB" w:rsidRDefault="008158ED" w:rsidP="00CB1DBB">
      <w:pPr>
        <w:pStyle w:val="3"/>
        <w:numPr>
          <w:ilvl w:val="2"/>
          <w:numId w:val="74"/>
        </w:numPr>
        <w:ind w:firstLineChars="0"/>
        <w:rPr>
          <w:rFonts w:ascii="Times New Roman" w:hAnsi="Times New Roman"/>
        </w:rPr>
      </w:pPr>
      <w:bookmarkStart w:id="995" w:name="_Toc451434999"/>
      <w:bookmarkStart w:id="996" w:name="_Toc451435833"/>
      <w:bookmarkStart w:id="997" w:name="_Toc451455882"/>
      <w:bookmarkStart w:id="998" w:name="_Toc451456854"/>
      <w:bookmarkStart w:id="999" w:name="_Toc451457090"/>
      <w:bookmarkStart w:id="1000" w:name="_Toc451457556"/>
      <w:bookmarkStart w:id="1001" w:name="_Toc451701398"/>
      <w:r w:rsidRPr="00CB1DBB">
        <w:rPr>
          <w:rFonts w:ascii="Times New Roman" w:hAnsi="Times New Roman" w:hint="eastAsia"/>
        </w:rPr>
        <w:lastRenderedPageBreak/>
        <w:t>流程管理</w:t>
      </w:r>
      <w:bookmarkEnd w:id="995"/>
      <w:bookmarkEnd w:id="996"/>
      <w:bookmarkEnd w:id="997"/>
      <w:bookmarkEnd w:id="998"/>
      <w:bookmarkEnd w:id="999"/>
      <w:bookmarkEnd w:id="1000"/>
      <w:bookmarkEnd w:id="1001"/>
    </w:p>
    <w:p w14:paraId="5CD24202" w14:textId="77777777" w:rsidR="00001A14" w:rsidRPr="00CB1DBB" w:rsidRDefault="00EC4596" w:rsidP="003273BB">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p w14:paraId="093B2165" w14:textId="77777777" w:rsidR="00737F0A" w:rsidRPr="00CB1DBB" w:rsidRDefault="00737F0A" w:rsidP="00737F0A">
      <w:pPr>
        <w:pStyle w:val="a8"/>
        <w:ind w:left="960" w:firstLineChars="0" w:firstLine="0"/>
        <w:rPr>
          <w:rFonts w:ascii="Times New Roman" w:hAnsi="Times New Roman"/>
          <w:lang w:eastAsia="zh-CN"/>
        </w:rPr>
      </w:pPr>
    </w:p>
    <w:p w14:paraId="3C7CCAED" w14:textId="77777777" w:rsidR="00EC4596" w:rsidRPr="00CB1DBB" w:rsidRDefault="009F1502" w:rsidP="00EC4596">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EFF4AE6" wp14:editId="22E95856">
            <wp:extent cx="4164965" cy="2207260"/>
            <wp:effectExtent l="0" t="0" r="0" b="0"/>
            <wp:docPr id="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64965" cy="2207260"/>
                    </a:xfrm>
                    <a:prstGeom prst="rect">
                      <a:avLst/>
                    </a:prstGeom>
                    <a:noFill/>
                    <a:ln>
                      <a:noFill/>
                    </a:ln>
                  </pic:spPr>
                </pic:pic>
              </a:graphicData>
            </a:graphic>
          </wp:inline>
        </w:drawing>
      </w:r>
    </w:p>
    <w:p w14:paraId="1A81B885" w14:textId="77777777" w:rsidR="00EC4596" w:rsidRPr="00CB1DBB" w:rsidRDefault="00EC4596"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00501B1A" w:rsidRPr="00CB1DBB">
        <w:rPr>
          <w:rFonts w:ascii="Times New Roman" w:hAnsi="Times New Roman"/>
          <w:sz w:val="21"/>
          <w:szCs w:val="21"/>
        </w:rPr>
        <w:t>6-13</w:t>
      </w:r>
      <w:r w:rsidRPr="00CB1DBB">
        <w:rPr>
          <w:rFonts w:ascii="Times New Roman" w:hAnsi="Times New Roman"/>
          <w:sz w:val="21"/>
          <w:szCs w:val="21"/>
        </w:rPr>
        <w:t>上传文件部署流程</w:t>
      </w:r>
    </w:p>
    <w:p w14:paraId="7D9098A9" w14:textId="428730DF" w:rsidR="004D0330" w:rsidRPr="00CB1DBB" w:rsidRDefault="00B50A99" w:rsidP="00CB1DBB">
      <w:pPr>
        <w:pStyle w:val="2"/>
        <w:numPr>
          <w:ilvl w:val="1"/>
          <w:numId w:val="74"/>
        </w:numPr>
        <w:ind w:firstLineChars="0"/>
        <w:rPr>
          <w:rFonts w:ascii="Times New Roman" w:hAnsi="Times New Roman"/>
        </w:rPr>
      </w:pPr>
      <w:bookmarkStart w:id="1002" w:name="_Toc451435000"/>
      <w:bookmarkStart w:id="1003" w:name="_Toc451435834"/>
      <w:r w:rsidRPr="00CB1DBB">
        <w:rPr>
          <w:rFonts w:ascii="Times New Roman" w:hAnsi="Times New Roman"/>
        </w:rPr>
        <w:t xml:space="preserve"> </w:t>
      </w:r>
      <w:bookmarkStart w:id="1004" w:name="_Toc451455883"/>
      <w:bookmarkStart w:id="1005" w:name="_Toc451456855"/>
      <w:bookmarkStart w:id="1006" w:name="_Toc451457091"/>
      <w:bookmarkStart w:id="1007" w:name="_Toc451457557"/>
      <w:bookmarkStart w:id="1008" w:name="_Toc451701399"/>
      <w:del w:id="1009" w:author="Microsoft Office User" w:date="2016-05-22T17:29:00Z">
        <w:r w:rsidR="004D0330" w:rsidRPr="00CB1DBB" w:rsidDel="00BC58C5">
          <w:rPr>
            <w:rFonts w:ascii="Times New Roman" w:hAnsi="Times New Roman"/>
          </w:rPr>
          <w:delText>通讯模块</w:delText>
        </w:r>
      </w:del>
      <w:bookmarkEnd w:id="1002"/>
      <w:bookmarkEnd w:id="1003"/>
      <w:bookmarkEnd w:id="1004"/>
      <w:bookmarkEnd w:id="1005"/>
      <w:bookmarkEnd w:id="1006"/>
      <w:bookmarkEnd w:id="1007"/>
      <w:bookmarkEnd w:id="1008"/>
      <w:ins w:id="1010" w:author="Microsoft Office User" w:date="2016-05-22T17:29:00Z">
        <w:r w:rsidR="00BC58C5">
          <w:rPr>
            <w:rFonts w:ascii="Times New Roman" w:hAnsi="Times New Roman"/>
          </w:rPr>
          <w:t>即时</w:t>
        </w:r>
        <w:r w:rsidR="00BC58C5">
          <w:rPr>
            <w:rFonts w:ascii="Times New Roman" w:hAnsi="Times New Roman" w:hint="eastAsia"/>
          </w:rPr>
          <w:t>通讯模块</w:t>
        </w:r>
      </w:ins>
    </w:p>
    <w:p w14:paraId="2F3D7D23" w14:textId="77777777" w:rsidR="008158ED" w:rsidRPr="00CB1DBB" w:rsidRDefault="008158ED" w:rsidP="00CB1DBB">
      <w:pPr>
        <w:pStyle w:val="3"/>
        <w:numPr>
          <w:ilvl w:val="2"/>
          <w:numId w:val="74"/>
        </w:numPr>
        <w:ind w:firstLineChars="0"/>
        <w:rPr>
          <w:rFonts w:ascii="Times New Roman" w:hAnsi="Times New Roman"/>
        </w:rPr>
      </w:pPr>
      <w:bookmarkStart w:id="1011" w:name="_Toc451435001"/>
      <w:bookmarkStart w:id="1012" w:name="_Toc451435835"/>
      <w:bookmarkStart w:id="1013" w:name="_Toc451455884"/>
      <w:bookmarkStart w:id="1014" w:name="_Toc451456856"/>
      <w:bookmarkStart w:id="1015" w:name="_Toc451457092"/>
      <w:bookmarkStart w:id="1016" w:name="_Toc451457558"/>
      <w:bookmarkStart w:id="1017" w:name="_Toc451701400"/>
      <w:r w:rsidRPr="00CB1DBB">
        <w:rPr>
          <w:rFonts w:ascii="Times New Roman" w:hAnsi="Times New Roman" w:hint="eastAsia"/>
        </w:rPr>
        <w:t>站内通知</w:t>
      </w:r>
      <w:bookmarkEnd w:id="1011"/>
      <w:bookmarkEnd w:id="1012"/>
      <w:bookmarkEnd w:id="1013"/>
      <w:bookmarkEnd w:id="1014"/>
      <w:bookmarkEnd w:id="1015"/>
      <w:bookmarkEnd w:id="1016"/>
      <w:bookmarkEnd w:id="1017"/>
      <w:r w:rsidRPr="00CB1DBB">
        <w:rPr>
          <w:rFonts w:ascii="Times New Roman" w:hAnsi="Times New Roman" w:hint="eastAsia"/>
        </w:rPr>
        <w:t xml:space="preserve"> </w:t>
      </w:r>
    </w:p>
    <w:p w14:paraId="64F6775D" w14:textId="77777777" w:rsidR="00B24255" w:rsidRPr="00CB1DBB" w:rsidRDefault="00777300" w:rsidP="00B24255">
      <w:pPr>
        <w:ind w:firstLine="480"/>
        <w:rPr>
          <w:rFonts w:ascii="Times New Roman" w:hAnsi="Times New Roman"/>
          <w:lang w:eastAsia="zh-CN"/>
        </w:rPr>
      </w:pPr>
      <w:r w:rsidRPr="00CB1DBB">
        <w:rPr>
          <w:rFonts w:ascii="Times New Roman" w:hAnsi="Times New Roman"/>
          <w:lang w:eastAsia="zh-CN"/>
        </w:rPr>
        <w:t>向指定人员发送通知</w:t>
      </w:r>
    </w:p>
    <w:p w14:paraId="5E4E07D8" w14:textId="77777777" w:rsidR="00D266F0" w:rsidRPr="00CB1DBB" w:rsidRDefault="00D266F0" w:rsidP="00B24255">
      <w:pPr>
        <w:ind w:firstLine="480"/>
        <w:rPr>
          <w:rFonts w:ascii="Times New Roman" w:hAnsi="Times New Roman"/>
          <w:lang w:eastAsia="zh-CN"/>
        </w:rPr>
      </w:pPr>
    </w:p>
    <w:p w14:paraId="728FDA3C"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6CEE9B9A" wp14:editId="18D46446">
            <wp:extent cx="4157980" cy="2607310"/>
            <wp:effectExtent l="0" t="0" r="0" b="0"/>
            <wp:docPr id="4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7980" cy="2607310"/>
                    </a:xfrm>
                    <a:prstGeom prst="rect">
                      <a:avLst/>
                    </a:prstGeom>
                    <a:noFill/>
                    <a:ln>
                      <a:noFill/>
                    </a:ln>
                  </pic:spPr>
                </pic:pic>
              </a:graphicData>
            </a:graphic>
          </wp:inline>
        </w:drawing>
      </w:r>
    </w:p>
    <w:p w14:paraId="13B417CD" w14:textId="77777777" w:rsidR="001B016B"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01B1A" w:rsidRPr="00CB1DBB">
        <w:rPr>
          <w:rFonts w:ascii="Times New Roman" w:hAnsi="Times New Roman"/>
          <w:sz w:val="21"/>
          <w:szCs w:val="21"/>
        </w:rPr>
        <w:t>6 -14</w:t>
      </w:r>
      <w:r w:rsidRPr="00CB1DBB">
        <w:rPr>
          <w:rFonts w:ascii="Times New Roman" w:hAnsi="Times New Roman"/>
          <w:sz w:val="21"/>
          <w:szCs w:val="21"/>
        </w:rPr>
        <w:t>发送通知</w:t>
      </w:r>
    </w:p>
    <w:p w14:paraId="7F01CB71" w14:textId="77777777" w:rsidR="00B24255" w:rsidRPr="00CB1DBB" w:rsidRDefault="00B24255" w:rsidP="00B24255">
      <w:pPr>
        <w:spacing w:line="240" w:lineRule="auto"/>
        <w:ind w:firstLineChars="83" w:firstLine="199"/>
        <w:rPr>
          <w:rFonts w:ascii="Times New Roman" w:hAnsi="Times New Roman"/>
          <w:lang w:eastAsia="zh-CN"/>
        </w:rPr>
      </w:pPr>
    </w:p>
    <w:p w14:paraId="02E6A232" w14:textId="77777777" w:rsidR="00B24255" w:rsidRPr="00CB1DBB" w:rsidRDefault="00B24255" w:rsidP="005E1E93">
      <w:pPr>
        <w:spacing w:line="240" w:lineRule="auto"/>
        <w:ind w:firstLineChars="166" w:firstLine="398"/>
        <w:rPr>
          <w:rFonts w:ascii="Times New Roman" w:hAnsi="Times New Roman"/>
          <w:lang w:eastAsia="zh-CN"/>
        </w:rPr>
      </w:pPr>
      <w:r w:rsidRPr="00CB1DBB">
        <w:rPr>
          <w:rFonts w:ascii="Times New Roman" w:hAnsi="Times New Roman"/>
          <w:lang w:eastAsia="zh-CN"/>
        </w:rPr>
        <w:t>接受人登录后可以</w:t>
      </w:r>
      <w:r w:rsidRPr="00CB1DBB">
        <w:rPr>
          <w:rFonts w:ascii="Times New Roman" w:hAnsi="Times New Roman" w:hint="eastAsia"/>
          <w:lang w:eastAsia="zh-CN"/>
        </w:rPr>
        <w:t>看到</w:t>
      </w:r>
      <w:r w:rsidRPr="00CB1DBB">
        <w:rPr>
          <w:rFonts w:ascii="Times New Roman" w:hAnsi="Times New Roman"/>
          <w:lang w:eastAsia="zh-CN"/>
        </w:rPr>
        <w:t>，</w:t>
      </w:r>
      <w:r w:rsidRPr="00CB1DBB">
        <w:rPr>
          <w:rFonts w:ascii="Times New Roman" w:hAnsi="Times New Roman" w:hint="eastAsia"/>
          <w:lang w:eastAsia="zh-CN"/>
        </w:rPr>
        <w:t>任务</w:t>
      </w:r>
      <w:r w:rsidRPr="00CB1DBB">
        <w:rPr>
          <w:rFonts w:ascii="Times New Roman" w:hAnsi="Times New Roman"/>
          <w:lang w:eastAsia="zh-CN"/>
        </w:rPr>
        <w:t>提醒</w:t>
      </w:r>
      <w:r w:rsidR="00C709B2" w:rsidRPr="00CB1DBB">
        <w:rPr>
          <w:rFonts w:ascii="Times New Roman" w:hAnsi="Times New Roman"/>
          <w:lang w:eastAsia="zh-CN"/>
        </w:rPr>
        <w:t>，</w:t>
      </w:r>
      <w:r w:rsidR="00C709B2" w:rsidRPr="00CB1DBB">
        <w:rPr>
          <w:rFonts w:ascii="Times New Roman" w:hAnsi="Times New Roman" w:hint="eastAsia"/>
          <w:lang w:eastAsia="zh-CN"/>
        </w:rPr>
        <w:t>点击</w:t>
      </w:r>
      <w:r w:rsidR="00DB372F" w:rsidRPr="00CB1DBB">
        <w:rPr>
          <w:rFonts w:ascii="Times New Roman" w:hAnsi="Times New Roman"/>
          <w:lang w:eastAsia="zh-CN"/>
        </w:rPr>
        <w:t>相关通知记录，</w:t>
      </w:r>
      <w:r w:rsidR="00C709B2" w:rsidRPr="00CB1DBB">
        <w:rPr>
          <w:rFonts w:ascii="Times New Roman" w:hAnsi="Times New Roman" w:hint="eastAsia"/>
          <w:lang w:eastAsia="zh-CN"/>
        </w:rPr>
        <w:t>可查阅</w:t>
      </w:r>
      <w:r w:rsidR="00C709B2" w:rsidRPr="00CB1DBB">
        <w:rPr>
          <w:rFonts w:ascii="Times New Roman" w:hAnsi="Times New Roman"/>
          <w:lang w:eastAsia="zh-CN"/>
        </w:rPr>
        <w:t>通知</w:t>
      </w:r>
      <w:r w:rsidR="00DB372F" w:rsidRPr="00CB1DBB">
        <w:rPr>
          <w:rFonts w:ascii="Times New Roman" w:hAnsi="Times New Roman" w:hint="eastAsia"/>
          <w:lang w:eastAsia="zh-CN"/>
        </w:rPr>
        <w:t>内容</w:t>
      </w:r>
      <w:r w:rsidR="00DB372F" w:rsidRPr="00CB1DBB">
        <w:rPr>
          <w:rFonts w:ascii="Times New Roman" w:hAnsi="Times New Roman"/>
          <w:lang w:eastAsia="zh-CN"/>
        </w:rPr>
        <w:t>，并下载相关</w:t>
      </w:r>
      <w:r w:rsidR="00DB372F" w:rsidRPr="00CB1DBB">
        <w:rPr>
          <w:rFonts w:ascii="Times New Roman" w:hAnsi="Times New Roman" w:hint="eastAsia"/>
          <w:lang w:eastAsia="zh-CN"/>
        </w:rPr>
        <w:t>附件</w:t>
      </w:r>
      <w:r w:rsidR="00DB372F" w:rsidRPr="00CB1DBB">
        <w:rPr>
          <w:rFonts w:ascii="Times New Roman" w:hAnsi="Times New Roman"/>
          <w:lang w:eastAsia="zh-CN"/>
        </w:rPr>
        <w:t>。</w:t>
      </w:r>
    </w:p>
    <w:p w14:paraId="64E8FA41"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lastRenderedPageBreak/>
        <w:drawing>
          <wp:inline distT="0" distB="0" distL="0" distR="0" wp14:anchorId="271798B0" wp14:editId="4F4967CF">
            <wp:extent cx="2893060" cy="1507490"/>
            <wp:effectExtent l="0" t="0" r="0" b="0"/>
            <wp:docPr id="4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3060" cy="1507490"/>
                    </a:xfrm>
                    <a:prstGeom prst="rect">
                      <a:avLst/>
                    </a:prstGeom>
                    <a:noFill/>
                    <a:ln>
                      <a:noFill/>
                    </a:ln>
                  </pic:spPr>
                </pic:pic>
              </a:graphicData>
            </a:graphic>
          </wp:inline>
        </w:drawing>
      </w:r>
    </w:p>
    <w:p w14:paraId="58D58241" w14:textId="77777777" w:rsidR="00B24255"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sz w:val="21"/>
          <w:szCs w:val="21"/>
        </w:rPr>
        <w:t>6-1</w:t>
      </w:r>
      <w:r w:rsidR="00BC57DB" w:rsidRPr="00CB1DBB">
        <w:rPr>
          <w:rFonts w:ascii="Times New Roman" w:hAnsi="Times New Roman"/>
          <w:sz w:val="21"/>
          <w:szCs w:val="21"/>
        </w:rPr>
        <w:t>5</w:t>
      </w:r>
      <w:r w:rsidRPr="00CB1DBB">
        <w:rPr>
          <w:rFonts w:ascii="Times New Roman" w:hAnsi="Times New Roman"/>
          <w:sz w:val="21"/>
          <w:szCs w:val="21"/>
        </w:rPr>
        <w:t xml:space="preserve"> </w:t>
      </w:r>
      <w:r w:rsidRPr="00CB1DBB">
        <w:rPr>
          <w:rFonts w:ascii="Times New Roman" w:hAnsi="Times New Roman"/>
          <w:sz w:val="21"/>
          <w:szCs w:val="21"/>
        </w:rPr>
        <w:t>接收到通知</w:t>
      </w:r>
    </w:p>
    <w:p w14:paraId="11F2E503" w14:textId="77777777" w:rsidR="008158ED" w:rsidRPr="00CB1DBB" w:rsidRDefault="008158ED" w:rsidP="00CB1DBB">
      <w:pPr>
        <w:pStyle w:val="3"/>
        <w:numPr>
          <w:ilvl w:val="2"/>
          <w:numId w:val="74"/>
        </w:numPr>
        <w:ind w:firstLineChars="0"/>
        <w:rPr>
          <w:rFonts w:ascii="Times New Roman" w:hAnsi="Times New Roman"/>
        </w:rPr>
      </w:pPr>
      <w:bookmarkStart w:id="1018" w:name="_Toc451435002"/>
      <w:bookmarkStart w:id="1019" w:name="_Toc451435836"/>
      <w:bookmarkStart w:id="1020" w:name="_Toc451455885"/>
      <w:bookmarkStart w:id="1021" w:name="_Toc451456857"/>
      <w:bookmarkStart w:id="1022" w:name="_Toc451457093"/>
      <w:bookmarkStart w:id="1023" w:name="_Toc451457559"/>
      <w:bookmarkStart w:id="1024" w:name="_Toc451701401"/>
      <w:r w:rsidRPr="00CB1DBB">
        <w:rPr>
          <w:rFonts w:ascii="Times New Roman" w:hAnsi="Times New Roman"/>
        </w:rPr>
        <w:t>简单聊天</w:t>
      </w:r>
      <w:bookmarkEnd w:id="1018"/>
      <w:bookmarkEnd w:id="1019"/>
      <w:bookmarkEnd w:id="1020"/>
      <w:bookmarkEnd w:id="1021"/>
      <w:bookmarkEnd w:id="1022"/>
      <w:bookmarkEnd w:id="1023"/>
      <w:bookmarkEnd w:id="1024"/>
    </w:p>
    <w:p w14:paraId="2E485F0F" w14:textId="77777777" w:rsidR="00371005" w:rsidRPr="00CB1DBB" w:rsidRDefault="000162F8" w:rsidP="0037100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解决过程中，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Pr="00CB1DBB">
        <w:rPr>
          <w:rFonts w:ascii="Times New Roman" w:hAnsi="Times New Roman" w:hint="eastAsia"/>
          <w:lang w:eastAsia="zh-CN"/>
        </w:rPr>
        <w:t>一些</w:t>
      </w:r>
      <w:r w:rsidRPr="00CB1DBB">
        <w:rPr>
          <w:rFonts w:ascii="Times New Roman" w:hAnsi="Times New Roman"/>
          <w:lang w:eastAsia="zh-CN"/>
        </w:rPr>
        <w:t xml:space="preserve"> </w:t>
      </w:r>
      <w:r w:rsidR="00207654" w:rsidRPr="00CB1DBB">
        <w:rPr>
          <w:rFonts w:ascii="Times New Roman" w:hAnsi="Times New Roman" w:hint="eastAsia"/>
          <w:lang w:eastAsia="zh-CN"/>
        </w:rPr>
        <w:t>无法</w:t>
      </w:r>
      <w:r w:rsidR="00207654" w:rsidRPr="00CB1DBB">
        <w:rPr>
          <w:rFonts w:ascii="Times New Roman" w:hAnsi="Times New Roman"/>
          <w:lang w:eastAsia="zh-CN"/>
        </w:rPr>
        <w:t>解释清楚的</w:t>
      </w:r>
      <w:r w:rsidR="0066016B">
        <w:rPr>
          <w:rFonts w:ascii="Times New Roman" w:hAnsi="Times New Roman"/>
          <w:lang w:eastAsia="zh-CN"/>
        </w:rPr>
        <w:t>Bug</w:t>
      </w:r>
      <w:r w:rsidR="00207654" w:rsidRPr="00CB1DBB">
        <w:rPr>
          <w:rFonts w:ascii="Times New Roman" w:hAnsi="Times New Roman"/>
          <w:lang w:eastAsia="zh-CN"/>
        </w:rPr>
        <w:t>，</w:t>
      </w:r>
      <w:r w:rsidR="00207654" w:rsidRPr="00CB1DBB">
        <w:rPr>
          <w:rFonts w:ascii="Times New Roman" w:hAnsi="Times New Roman" w:hint="eastAsia"/>
          <w:lang w:eastAsia="zh-CN"/>
        </w:rPr>
        <w:t>为了</w:t>
      </w:r>
      <w:r w:rsidR="00207654" w:rsidRPr="00CB1DBB">
        <w:rPr>
          <w:rFonts w:ascii="Times New Roman" w:hAnsi="Times New Roman"/>
          <w:lang w:eastAsia="zh-CN"/>
        </w:rPr>
        <w:t>能够</w:t>
      </w:r>
      <w:r w:rsidRPr="00CB1DBB">
        <w:rPr>
          <w:rFonts w:ascii="Times New Roman" w:hAnsi="Times New Roman" w:hint="eastAsia"/>
          <w:lang w:eastAsia="zh-CN"/>
        </w:rPr>
        <w:t>沟通</w:t>
      </w:r>
      <w:r w:rsidRPr="00CB1DBB">
        <w:rPr>
          <w:rFonts w:ascii="Times New Roman" w:hAnsi="Times New Roman"/>
          <w:lang w:eastAsia="zh-CN"/>
        </w:rPr>
        <w:t>清楚，</w:t>
      </w:r>
      <w:r w:rsidRPr="00CB1DBB">
        <w:rPr>
          <w:rFonts w:ascii="Times New Roman" w:hAnsi="Times New Roman" w:hint="eastAsia"/>
          <w:lang w:eastAsia="zh-CN"/>
        </w:rPr>
        <w:t>这样</w:t>
      </w:r>
      <w:r w:rsidRPr="00CB1DBB">
        <w:rPr>
          <w:rFonts w:ascii="Times New Roman" w:hAnsi="Times New Roman"/>
          <w:lang w:eastAsia="zh-CN"/>
        </w:rPr>
        <w:t>就</w:t>
      </w:r>
      <w:r w:rsidR="00207654" w:rsidRPr="00CB1DBB">
        <w:rPr>
          <w:rFonts w:ascii="Times New Roman" w:hAnsi="Times New Roman" w:hint="eastAsia"/>
          <w:lang w:eastAsia="zh-CN"/>
        </w:rPr>
        <w:t>可以</w:t>
      </w:r>
      <w:r w:rsidRPr="00CB1DBB">
        <w:rPr>
          <w:rFonts w:ascii="Times New Roman" w:hAnsi="Times New Roman"/>
          <w:lang w:eastAsia="zh-CN"/>
        </w:rPr>
        <w:t>通过这个简单的</w:t>
      </w:r>
      <w:r w:rsidRPr="00CB1DBB">
        <w:rPr>
          <w:rFonts w:ascii="Times New Roman" w:hAnsi="Times New Roman" w:hint="eastAsia"/>
          <w:lang w:eastAsia="zh-CN"/>
        </w:rPr>
        <w:t>即时聊天</w:t>
      </w:r>
      <w:r w:rsidRPr="00CB1DBB">
        <w:rPr>
          <w:rFonts w:ascii="Times New Roman" w:hAnsi="Times New Roman"/>
          <w:lang w:eastAsia="zh-CN"/>
        </w:rPr>
        <w:t>功能进行</w:t>
      </w:r>
      <w:r w:rsidRPr="00CB1DBB">
        <w:rPr>
          <w:rFonts w:ascii="Times New Roman" w:hAnsi="Times New Roman" w:hint="eastAsia"/>
          <w:lang w:eastAsia="zh-CN"/>
        </w:rPr>
        <w:t>沟通</w:t>
      </w:r>
      <w:r w:rsidRPr="00CB1DBB">
        <w:rPr>
          <w:rFonts w:ascii="Times New Roman" w:hAnsi="Times New Roman"/>
          <w:lang w:eastAsia="zh-CN"/>
        </w:rPr>
        <w:t>。</w:t>
      </w:r>
    </w:p>
    <w:p w14:paraId="29739A6B" w14:textId="77777777" w:rsidR="004B0562" w:rsidRPr="00CB1DBB" w:rsidRDefault="009F1502" w:rsidP="004B056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E20622A" wp14:editId="4B62C9A9">
            <wp:extent cx="4279265" cy="3564890"/>
            <wp:effectExtent l="0" t="0" r="0" b="0"/>
            <wp:docPr id="4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79265" cy="3564890"/>
                    </a:xfrm>
                    <a:prstGeom prst="rect">
                      <a:avLst/>
                    </a:prstGeom>
                    <a:noFill/>
                    <a:ln>
                      <a:noFill/>
                    </a:ln>
                  </pic:spPr>
                </pic:pic>
              </a:graphicData>
            </a:graphic>
          </wp:inline>
        </w:drawing>
      </w:r>
    </w:p>
    <w:p w14:paraId="52F7B7C9" w14:textId="77777777" w:rsidR="00207654" w:rsidRPr="00CB1DBB" w:rsidRDefault="004B0562" w:rsidP="004B0562">
      <w:pPr>
        <w:pStyle w:val="ab"/>
        <w:ind w:firstLine="420"/>
        <w:jc w:val="center"/>
        <w:rPr>
          <w:rFonts w:ascii="Times New Roman" w:hAnsi="Times New Roman"/>
          <w:sz w:val="21"/>
          <w:szCs w:val="21"/>
          <w:lang w:eastAsia="zh-CN"/>
        </w:rPr>
      </w:pPr>
      <w:r w:rsidRPr="00CB1DBB">
        <w:rPr>
          <w:rFonts w:ascii="Times New Roman" w:hAnsi="Times New Roman" w:hint="eastAsia"/>
          <w:sz w:val="21"/>
          <w:szCs w:val="21"/>
        </w:rPr>
        <w:t>图</w:t>
      </w:r>
      <w:r w:rsidR="00DD3767" w:rsidRPr="00CB1DBB">
        <w:rPr>
          <w:rFonts w:ascii="Times New Roman" w:hAnsi="Times New Roman"/>
          <w:sz w:val="21"/>
          <w:szCs w:val="21"/>
          <w:lang w:eastAsia="zh-CN"/>
        </w:rPr>
        <w:t>6-16</w:t>
      </w:r>
      <w:r w:rsidR="00DD5A54" w:rsidRPr="00CB1DBB">
        <w:rPr>
          <w:rFonts w:ascii="Times New Roman" w:hAnsi="Times New Roman"/>
          <w:sz w:val="21"/>
          <w:szCs w:val="21"/>
          <w:lang w:eastAsia="zh-CN"/>
        </w:rPr>
        <w:t xml:space="preserve"> </w:t>
      </w:r>
      <w:r w:rsidR="00DD5A54" w:rsidRPr="00CB1DBB">
        <w:rPr>
          <w:rFonts w:ascii="Times New Roman" w:hAnsi="Times New Roman" w:hint="eastAsia"/>
          <w:sz w:val="21"/>
          <w:szCs w:val="21"/>
          <w:lang w:eastAsia="zh-CN"/>
        </w:rPr>
        <w:t>简单</w:t>
      </w:r>
      <w:r w:rsidR="00DD5A54" w:rsidRPr="00CB1DBB">
        <w:rPr>
          <w:rFonts w:ascii="Times New Roman" w:hAnsi="Times New Roman"/>
          <w:sz w:val="21"/>
          <w:szCs w:val="21"/>
          <w:lang w:eastAsia="zh-CN"/>
        </w:rPr>
        <w:t>聊天</w:t>
      </w:r>
    </w:p>
    <w:p w14:paraId="04528DB6" w14:textId="77777777" w:rsidR="004B0562" w:rsidRPr="00CB1DBB" w:rsidRDefault="004B0562" w:rsidP="004B0562">
      <w:pPr>
        <w:ind w:firstLine="480"/>
        <w:rPr>
          <w:rFonts w:ascii="Times New Roman" w:hAnsi="Times New Roman"/>
          <w:lang w:eastAsia="zh-CN"/>
        </w:rPr>
      </w:pPr>
    </w:p>
    <w:p w14:paraId="6E1343F9" w14:textId="77777777" w:rsidR="00207654" w:rsidRPr="00CB1DBB" w:rsidRDefault="00207654" w:rsidP="00CB1DBB">
      <w:pPr>
        <w:spacing w:line="240" w:lineRule="auto"/>
        <w:ind w:firstLineChars="0" w:firstLine="0"/>
        <w:jc w:val="left"/>
        <w:rPr>
          <w:rFonts w:ascii="Times New Roman" w:hAnsi="Times New Roman"/>
          <w:lang w:eastAsia="zh-CN"/>
        </w:rPr>
      </w:pPr>
    </w:p>
    <w:p w14:paraId="7423A4E2" w14:textId="77777777" w:rsidR="009636F1" w:rsidRPr="00CB1DBB" w:rsidRDefault="00243ACF" w:rsidP="00CB1DBB">
      <w:pPr>
        <w:pStyle w:val="10"/>
        <w:numPr>
          <w:ilvl w:val="0"/>
          <w:numId w:val="74"/>
        </w:numPr>
        <w:ind w:firstLineChars="0"/>
        <w:rPr>
          <w:rFonts w:ascii="Times New Roman" w:hAnsi="Times New Roman"/>
        </w:rPr>
      </w:pPr>
      <w:bookmarkStart w:id="1025" w:name="_Toc451435003"/>
      <w:bookmarkStart w:id="1026" w:name="_Toc451435837"/>
      <w:bookmarkStart w:id="1027" w:name="_Toc451455886"/>
      <w:bookmarkStart w:id="1028" w:name="_Toc451456858"/>
      <w:bookmarkStart w:id="1029" w:name="_Toc451457094"/>
      <w:bookmarkStart w:id="1030" w:name="_Toc451457560"/>
      <w:bookmarkStart w:id="1031" w:name="_Toc451701402"/>
      <w:r w:rsidRPr="00CB1DBB">
        <w:rPr>
          <w:rFonts w:ascii="Times New Roman" w:hAnsi="Times New Roman" w:hint="eastAsia"/>
        </w:rPr>
        <w:lastRenderedPageBreak/>
        <w:t>总结</w:t>
      </w:r>
      <w:bookmarkEnd w:id="1025"/>
      <w:bookmarkEnd w:id="1026"/>
      <w:bookmarkEnd w:id="1027"/>
      <w:bookmarkEnd w:id="1028"/>
      <w:bookmarkEnd w:id="1029"/>
      <w:bookmarkEnd w:id="1030"/>
      <w:bookmarkEnd w:id="1031"/>
    </w:p>
    <w:p w14:paraId="16797501" w14:textId="77777777" w:rsidR="00D13731" w:rsidRPr="00CB1DBB" w:rsidRDefault="00D13731" w:rsidP="00D13731">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w:t>
      </w:r>
      <w:r w:rsidR="00E706E9" w:rsidRPr="00CB1DBB">
        <w:rPr>
          <w:rFonts w:ascii="Times New Roman" w:hAnsi="Times New Roman"/>
          <w:lang w:eastAsia="zh-CN"/>
        </w:rPr>
        <w:t>基于了多个优秀的开源项目和开源框架，吸取</w:t>
      </w:r>
      <w:r w:rsidR="00E706E9" w:rsidRPr="00CB1DBB">
        <w:rPr>
          <w:rFonts w:ascii="Times New Roman" w:hAnsi="Times New Roman" w:hint="eastAsia"/>
          <w:lang w:eastAsia="zh-CN"/>
        </w:rPr>
        <w:t>它们</w:t>
      </w:r>
      <w:r w:rsidR="00E706E9" w:rsidRPr="00CB1DBB">
        <w:rPr>
          <w:rFonts w:ascii="Times New Roman" w:hAnsi="Times New Roman"/>
          <w:lang w:eastAsia="zh-CN"/>
        </w:rPr>
        <w:t>的经验，</w:t>
      </w:r>
      <w:r w:rsidR="00E706E9" w:rsidRPr="00CB1DBB">
        <w:rPr>
          <w:rFonts w:ascii="Times New Roman" w:hAnsi="Times New Roman" w:hint="eastAsia"/>
          <w:lang w:eastAsia="zh-CN"/>
        </w:rPr>
        <w:t>对他们</w:t>
      </w:r>
      <w:r w:rsidR="00E706E9" w:rsidRPr="00CB1DBB">
        <w:rPr>
          <w:rFonts w:ascii="Times New Roman" w:hAnsi="Times New Roman"/>
          <w:lang w:eastAsia="zh-CN"/>
        </w:rPr>
        <w:t>进行</w:t>
      </w:r>
      <w:r w:rsidR="00E706E9" w:rsidRPr="00CB1DBB">
        <w:rPr>
          <w:rFonts w:ascii="Times New Roman" w:hAnsi="Times New Roman" w:hint="eastAsia"/>
          <w:lang w:eastAsia="zh-CN"/>
        </w:rPr>
        <w:t>整合</w:t>
      </w:r>
      <w:r w:rsidR="00E706E9" w:rsidRPr="00CB1DBB">
        <w:rPr>
          <w:rFonts w:ascii="Times New Roman" w:hAnsi="Times New Roman"/>
          <w:lang w:eastAsia="zh-CN"/>
        </w:rPr>
        <w:t>封装</w:t>
      </w:r>
      <w:r w:rsidR="00E706E9" w:rsidRPr="00CB1DBB">
        <w:rPr>
          <w:rFonts w:ascii="Times New Roman" w:hAnsi="Times New Roman" w:hint="eastAsia"/>
          <w:lang w:eastAsia="zh-CN"/>
        </w:rPr>
        <w:t>而</w:t>
      </w:r>
      <w:r w:rsidR="00E706E9" w:rsidRPr="00CB1DBB">
        <w:rPr>
          <w:rFonts w:ascii="Times New Roman" w:hAnsi="Times New Roman"/>
          <w:lang w:eastAsia="zh-CN"/>
        </w:rPr>
        <w:t>成的</w:t>
      </w:r>
      <w:r w:rsidR="00E706E9" w:rsidRPr="00CB1DBB">
        <w:rPr>
          <w:rFonts w:ascii="Times New Roman" w:hAnsi="Times New Roman" w:hint="eastAsia"/>
          <w:lang w:eastAsia="zh-CN"/>
        </w:rPr>
        <w:t>简单实用</w:t>
      </w:r>
      <w:r w:rsidR="00E706E9" w:rsidRPr="00CB1DBB">
        <w:rPr>
          <w:rFonts w:ascii="Times New Roman" w:hAnsi="Times New Roman"/>
          <w:lang w:eastAsia="zh-CN"/>
        </w:rPr>
        <w:t>的</w:t>
      </w:r>
      <w:r w:rsidR="00E706E9" w:rsidRPr="00CB1DBB">
        <w:rPr>
          <w:rFonts w:ascii="Times New Roman" w:hAnsi="Times New Roman"/>
          <w:lang w:eastAsia="zh-CN"/>
        </w:rPr>
        <w:t xml:space="preserve"> </w:t>
      </w:r>
      <w:r w:rsidR="0066016B">
        <w:rPr>
          <w:rFonts w:ascii="Times New Roman" w:hAnsi="Times New Roman"/>
          <w:lang w:eastAsia="zh-CN"/>
        </w:rPr>
        <w:t>Bug</w:t>
      </w:r>
      <w:r w:rsidR="00E706E9" w:rsidRPr="00CB1DBB">
        <w:rPr>
          <w:rFonts w:ascii="Times New Roman" w:hAnsi="Times New Roman" w:hint="eastAsia"/>
          <w:lang w:eastAsia="zh-CN"/>
        </w:rPr>
        <w:t>管理系统</w:t>
      </w:r>
      <w:r w:rsidR="002C4876" w:rsidRPr="00CB1DBB">
        <w:rPr>
          <w:rFonts w:ascii="Times New Roman" w:hAnsi="Times New Roman"/>
          <w:lang w:eastAsia="zh-CN"/>
        </w:rPr>
        <w:t>。</w:t>
      </w:r>
    </w:p>
    <w:p w14:paraId="4C8A676D" w14:textId="2B84E7BE" w:rsidR="00F6009D" w:rsidRPr="00CB1DBB" w:rsidRDefault="00E706E9" w:rsidP="00941BA2">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系统</w:t>
      </w:r>
      <w:r w:rsidRPr="00CB1DBB">
        <w:rPr>
          <w:rFonts w:ascii="Times New Roman" w:hAnsi="Times New Roman" w:hint="eastAsia"/>
          <w:lang w:eastAsia="zh-CN"/>
        </w:rPr>
        <w:t>是</w:t>
      </w:r>
      <w:r w:rsidRPr="00CB1DBB">
        <w:rPr>
          <w:rFonts w:ascii="Times New Roman" w:hAnsi="Times New Roman"/>
          <w:lang w:eastAsia="zh-CN"/>
        </w:rPr>
        <w:t>以</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pring Framework </w:t>
      </w:r>
      <w:r w:rsidRPr="00CB1DBB">
        <w:rPr>
          <w:rFonts w:ascii="Times New Roman" w:hAnsi="Times New Roman" w:hint="eastAsia"/>
          <w:lang w:eastAsia="zh-CN"/>
        </w:rPr>
        <w:t>为</w:t>
      </w:r>
      <w:r w:rsidRPr="00CB1DBB">
        <w:rPr>
          <w:rFonts w:ascii="Times New Roman" w:hAnsi="Times New Roman"/>
          <w:lang w:eastAsia="zh-CN"/>
        </w:rPr>
        <w:t>核心容器，</w:t>
      </w:r>
      <w:r w:rsidRPr="00CB1DBB">
        <w:rPr>
          <w:rFonts w:ascii="Times New Roman" w:hAnsi="Times New Roman" w:hint="eastAsia"/>
          <w:lang w:eastAsia="zh-CN"/>
        </w:rPr>
        <w:t>S</w:t>
      </w:r>
      <w:r w:rsidRPr="00CB1DBB">
        <w:rPr>
          <w:rFonts w:ascii="Times New Roman" w:hAnsi="Times New Roman"/>
          <w:lang w:eastAsia="zh-CN"/>
        </w:rPr>
        <w:t xml:space="preserve">pring MVC </w:t>
      </w:r>
      <w:r w:rsidRPr="00CB1DBB">
        <w:rPr>
          <w:rFonts w:ascii="Times New Roman" w:hAnsi="Times New Roman" w:hint="eastAsia"/>
          <w:lang w:eastAsia="zh-CN"/>
        </w:rPr>
        <w:t>为展示层</w:t>
      </w:r>
      <w:r w:rsidRPr="00CB1DBB">
        <w:rPr>
          <w:rFonts w:ascii="Times New Roman" w:hAnsi="Times New Roman"/>
          <w:lang w:eastAsia="zh-CN"/>
        </w:rPr>
        <w:t>模型</w:t>
      </w:r>
      <w:r w:rsidRPr="00CB1DBB">
        <w:rPr>
          <w:rFonts w:ascii="Times New Roman" w:hAnsi="Times New Roman" w:hint="eastAsia"/>
          <w:lang w:eastAsia="zh-CN"/>
        </w:rPr>
        <w:t>视图</w:t>
      </w:r>
      <w:r w:rsidRPr="00CB1DBB">
        <w:rPr>
          <w:rFonts w:ascii="Times New Roman" w:hAnsi="Times New Roman"/>
          <w:lang w:eastAsia="zh-CN"/>
        </w:rPr>
        <w:t>控制</w:t>
      </w:r>
      <w:r w:rsidRPr="00CB1DBB">
        <w:rPr>
          <w:rFonts w:ascii="Times New Roman" w:hAnsi="Times New Roman" w:hint="eastAsia"/>
          <w:lang w:eastAsia="zh-CN"/>
        </w:rPr>
        <w:t>器</w:t>
      </w:r>
      <w:r w:rsidRPr="00CB1DBB">
        <w:rPr>
          <w:rFonts w:ascii="Times New Roman" w:hAnsi="Times New Roman"/>
          <w:lang w:eastAsia="zh-CN"/>
        </w:rPr>
        <w:t>，</w:t>
      </w:r>
      <w:r w:rsidRPr="00CB1DBB">
        <w:rPr>
          <w:rFonts w:ascii="Times New Roman" w:hAnsi="Times New Roman" w:hint="eastAsia"/>
          <w:lang w:eastAsia="zh-CN"/>
        </w:rPr>
        <w:t>Hi</w:t>
      </w:r>
      <w:r w:rsidRPr="00CB1DBB">
        <w:rPr>
          <w:rFonts w:ascii="Times New Roman" w:hAnsi="Times New Roman"/>
          <w:lang w:eastAsia="zh-CN"/>
        </w:rPr>
        <w:t xml:space="preserve">bernate </w:t>
      </w:r>
      <w:r w:rsidR="005F4498" w:rsidRPr="00CB1DBB">
        <w:rPr>
          <w:rFonts w:ascii="Times New Roman" w:hAnsi="Times New Roman"/>
          <w:lang w:eastAsia="zh-CN"/>
        </w:rPr>
        <w:t>及</w:t>
      </w:r>
      <w:r w:rsidR="005F4498" w:rsidRPr="00CB1DBB">
        <w:rPr>
          <w:rFonts w:ascii="Times New Roman" w:hAnsi="Times New Roman"/>
          <w:lang w:eastAsia="zh-CN"/>
        </w:rPr>
        <w:t xml:space="preserve"> My</w:t>
      </w:r>
      <w:r w:rsidR="005F4498" w:rsidRPr="00CB1DBB">
        <w:rPr>
          <w:rFonts w:ascii="Times New Roman" w:hAnsi="Times New Roman" w:hint="eastAsia"/>
          <w:lang w:eastAsia="zh-CN"/>
        </w:rPr>
        <w:t>batis</w:t>
      </w:r>
      <w:r w:rsidRPr="00CB1DBB">
        <w:rPr>
          <w:rFonts w:ascii="Times New Roman" w:hAnsi="Times New Roman" w:hint="eastAsia"/>
          <w:lang w:eastAsia="zh-CN"/>
        </w:rPr>
        <w:t>为</w:t>
      </w:r>
      <w:r w:rsidR="005F4498" w:rsidRPr="00CB1DBB">
        <w:rPr>
          <w:rFonts w:ascii="Times New Roman" w:hAnsi="Times New Roman" w:hint="eastAsia"/>
          <w:lang w:eastAsia="zh-CN"/>
        </w:rPr>
        <w:t>数据</w:t>
      </w:r>
      <w:r w:rsidR="005F4498" w:rsidRPr="00CB1DBB">
        <w:rPr>
          <w:rFonts w:ascii="Times New Roman" w:hAnsi="Times New Roman"/>
          <w:lang w:eastAsia="zh-CN"/>
        </w:rPr>
        <w:t>校验和</w:t>
      </w:r>
      <w:r w:rsidRPr="00CB1DBB">
        <w:rPr>
          <w:rFonts w:ascii="Times New Roman" w:hAnsi="Times New Roman"/>
          <w:lang w:eastAsia="zh-CN"/>
        </w:rPr>
        <w:t>数据访问层，</w:t>
      </w:r>
      <w:r w:rsidRPr="00CB1DBB">
        <w:rPr>
          <w:rFonts w:ascii="Times New Roman" w:hAnsi="Times New Roman" w:hint="eastAsia"/>
          <w:lang w:eastAsia="zh-CN"/>
        </w:rPr>
        <w:t>A</w:t>
      </w:r>
      <w:r w:rsidRPr="00CB1DBB">
        <w:rPr>
          <w:rFonts w:ascii="Times New Roman" w:hAnsi="Times New Roman"/>
          <w:lang w:eastAsia="zh-CN"/>
        </w:rPr>
        <w:t xml:space="preserve">pache Shiro </w:t>
      </w:r>
      <w:r w:rsidRPr="00CB1DBB">
        <w:rPr>
          <w:rFonts w:ascii="Times New Roman" w:hAnsi="Times New Roman" w:hint="eastAsia"/>
          <w:lang w:eastAsia="zh-CN"/>
        </w:rPr>
        <w:t>为</w:t>
      </w:r>
      <w:r w:rsidRPr="00CB1DBB">
        <w:rPr>
          <w:rFonts w:ascii="Times New Roman" w:hAnsi="Times New Roman"/>
          <w:lang w:eastAsia="zh-CN"/>
        </w:rPr>
        <w:t>权限授权层，</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为</w:t>
      </w:r>
      <w:r w:rsidRPr="00CB1DBB">
        <w:rPr>
          <w:rFonts w:ascii="Times New Roman" w:hAnsi="Times New Roman"/>
          <w:lang w:eastAsia="zh-CN"/>
        </w:rPr>
        <w:t>工作流</w:t>
      </w:r>
      <w:r w:rsidR="00F6009D" w:rsidRPr="00CB1DBB">
        <w:rPr>
          <w:rFonts w:ascii="Times New Roman" w:hAnsi="Times New Roman" w:hint="eastAsia"/>
          <w:lang w:eastAsia="zh-CN"/>
        </w:rPr>
        <w:t>引擎</w:t>
      </w:r>
      <w:r w:rsidR="00F6009D" w:rsidRPr="00CB1DBB">
        <w:rPr>
          <w:rFonts w:ascii="Times New Roman" w:hAnsi="Times New Roman"/>
          <w:lang w:eastAsia="zh-CN"/>
        </w:rPr>
        <w:t>。</w:t>
      </w:r>
      <w:r w:rsidR="002E5061" w:rsidRPr="00CB1DBB">
        <w:rPr>
          <w:rFonts w:ascii="Times New Roman" w:hAnsi="Times New Roman"/>
          <w:lang w:eastAsia="zh-CN"/>
        </w:rPr>
        <w:t>系统主要</w:t>
      </w:r>
      <w:r w:rsidR="002E5061" w:rsidRPr="00CB1DBB">
        <w:rPr>
          <w:rFonts w:ascii="Times New Roman" w:hAnsi="Times New Roman" w:hint="eastAsia"/>
          <w:lang w:eastAsia="zh-CN"/>
        </w:rPr>
        <w:t>包括基本</w:t>
      </w:r>
      <w:r w:rsidR="002F2ADF">
        <w:rPr>
          <w:rFonts w:ascii="Times New Roman" w:hAnsi="Times New Roman"/>
          <w:lang w:eastAsia="zh-CN"/>
        </w:rPr>
        <w:t>基础信息管理</w:t>
      </w:r>
      <w:r w:rsidR="002E5061" w:rsidRPr="00CB1DBB">
        <w:rPr>
          <w:rFonts w:ascii="Times New Roman" w:hAnsi="Times New Roman"/>
          <w:lang w:eastAsia="zh-CN"/>
        </w:rPr>
        <w:t>、</w:t>
      </w:r>
      <w:del w:id="1032" w:author="Microsoft Office User" w:date="2016-05-22T16:27:00Z">
        <w:r w:rsidR="0066016B" w:rsidDel="002F2ADF">
          <w:rPr>
            <w:rFonts w:ascii="Times New Roman" w:hAnsi="Times New Roman"/>
            <w:lang w:eastAsia="zh-CN"/>
          </w:rPr>
          <w:delText>Bug</w:delText>
        </w:r>
        <w:r w:rsidR="002E5061" w:rsidRPr="00CB1DBB" w:rsidDel="002F2ADF">
          <w:rPr>
            <w:rFonts w:ascii="Times New Roman" w:hAnsi="Times New Roman"/>
            <w:lang w:eastAsia="zh-CN"/>
          </w:rPr>
          <w:delText>模块</w:delText>
        </w:r>
      </w:del>
      <w:ins w:id="1033" w:author="Microsoft Office User" w:date="2016-05-22T16:27:00Z">
        <w:r w:rsidR="002F2ADF">
          <w:rPr>
            <w:rFonts w:ascii="Times New Roman" w:hAnsi="Times New Roman"/>
            <w:lang w:eastAsia="zh-CN"/>
          </w:rPr>
          <w:t>问题单管理模块</w:t>
        </w:r>
      </w:ins>
      <w:r w:rsidR="002E5061" w:rsidRPr="00CB1DBB">
        <w:rPr>
          <w:rFonts w:ascii="Times New Roman" w:hAnsi="Times New Roman"/>
          <w:lang w:eastAsia="zh-CN"/>
        </w:rPr>
        <w:t>、</w:t>
      </w:r>
      <w:del w:id="1034" w:author="Microsoft Office User" w:date="2016-05-22T17:03:00Z">
        <w:r w:rsidR="002E5061" w:rsidRPr="00CB1DBB" w:rsidDel="00F42B87">
          <w:rPr>
            <w:rFonts w:ascii="Times New Roman" w:hAnsi="Times New Roman"/>
            <w:lang w:eastAsia="zh-CN"/>
          </w:rPr>
          <w:delText>工作流模块</w:delText>
        </w:r>
      </w:del>
      <w:ins w:id="1035" w:author="Microsoft Office User" w:date="2016-05-22T17:03:00Z">
        <w:r w:rsidR="00F42B87">
          <w:rPr>
            <w:rFonts w:ascii="Times New Roman" w:hAnsi="Times New Roman"/>
            <w:lang w:eastAsia="zh-CN"/>
          </w:rPr>
          <w:t>工作</w:t>
        </w:r>
        <w:r w:rsidR="00F42B87">
          <w:rPr>
            <w:rFonts w:ascii="Times New Roman" w:hAnsi="Times New Roman" w:hint="eastAsia"/>
            <w:lang w:eastAsia="zh-CN"/>
          </w:rPr>
          <w:t>流配置模块</w:t>
        </w:r>
      </w:ins>
      <w:r w:rsidR="002E5061" w:rsidRPr="00CB1DBB">
        <w:rPr>
          <w:rFonts w:ascii="Times New Roman" w:hAnsi="Times New Roman"/>
          <w:lang w:eastAsia="zh-CN"/>
        </w:rPr>
        <w:t>和</w:t>
      </w:r>
      <w:r w:rsidR="002E5061" w:rsidRPr="00CB1DBB">
        <w:rPr>
          <w:rFonts w:ascii="Times New Roman" w:hAnsi="Times New Roman" w:hint="eastAsia"/>
          <w:lang w:eastAsia="zh-CN"/>
        </w:rPr>
        <w:t>简单</w:t>
      </w:r>
      <w:del w:id="1036" w:author="Microsoft Office User" w:date="2016-05-22T16:25:00Z">
        <w:r w:rsidR="002E5061" w:rsidRPr="00CB1DBB" w:rsidDel="002F2ADF">
          <w:rPr>
            <w:rFonts w:ascii="Times New Roman" w:hAnsi="Times New Roman"/>
            <w:lang w:eastAsia="zh-CN"/>
          </w:rPr>
          <w:delText>通信模块</w:delText>
        </w:r>
      </w:del>
      <w:ins w:id="1037" w:author="Microsoft Office User" w:date="2016-05-22T16:25:00Z">
        <w:r w:rsidR="002F2ADF">
          <w:rPr>
            <w:rFonts w:ascii="Times New Roman" w:hAnsi="Times New Roman"/>
            <w:lang w:eastAsia="zh-CN"/>
          </w:rPr>
          <w:t>项目组成员即时通讯模块</w:t>
        </w:r>
      </w:ins>
      <w:r w:rsidR="002E5061" w:rsidRPr="00CB1DBB">
        <w:rPr>
          <w:rFonts w:ascii="Times New Roman" w:hAnsi="Times New Roman"/>
          <w:lang w:eastAsia="zh-CN"/>
        </w:rPr>
        <w:t>。</w:t>
      </w:r>
      <w:r w:rsidR="002E5061" w:rsidRPr="00CB1DBB">
        <w:rPr>
          <w:rFonts w:ascii="Times New Roman" w:hAnsi="Times New Roman" w:hint="eastAsia"/>
          <w:lang w:eastAsia="zh-CN"/>
        </w:rPr>
        <w:t>前端界面</w:t>
      </w:r>
      <w:r w:rsidR="002E5061" w:rsidRPr="00CB1DBB">
        <w:rPr>
          <w:rFonts w:ascii="Times New Roman" w:hAnsi="Times New Roman"/>
          <w:lang w:eastAsia="zh-CN"/>
        </w:rPr>
        <w:t>采用</w:t>
      </w:r>
      <w:r w:rsidR="002E5061" w:rsidRPr="00CB1DBB">
        <w:rPr>
          <w:rFonts w:ascii="Times New Roman" w:hAnsi="Times New Roman" w:hint="eastAsia"/>
          <w:lang w:eastAsia="zh-CN"/>
        </w:rPr>
        <w:t>简洁</w:t>
      </w:r>
      <w:r w:rsidR="002E5061" w:rsidRPr="00CB1DBB">
        <w:rPr>
          <w:rFonts w:ascii="Times New Roman" w:hAnsi="Times New Roman"/>
          <w:lang w:eastAsia="zh-CN"/>
        </w:rPr>
        <w:t>、</w:t>
      </w:r>
      <w:r w:rsidR="002E5061" w:rsidRPr="00CB1DBB">
        <w:rPr>
          <w:rFonts w:ascii="Times New Roman" w:hAnsi="Times New Roman" w:hint="eastAsia"/>
          <w:lang w:eastAsia="zh-CN"/>
        </w:rPr>
        <w:t>美观</w:t>
      </w:r>
      <w:r w:rsidR="002E5061" w:rsidRPr="00CB1DBB">
        <w:rPr>
          <w:rFonts w:ascii="Times New Roman" w:hAnsi="Times New Roman"/>
          <w:lang w:eastAsia="zh-CN"/>
        </w:rPr>
        <w:t>的</w:t>
      </w:r>
      <w:r w:rsidR="002E5061" w:rsidRPr="00CB1DBB">
        <w:rPr>
          <w:rFonts w:ascii="Times New Roman" w:hAnsi="Times New Roman" w:hint="eastAsia"/>
          <w:lang w:eastAsia="zh-CN"/>
        </w:rPr>
        <w:t>响应式</w:t>
      </w:r>
      <w:r w:rsidR="002E5061" w:rsidRPr="00CB1DBB">
        <w:rPr>
          <w:rFonts w:ascii="Times New Roman" w:hAnsi="Times New Roman"/>
          <w:lang w:eastAsia="zh-CN"/>
        </w:rPr>
        <w:t>框架</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B</w:t>
      </w:r>
      <w:r w:rsidR="002E5061" w:rsidRPr="00CB1DBB">
        <w:rPr>
          <w:rFonts w:ascii="Times New Roman" w:hAnsi="Times New Roman"/>
          <w:lang w:eastAsia="zh-CN"/>
        </w:rPr>
        <w:t xml:space="preserve">ootstrap </w:t>
      </w:r>
      <w:r w:rsidR="002E5061" w:rsidRPr="00CB1DBB">
        <w:rPr>
          <w:rFonts w:ascii="Times New Roman" w:hAnsi="Times New Roman" w:hint="eastAsia"/>
          <w:lang w:eastAsia="zh-CN"/>
        </w:rPr>
        <w:t>中主题</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IN</w:t>
      </w:r>
      <w:r w:rsidR="002E5061" w:rsidRPr="00CB1DBB">
        <w:rPr>
          <w:rFonts w:ascii="Times New Roman" w:hAnsi="Times New Roman"/>
          <w:lang w:eastAsia="zh-CN"/>
        </w:rPr>
        <w:t xml:space="preserve">SPINIA(Responsive Admin Theme) </w:t>
      </w:r>
      <w:r w:rsidR="002E5061" w:rsidRPr="00CB1DBB">
        <w:rPr>
          <w:rFonts w:ascii="Times New Roman" w:hAnsi="Times New Roman"/>
          <w:lang w:eastAsia="zh-CN"/>
        </w:rPr>
        <w:t>。</w:t>
      </w:r>
      <w:r w:rsidR="002E5061" w:rsidRPr="00CB1DBB">
        <w:rPr>
          <w:rFonts w:ascii="Times New Roman" w:hAnsi="Times New Roman" w:hint="eastAsia"/>
          <w:lang w:eastAsia="zh-CN"/>
        </w:rPr>
        <w:t>采用</w:t>
      </w:r>
      <w:r w:rsidR="002E5061" w:rsidRPr="00CB1DBB">
        <w:rPr>
          <w:rFonts w:ascii="Times New Roman" w:hAnsi="Times New Roman"/>
          <w:lang w:eastAsia="zh-CN"/>
        </w:rPr>
        <w:t>分层设计，双重校验、</w:t>
      </w:r>
      <w:r w:rsidR="002E5061" w:rsidRPr="00CB1DBB">
        <w:rPr>
          <w:rFonts w:ascii="Times New Roman" w:hAnsi="Times New Roman" w:hint="eastAsia"/>
          <w:lang w:eastAsia="zh-CN"/>
        </w:rPr>
        <w:t>密码</w:t>
      </w:r>
      <w:r w:rsidR="002E5061" w:rsidRPr="00CB1DBB">
        <w:rPr>
          <w:rFonts w:ascii="Times New Roman" w:hAnsi="Times New Roman"/>
          <w:lang w:eastAsia="zh-CN"/>
        </w:rPr>
        <w:t>加密、</w:t>
      </w:r>
      <w:r w:rsidR="002E5061" w:rsidRPr="00CB1DBB">
        <w:rPr>
          <w:rFonts w:ascii="Times New Roman" w:hAnsi="Times New Roman" w:hint="eastAsia"/>
          <w:lang w:eastAsia="zh-CN"/>
        </w:rPr>
        <w:t>访问验证</w:t>
      </w:r>
      <w:r w:rsidR="002E5061" w:rsidRPr="00CB1DBB">
        <w:rPr>
          <w:rFonts w:ascii="Times New Roman" w:hAnsi="Times New Roman"/>
          <w:lang w:eastAsia="zh-CN"/>
        </w:rPr>
        <w:t>，</w:t>
      </w:r>
      <w:r w:rsidR="002E5061" w:rsidRPr="00CB1DBB">
        <w:rPr>
          <w:rFonts w:ascii="Times New Roman" w:hAnsi="Times New Roman" w:hint="eastAsia"/>
          <w:lang w:eastAsia="zh-CN"/>
        </w:rPr>
        <w:t>使用</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M</w:t>
      </w:r>
      <w:r w:rsidR="002E5061" w:rsidRPr="00CB1DBB">
        <w:rPr>
          <w:rFonts w:ascii="Times New Roman" w:hAnsi="Times New Roman"/>
          <w:lang w:eastAsia="zh-CN"/>
        </w:rPr>
        <w:t xml:space="preserve">aven </w:t>
      </w:r>
      <w:r w:rsidR="002E5061" w:rsidRPr="00CB1DBB">
        <w:rPr>
          <w:rFonts w:ascii="Times New Roman" w:hAnsi="Times New Roman" w:hint="eastAsia"/>
          <w:lang w:eastAsia="zh-CN"/>
        </w:rPr>
        <w:t>做</w:t>
      </w:r>
      <w:r w:rsidR="002E5061" w:rsidRPr="00CB1DBB">
        <w:rPr>
          <w:rFonts w:ascii="Times New Roman" w:hAnsi="Times New Roman"/>
          <w:lang w:eastAsia="zh-CN"/>
        </w:rPr>
        <w:t>项目管理，</w:t>
      </w:r>
      <w:r w:rsidR="002E5061" w:rsidRPr="00CB1DBB">
        <w:rPr>
          <w:rFonts w:ascii="Times New Roman" w:hAnsi="Times New Roman" w:hint="eastAsia"/>
          <w:lang w:eastAsia="zh-CN"/>
        </w:rPr>
        <w:t xml:space="preserve">Git </w:t>
      </w:r>
      <w:r w:rsidR="002E5061" w:rsidRPr="00CB1DBB">
        <w:rPr>
          <w:rFonts w:ascii="Times New Roman" w:hAnsi="Times New Roman" w:hint="eastAsia"/>
          <w:lang w:eastAsia="zh-CN"/>
        </w:rPr>
        <w:t>作为</w:t>
      </w:r>
      <w:r w:rsidR="002E5061" w:rsidRPr="00CB1DBB">
        <w:rPr>
          <w:rFonts w:ascii="Times New Roman" w:hAnsi="Times New Roman"/>
          <w:lang w:eastAsia="zh-CN"/>
        </w:rPr>
        <w:t>代码管理工具。</w:t>
      </w:r>
    </w:p>
    <w:p w14:paraId="74AEA60C" w14:textId="77777777" w:rsidR="003225B6" w:rsidRPr="00CB1DBB" w:rsidRDefault="00941BA2" w:rsidP="00D13731">
      <w:pPr>
        <w:ind w:firstLine="480"/>
        <w:rPr>
          <w:rFonts w:ascii="Times New Roman" w:hAnsi="Times New Roman"/>
          <w:lang w:eastAsia="zh-CN"/>
        </w:rPr>
      </w:pPr>
      <w:r w:rsidRPr="00CB1DBB">
        <w:rPr>
          <w:rFonts w:ascii="Times New Roman" w:hAnsi="Times New Roman" w:hint="eastAsia"/>
          <w:lang w:eastAsia="zh-CN"/>
        </w:rPr>
        <w:t>本</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系统主要</w:t>
      </w:r>
      <w:r w:rsidRPr="00CB1DBB">
        <w:rPr>
          <w:rFonts w:ascii="Times New Roman" w:hAnsi="Times New Roman" w:hint="eastAsia"/>
          <w:lang w:eastAsia="zh-CN"/>
        </w:rPr>
        <w:t>用于在</w:t>
      </w:r>
      <w:r w:rsidRPr="00CB1DBB">
        <w:rPr>
          <w:rFonts w:ascii="Times New Roman" w:hAnsi="Times New Roman"/>
          <w:lang w:eastAsia="zh-CN"/>
        </w:rPr>
        <w:t>互联网公司</w:t>
      </w:r>
      <w:r w:rsidRPr="00CB1DBB">
        <w:rPr>
          <w:rFonts w:ascii="Times New Roman" w:hAnsi="Times New Roman" w:hint="eastAsia"/>
          <w:lang w:eastAsia="zh-CN"/>
        </w:rPr>
        <w:t>中</w:t>
      </w:r>
      <w:r w:rsidRPr="00CB1DBB">
        <w:rPr>
          <w:rFonts w:ascii="Times New Roman" w:hAnsi="Times New Roman"/>
          <w:lang w:eastAsia="zh-CN"/>
        </w:rPr>
        <w:t>确保</w:t>
      </w:r>
      <w:r w:rsidRPr="00CB1DBB">
        <w:rPr>
          <w:rFonts w:ascii="Times New Roman" w:hAnsi="Times New Roman" w:hint="eastAsia"/>
          <w:lang w:eastAsia="zh-CN"/>
        </w:rPr>
        <w:t>项目</w:t>
      </w:r>
      <w:r w:rsidRPr="00CB1DBB">
        <w:rPr>
          <w:rFonts w:ascii="Times New Roman" w:hAnsi="Times New Roman"/>
          <w:lang w:eastAsia="zh-CN"/>
        </w:rPr>
        <w:t>开发中软件的</w:t>
      </w:r>
      <w:r w:rsidRPr="00CB1DBB">
        <w:rPr>
          <w:rFonts w:ascii="Times New Roman" w:hAnsi="Times New Roman" w:hint="eastAsia"/>
          <w:lang w:eastAsia="zh-CN"/>
        </w:rPr>
        <w:t>质量</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及时的</w:t>
      </w:r>
      <w:r w:rsidRPr="00CB1DBB">
        <w:rPr>
          <w:rFonts w:ascii="Times New Roman" w:hAnsi="Times New Roman" w:hint="eastAsia"/>
          <w:lang w:eastAsia="zh-CN"/>
        </w:rPr>
        <w:t>反馈</w:t>
      </w:r>
      <w:r w:rsidRPr="00CB1DBB">
        <w:rPr>
          <w:rFonts w:ascii="Times New Roman" w:hAnsi="Times New Roman"/>
          <w:lang w:eastAsia="zh-CN"/>
        </w:rPr>
        <w:t>和统计项目中遇到的</w:t>
      </w:r>
      <w:r w:rsidRPr="00CB1DBB">
        <w:rPr>
          <w:rFonts w:ascii="Times New Roman" w:hAnsi="Times New Roman"/>
          <w:lang w:eastAsia="zh-CN"/>
        </w:rPr>
        <w:t xml:space="preserve"> </w:t>
      </w:r>
      <w:r w:rsidR="0066016B">
        <w:rPr>
          <w:rFonts w:ascii="Times New Roman" w:hAnsi="Times New Roman"/>
          <w:lang w:eastAsia="zh-CN"/>
        </w:rPr>
        <w:t>Bug</w:t>
      </w:r>
      <w:r w:rsidR="000D6846" w:rsidRPr="00CB1DBB">
        <w:rPr>
          <w:rFonts w:ascii="Times New Roman" w:hAnsi="Times New Roman"/>
          <w:lang w:eastAsia="zh-CN"/>
        </w:rPr>
        <w:t>。采用</w:t>
      </w:r>
      <w:r w:rsidR="000D6846" w:rsidRPr="00CB1DBB">
        <w:rPr>
          <w:rFonts w:ascii="Times New Roman" w:hAnsi="Times New Roman" w:hint="eastAsia"/>
          <w:lang w:eastAsia="zh-CN"/>
        </w:rPr>
        <w:t>A</w:t>
      </w:r>
      <w:r w:rsidR="000D6846" w:rsidRPr="00CB1DBB">
        <w:rPr>
          <w:rFonts w:ascii="Times New Roman" w:hAnsi="Times New Roman"/>
          <w:lang w:eastAsia="zh-CN"/>
        </w:rPr>
        <w:t>ctiviti</w:t>
      </w:r>
      <w:r w:rsidR="00F12E7A" w:rsidRPr="00CB1DBB">
        <w:rPr>
          <w:rFonts w:ascii="Times New Roman" w:hAnsi="Times New Roman" w:hint="eastAsia"/>
          <w:lang w:eastAsia="zh-CN"/>
        </w:rPr>
        <w:t>这个</w:t>
      </w:r>
      <w:r w:rsidR="00F12E7A" w:rsidRPr="00CB1DBB">
        <w:rPr>
          <w:rFonts w:ascii="Times New Roman" w:hAnsi="Times New Roman"/>
          <w:lang w:eastAsia="zh-CN"/>
        </w:rPr>
        <w:t>当下十分流行的</w:t>
      </w:r>
      <w:r w:rsidRPr="00CB1DBB">
        <w:rPr>
          <w:rFonts w:ascii="Times New Roman" w:hAnsi="Times New Roman" w:hint="eastAsia"/>
          <w:lang w:eastAsia="zh-CN"/>
        </w:rPr>
        <w:t>工作</w:t>
      </w:r>
      <w:r w:rsidRPr="00CB1DBB">
        <w:rPr>
          <w:rFonts w:ascii="Times New Roman" w:hAnsi="Times New Roman"/>
          <w:lang w:eastAsia="zh-CN"/>
        </w:rPr>
        <w:t>流</w:t>
      </w:r>
      <w:r w:rsidRPr="00CB1DBB">
        <w:rPr>
          <w:rFonts w:ascii="Times New Roman" w:hAnsi="Times New Roman" w:hint="eastAsia"/>
          <w:lang w:eastAsia="zh-CN"/>
        </w:rPr>
        <w:t>引擎</w:t>
      </w:r>
      <w:r w:rsidRPr="00CB1DBB">
        <w:rPr>
          <w:rFonts w:ascii="Times New Roman" w:hAnsi="Times New Roman"/>
          <w:lang w:eastAsia="zh-CN"/>
        </w:rPr>
        <w:t>框架技术，并</w:t>
      </w:r>
      <w:r w:rsidR="00F12E7A" w:rsidRPr="00CB1DBB">
        <w:rPr>
          <w:rFonts w:ascii="Times New Roman" w:hAnsi="Times New Roman" w:hint="eastAsia"/>
          <w:lang w:eastAsia="zh-CN"/>
        </w:rPr>
        <w:t>在</w:t>
      </w:r>
      <w:r w:rsidR="00F12E7A" w:rsidRPr="00CB1DBB">
        <w:rPr>
          <w:rFonts w:ascii="Times New Roman" w:hAnsi="Times New Roman"/>
          <w:lang w:eastAsia="zh-CN"/>
        </w:rPr>
        <w:t>系统中</w:t>
      </w:r>
      <w:r w:rsidRPr="00CB1DBB">
        <w:rPr>
          <w:rFonts w:ascii="Times New Roman" w:hAnsi="Times New Roman" w:hint="eastAsia"/>
          <w:lang w:eastAsia="zh-CN"/>
        </w:rPr>
        <w:t>集成</w:t>
      </w:r>
      <w:r w:rsidR="007C7F39" w:rsidRPr="00CB1DBB">
        <w:rPr>
          <w:rFonts w:ascii="Times New Roman" w:hAnsi="Times New Roman" w:hint="eastAsia"/>
          <w:lang w:eastAsia="zh-CN"/>
        </w:rPr>
        <w:t>A</w:t>
      </w:r>
      <w:r w:rsidR="007C7F39" w:rsidRPr="00CB1DBB">
        <w:rPr>
          <w:rFonts w:ascii="Times New Roman" w:hAnsi="Times New Roman"/>
          <w:lang w:eastAsia="zh-CN"/>
        </w:rPr>
        <w:t xml:space="preserve">ctiviti </w:t>
      </w:r>
      <w:r w:rsidR="007C7F39" w:rsidRPr="00CB1DBB">
        <w:rPr>
          <w:rFonts w:ascii="Times New Roman" w:hAnsi="Times New Roman" w:hint="eastAsia"/>
          <w:lang w:eastAsia="zh-CN"/>
        </w:rPr>
        <w:t>在线</w:t>
      </w:r>
      <w:r w:rsidRPr="00CB1DBB">
        <w:rPr>
          <w:rFonts w:ascii="Times New Roman" w:hAnsi="Times New Roman"/>
          <w:lang w:eastAsia="zh-CN"/>
        </w:rPr>
        <w:t>流程设计器。</w:t>
      </w:r>
      <w:r w:rsidRPr="00CB1DBB">
        <w:rPr>
          <w:rFonts w:ascii="Times New Roman" w:hAnsi="Times New Roman" w:hint="eastAsia"/>
          <w:lang w:eastAsia="zh-CN"/>
        </w:rPr>
        <w:t>实现</w:t>
      </w:r>
      <w:r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hint="eastAsia"/>
          <w:lang w:eastAsia="zh-CN"/>
        </w:rPr>
        <w:t>的</w:t>
      </w:r>
      <w:r w:rsidRPr="00CB1DBB">
        <w:rPr>
          <w:rFonts w:ascii="Times New Roman" w:hAnsi="Times New Roman"/>
          <w:lang w:eastAsia="zh-CN"/>
        </w:rPr>
        <w:t>流转流程，和在线部署和优化</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w:t>
      </w:r>
      <w:r w:rsidRPr="00CB1DBB">
        <w:rPr>
          <w:rFonts w:ascii="Times New Roman" w:hAnsi="Times New Roman"/>
          <w:lang w:eastAsia="zh-CN"/>
        </w:rPr>
        <w:t>转流程。</w:t>
      </w:r>
    </w:p>
    <w:p w14:paraId="6B251850" w14:textId="77777777" w:rsidR="002E4857" w:rsidRPr="00CB1DBB" w:rsidRDefault="002E4857" w:rsidP="002E4857">
      <w:pPr>
        <w:ind w:firstLine="480"/>
        <w:rPr>
          <w:rFonts w:ascii="Times New Roman" w:hAnsi="Times New Roman"/>
          <w:lang w:eastAsia="zh-CN"/>
        </w:rPr>
      </w:pPr>
      <w:r w:rsidRPr="00CB1DBB">
        <w:rPr>
          <w:rFonts w:ascii="Times New Roman" w:hAnsi="Times New Roman" w:hint="eastAsia"/>
          <w:lang w:eastAsia="zh-CN"/>
        </w:rPr>
        <w:t>该系统</w:t>
      </w:r>
      <w:r w:rsidRPr="00CB1DBB">
        <w:rPr>
          <w:rFonts w:ascii="Times New Roman" w:hAnsi="Times New Roman"/>
          <w:lang w:eastAsia="zh-CN"/>
        </w:rPr>
        <w:t>相比较于其他</w:t>
      </w:r>
      <w:r w:rsidRPr="00CB1DBB">
        <w:rPr>
          <w:rFonts w:ascii="Times New Roman" w:hAnsi="Times New Roman" w:hint="eastAsia"/>
          <w:lang w:eastAsia="zh-CN"/>
        </w:rPr>
        <w:t>系统</w:t>
      </w:r>
      <w:r w:rsidRPr="00CB1DBB">
        <w:rPr>
          <w:rFonts w:ascii="Times New Roman" w:hAnsi="Times New Roman"/>
          <w:lang w:eastAsia="zh-CN"/>
        </w:rPr>
        <w:t>的优势</w:t>
      </w:r>
    </w:p>
    <w:p w14:paraId="09229BF1"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设计上采用模块设计，</w:t>
      </w:r>
      <w:r w:rsidRPr="00CB1DBB">
        <w:rPr>
          <w:rFonts w:ascii="Times New Roman" w:hAnsi="Times New Roman" w:hint="eastAsia"/>
          <w:lang w:eastAsia="zh-CN"/>
        </w:rPr>
        <w:t>分层</w:t>
      </w:r>
      <w:r w:rsidRPr="00CB1DBB">
        <w:rPr>
          <w:rFonts w:ascii="Times New Roman" w:hAnsi="Times New Roman"/>
          <w:lang w:eastAsia="zh-CN"/>
        </w:rPr>
        <w:t>设计（展示</w:t>
      </w:r>
      <w:r w:rsidRPr="00CB1DBB">
        <w:rPr>
          <w:rFonts w:ascii="Times New Roman" w:hAnsi="Times New Roman" w:hint="eastAsia"/>
          <w:lang w:eastAsia="zh-CN"/>
        </w:rPr>
        <w:t>层</w:t>
      </w:r>
      <w:r w:rsidRPr="00CB1DBB">
        <w:rPr>
          <w:rFonts w:ascii="Times New Roman" w:hAnsi="Times New Roman"/>
          <w:lang w:eastAsia="zh-CN"/>
        </w:rPr>
        <w:t>、</w:t>
      </w:r>
      <w:r w:rsidRPr="00CB1DBB">
        <w:rPr>
          <w:rFonts w:ascii="Times New Roman" w:hAnsi="Times New Roman" w:hint="eastAsia"/>
          <w:lang w:eastAsia="zh-CN"/>
        </w:rPr>
        <w:t>业务</w:t>
      </w:r>
      <w:r w:rsidRPr="00CB1DBB">
        <w:rPr>
          <w:rFonts w:ascii="Times New Roman" w:hAnsi="Times New Roman"/>
          <w:lang w:eastAsia="zh-CN"/>
        </w:rPr>
        <w:t>逻辑层、</w:t>
      </w:r>
      <w:r w:rsidRPr="00CB1DBB">
        <w:rPr>
          <w:rFonts w:ascii="Times New Roman" w:hAnsi="Times New Roman" w:hint="eastAsia"/>
          <w:lang w:eastAsia="zh-CN"/>
        </w:rPr>
        <w:t>数据</w:t>
      </w:r>
      <w:r w:rsidRPr="00CB1DBB">
        <w:rPr>
          <w:rFonts w:ascii="Times New Roman" w:hAnsi="Times New Roman"/>
          <w:lang w:eastAsia="zh-CN"/>
        </w:rPr>
        <w:t>访问层），</w:t>
      </w:r>
      <w:r w:rsidRPr="00CB1DBB">
        <w:rPr>
          <w:rFonts w:ascii="Times New Roman" w:hAnsi="Times New Roman" w:hint="eastAsia"/>
          <w:lang w:eastAsia="zh-CN"/>
        </w:rPr>
        <w:t>高内聚</w:t>
      </w:r>
    </w:p>
    <w:p w14:paraId="0FC52F2A"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lang w:eastAsia="zh-CN"/>
        </w:rPr>
        <w:t>低耦合，</w:t>
      </w:r>
      <w:r w:rsidRPr="00CB1DBB">
        <w:rPr>
          <w:rFonts w:ascii="Times New Roman" w:hAnsi="Times New Roman" w:hint="eastAsia"/>
          <w:lang w:eastAsia="zh-CN"/>
        </w:rPr>
        <w:t>结构清晰</w:t>
      </w:r>
      <w:r w:rsidRPr="00CB1DBB">
        <w:rPr>
          <w:rFonts w:ascii="Times New Roman" w:hAnsi="Times New Roman"/>
          <w:lang w:eastAsia="zh-CN"/>
        </w:rPr>
        <w:t>明了。</w:t>
      </w:r>
    </w:p>
    <w:p w14:paraId="1AAF2418"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采用</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工作</w:t>
      </w:r>
      <w:r w:rsidRPr="00CB1DBB">
        <w:rPr>
          <w:rFonts w:ascii="Times New Roman" w:hAnsi="Times New Roman"/>
          <w:lang w:eastAsia="zh-CN"/>
        </w:rPr>
        <w:t>流技术，</w:t>
      </w:r>
      <w:r w:rsidRPr="00CB1DBB">
        <w:rPr>
          <w:rFonts w:ascii="Times New Roman" w:hAnsi="Times New Roman" w:hint="eastAsia"/>
          <w:lang w:eastAsia="zh-CN"/>
        </w:rPr>
        <w:t>实现复杂</w:t>
      </w:r>
      <w:r w:rsidRPr="00CB1DBB">
        <w:rPr>
          <w:rFonts w:ascii="Times New Roman" w:hAnsi="Times New Roman"/>
          <w:lang w:eastAsia="zh-CN"/>
        </w:rPr>
        <w:t>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并提供</w:t>
      </w:r>
      <w:r w:rsidRPr="00CB1DBB">
        <w:rPr>
          <w:rFonts w:ascii="Times New Roman" w:hAnsi="Times New Roman"/>
          <w:lang w:eastAsia="zh-CN"/>
        </w:rPr>
        <w:t>在线修改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p>
    <w:p w14:paraId="4C086B49"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lang w:eastAsia="zh-CN"/>
        </w:rPr>
        <w:t>流程的功能。</w:t>
      </w:r>
    </w:p>
    <w:p w14:paraId="7A089CB1"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利用</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生成形象</w:t>
      </w:r>
      <w:r w:rsidRPr="00CB1DBB">
        <w:rPr>
          <w:rFonts w:ascii="Times New Roman" w:hAnsi="Times New Roman"/>
          <w:lang w:eastAsia="zh-CN"/>
        </w:rPr>
        <w:t>丰富的</w:t>
      </w:r>
      <w:r w:rsidRPr="00CB1DBB">
        <w:rPr>
          <w:rFonts w:ascii="Times New Roman" w:hAnsi="Times New Roman" w:hint="eastAsia"/>
          <w:lang w:eastAsia="zh-CN"/>
        </w:rPr>
        <w:t>图表</w:t>
      </w:r>
      <w:r w:rsidRPr="00CB1DBB">
        <w:rPr>
          <w:rFonts w:ascii="Times New Roman" w:hAnsi="Times New Roman"/>
          <w:lang w:eastAsia="zh-CN"/>
        </w:rPr>
        <w:t>记录，</w:t>
      </w:r>
      <w:r w:rsidRPr="00CB1DBB">
        <w:rPr>
          <w:rFonts w:ascii="Times New Roman" w:hAnsi="Times New Roman" w:hint="eastAsia"/>
          <w:lang w:eastAsia="zh-CN"/>
        </w:rPr>
        <w:t>直观</w:t>
      </w:r>
      <w:r w:rsidRPr="00CB1DBB">
        <w:rPr>
          <w:rFonts w:ascii="Times New Roman" w:hAnsi="Times New Roman"/>
          <w:lang w:eastAsia="zh-CN"/>
        </w:rPr>
        <w:t>的展现项目的</w:t>
      </w:r>
      <w:r w:rsidR="0066016B">
        <w:rPr>
          <w:rFonts w:ascii="Times New Roman" w:hAnsi="Times New Roman"/>
          <w:lang w:eastAsia="zh-CN"/>
        </w:rPr>
        <w:t>Bug</w:t>
      </w:r>
      <w:r w:rsidRPr="00CB1DBB">
        <w:rPr>
          <w:rFonts w:ascii="Times New Roman" w:hAnsi="Times New Roman" w:hint="eastAsia"/>
          <w:lang w:eastAsia="zh-CN"/>
        </w:rPr>
        <w:t>状态分布</w:t>
      </w:r>
      <w:r w:rsidRPr="00CB1DBB">
        <w:rPr>
          <w:rFonts w:ascii="Times New Roman" w:hAnsi="Times New Roman"/>
          <w:lang w:eastAsia="zh-CN"/>
        </w:rPr>
        <w:t xml:space="preserve"> </w:t>
      </w:r>
      <w:r w:rsidRPr="00CB1DBB">
        <w:rPr>
          <w:rFonts w:ascii="Times New Roman" w:hAnsi="Times New Roman" w:hint="eastAsia"/>
          <w:lang w:eastAsia="zh-CN"/>
        </w:rPr>
        <w:t>和走</w:t>
      </w:r>
    </w:p>
    <w:p w14:paraId="377035F3"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hint="eastAsia"/>
          <w:lang w:eastAsia="zh-CN"/>
        </w:rPr>
        <w:t>势</w:t>
      </w:r>
      <w:r w:rsidRPr="00CB1DBB">
        <w:rPr>
          <w:rFonts w:ascii="Times New Roman" w:hAnsi="Times New Roman"/>
          <w:lang w:eastAsia="zh-CN"/>
        </w:rPr>
        <w:t>。</w:t>
      </w:r>
    </w:p>
    <w:p w14:paraId="66D28AA9"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采用</w:t>
      </w:r>
      <w:r w:rsidRPr="00CB1DBB">
        <w:rPr>
          <w:rFonts w:ascii="Times New Roman" w:hAnsi="Times New Roman" w:hint="eastAsia"/>
          <w:lang w:eastAsia="zh-CN"/>
        </w:rPr>
        <w:t>简单</w:t>
      </w:r>
      <w:r w:rsidRPr="00CB1DBB">
        <w:rPr>
          <w:rFonts w:ascii="Times New Roman" w:hAnsi="Times New Roman"/>
          <w:lang w:eastAsia="zh-CN"/>
        </w:rPr>
        <w:t>、</w:t>
      </w:r>
      <w:r w:rsidRPr="00CB1DBB">
        <w:rPr>
          <w:rFonts w:ascii="Times New Roman" w:hAnsi="Times New Roman" w:hint="eastAsia"/>
          <w:lang w:eastAsia="zh-CN"/>
        </w:rPr>
        <w:t>美观</w:t>
      </w:r>
      <w:r w:rsidRPr="00CB1DBB">
        <w:rPr>
          <w:rFonts w:ascii="Times New Roman" w:hAnsi="Times New Roman"/>
          <w:lang w:eastAsia="zh-CN"/>
        </w:rPr>
        <w:t>的</w:t>
      </w:r>
      <w:r w:rsidRPr="00CB1DBB">
        <w:rPr>
          <w:rFonts w:ascii="Times New Roman" w:hAnsi="Times New Roman" w:hint="eastAsia"/>
          <w:lang w:eastAsia="zh-CN"/>
        </w:rPr>
        <w:t>响应式</w:t>
      </w:r>
      <w:r w:rsidRPr="00CB1DBB">
        <w:rPr>
          <w:rFonts w:ascii="Times New Roman" w:hAnsi="Times New Roman"/>
          <w:lang w:eastAsia="zh-CN"/>
        </w:rPr>
        <w:t>前</w:t>
      </w:r>
      <w:r w:rsidRPr="00CB1DBB">
        <w:rPr>
          <w:rFonts w:ascii="Times New Roman" w:hAnsi="Times New Roman" w:hint="eastAsia"/>
          <w:lang w:eastAsia="zh-CN"/>
        </w:rPr>
        <w:t>端</w:t>
      </w:r>
      <w:r w:rsidRPr="00CB1DBB">
        <w:rPr>
          <w:rFonts w:ascii="Times New Roman" w:hAnsi="Times New Roman"/>
          <w:lang w:eastAsia="zh-CN"/>
        </w:rPr>
        <w:t>框架</w:t>
      </w:r>
      <w:r w:rsidRPr="00CB1DBB">
        <w:rPr>
          <w:rFonts w:ascii="Times New Roman" w:hAnsi="Times New Roman"/>
          <w:lang w:eastAsia="zh-CN"/>
        </w:rPr>
        <w:t xml:space="preserve"> B</w:t>
      </w:r>
      <w:r w:rsidRPr="00CB1DBB">
        <w:rPr>
          <w:rFonts w:ascii="Times New Roman" w:hAnsi="Times New Roman" w:hint="eastAsia"/>
          <w:lang w:eastAsia="zh-CN"/>
        </w:rPr>
        <w:t>oot</w:t>
      </w:r>
      <w:r w:rsidRPr="00CB1DBB">
        <w:rPr>
          <w:rFonts w:ascii="Times New Roman" w:hAnsi="Times New Roman"/>
          <w:lang w:eastAsia="zh-CN"/>
        </w:rPr>
        <w:t xml:space="preserve">strap </w:t>
      </w:r>
      <w:r w:rsidRPr="00CB1DBB">
        <w:rPr>
          <w:rFonts w:ascii="Times New Roman" w:hAnsi="Times New Roman"/>
          <w:lang w:eastAsia="zh-CN"/>
        </w:rPr>
        <w:t>，</w:t>
      </w:r>
      <w:r w:rsidRPr="00CB1DBB">
        <w:rPr>
          <w:rFonts w:ascii="Times New Roman" w:hAnsi="Times New Roman"/>
          <w:lang w:eastAsia="zh-CN"/>
        </w:rPr>
        <w:t>PC</w:t>
      </w:r>
      <w:r w:rsidRPr="00CB1DBB">
        <w:rPr>
          <w:rFonts w:ascii="Times New Roman" w:hAnsi="Times New Roman" w:hint="eastAsia"/>
          <w:lang w:eastAsia="zh-CN"/>
        </w:rPr>
        <w:t>、手机</w:t>
      </w:r>
      <w:r w:rsidRPr="00CB1DBB">
        <w:rPr>
          <w:rFonts w:ascii="Times New Roman" w:hAnsi="Times New Roman"/>
          <w:lang w:eastAsia="zh-CN"/>
        </w:rPr>
        <w:t>、</w:t>
      </w:r>
      <w:r w:rsidRPr="00CB1DBB">
        <w:rPr>
          <w:rFonts w:ascii="Times New Roman" w:hAnsi="Times New Roman" w:hint="eastAsia"/>
          <w:lang w:eastAsia="zh-CN"/>
        </w:rPr>
        <w:t>平板</w:t>
      </w:r>
      <w:r w:rsidRPr="00CB1DBB">
        <w:rPr>
          <w:rFonts w:ascii="Times New Roman" w:hAnsi="Times New Roman"/>
          <w:lang w:eastAsia="zh-CN"/>
        </w:rPr>
        <w:t>都可进行</w:t>
      </w:r>
    </w:p>
    <w:p w14:paraId="361E5800"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hint="eastAsia"/>
          <w:lang w:eastAsia="zh-CN"/>
        </w:rPr>
        <w:t>适配</w:t>
      </w:r>
      <w:r w:rsidRPr="00CB1DBB">
        <w:rPr>
          <w:rFonts w:ascii="Times New Roman" w:hAnsi="Times New Roman"/>
          <w:lang w:eastAsia="zh-CN"/>
        </w:rPr>
        <w:t>。</w:t>
      </w:r>
    </w:p>
    <w:p w14:paraId="4522D356" w14:textId="77777777" w:rsidR="008E10FD" w:rsidRDefault="00207654"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利用了</w:t>
      </w:r>
      <w:r w:rsidR="001A3B6E" w:rsidRPr="00CB1DBB">
        <w:rPr>
          <w:rFonts w:ascii="Times New Roman" w:hAnsi="Times New Roman"/>
          <w:lang w:eastAsia="zh-CN"/>
        </w:rPr>
        <w:t xml:space="preserve"> layim </w:t>
      </w:r>
      <w:r w:rsidR="001A3B6E" w:rsidRPr="00CB1DBB">
        <w:rPr>
          <w:rFonts w:ascii="Times New Roman" w:hAnsi="Times New Roman" w:hint="eastAsia"/>
          <w:lang w:eastAsia="zh-CN"/>
        </w:rPr>
        <w:t>插件</w:t>
      </w:r>
      <w:r w:rsidR="001A3B6E" w:rsidRPr="00CB1DBB">
        <w:rPr>
          <w:rFonts w:ascii="Times New Roman" w:hAnsi="Times New Roman"/>
          <w:lang w:eastAsia="zh-CN"/>
        </w:rPr>
        <w:t>，</w:t>
      </w:r>
      <w:r w:rsidR="001A3B6E" w:rsidRPr="00CB1DBB">
        <w:rPr>
          <w:rFonts w:ascii="Times New Roman" w:hAnsi="Times New Roman" w:hint="eastAsia"/>
          <w:lang w:eastAsia="zh-CN"/>
        </w:rPr>
        <w:t>一款</w:t>
      </w:r>
      <w:r w:rsidR="001A3B6E" w:rsidRPr="00CB1DBB">
        <w:rPr>
          <w:rFonts w:ascii="Times New Roman" w:hAnsi="Times New Roman"/>
          <w:lang w:eastAsia="zh-CN"/>
        </w:rPr>
        <w:t xml:space="preserve"> </w:t>
      </w:r>
      <w:bookmarkStart w:id="1038" w:name="OLE_LINK5"/>
      <w:bookmarkStart w:id="1039" w:name="OLE_LINK6"/>
      <w:r w:rsidR="001A3B6E" w:rsidRPr="00CB1DBB">
        <w:rPr>
          <w:rFonts w:ascii="Times New Roman" w:hAnsi="Times New Roman" w:hint="eastAsia"/>
          <w:lang w:eastAsia="zh-CN"/>
        </w:rPr>
        <w:t>we</w:t>
      </w:r>
      <w:r w:rsidR="001A3B6E" w:rsidRPr="00CB1DBB">
        <w:rPr>
          <w:rFonts w:ascii="Times New Roman" w:hAnsi="Times New Roman"/>
          <w:lang w:eastAsia="zh-CN"/>
        </w:rPr>
        <w:t xml:space="preserve">bim </w:t>
      </w:r>
      <w:bookmarkEnd w:id="1038"/>
      <w:bookmarkEnd w:id="1039"/>
      <w:r w:rsidR="001A3B6E" w:rsidRPr="00CB1DBB">
        <w:rPr>
          <w:rFonts w:ascii="Times New Roman" w:hAnsi="Times New Roman" w:hint="eastAsia"/>
          <w:lang w:eastAsia="zh-CN"/>
        </w:rPr>
        <w:t>聊天</w:t>
      </w:r>
      <w:r w:rsidR="001A3B6E" w:rsidRPr="00CB1DBB">
        <w:rPr>
          <w:rFonts w:ascii="Times New Roman" w:hAnsi="Times New Roman"/>
          <w:lang w:eastAsia="zh-CN"/>
        </w:rPr>
        <w:t>插件</w:t>
      </w:r>
      <w:r w:rsidR="001A3B6E" w:rsidRPr="00CB1DBB">
        <w:rPr>
          <w:rFonts w:ascii="Times New Roman" w:hAnsi="Times New Roman"/>
          <w:lang w:eastAsia="zh-CN"/>
        </w:rPr>
        <w:t xml:space="preserve"> </w:t>
      </w:r>
      <w:r w:rsidR="001A3B6E" w:rsidRPr="00CB1DBB">
        <w:rPr>
          <w:rFonts w:ascii="Times New Roman" w:hAnsi="Times New Roman"/>
          <w:lang w:eastAsia="zh-CN"/>
        </w:rPr>
        <w:t>，</w:t>
      </w:r>
      <w:r w:rsidR="001A3B6E" w:rsidRPr="00CB1DBB">
        <w:rPr>
          <w:rFonts w:ascii="Times New Roman" w:hAnsi="Times New Roman" w:hint="eastAsia"/>
          <w:lang w:eastAsia="zh-CN"/>
        </w:rPr>
        <w:t>实现</w:t>
      </w:r>
      <w:r w:rsidR="001A3B6E" w:rsidRPr="00CB1DBB">
        <w:rPr>
          <w:rFonts w:ascii="Times New Roman" w:hAnsi="Times New Roman"/>
          <w:lang w:eastAsia="zh-CN"/>
        </w:rPr>
        <w:t>简单的实时通讯，</w:t>
      </w:r>
      <w:r w:rsidR="001A3B6E" w:rsidRPr="00CB1DBB">
        <w:rPr>
          <w:rFonts w:ascii="Times New Roman" w:hAnsi="Times New Roman" w:hint="eastAsia"/>
          <w:lang w:eastAsia="zh-CN"/>
        </w:rPr>
        <w:t>可以</w:t>
      </w:r>
      <w:r w:rsidR="001A3B6E" w:rsidRPr="00CB1DBB">
        <w:rPr>
          <w:rFonts w:ascii="Times New Roman" w:hAnsi="Times New Roman"/>
          <w:lang w:eastAsia="zh-CN"/>
        </w:rPr>
        <w:t>实时</w:t>
      </w:r>
      <w:r w:rsidR="001A3B6E" w:rsidRPr="00CB1DBB">
        <w:rPr>
          <w:rFonts w:ascii="Times New Roman" w:hAnsi="Times New Roman" w:hint="eastAsia"/>
          <w:lang w:eastAsia="zh-CN"/>
        </w:rPr>
        <w:t>和</w:t>
      </w:r>
    </w:p>
    <w:p w14:paraId="64127430" w14:textId="77777777" w:rsidR="00207654" w:rsidRPr="00CB1DBB" w:rsidRDefault="001A3B6E" w:rsidP="00CB1DBB">
      <w:pPr>
        <w:pStyle w:val="a8"/>
        <w:ind w:firstLineChars="0" w:firstLine="0"/>
        <w:rPr>
          <w:rFonts w:ascii="Times New Roman" w:hAnsi="Times New Roman"/>
          <w:lang w:eastAsia="zh-CN"/>
        </w:rPr>
      </w:pPr>
      <w:r w:rsidRPr="00CB1DBB">
        <w:rPr>
          <w:rFonts w:ascii="Times New Roman" w:hAnsi="Times New Roman" w:hint="eastAsia"/>
          <w:lang w:eastAsia="zh-CN"/>
        </w:rPr>
        <w:t>成员</w:t>
      </w:r>
      <w:r w:rsidRPr="00CB1DBB">
        <w:rPr>
          <w:rFonts w:ascii="Times New Roman" w:hAnsi="Times New Roman"/>
          <w:lang w:eastAsia="zh-CN"/>
        </w:rPr>
        <w:t>进行沟通。</w:t>
      </w:r>
    </w:p>
    <w:p w14:paraId="33004F7F" w14:textId="77777777" w:rsidR="00AE6169" w:rsidRPr="00CB1DBB" w:rsidRDefault="00AE6169" w:rsidP="00AE6169">
      <w:pPr>
        <w:pStyle w:val="a8"/>
        <w:ind w:left="960" w:firstLineChars="0" w:firstLine="0"/>
        <w:rPr>
          <w:rFonts w:ascii="Times New Roman" w:hAnsi="Times New Roman"/>
          <w:lang w:eastAsia="zh-CN"/>
        </w:rPr>
      </w:pPr>
    </w:p>
    <w:p w14:paraId="2DF690DB" w14:textId="77777777" w:rsidR="008158ED" w:rsidRPr="00CB1DBB" w:rsidRDefault="00520E7B" w:rsidP="00CB1DBB">
      <w:pPr>
        <w:pStyle w:val="2"/>
        <w:numPr>
          <w:ilvl w:val="1"/>
          <w:numId w:val="74"/>
        </w:numPr>
        <w:ind w:firstLineChars="0"/>
        <w:rPr>
          <w:rFonts w:ascii="Times New Roman" w:hAnsi="Times New Roman"/>
        </w:rPr>
      </w:pPr>
      <w:bookmarkStart w:id="1040" w:name="_Toc451435005"/>
      <w:bookmarkStart w:id="1041" w:name="_Toc451435839"/>
      <w:r w:rsidRPr="00CB1DBB">
        <w:rPr>
          <w:rFonts w:ascii="Times New Roman" w:hAnsi="Times New Roman"/>
        </w:rPr>
        <w:lastRenderedPageBreak/>
        <w:t xml:space="preserve"> </w:t>
      </w:r>
      <w:bookmarkStart w:id="1042" w:name="_Toc451455888"/>
      <w:bookmarkStart w:id="1043" w:name="_Toc451456860"/>
      <w:bookmarkStart w:id="1044" w:name="_Toc451457096"/>
      <w:bookmarkStart w:id="1045" w:name="_Toc451457562"/>
      <w:bookmarkStart w:id="1046" w:name="_Toc451701403"/>
      <w:r w:rsidR="008158ED" w:rsidRPr="00CB1DBB">
        <w:rPr>
          <w:rFonts w:ascii="Times New Roman" w:hAnsi="Times New Roman" w:hint="eastAsia"/>
        </w:rPr>
        <w:t>系统</w:t>
      </w:r>
      <w:r w:rsidR="00EA19AF" w:rsidRPr="00CB1DBB">
        <w:rPr>
          <w:rFonts w:ascii="Times New Roman" w:hAnsi="Times New Roman"/>
        </w:rPr>
        <w:t>存在不足</w:t>
      </w:r>
      <w:bookmarkEnd w:id="1040"/>
      <w:bookmarkEnd w:id="1041"/>
      <w:bookmarkEnd w:id="1042"/>
      <w:bookmarkEnd w:id="1043"/>
      <w:bookmarkEnd w:id="1044"/>
      <w:bookmarkEnd w:id="1045"/>
      <w:bookmarkEnd w:id="1046"/>
    </w:p>
    <w:p w14:paraId="671FF39A" w14:textId="77777777" w:rsidR="0010620F" w:rsidRPr="00CB1DBB" w:rsidRDefault="00A4398B" w:rsidP="00583D34">
      <w:pPr>
        <w:ind w:firstLine="480"/>
        <w:rPr>
          <w:rFonts w:ascii="Times New Roman" w:hAnsi="Times New Roman"/>
          <w:lang w:eastAsia="zh-CN"/>
        </w:rPr>
      </w:pPr>
      <w:r w:rsidRPr="00CB1DBB">
        <w:rPr>
          <w:rFonts w:ascii="Times New Roman" w:hAnsi="Times New Roman" w:hint="eastAsia"/>
          <w:lang w:eastAsia="zh-CN"/>
        </w:rPr>
        <w:t>由于自己的</w:t>
      </w:r>
      <w:r w:rsidRPr="00CB1DBB">
        <w:rPr>
          <w:rFonts w:ascii="Times New Roman" w:hAnsi="Times New Roman"/>
          <w:lang w:eastAsia="zh-CN"/>
        </w:rPr>
        <w:t>开发经验，</w:t>
      </w:r>
      <w:r w:rsidRPr="00CB1DBB">
        <w:rPr>
          <w:rFonts w:ascii="Times New Roman" w:hAnsi="Times New Roman" w:hint="eastAsia"/>
          <w:lang w:eastAsia="zh-CN"/>
        </w:rPr>
        <w:t>开发水平有限</w:t>
      </w:r>
      <w:r w:rsidR="00EC7D86" w:rsidRPr="00CB1DBB">
        <w:rPr>
          <w:rFonts w:ascii="Times New Roman" w:hAnsi="Times New Roman"/>
          <w:lang w:eastAsia="zh-CN"/>
        </w:rPr>
        <w:t>，</w:t>
      </w:r>
      <w:r w:rsidR="00EC7D86" w:rsidRPr="00CB1DBB">
        <w:rPr>
          <w:rFonts w:ascii="Times New Roman" w:hAnsi="Times New Roman" w:hint="eastAsia"/>
          <w:lang w:eastAsia="zh-CN"/>
        </w:rPr>
        <w:t>又</w:t>
      </w:r>
      <w:r w:rsidRPr="00CB1DBB">
        <w:rPr>
          <w:rFonts w:ascii="Times New Roman" w:hAnsi="Times New Roman" w:hint="eastAsia"/>
          <w:lang w:eastAsia="zh-CN"/>
        </w:rPr>
        <w:t>有加之</w:t>
      </w:r>
      <w:r w:rsidRPr="00CB1DBB">
        <w:rPr>
          <w:rFonts w:ascii="Times New Roman" w:hAnsi="Times New Roman"/>
          <w:lang w:eastAsia="zh-CN"/>
        </w:rPr>
        <w:t>设计与实现该系统的</w:t>
      </w:r>
      <w:r w:rsidRPr="00CB1DBB">
        <w:rPr>
          <w:rFonts w:ascii="Times New Roman" w:hAnsi="Times New Roman" w:hint="eastAsia"/>
          <w:lang w:eastAsia="zh-CN"/>
        </w:rPr>
        <w:t>时间</w:t>
      </w:r>
      <w:r w:rsidRPr="00CB1DBB">
        <w:rPr>
          <w:rFonts w:ascii="Times New Roman" w:hAnsi="Times New Roman"/>
          <w:lang w:eastAsia="zh-CN"/>
        </w:rPr>
        <w:t>有限，</w:t>
      </w:r>
      <w:r w:rsidRPr="00CB1DBB">
        <w:rPr>
          <w:rFonts w:ascii="Times New Roman" w:hAnsi="Times New Roman" w:hint="eastAsia"/>
          <w:lang w:eastAsia="zh-CN"/>
        </w:rPr>
        <w:t>Activiti</w:t>
      </w:r>
      <w:r w:rsidRPr="00CB1DBB">
        <w:rPr>
          <w:rFonts w:ascii="Times New Roman" w:hAnsi="Times New Roman"/>
          <w:lang w:eastAsia="zh-CN"/>
        </w:rPr>
        <w:t xml:space="preserve"> </w:t>
      </w:r>
      <w:r w:rsidRPr="00CB1DBB">
        <w:rPr>
          <w:rFonts w:ascii="Times New Roman" w:hAnsi="Times New Roman" w:hint="eastAsia"/>
          <w:lang w:eastAsia="zh-CN"/>
        </w:rPr>
        <w:t>这个</w:t>
      </w:r>
      <w:r w:rsidRPr="00CB1DBB">
        <w:rPr>
          <w:rFonts w:ascii="Times New Roman" w:hAnsi="Times New Roman"/>
          <w:lang w:eastAsia="zh-CN"/>
        </w:rPr>
        <w:t>强大</w:t>
      </w:r>
      <w:r w:rsidRPr="00CB1DBB">
        <w:rPr>
          <w:rFonts w:ascii="Times New Roman" w:hAnsi="Times New Roman" w:hint="eastAsia"/>
          <w:lang w:eastAsia="zh-CN"/>
        </w:rPr>
        <w:t>工作</w:t>
      </w:r>
      <w:r w:rsidRPr="00CB1DBB">
        <w:rPr>
          <w:rFonts w:ascii="Times New Roman" w:hAnsi="Times New Roman"/>
          <w:lang w:eastAsia="zh-CN"/>
        </w:rPr>
        <w:t>流框架</w:t>
      </w:r>
      <w:r w:rsidRPr="00CB1DBB">
        <w:rPr>
          <w:rFonts w:ascii="Times New Roman" w:hAnsi="Times New Roman" w:hint="eastAsia"/>
          <w:lang w:eastAsia="zh-CN"/>
        </w:rPr>
        <w:t>的功能</w:t>
      </w:r>
      <w:r w:rsidRPr="00CB1DBB">
        <w:rPr>
          <w:rFonts w:ascii="Times New Roman" w:hAnsi="Times New Roman"/>
          <w:lang w:eastAsia="zh-CN"/>
        </w:rPr>
        <w:t>并</w:t>
      </w:r>
      <w:r w:rsidRPr="00CB1DBB">
        <w:rPr>
          <w:rFonts w:ascii="Times New Roman" w:hAnsi="Times New Roman" w:hint="eastAsia"/>
          <w:lang w:eastAsia="zh-CN"/>
        </w:rPr>
        <w:t>没有完全而又</w:t>
      </w:r>
      <w:r w:rsidRPr="00CB1DBB">
        <w:rPr>
          <w:rFonts w:ascii="Times New Roman" w:hAnsi="Times New Roman"/>
          <w:lang w:eastAsia="zh-CN"/>
        </w:rPr>
        <w:t>灵活的</w:t>
      </w:r>
      <w:r w:rsidRPr="00CB1DBB">
        <w:rPr>
          <w:rFonts w:ascii="Times New Roman" w:hAnsi="Times New Roman" w:hint="eastAsia"/>
          <w:lang w:eastAsia="zh-CN"/>
        </w:rPr>
        <w:t>应用</w:t>
      </w:r>
      <w:r w:rsidRPr="00CB1DBB">
        <w:rPr>
          <w:rFonts w:ascii="Times New Roman" w:hAnsi="Times New Roman"/>
          <w:lang w:eastAsia="zh-CN"/>
        </w:rPr>
        <w:t>到系统中来。</w:t>
      </w:r>
      <w:r w:rsidR="00AA3075" w:rsidRPr="00CB1DBB">
        <w:rPr>
          <w:rFonts w:ascii="Times New Roman" w:hAnsi="Times New Roman" w:hint="eastAsia"/>
          <w:lang w:eastAsia="zh-CN"/>
        </w:rPr>
        <w:t>在用户</w:t>
      </w:r>
      <w:r w:rsidR="00AA3075" w:rsidRPr="00CB1DBB">
        <w:rPr>
          <w:rFonts w:ascii="Times New Roman" w:hAnsi="Times New Roman"/>
          <w:lang w:eastAsia="zh-CN"/>
        </w:rPr>
        <w:t>提交缺陷的这个页面上，</w:t>
      </w:r>
      <w:r w:rsidR="0066016B">
        <w:rPr>
          <w:rFonts w:ascii="Times New Roman" w:hAnsi="Times New Roman"/>
          <w:lang w:eastAsia="zh-CN"/>
        </w:rPr>
        <w:t>Bug</w:t>
      </w:r>
      <w:r w:rsidR="00AA3075" w:rsidRPr="00CB1DBB">
        <w:rPr>
          <w:rFonts w:ascii="Times New Roman" w:hAnsi="Times New Roman" w:hint="eastAsia"/>
          <w:lang w:eastAsia="zh-CN"/>
        </w:rPr>
        <w:t>图片</w:t>
      </w:r>
      <w:r w:rsidR="00AA3075" w:rsidRPr="00CB1DBB">
        <w:rPr>
          <w:rFonts w:ascii="Times New Roman" w:hAnsi="Times New Roman"/>
          <w:lang w:eastAsia="zh-CN"/>
        </w:rPr>
        <w:t>的上传</w:t>
      </w:r>
      <w:r w:rsidR="00AA3075" w:rsidRPr="00CB1DBB">
        <w:rPr>
          <w:rFonts w:ascii="Times New Roman" w:hAnsi="Times New Roman" w:hint="eastAsia"/>
          <w:lang w:eastAsia="zh-CN"/>
        </w:rPr>
        <w:t>，标记</w:t>
      </w:r>
      <w:r w:rsidR="00AA3075" w:rsidRPr="00CB1DBB">
        <w:rPr>
          <w:rFonts w:ascii="Times New Roman" w:hAnsi="Times New Roman"/>
          <w:lang w:eastAsia="zh-CN"/>
        </w:rPr>
        <w:t>需要用户自行标记</w:t>
      </w:r>
      <w:r w:rsidR="00B276ED" w:rsidRPr="00CB1DBB">
        <w:rPr>
          <w:rFonts w:ascii="Times New Roman" w:hAnsi="Times New Roman"/>
          <w:lang w:eastAsia="zh-CN"/>
        </w:rPr>
        <w:t>，</w:t>
      </w:r>
      <w:r w:rsidR="00B276ED" w:rsidRPr="00CB1DBB">
        <w:rPr>
          <w:rFonts w:ascii="Times New Roman" w:hAnsi="Times New Roman" w:hint="eastAsia"/>
          <w:lang w:eastAsia="zh-CN"/>
        </w:rPr>
        <w:t>带来</w:t>
      </w:r>
      <w:r w:rsidR="00B276ED" w:rsidRPr="00CB1DBB">
        <w:rPr>
          <w:rFonts w:ascii="Times New Roman" w:hAnsi="Times New Roman"/>
          <w:lang w:eastAsia="zh-CN"/>
        </w:rPr>
        <w:t>诸多不便。</w:t>
      </w:r>
    </w:p>
    <w:p w14:paraId="4FD1572D" w14:textId="77777777" w:rsidR="00EA19AF" w:rsidRPr="00CB1DBB" w:rsidRDefault="00EA19AF" w:rsidP="00583D34">
      <w:pPr>
        <w:ind w:firstLine="480"/>
        <w:rPr>
          <w:rFonts w:ascii="Times New Roman" w:hAnsi="Times New Roman"/>
          <w:lang w:eastAsia="zh-CN"/>
        </w:rPr>
      </w:pPr>
    </w:p>
    <w:p w14:paraId="2D0A3955" w14:textId="77777777" w:rsidR="00EA19AF" w:rsidRPr="00CB1DBB" w:rsidRDefault="00C867CE" w:rsidP="00CB1DBB">
      <w:pPr>
        <w:pStyle w:val="2"/>
        <w:numPr>
          <w:ilvl w:val="1"/>
          <w:numId w:val="74"/>
        </w:numPr>
        <w:ind w:firstLineChars="0"/>
        <w:rPr>
          <w:rFonts w:ascii="Times New Roman" w:hAnsi="Times New Roman"/>
        </w:rPr>
      </w:pPr>
      <w:bookmarkStart w:id="1047" w:name="_Toc451435006"/>
      <w:bookmarkStart w:id="1048" w:name="_Toc451435840"/>
      <w:r w:rsidRPr="00CB1DBB">
        <w:rPr>
          <w:rFonts w:ascii="Times New Roman" w:hAnsi="Times New Roman"/>
        </w:rPr>
        <w:t xml:space="preserve"> </w:t>
      </w:r>
      <w:bookmarkStart w:id="1049" w:name="_Toc451455889"/>
      <w:bookmarkStart w:id="1050" w:name="_Toc451456861"/>
      <w:bookmarkStart w:id="1051" w:name="_Toc451457097"/>
      <w:bookmarkStart w:id="1052" w:name="_Toc451457563"/>
      <w:bookmarkStart w:id="1053" w:name="_Toc451701404"/>
      <w:r w:rsidR="00EA19AF" w:rsidRPr="00CB1DBB">
        <w:rPr>
          <w:rFonts w:ascii="Times New Roman" w:hAnsi="Times New Roman" w:hint="eastAsia"/>
        </w:rPr>
        <w:t>改进方案</w:t>
      </w:r>
      <w:bookmarkEnd w:id="1047"/>
      <w:bookmarkEnd w:id="1048"/>
      <w:bookmarkEnd w:id="1049"/>
      <w:bookmarkEnd w:id="1050"/>
      <w:bookmarkEnd w:id="1051"/>
      <w:bookmarkEnd w:id="1052"/>
      <w:bookmarkEnd w:id="1053"/>
    </w:p>
    <w:p w14:paraId="7C463F80" w14:textId="77777777" w:rsidR="00EC736A" w:rsidRPr="00CB1DBB" w:rsidRDefault="00F026D5" w:rsidP="00EC736A">
      <w:pPr>
        <w:ind w:firstLine="480"/>
        <w:rPr>
          <w:rFonts w:ascii="Times New Roman" w:hAnsi="Times New Roman"/>
          <w:lang w:eastAsia="zh-CN"/>
        </w:rPr>
      </w:pPr>
      <w:r>
        <w:rPr>
          <w:rFonts w:ascii="Times New Roman" w:hAnsi="Times New Roman" w:hint="eastAsia"/>
        </w:rPr>
        <w:t>针对</w:t>
      </w:r>
      <w:r w:rsidR="00805187">
        <w:rPr>
          <w:rFonts w:ascii="Times New Roman" w:hAnsi="Times New Roman"/>
        </w:rPr>
        <w:t>系统存在的</w:t>
      </w:r>
      <w:r w:rsidR="00EC736A" w:rsidRPr="00CB1DBB">
        <w:rPr>
          <w:rFonts w:ascii="Times New Roman" w:hAnsi="Times New Roman"/>
        </w:rPr>
        <w:t>不足</w:t>
      </w:r>
      <w:r w:rsidR="00EC736A" w:rsidRPr="00CB1DBB">
        <w:rPr>
          <w:rFonts w:ascii="Times New Roman" w:hAnsi="Times New Roman"/>
          <w:lang w:eastAsia="zh-CN"/>
        </w:rPr>
        <w:t>，</w:t>
      </w:r>
      <w:r w:rsidR="00EC736A" w:rsidRPr="00CB1DBB">
        <w:rPr>
          <w:rFonts w:ascii="Times New Roman" w:hAnsi="Times New Roman" w:hint="eastAsia"/>
          <w:lang w:eastAsia="zh-CN"/>
        </w:rPr>
        <w:t>有两种</w:t>
      </w:r>
      <w:r w:rsidR="00EC736A" w:rsidRPr="00CB1DBB">
        <w:rPr>
          <w:rFonts w:ascii="Times New Roman" w:hAnsi="Times New Roman"/>
          <w:lang w:eastAsia="zh-CN"/>
        </w:rPr>
        <w:t>方案</w:t>
      </w:r>
      <w:r w:rsidR="005F3EF3" w:rsidRPr="00CB1DBB">
        <w:rPr>
          <w:rFonts w:ascii="Times New Roman" w:hAnsi="Times New Roman"/>
          <w:lang w:eastAsia="zh-CN"/>
        </w:rPr>
        <w:t>，可以</w:t>
      </w:r>
      <w:r w:rsidR="005F3EF3" w:rsidRPr="00CB1DBB">
        <w:rPr>
          <w:rFonts w:ascii="Times New Roman" w:hAnsi="Times New Roman" w:hint="eastAsia"/>
          <w:lang w:eastAsia="zh-CN"/>
        </w:rPr>
        <w:t>减少</w:t>
      </w:r>
      <w:r w:rsidR="005F3EF3" w:rsidRPr="00CB1DBB">
        <w:rPr>
          <w:rFonts w:ascii="Times New Roman" w:hAnsi="Times New Roman"/>
          <w:lang w:eastAsia="zh-CN"/>
        </w:rPr>
        <w:t>用户不必要的操作。</w:t>
      </w:r>
    </w:p>
    <w:p w14:paraId="2DFF1899"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1</w:t>
      </w:r>
    </w:p>
    <w:p w14:paraId="2E5F6C3E" w14:textId="77777777" w:rsidR="00EC736A" w:rsidRPr="00CB1DBB" w:rsidRDefault="00EC736A" w:rsidP="00EC736A">
      <w:pPr>
        <w:ind w:firstLine="480"/>
        <w:rPr>
          <w:rFonts w:ascii="Times New Roman" w:hAnsi="Times New Roman"/>
          <w:lang w:eastAsia="zh-CN"/>
        </w:rPr>
      </w:pPr>
      <w:r w:rsidRPr="00CB1DBB">
        <w:rPr>
          <w:rFonts w:ascii="Times New Roman" w:hAnsi="Times New Roman"/>
          <w:lang w:eastAsia="zh-CN"/>
        </w:rPr>
        <w:t>开发一个</w:t>
      </w:r>
      <w:r w:rsidR="00901679" w:rsidRPr="00CB1DBB">
        <w:rPr>
          <w:rFonts w:ascii="Times New Roman" w:hAnsi="Times New Roman" w:hint="eastAsia"/>
          <w:lang w:eastAsia="zh-CN"/>
        </w:rPr>
        <w:t>基于</w:t>
      </w:r>
      <w:r w:rsidRPr="00CB1DBB">
        <w:rPr>
          <w:rFonts w:ascii="Times New Roman" w:hAnsi="Times New Roman" w:hint="eastAsia"/>
          <w:lang w:eastAsia="zh-CN"/>
        </w:rPr>
        <w:t>浏览器</w:t>
      </w:r>
      <w:r w:rsidR="00901679" w:rsidRPr="00CB1DBB">
        <w:rPr>
          <w:rFonts w:ascii="Times New Roman" w:hAnsi="Times New Roman"/>
          <w:lang w:eastAsia="zh-CN"/>
        </w:rPr>
        <w:t>的</w:t>
      </w:r>
      <w:r w:rsidR="00901679" w:rsidRPr="00CB1DBB">
        <w:rPr>
          <w:rFonts w:ascii="Times New Roman" w:hAnsi="Times New Roman" w:hint="eastAsia"/>
          <w:lang w:eastAsia="zh-CN"/>
        </w:rPr>
        <w:t>截图</w:t>
      </w:r>
      <w:r w:rsidR="00901679" w:rsidRPr="00CB1DBB">
        <w:rPr>
          <w:rFonts w:ascii="Times New Roman" w:hAnsi="Times New Roman"/>
          <w:lang w:eastAsia="zh-CN"/>
        </w:rPr>
        <w:t>标注</w:t>
      </w:r>
      <w:r w:rsidRPr="00CB1DBB">
        <w:rPr>
          <w:rFonts w:ascii="Times New Roman" w:hAnsi="Times New Roman"/>
          <w:lang w:eastAsia="zh-CN"/>
        </w:rPr>
        <w:t>插件</w:t>
      </w:r>
      <w:r w:rsidRPr="00CB1DBB">
        <w:rPr>
          <w:rFonts w:ascii="Times New Roman" w:hAnsi="Times New Roman" w:hint="eastAsia"/>
          <w:lang w:eastAsia="zh-CN"/>
        </w:rPr>
        <w:t>集成</w:t>
      </w:r>
      <w:r w:rsidRPr="00CB1DBB">
        <w:rPr>
          <w:rFonts w:ascii="Times New Roman" w:hAnsi="Times New Roman"/>
          <w:lang w:eastAsia="zh-CN"/>
        </w:rPr>
        <w:t>于本系统中，</w:t>
      </w:r>
      <w:r w:rsidR="001107B5" w:rsidRPr="00CB1DBB">
        <w:rPr>
          <w:rFonts w:ascii="Times New Roman" w:hAnsi="Times New Roman"/>
          <w:lang w:eastAsia="zh-CN"/>
        </w:rPr>
        <w:t>用户</w:t>
      </w:r>
      <w:r w:rsidR="001107B5" w:rsidRPr="00CB1DBB">
        <w:rPr>
          <w:rFonts w:ascii="Times New Roman" w:hAnsi="Times New Roman" w:hint="eastAsia"/>
          <w:lang w:eastAsia="zh-CN"/>
        </w:rPr>
        <w:t>通过</w:t>
      </w:r>
      <w:r w:rsidR="001107B5" w:rsidRPr="00CB1DBB">
        <w:rPr>
          <w:rFonts w:ascii="Times New Roman" w:hAnsi="Times New Roman"/>
          <w:lang w:eastAsia="zh-CN"/>
        </w:rPr>
        <w:t>插件</w:t>
      </w:r>
      <w:r w:rsidR="00450152" w:rsidRPr="00CB1DBB">
        <w:rPr>
          <w:rFonts w:ascii="Times New Roman" w:hAnsi="Times New Roman"/>
          <w:lang w:eastAsia="zh-CN"/>
        </w:rPr>
        <w:t>登录后，</w:t>
      </w:r>
      <w:r w:rsidRPr="00CB1DBB">
        <w:rPr>
          <w:rFonts w:ascii="Times New Roman" w:hAnsi="Times New Roman" w:hint="eastAsia"/>
          <w:lang w:eastAsia="zh-CN"/>
        </w:rPr>
        <w:t>可以</w:t>
      </w:r>
      <w:r w:rsidR="00AA31A7" w:rsidRPr="00CB1DBB">
        <w:rPr>
          <w:rFonts w:ascii="Times New Roman" w:hAnsi="Times New Roman"/>
          <w:lang w:eastAsia="zh-CN"/>
        </w:rPr>
        <w:t>通过插件</w:t>
      </w:r>
      <w:r w:rsidRPr="00CB1DBB">
        <w:rPr>
          <w:rFonts w:ascii="Times New Roman" w:hAnsi="Times New Roman" w:hint="eastAsia"/>
          <w:lang w:eastAsia="zh-CN"/>
        </w:rPr>
        <w:t>进行</w:t>
      </w:r>
      <w:r w:rsidRPr="00CB1DBB">
        <w:rPr>
          <w:rFonts w:ascii="Times New Roman" w:hAnsi="Times New Roman"/>
          <w:lang w:eastAsia="zh-CN"/>
        </w:rPr>
        <w:t>截图，</w:t>
      </w:r>
      <w:r w:rsidRPr="00CB1DBB">
        <w:rPr>
          <w:rFonts w:ascii="Times New Roman" w:hAnsi="Times New Roman" w:hint="eastAsia"/>
          <w:lang w:eastAsia="zh-CN"/>
        </w:rPr>
        <w:t>标注</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直接上传至</w:t>
      </w:r>
      <w:r w:rsidR="00691206" w:rsidRPr="00CB1DBB">
        <w:rPr>
          <w:rFonts w:ascii="Times New Roman" w:hAnsi="Times New Roman"/>
          <w:lang w:eastAsia="zh-CN"/>
        </w:rPr>
        <w:t>个人用户</w:t>
      </w:r>
      <w:r w:rsidRPr="00CB1DBB">
        <w:rPr>
          <w:rFonts w:ascii="Times New Roman" w:hAnsi="Times New Roman" w:hint="eastAsia"/>
          <w:lang w:eastAsia="zh-CN"/>
        </w:rPr>
        <w:t>文件夹</w:t>
      </w:r>
      <w:r w:rsidRPr="00CB1DBB">
        <w:rPr>
          <w:rFonts w:ascii="Times New Roman" w:hAnsi="Times New Roman"/>
          <w:lang w:eastAsia="zh-CN"/>
        </w:rPr>
        <w:t>中</w:t>
      </w:r>
      <w:r w:rsidR="00E15B9C" w:rsidRPr="00CB1DBB">
        <w:rPr>
          <w:rFonts w:ascii="Times New Roman" w:hAnsi="Times New Roman"/>
          <w:lang w:eastAsia="zh-CN"/>
        </w:rPr>
        <w:t>。</w:t>
      </w:r>
    </w:p>
    <w:p w14:paraId="1DC84504"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2</w:t>
      </w:r>
    </w:p>
    <w:p w14:paraId="270C70AA" w14:textId="77777777" w:rsidR="00B561E5" w:rsidRDefault="00EC736A" w:rsidP="000D1AE9">
      <w:pPr>
        <w:ind w:left="480" w:firstLineChars="0" w:firstLine="0"/>
        <w:rPr>
          <w:rFonts w:ascii="Times New Roman" w:hAnsi="Times New Roman"/>
          <w:lang w:eastAsia="zh-CN"/>
        </w:rPr>
      </w:pPr>
      <w:r w:rsidRPr="00CB1DBB">
        <w:rPr>
          <w:rFonts w:ascii="Times New Roman" w:hAnsi="Times New Roman" w:hint="eastAsia"/>
          <w:lang w:eastAsia="zh-CN"/>
        </w:rPr>
        <w:t>现在</w:t>
      </w:r>
      <w:r w:rsidRPr="00CB1DBB">
        <w:rPr>
          <w:rFonts w:ascii="Times New Roman" w:hAnsi="Times New Roman"/>
          <w:lang w:eastAsia="zh-CN"/>
        </w:rPr>
        <w:t>移动设备非常流行</w:t>
      </w:r>
      <w:r w:rsidR="00622DBB" w:rsidRPr="00CB1DBB">
        <w:rPr>
          <w:rFonts w:ascii="Times New Roman" w:hAnsi="Times New Roman"/>
          <w:lang w:eastAsia="zh-CN"/>
        </w:rPr>
        <w:t>，</w:t>
      </w:r>
      <w:r w:rsidRPr="00CB1DBB">
        <w:rPr>
          <w:rFonts w:ascii="Times New Roman" w:hAnsi="Times New Roman"/>
          <w:lang w:eastAsia="zh-CN"/>
        </w:rPr>
        <w:t>几乎</w:t>
      </w:r>
      <w:r w:rsidRPr="00CB1DBB">
        <w:rPr>
          <w:rFonts w:ascii="Times New Roman" w:hAnsi="Times New Roman" w:hint="eastAsia"/>
          <w:lang w:eastAsia="zh-CN"/>
        </w:rPr>
        <w:t>人手</w:t>
      </w:r>
      <w:r w:rsidRPr="00CB1DBB">
        <w:rPr>
          <w:rFonts w:ascii="Times New Roman" w:hAnsi="Times New Roman"/>
          <w:lang w:eastAsia="zh-CN"/>
        </w:rPr>
        <w:t>一台，</w:t>
      </w:r>
      <w:r w:rsidRPr="00CB1DBB">
        <w:rPr>
          <w:rFonts w:ascii="Times New Roman" w:hAnsi="Times New Roman" w:hint="eastAsia"/>
          <w:lang w:eastAsia="zh-CN"/>
        </w:rPr>
        <w:t>可以</w:t>
      </w:r>
      <w:r w:rsidR="007D354A" w:rsidRPr="00CB1DBB">
        <w:rPr>
          <w:rFonts w:ascii="Times New Roman" w:hAnsi="Times New Roman" w:hint="eastAsia"/>
          <w:lang w:eastAsia="zh-CN"/>
        </w:rPr>
        <w:t>在</w:t>
      </w:r>
      <w:r w:rsidR="007D354A" w:rsidRPr="00CB1DBB">
        <w:rPr>
          <w:rFonts w:ascii="Times New Roman" w:hAnsi="Times New Roman"/>
          <w:lang w:eastAsia="zh-CN"/>
        </w:rPr>
        <w:t xml:space="preserve"> </w:t>
      </w:r>
      <w:r w:rsidR="0066016B">
        <w:rPr>
          <w:rFonts w:ascii="Times New Roman" w:hAnsi="Times New Roman"/>
          <w:lang w:eastAsia="zh-CN"/>
        </w:rPr>
        <w:t>Bug</w:t>
      </w:r>
      <w:r w:rsidR="007D354A" w:rsidRPr="00CB1DBB">
        <w:rPr>
          <w:rFonts w:ascii="Times New Roman" w:hAnsi="Times New Roman" w:hint="eastAsia"/>
          <w:lang w:eastAsia="zh-CN"/>
        </w:rPr>
        <w:t>提交</w:t>
      </w:r>
      <w:r w:rsidR="007D354A" w:rsidRPr="00CB1DBB">
        <w:rPr>
          <w:rFonts w:ascii="Times New Roman" w:hAnsi="Times New Roman"/>
          <w:lang w:eastAsia="zh-CN"/>
        </w:rPr>
        <w:t>页面上附上</w:t>
      </w:r>
      <w:r w:rsidR="00AC21A5" w:rsidRPr="00CB1DBB">
        <w:rPr>
          <w:rFonts w:ascii="Times New Roman" w:hAnsi="Times New Roman"/>
          <w:lang w:eastAsia="zh-CN"/>
        </w:rPr>
        <w:t>该</w:t>
      </w:r>
      <w:r w:rsidR="0066016B">
        <w:rPr>
          <w:rFonts w:ascii="Times New Roman" w:hAnsi="Times New Roman"/>
          <w:lang w:eastAsia="zh-CN"/>
        </w:rPr>
        <w:t>Bug</w:t>
      </w:r>
      <w:r w:rsidR="007D354A" w:rsidRPr="00CB1DBB">
        <w:rPr>
          <w:rFonts w:ascii="Times New Roman" w:hAnsi="Times New Roman"/>
          <w:lang w:eastAsia="zh-CN"/>
        </w:rPr>
        <w:t>二维</w:t>
      </w:r>
    </w:p>
    <w:p w14:paraId="234AE4CE" w14:textId="77777777" w:rsidR="00FD0857" w:rsidRPr="00CB1DBB" w:rsidRDefault="007D354A" w:rsidP="00CB1DBB">
      <w:pPr>
        <w:ind w:firstLineChars="0" w:firstLine="0"/>
        <w:rPr>
          <w:rFonts w:ascii="Times New Roman" w:hAnsi="Times New Roman"/>
          <w:lang w:eastAsia="zh-CN"/>
        </w:rPr>
      </w:pPr>
      <w:r w:rsidRPr="00CB1DBB">
        <w:rPr>
          <w:rFonts w:ascii="Times New Roman" w:hAnsi="Times New Roman"/>
          <w:lang w:eastAsia="zh-CN"/>
        </w:rPr>
        <w:t>码</w:t>
      </w:r>
      <w:r w:rsidR="007A1A85" w:rsidRPr="00CB1DBB">
        <w:rPr>
          <w:rFonts w:ascii="Times New Roman" w:hAnsi="Times New Roman"/>
          <w:lang w:eastAsia="zh-CN"/>
        </w:rPr>
        <w:t>。</w:t>
      </w:r>
    </w:p>
    <w:p w14:paraId="0B386B69" w14:textId="77777777" w:rsidR="00EC736A" w:rsidRPr="00CB1DBB" w:rsidRDefault="007D354A" w:rsidP="00FD0857">
      <w:pPr>
        <w:ind w:firstLineChars="0" w:firstLine="0"/>
        <w:rPr>
          <w:rFonts w:ascii="Times New Roman" w:hAnsi="Times New Roman"/>
          <w:lang w:eastAsia="zh-CN"/>
        </w:rPr>
      </w:pPr>
      <w:r w:rsidRPr="00CB1DBB">
        <w:rPr>
          <w:rFonts w:ascii="Times New Roman" w:hAnsi="Times New Roman" w:hint="eastAsia"/>
          <w:lang w:eastAsia="zh-CN"/>
        </w:rPr>
        <w:t>手机</w:t>
      </w:r>
      <w:r w:rsidR="005B2732" w:rsidRPr="00CB1DBB">
        <w:rPr>
          <w:rFonts w:ascii="Times New Roman" w:hAnsi="Times New Roman" w:hint="eastAsia"/>
          <w:lang w:eastAsia="zh-CN"/>
        </w:rPr>
        <w:t>通过</w:t>
      </w:r>
      <w:r w:rsidRPr="00CB1DBB">
        <w:rPr>
          <w:rFonts w:ascii="Times New Roman" w:hAnsi="Times New Roman"/>
          <w:lang w:eastAsia="zh-CN"/>
        </w:rPr>
        <w:t>扫描</w:t>
      </w:r>
      <w:r w:rsidR="005B2732" w:rsidRPr="00CB1DBB">
        <w:rPr>
          <w:rFonts w:ascii="Times New Roman" w:hAnsi="Times New Roman"/>
          <w:lang w:eastAsia="zh-CN"/>
        </w:rPr>
        <w:t>该</w:t>
      </w:r>
      <w:r w:rsidRPr="00CB1DBB">
        <w:rPr>
          <w:rFonts w:ascii="Times New Roman" w:hAnsi="Times New Roman"/>
          <w:lang w:eastAsia="zh-CN"/>
        </w:rPr>
        <w:t>二维码，</w:t>
      </w:r>
      <w:r w:rsidRPr="00CB1DBB">
        <w:rPr>
          <w:rFonts w:ascii="Times New Roman" w:hAnsi="Times New Roman" w:hint="eastAsia"/>
          <w:lang w:eastAsia="zh-CN"/>
        </w:rPr>
        <w:t>进入</w:t>
      </w:r>
      <w:r w:rsidRPr="00CB1DBB">
        <w:rPr>
          <w:rFonts w:ascii="Times New Roman" w:hAnsi="Times New Roman"/>
          <w:lang w:eastAsia="zh-CN"/>
        </w:rPr>
        <w:t>系统的接口，</w:t>
      </w:r>
      <w:r w:rsidRPr="00CB1DBB">
        <w:rPr>
          <w:rFonts w:ascii="Times New Roman" w:hAnsi="Times New Roman" w:hint="eastAsia"/>
          <w:lang w:eastAsia="zh-CN"/>
        </w:rPr>
        <w:t>登录后</w:t>
      </w:r>
      <w:r w:rsidRPr="00CB1DBB">
        <w:rPr>
          <w:rFonts w:ascii="Times New Roman" w:hAnsi="Times New Roman"/>
          <w:lang w:eastAsia="zh-CN"/>
        </w:rPr>
        <w:t>，</w:t>
      </w:r>
      <w:r w:rsidRPr="00CB1DBB">
        <w:rPr>
          <w:rFonts w:ascii="Times New Roman" w:hAnsi="Times New Roman" w:hint="eastAsia"/>
          <w:lang w:eastAsia="zh-CN"/>
        </w:rPr>
        <w:t>可以</w:t>
      </w:r>
      <w:r w:rsidR="005B2732" w:rsidRPr="00CB1DBB">
        <w:rPr>
          <w:rFonts w:ascii="Times New Roman" w:hAnsi="Times New Roman" w:hint="eastAsia"/>
          <w:lang w:eastAsia="zh-CN"/>
        </w:rPr>
        <w:t>对</w:t>
      </w:r>
      <w:r w:rsidR="005B2732" w:rsidRPr="00CB1DBB">
        <w:rPr>
          <w:rFonts w:ascii="Times New Roman" w:hAnsi="Times New Roman"/>
          <w:lang w:eastAsia="zh-CN"/>
        </w:rPr>
        <w:t>发现的</w:t>
      </w:r>
      <w:r w:rsidR="0066016B">
        <w:rPr>
          <w:rFonts w:ascii="Times New Roman" w:hAnsi="Times New Roman"/>
          <w:lang w:eastAsia="zh-CN"/>
        </w:rPr>
        <w:t>Bug</w:t>
      </w:r>
      <w:r w:rsidR="005B2732" w:rsidRPr="00CB1DBB">
        <w:rPr>
          <w:rFonts w:ascii="Times New Roman" w:hAnsi="Times New Roman"/>
          <w:lang w:eastAsia="zh-CN"/>
        </w:rPr>
        <w:t>进行拍照</w:t>
      </w:r>
      <w:r w:rsidR="005B2732" w:rsidRPr="00CB1DBB">
        <w:rPr>
          <w:rFonts w:ascii="Times New Roman" w:hAnsi="Times New Roman" w:hint="eastAsia"/>
          <w:lang w:eastAsia="zh-CN"/>
        </w:rPr>
        <w:t>直</w:t>
      </w:r>
      <w:r w:rsidRPr="00CB1DBB">
        <w:rPr>
          <w:rFonts w:ascii="Times New Roman" w:hAnsi="Times New Roman"/>
          <w:lang w:eastAsia="zh-CN"/>
        </w:rPr>
        <w:t>传，</w:t>
      </w:r>
      <w:r w:rsidR="005B2732" w:rsidRPr="00CB1DBB">
        <w:rPr>
          <w:rFonts w:ascii="Times New Roman" w:hAnsi="Times New Roman"/>
          <w:lang w:eastAsia="zh-CN"/>
        </w:rPr>
        <w:t>或者</w:t>
      </w:r>
      <w:r w:rsidRPr="00CB1DBB">
        <w:rPr>
          <w:rFonts w:ascii="Times New Roman" w:hAnsi="Times New Roman"/>
          <w:lang w:eastAsia="zh-CN"/>
        </w:rPr>
        <w:t>从本地相册中上传图片</w:t>
      </w:r>
      <w:r w:rsidR="00502185" w:rsidRPr="00CB1DBB">
        <w:rPr>
          <w:rFonts w:ascii="Times New Roman" w:hAnsi="Times New Roman"/>
          <w:lang w:eastAsia="zh-CN"/>
        </w:rPr>
        <w:t>到</w:t>
      </w:r>
      <w:r w:rsidR="00502185" w:rsidRPr="00CB1DBB">
        <w:rPr>
          <w:rFonts w:ascii="Times New Roman" w:hAnsi="Times New Roman" w:hint="eastAsia"/>
          <w:lang w:eastAsia="zh-CN"/>
        </w:rPr>
        <w:t>该</w:t>
      </w:r>
      <w:r w:rsidR="0066016B">
        <w:rPr>
          <w:rFonts w:ascii="Times New Roman" w:hAnsi="Times New Roman"/>
          <w:lang w:eastAsia="zh-CN"/>
        </w:rPr>
        <w:t>Bug</w:t>
      </w:r>
      <w:r w:rsidR="00502185" w:rsidRPr="00CB1DBB">
        <w:rPr>
          <w:rFonts w:ascii="Times New Roman" w:hAnsi="Times New Roman" w:hint="eastAsia"/>
          <w:lang w:eastAsia="zh-CN"/>
        </w:rPr>
        <w:t>页面</w:t>
      </w:r>
      <w:r w:rsidR="00EA4E36" w:rsidRPr="00CB1DBB">
        <w:rPr>
          <w:rFonts w:ascii="Times New Roman" w:hAnsi="Times New Roman"/>
          <w:lang w:eastAsia="zh-CN"/>
        </w:rPr>
        <w:t>。</w:t>
      </w:r>
    </w:p>
    <w:p w14:paraId="0E7D53F2" w14:textId="77777777" w:rsidR="00FF2116" w:rsidRPr="00CB1DBB" w:rsidRDefault="00FF2116" w:rsidP="007D354A">
      <w:pPr>
        <w:ind w:firstLineChars="0" w:firstLine="0"/>
        <w:rPr>
          <w:rFonts w:ascii="Times New Roman" w:hAnsi="Times New Roman"/>
          <w:lang w:eastAsia="zh-CN"/>
        </w:rPr>
      </w:pPr>
      <w:r w:rsidRPr="00CB1DBB">
        <w:rPr>
          <w:rFonts w:ascii="Times New Roman" w:hAnsi="Times New Roman" w:hint="eastAsia"/>
          <w:lang w:eastAsia="zh-CN"/>
        </w:rPr>
        <w:tab/>
      </w:r>
      <w:r w:rsidR="00176D8D" w:rsidRPr="00CB1DBB">
        <w:rPr>
          <w:rFonts w:ascii="Times New Roman" w:hAnsi="Times New Roman" w:hint="eastAsia"/>
          <w:lang w:eastAsia="zh-CN"/>
        </w:rPr>
        <w:t>经过</w:t>
      </w:r>
      <w:r w:rsidR="002C181D">
        <w:rPr>
          <w:rFonts w:ascii="Times New Roman" w:hAnsi="Times New Roman"/>
          <w:lang w:eastAsia="zh-CN"/>
        </w:rPr>
        <w:t>查阅相关资料</w:t>
      </w:r>
      <w:r w:rsidR="00176D8D" w:rsidRPr="00CB1DBB">
        <w:rPr>
          <w:rFonts w:ascii="Times New Roman" w:hAnsi="Times New Roman"/>
          <w:lang w:eastAsia="zh-CN"/>
        </w:rPr>
        <w:t>，</w:t>
      </w:r>
      <w:r w:rsidR="00202721">
        <w:rPr>
          <w:rFonts w:ascii="Times New Roman" w:hAnsi="Times New Roman"/>
          <w:lang w:eastAsia="zh-CN"/>
        </w:rPr>
        <w:t>以上</w:t>
      </w:r>
      <w:r w:rsidRPr="00CB1DBB">
        <w:rPr>
          <w:rFonts w:ascii="Times New Roman" w:hAnsi="Times New Roman" w:hint="eastAsia"/>
          <w:lang w:eastAsia="zh-CN"/>
        </w:rPr>
        <w:t>这两</w:t>
      </w:r>
      <w:r w:rsidRPr="00CB1DBB">
        <w:rPr>
          <w:rFonts w:ascii="Times New Roman" w:hAnsi="Times New Roman"/>
          <w:lang w:eastAsia="zh-CN"/>
        </w:rPr>
        <w:t>中</w:t>
      </w:r>
      <w:r w:rsidRPr="00CB1DBB">
        <w:rPr>
          <w:rFonts w:ascii="Times New Roman" w:hAnsi="Times New Roman" w:hint="eastAsia"/>
          <w:lang w:eastAsia="zh-CN"/>
        </w:rPr>
        <w:t>方案</w:t>
      </w:r>
      <w:r w:rsidR="00E24D01">
        <w:rPr>
          <w:rFonts w:ascii="Times New Roman" w:hAnsi="Times New Roman" w:hint="eastAsia"/>
          <w:lang w:eastAsia="zh-CN"/>
        </w:rPr>
        <w:t>在</w:t>
      </w:r>
      <w:r w:rsidRPr="00CB1DBB">
        <w:rPr>
          <w:rFonts w:ascii="Times New Roman" w:hAnsi="Times New Roman"/>
          <w:lang w:eastAsia="zh-CN"/>
        </w:rPr>
        <w:t>技术上都可行。</w:t>
      </w:r>
    </w:p>
    <w:p w14:paraId="790A1240" w14:textId="77777777" w:rsidR="00583D34" w:rsidRPr="00CB1DBB" w:rsidRDefault="00583D34" w:rsidP="00BD57E6">
      <w:pPr>
        <w:ind w:firstLineChars="0" w:firstLine="0"/>
        <w:rPr>
          <w:rFonts w:ascii="Times New Roman" w:hAnsi="Times New Roman"/>
          <w:lang w:eastAsia="zh-CN"/>
        </w:rPr>
      </w:pPr>
    </w:p>
    <w:p w14:paraId="126B08F4" w14:textId="77777777" w:rsidR="008158ED" w:rsidRPr="00CB1DBB" w:rsidRDefault="00880773" w:rsidP="00363693">
      <w:pPr>
        <w:pStyle w:val="10"/>
        <w:ind w:firstLineChars="0" w:firstLine="0"/>
        <w:rPr>
          <w:rFonts w:ascii="Times New Roman" w:hAnsi="Times New Roman"/>
        </w:rPr>
      </w:pPr>
      <w:bookmarkStart w:id="1054" w:name="_Toc451435007"/>
      <w:bookmarkStart w:id="1055" w:name="_Toc451435841"/>
      <w:bookmarkStart w:id="1056" w:name="_Toc451455890"/>
      <w:bookmarkStart w:id="1057" w:name="_Toc451456862"/>
      <w:bookmarkStart w:id="1058" w:name="_Toc451457098"/>
      <w:bookmarkStart w:id="1059" w:name="_Toc451457564"/>
      <w:r>
        <w:rPr>
          <w:rFonts w:ascii="Times New Roman" w:hAnsi="Times New Roman"/>
        </w:rPr>
        <w:br w:type="page"/>
      </w:r>
      <w:bookmarkStart w:id="1060" w:name="_Toc451701405"/>
      <w:r w:rsidR="00363693" w:rsidRPr="00CB1DBB">
        <w:rPr>
          <w:rFonts w:ascii="Times New Roman" w:hAnsi="Times New Roman" w:hint="eastAsia"/>
        </w:rPr>
        <w:lastRenderedPageBreak/>
        <w:t>致谢</w:t>
      </w:r>
      <w:bookmarkEnd w:id="1054"/>
      <w:bookmarkEnd w:id="1055"/>
      <w:bookmarkEnd w:id="1056"/>
      <w:bookmarkEnd w:id="1057"/>
      <w:bookmarkEnd w:id="1058"/>
      <w:bookmarkEnd w:id="1059"/>
      <w:bookmarkEnd w:id="1060"/>
    </w:p>
    <w:p w14:paraId="2F433B1A" w14:textId="77777777" w:rsidR="00363693" w:rsidRPr="00CB1DBB" w:rsidRDefault="00363693" w:rsidP="00363693">
      <w:pPr>
        <w:ind w:firstLine="480"/>
        <w:rPr>
          <w:rFonts w:ascii="Times New Roman" w:hAnsi="Times New Roman"/>
          <w:lang w:eastAsia="zh-CN"/>
        </w:rPr>
      </w:pPr>
      <w:r w:rsidRPr="00CB1DBB">
        <w:rPr>
          <w:rFonts w:ascii="Times New Roman" w:hAnsi="Times New Roman" w:hint="eastAsia"/>
          <w:lang w:eastAsia="zh-CN"/>
        </w:rPr>
        <w:t>经过</w:t>
      </w:r>
      <w:r w:rsidRPr="00CB1DBB">
        <w:rPr>
          <w:rFonts w:ascii="Times New Roman" w:hAnsi="Times New Roman"/>
          <w:lang w:eastAsia="zh-CN"/>
        </w:rPr>
        <w:t xml:space="preserve">3 </w:t>
      </w:r>
      <w:r w:rsidRPr="00CB1DBB">
        <w:rPr>
          <w:rFonts w:ascii="Times New Roman" w:hAnsi="Times New Roman" w:hint="eastAsia"/>
          <w:lang w:eastAsia="zh-CN"/>
        </w:rPr>
        <w:t>个</w:t>
      </w:r>
      <w:r w:rsidRPr="00CB1DBB">
        <w:rPr>
          <w:rFonts w:ascii="Times New Roman" w:hAnsi="Times New Roman"/>
          <w:lang w:eastAsia="zh-CN"/>
        </w:rPr>
        <w:t>多月的毕业设计</w:t>
      </w:r>
      <w:r w:rsidRPr="00CB1DBB">
        <w:rPr>
          <w:rFonts w:ascii="Times New Roman" w:hAnsi="Times New Roman" w:hint="eastAsia"/>
          <w:lang w:eastAsia="zh-CN"/>
        </w:rPr>
        <w:t>终于就要结束</w:t>
      </w:r>
      <w:r w:rsidRPr="00CB1DBB">
        <w:rPr>
          <w:rFonts w:ascii="Times New Roman" w:hAnsi="Times New Roman"/>
          <w:lang w:eastAsia="zh-CN"/>
        </w:rPr>
        <w:t>了，</w:t>
      </w:r>
      <w:r w:rsidRPr="00CB1DBB">
        <w:rPr>
          <w:rFonts w:ascii="Times New Roman" w:hAnsi="Times New Roman" w:hint="eastAsia"/>
          <w:lang w:eastAsia="zh-CN"/>
        </w:rPr>
        <w:t>经过</w:t>
      </w:r>
      <w:r w:rsidR="007D1C4F" w:rsidRPr="00CB1DBB">
        <w:rPr>
          <w:rFonts w:ascii="Times New Roman" w:hAnsi="Times New Roman" w:hint="eastAsia"/>
          <w:lang w:eastAsia="zh-CN"/>
        </w:rPr>
        <w:t>这段时间</w:t>
      </w:r>
      <w:r w:rsidR="007D1C4F" w:rsidRPr="00CB1DBB">
        <w:rPr>
          <w:rFonts w:ascii="Times New Roman" w:hAnsi="Times New Roman"/>
          <w:lang w:eastAsia="zh-CN"/>
        </w:rPr>
        <w:t>学习，</w:t>
      </w:r>
      <w:r w:rsidR="007D1C4F" w:rsidRPr="00CB1DBB">
        <w:rPr>
          <w:rFonts w:ascii="Times New Roman" w:hAnsi="Times New Roman" w:hint="eastAsia"/>
          <w:lang w:eastAsia="zh-CN"/>
        </w:rPr>
        <w:t>分析</w:t>
      </w:r>
      <w:r w:rsidR="007D1C4F" w:rsidRPr="00CB1DBB">
        <w:rPr>
          <w:rFonts w:ascii="Times New Roman" w:hAnsi="Times New Roman"/>
          <w:lang w:eastAsia="zh-CN"/>
        </w:rPr>
        <w:t>，</w:t>
      </w:r>
      <w:r w:rsidR="007D1C4F" w:rsidRPr="00CB1DBB">
        <w:rPr>
          <w:rFonts w:ascii="Times New Roman" w:hAnsi="Times New Roman" w:hint="eastAsia"/>
          <w:lang w:eastAsia="zh-CN"/>
        </w:rPr>
        <w:t>设计</w:t>
      </w:r>
      <w:r w:rsidR="007D1C4F" w:rsidRPr="00CB1DBB">
        <w:rPr>
          <w:rFonts w:ascii="Times New Roman" w:hAnsi="Times New Roman"/>
          <w:lang w:eastAsia="zh-CN"/>
        </w:rPr>
        <w:t>，</w:t>
      </w:r>
      <w:r w:rsidR="007D1C4F" w:rsidRPr="00CB1DBB">
        <w:rPr>
          <w:rFonts w:ascii="Times New Roman" w:hAnsi="Times New Roman" w:hint="eastAsia"/>
          <w:lang w:eastAsia="zh-CN"/>
        </w:rPr>
        <w:t>实现</w:t>
      </w:r>
      <w:r w:rsidR="007D1C4F" w:rsidRPr="00CB1DBB">
        <w:rPr>
          <w:rFonts w:ascii="Times New Roman" w:hAnsi="Times New Roman"/>
          <w:lang w:eastAsia="zh-CN"/>
        </w:rPr>
        <w:t>，</w:t>
      </w:r>
      <w:r w:rsidR="007D1C4F" w:rsidRPr="00CB1DBB">
        <w:rPr>
          <w:rFonts w:ascii="Times New Roman" w:hAnsi="Times New Roman" w:hint="eastAsia"/>
          <w:lang w:eastAsia="zh-CN"/>
        </w:rPr>
        <w:t>最终基本</w:t>
      </w:r>
      <w:r w:rsidR="007D1C4F" w:rsidRPr="00CB1DBB">
        <w:rPr>
          <w:rFonts w:ascii="Times New Roman" w:hAnsi="Times New Roman"/>
          <w:lang w:eastAsia="zh-CN"/>
        </w:rPr>
        <w:t>实现了</w:t>
      </w:r>
      <w:r w:rsidR="007D1C4F" w:rsidRPr="00CB1DBB">
        <w:rPr>
          <w:rFonts w:ascii="Times New Roman" w:hAnsi="Times New Roman" w:hint="eastAsia"/>
          <w:lang w:eastAsia="zh-CN"/>
        </w:rPr>
        <w:t>预期</w:t>
      </w:r>
      <w:r w:rsidR="007D1C4F" w:rsidRPr="00CB1DBB">
        <w:rPr>
          <w:rFonts w:ascii="Times New Roman" w:hAnsi="Times New Roman"/>
          <w:lang w:eastAsia="zh-CN"/>
        </w:rPr>
        <w:t>的</w:t>
      </w:r>
      <w:r w:rsidR="007D1C4F" w:rsidRPr="00CB1DBB">
        <w:rPr>
          <w:rFonts w:ascii="Times New Roman" w:hAnsi="Times New Roman" w:hint="eastAsia"/>
          <w:lang w:eastAsia="zh-CN"/>
        </w:rPr>
        <w:t>功能</w:t>
      </w:r>
      <w:r w:rsidR="007D1C4F" w:rsidRPr="00CB1DBB">
        <w:rPr>
          <w:rFonts w:ascii="Times New Roman" w:hAnsi="Times New Roman"/>
          <w:lang w:eastAsia="zh-CN"/>
        </w:rPr>
        <w:t>。</w:t>
      </w:r>
      <w:r w:rsidR="00E0052B" w:rsidRPr="00CB1DBB">
        <w:rPr>
          <w:rFonts w:ascii="Times New Roman" w:hAnsi="Times New Roman" w:hint="eastAsia"/>
          <w:lang w:eastAsia="zh-CN"/>
        </w:rPr>
        <w:t>首先</w:t>
      </w:r>
      <w:r w:rsidR="007D1C4F" w:rsidRPr="00CB1DBB">
        <w:rPr>
          <w:rFonts w:ascii="Times New Roman" w:hAnsi="Times New Roman" w:hint="eastAsia"/>
          <w:lang w:eastAsia="zh-CN"/>
        </w:rPr>
        <w:t>要</w:t>
      </w:r>
      <w:r w:rsidR="00E0052B" w:rsidRPr="00CB1DBB">
        <w:rPr>
          <w:rFonts w:ascii="Times New Roman" w:hAnsi="Times New Roman" w:hint="eastAsia"/>
          <w:lang w:eastAsia="zh-CN"/>
        </w:rPr>
        <w:t>感谢</w:t>
      </w:r>
      <w:r w:rsidR="00E0052B" w:rsidRPr="00CB1DBB">
        <w:rPr>
          <w:rFonts w:ascii="Times New Roman" w:hAnsi="Times New Roman"/>
          <w:lang w:eastAsia="zh-CN"/>
        </w:rPr>
        <w:t>的就是</w:t>
      </w:r>
      <w:r w:rsidR="00997220" w:rsidRPr="00CB1DBB">
        <w:rPr>
          <w:rFonts w:ascii="Times New Roman" w:hAnsi="Times New Roman"/>
          <w:lang w:eastAsia="zh-CN"/>
        </w:rPr>
        <w:t>我的导师，</w:t>
      </w:r>
      <w:r w:rsidR="00997220" w:rsidRPr="00CB1DBB">
        <w:rPr>
          <w:rFonts w:ascii="Times New Roman" w:hAnsi="Times New Roman" w:hint="eastAsia"/>
          <w:lang w:eastAsia="zh-CN"/>
        </w:rPr>
        <w:t>陈</w:t>
      </w:r>
      <w:r w:rsidR="00997220" w:rsidRPr="00CB1DBB">
        <w:rPr>
          <w:rFonts w:ascii="Times New Roman" w:hAnsi="Times New Roman"/>
          <w:lang w:eastAsia="zh-CN"/>
        </w:rPr>
        <w:t>义老</w:t>
      </w:r>
      <w:r w:rsidR="007D1C4F" w:rsidRPr="00CB1DBB">
        <w:rPr>
          <w:rFonts w:ascii="Times New Roman" w:hAnsi="Times New Roman"/>
          <w:lang w:eastAsia="zh-CN"/>
        </w:rPr>
        <w:t>师</w:t>
      </w:r>
      <w:r w:rsidR="00997220" w:rsidRPr="00CB1DBB">
        <w:rPr>
          <w:rFonts w:ascii="Times New Roman" w:hAnsi="Times New Roman"/>
          <w:lang w:eastAsia="zh-CN"/>
        </w:rPr>
        <w:t>，</w:t>
      </w:r>
      <w:r w:rsidR="00AA0C71" w:rsidRPr="00CB1DBB">
        <w:rPr>
          <w:rFonts w:ascii="Times New Roman" w:hAnsi="Times New Roman"/>
          <w:lang w:eastAsia="zh-CN"/>
        </w:rPr>
        <w:t>在我做毕设期间，不断的给我</w:t>
      </w:r>
      <w:r w:rsidR="00625639" w:rsidRPr="00CB1DBB">
        <w:rPr>
          <w:rFonts w:ascii="Times New Roman" w:hAnsi="Times New Roman" w:hint="eastAsia"/>
          <w:lang w:eastAsia="zh-CN"/>
        </w:rPr>
        <w:t>方案上</w:t>
      </w:r>
      <w:r w:rsidR="00AA0C71" w:rsidRPr="00CB1DBB">
        <w:rPr>
          <w:rFonts w:ascii="Times New Roman" w:hAnsi="Times New Roman"/>
          <w:lang w:eastAsia="zh-CN"/>
        </w:rPr>
        <w:t>建议</w:t>
      </w:r>
      <w:r w:rsidR="00625639" w:rsidRPr="00CB1DBB">
        <w:rPr>
          <w:rFonts w:ascii="Times New Roman" w:hAnsi="Times New Roman" w:hint="eastAsia"/>
          <w:lang w:eastAsia="zh-CN"/>
        </w:rPr>
        <w:t>、</w:t>
      </w:r>
      <w:r w:rsidR="00625639" w:rsidRPr="00CB1DBB">
        <w:rPr>
          <w:rFonts w:ascii="Times New Roman" w:hAnsi="Times New Roman"/>
          <w:lang w:eastAsia="zh-CN"/>
        </w:rPr>
        <w:t>思路</w:t>
      </w:r>
      <w:r w:rsidR="00625639" w:rsidRPr="00CB1DBB">
        <w:rPr>
          <w:rFonts w:ascii="Times New Roman" w:hAnsi="Times New Roman" w:hint="eastAsia"/>
          <w:lang w:eastAsia="zh-CN"/>
        </w:rPr>
        <w:t>和</w:t>
      </w:r>
      <w:r w:rsidR="00AA0C71" w:rsidRPr="00CB1DBB">
        <w:rPr>
          <w:rFonts w:ascii="Times New Roman" w:hAnsi="Times New Roman"/>
          <w:lang w:eastAsia="zh-CN"/>
        </w:rPr>
        <w:t>技术上的</w:t>
      </w:r>
      <w:r w:rsidR="00AA0C71" w:rsidRPr="00CB1DBB">
        <w:rPr>
          <w:rFonts w:ascii="Times New Roman" w:hAnsi="Times New Roman" w:hint="eastAsia"/>
          <w:lang w:eastAsia="zh-CN"/>
        </w:rPr>
        <w:t>指导</w:t>
      </w:r>
      <w:r w:rsidR="00AA0C71" w:rsidRPr="00CB1DBB">
        <w:rPr>
          <w:rFonts w:ascii="Times New Roman" w:hAnsi="Times New Roman"/>
          <w:lang w:eastAsia="zh-CN"/>
        </w:rPr>
        <w:t>，</w:t>
      </w:r>
      <w:r w:rsidR="00A73F1C" w:rsidRPr="00CB1DBB">
        <w:rPr>
          <w:rFonts w:ascii="Times New Roman" w:hAnsi="Times New Roman" w:hint="eastAsia"/>
          <w:lang w:eastAsia="zh-CN"/>
        </w:rPr>
        <w:t>正因为他</w:t>
      </w:r>
      <w:r w:rsidR="007D1C4F" w:rsidRPr="00CB1DBB">
        <w:rPr>
          <w:rFonts w:ascii="Times New Roman" w:hAnsi="Times New Roman"/>
          <w:lang w:eastAsia="zh-CN"/>
        </w:rPr>
        <w:t>对我提供的</w:t>
      </w:r>
      <w:r w:rsidR="007D1C4F" w:rsidRPr="00CB1DBB">
        <w:rPr>
          <w:rFonts w:ascii="Times New Roman" w:hAnsi="Times New Roman" w:hint="eastAsia"/>
          <w:lang w:eastAsia="zh-CN"/>
        </w:rPr>
        <w:t>耐心指导</w:t>
      </w:r>
      <w:r w:rsidR="00E87375" w:rsidRPr="00CB1DBB">
        <w:rPr>
          <w:rFonts w:ascii="Times New Roman" w:hAnsi="Times New Roman"/>
          <w:lang w:eastAsia="zh-CN"/>
        </w:rPr>
        <w:t>和</w:t>
      </w:r>
      <w:r w:rsidR="007D1C4F" w:rsidRPr="00CB1DBB">
        <w:rPr>
          <w:rFonts w:ascii="Times New Roman" w:hAnsi="Times New Roman"/>
          <w:lang w:eastAsia="zh-CN"/>
        </w:rPr>
        <w:t>及时的帮助，</w:t>
      </w:r>
      <w:r w:rsidR="007D1C4F" w:rsidRPr="00CB1DBB">
        <w:rPr>
          <w:rFonts w:ascii="Times New Roman" w:hAnsi="Times New Roman" w:hint="eastAsia"/>
          <w:lang w:eastAsia="zh-CN"/>
        </w:rPr>
        <w:t>我</w:t>
      </w:r>
      <w:r w:rsidR="00DD6D06" w:rsidRPr="00CB1DBB">
        <w:rPr>
          <w:rFonts w:ascii="Times New Roman" w:hAnsi="Times New Roman" w:hint="eastAsia"/>
          <w:lang w:eastAsia="zh-CN"/>
        </w:rPr>
        <w:t>才</w:t>
      </w:r>
      <w:r w:rsidR="007D1C4F" w:rsidRPr="00CB1DBB">
        <w:rPr>
          <w:rFonts w:ascii="Times New Roman" w:hAnsi="Times New Roman"/>
          <w:lang w:eastAsia="zh-CN"/>
        </w:rPr>
        <w:t>能够顺利</w:t>
      </w:r>
      <w:r w:rsidR="00371DF1" w:rsidRPr="00CB1DBB">
        <w:rPr>
          <w:rFonts w:ascii="Times New Roman" w:hAnsi="Times New Roman"/>
          <w:lang w:eastAsia="zh-CN"/>
        </w:rPr>
        <w:t>的</w:t>
      </w:r>
      <w:r w:rsidR="007D1C4F" w:rsidRPr="00CB1DBB">
        <w:rPr>
          <w:rFonts w:ascii="Times New Roman" w:hAnsi="Times New Roman"/>
          <w:lang w:eastAsia="zh-CN"/>
        </w:rPr>
        <w:t>完成毕业设计</w:t>
      </w:r>
      <w:r w:rsidR="00443E67">
        <w:rPr>
          <w:rFonts w:ascii="Times New Roman" w:hAnsi="Times New Roman"/>
          <w:lang w:eastAsia="zh-CN"/>
        </w:rPr>
        <w:t>，</w:t>
      </w:r>
      <w:r w:rsidR="00443E67">
        <w:rPr>
          <w:rFonts w:ascii="Times New Roman" w:hAnsi="Times New Roman" w:hint="eastAsia"/>
          <w:lang w:eastAsia="zh-CN"/>
        </w:rPr>
        <w:t>然后</w:t>
      </w:r>
      <w:r w:rsidR="00443E67">
        <w:rPr>
          <w:rFonts w:ascii="Times New Roman" w:hAnsi="Times New Roman"/>
          <w:lang w:eastAsia="zh-CN"/>
        </w:rPr>
        <w:t>要感谢互联网</w:t>
      </w:r>
      <w:r w:rsidR="00443E67">
        <w:rPr>
          <w:rFonts w:ascii="Times New Roman" w:hAnsi="Times New Roman" w:hint="eastAsia"/>
          <w:lang w:eastAsia="zh-CN"/>
        </w:rPr>
        <w:t>以及开源</w:t>
      </w:r>
      <w:r w:rsidR="00443E67">
        <w:rPr>
          <w:rFonts w:ascii="Times New Roman" w:hAnsi="Times New Roman"/>
          <w:lang w:eastAsia="zh-CN"/>
        </w:rPr>
        <w:t>社区，</w:t>
      </w:r>
      <w:r w:rsidR="00443E67">
        <w:rPr>
          <w:rFonts w:ascii="Times New Roman" w:hAnsi="Times New Roman" w:hint="eastAsia"/>
          <w:lang w:eastAsia="zh-CN"/>
        </w:rPr>
        <w:t>通过</w:t>
      </w:r>
      <w:r w:rsidR="00443E67">
        <w:rPr>
          <w:rFonts w:ascii="Times New Roman" w:hAnsi="Times New Roman"/>
          <w:lang w:eastAsia="zh-CN"/>
        </w:rPr>
        <w:t>互联网可以很方便的查阅到相关技术文档，</w:t>
      </w:r>
      <w:r w:rsidR="00443E67">
        <w:rPr>
          <w:rFonts w:ascii="Times New Roman" w:hAnsi="Times New Roman" w:hint="eastAsia"/>
          <w:lang w:eastAsia="zh-CN"/>
        </w:rPr>
        <w:t>和</w:t>
      </w:r>
      <w:r w:rsidR="00443E67">
        <w:rPr>
          <w:rFonts w:ascii="Times New Roman" w:hAnsi="Times New Roman"/>
          <w:lang w:eastAsia="zh-CN"/>
        </w:rPr>
        <w:t>解决问题的思路，</w:t>
      </w:r>
      <w:r w:rsidR="00443E67">
        <w:rPr>
          <w:rFonts w:ascii="Times New Roman" w:hAnsi="Times New Roman" w:hint="eastAsia"/>
          <w:lang w:eastAsia="zh-CN"/>
        </w:rPr>
        <w:t>而</w:t>
      </w:r>
      <w:r w:rsidR="00443E67">
        <w:rPr>
          <w:rFonts w:ascii="Times New Roman" w:hAnsi="Times New Roman"/>
          <w:lang w:eastAsia="zh-CN"/>
        </w:rPr>
        <w:t>开源社区</w:t>
      </w:r>
      <w:r w:rsidR="000D4009">
        <w:rPr>
          <w:rFonts w:ascii="Times New Roman" w:hAnsi="Times New Roman"/>
          <w:lang w:eastAsia="zh-CN"/>
        </w:rPr>
        <w:t>提供的</w:t>
      </w:r>
      <w:r w:rsidR="00443E67">
        <w:rPr>
          <w:rFonts w:ascii="Times New Roman" w:hAnsi="Times New Roman"/>
          <w:lang w:eastAsia="zh-CN"/>
        </w:rPr>
        <w:t>各种开源框架和开源项目</w:t>
      </w:r>
      <w:r w:rsidR="00877B28">
        <w:rPr>
          <w:rFonts w:ascii="Times New Roman" w:hAnsi="Times New Roman"/>
          <w:lang w:eastAsia="zh-CN"/>
        </w:rPr>
        <w:t>也加快了</w:t>
      </w:r>
      <w:r w:rsidR="00877B28">
        <w:rPr>
          <w:rFonts w:ascii="Times New Roman" w:hAnsi="Times New Roman" w:hint="eastAsia"/>
          <w:lang w:eastAsia="zh-CN"/>
        </w:rPr>
        <w:t>让本次</w:t>
      </w:r>
      <w:r w:rsidR="00877B28">
        <w:rPr>
          <w:rFonts w:ascii="Times New Roman" w:hAnsi="Times New Roman"/>
          <w:lang w:eastAsia="zh-CN"/>
        </w:rPr>
        <w:t>毕业设计</w:t>
      </w:r>
      <w:r w:rsidR="00274124">
        <w:rPr>
          <w:rFonts w:ascii="Times New Roman" w:hAnsi="Times New Roman" w:hint="eastAsia"/>
          <w:lang w:eastAsia="zh-CN"/>
        </w:rPr>
        <w:t>实现</w:t>
      </w:r>
      <w:r w:rsidR="00274124">
        <w:rPr>
          <w:rFonts w:ascii="Times New Roman" w:hAnsi="Times New Roman"/>
          <w:lang w:eastAsia="zh-CN"/>
        </w:rPr>
        <w:t>的进度。</w:t>
      </w:r>
    </w:p>
    <w:p w14:paraId="413F32B5" w14:textId="77777777" w:rsidR="00F02EE6" w:rsidRDefault="009B4DB1" w:rsidP="00363693">
      <w:pPr>
        <w:ind w:firstLine="480"/>
        <w:rPr>
          <w:rFonts w:ascii="Times New Roman" w:hAnsi="Times New Roman"/>
          <w:lang w:eastAsia="zh-CN"/>
        </w:rPr>
      </w:pPr>
      <w:r>
        <w:rPr>
          <w:rFonts w:ascii="Times New Roman" w:hAnsi="Times New Roman"/>
          <w:lang w:eastAsia="zh-CN"/>
        </w:rPr>
        <w:t>而我</w:t>
      </w:r>
      <w:r>
        <w:rPr>
          <w:rFonts w:ascii="Times New Roman" w:hAnsi="Times New Roman" w:hint="eastAsia"/>
          <w:lang w:eastAsia="zh-CN"/>
        </w:rPr>
        <w:t>的</w:t>
      </w:r>
      <w:r w:rsidR="00F02EE6" w:rsidRPr="00CB1DBB">
        <w:rPr>
          <w:rFonts w:ascii="Times New Roman" w:hAnsi="Times New Roman"/>
          <w:lang w:eastAsia="zh-CN"/>
        </w:rPr>
        <w:t>大</w:t>
      </w:r>
      <w:r w:rsidR="00F02EE6" w:rsidRPr="00CB1DBB">
        <w:rPr>
          <w:rFonts w:ascii="Times New Roman" w:hAnsi="Times New Roman" w:hint="eastAsia"/>
          <w:lang w:eastAsia="zh-CN"/>
        </w:rPr>
        <w:t>学四年</w:t>
      </w:r>
      <w:r w:rsidR="00F02EE6" w:rsidRPr="00CB1DBB">
        <w:rPr>
          <w:rFonts w:ascii="Times New Roman" w:hAnsi="Times New Roman"/>
          <w:lang w:eastAsia="zh-CN"/>
        </w:rPr>
        <w:t>的生活</w:t>
      </w:r>
      <w:r w:rsidR="00052BA7">
        <w:rPr>
          <w:rFonts w:ascii="Times New Roman" w:hAnsi="Times New Roman"/>
          <w:lang w:eastAsia="zh-CN"/>
        </w:rPr>
        <w:t>也要接近</w:t>
      </w:r>
      <w:r w:rsidR="00052BA7">
        <w:rPr>
          <w:rFonts w:ascii="Times New Roman" w:hAnsi="Times New Roman" w:hint="eastAsia"/>
          <w:lang w:eastAsia="zh-CN"/>
        </w:rPr>
        <w:t>尾声了</w:t>
      </w:r>
      <w:r w:rsidR="00F02EE6" w:rsidRPr="00CB1DBB">
        <w:rPr>
          <w:rFonts w:ascii="Times New Roman" w:hAnsi="Times New Roman"/>
          <w:lang w:eastAsia="zh-CN"/>
        </w:rPr>
        <w:t>，</w:t>
      </w:r>
      <w:r w:rsidR="00F02EE6" w:rsidRPr="00CB1DBB">
        <w:rPr>
          <w:rFonts w:ascii="Times New Roman" w:hAnsi="Times New Roman" w:hint="eastAsia"/>
          <w:lang w:eastAsia="zh-CN"/>
        </w:rPr>
        <w:t>在这个</w:t>
      </w:r>
      <w:r w:rsidR="00F02EE6" w:rsidRPr="00CB1DBB">
        <w:rPr>
          <w:rFonts w:ascii="Times New Roman" w:hAnsi="Times New Roman"/>
          <w:lang w:eastAsia="zh-CN"/>
        </w:rPr>
        <w:t>自由的地方，</w:t>
      </w:r>
      <w:r w:rsidR="002163EF">
        <w:rPr>
          <w:rFonts w:ascii="Times New Roman" w:hAnsi="Times New Roman"/>
          <w:lang w:eastAsia="zh-CN"/>
        </w:rPr>
        <w:t>我</w:t>
      </w:r>
      <w:r w:rsidR="00F02EE6" w:rsidRPr="00CB1DBB">
        <w:rPr>
          <w:rFonts w:ascii="Times New Roman" w:hAnsi="Times New Roman" w:hint="eastAsia"/>
          <w:lang w:eastAsia="zh-CN"/>
        </w:rPr>
        <w:t>不仅学到</w:t>
      </w:r>
      <w:r w:rsidR="00F02EE6" w:rsidRPr="00CB1DBB">
        <w:rPr>
          <w:rFonts w:ascii="Times New Roman" w:hAnsi="Times New Roman"/>
          <w:lang w:eastAsia="zh-CN"/>
        </w:rPr>
        <w:t>了</w:t>
      </w:r>
      <w:r w:rsidR="00F02EE6" w:rsidRPr="00CB1DBB">
        <w:rPr>
          <w:rFonts w:ascii="Times New Roman" w:hAnsi="Times New Roman" w:hint="eastAsia"/>
          <w:lang w:eastAsia="zh-CN"/>
        </w:rPr>
        <w:t>很多</w:t>
      </w:r>
      <w:r w:rsidR="00F02EE6" w:rsidRPr="00CB1DBB">
        <w:rPr>
          <w:rFonts w:ascii="Times New Roman" w:hAnsi="Times New Roman"/>
          <w:lang w:eastAsia="zh-CN"/>
        </w:rPr>
        <w:t>专业</w:t>
      </w:r>
      <w:r w:rsidR="00F02EE6" w:rsidRPr="00CB1DBB">
        <w:rPr>
          <w:rFonts w:ascii="Times New Roman" w:hAnsi="Times New Roman" w:hint="eastAsia"/>
          <w:lang w:eastAsia="zh-CN"/>
        </w:rPr>
        <w:t>知识</w:t>
      </w:r>
      <w:r w:rsidR="00F02EE6" w:rsidRPr="00CB1DBB">
        <w:rPr>
          <w:rFonts w:ascii="Times New Roman" w:hAnsi="Times New Roman"/>
          <w:lang w:eastAsia="zh-CN"/>
        </w:rPr>
        <w:t>，</w:t>
      </w:r>
      <w:r w:rsidR="00D246B5">
        <w:rPr>
          <w:rFonts w:ascii="Times New Roman" w:hAnsi="Times New Roman"/>
          <w:lang w:eastAsia="zh-CN"/>
        </w:rPr>
        <w:t>提高了</w:t>
      </w:r>
      <w:r w:rsidR="00363B4D">
        <w:rPr>
          <w:rFonts w:ascii="Times New Roman" w:hAnsi="Times New Roman"/>
          <w:lang w:eastAsia="zh-CN"/>
        </w:rPr>
        <w:t>分析和</w:t>
      </w:r>
      <w:r w:rsidR="00F02EE6" w:rsidRPr="00CB1DBB">
        <w:rPr>
          <w:rFonts w:ascii="Times New Roman" w:hAnsi="Times New Roman" w:hint="eastAsia"/>
          <w:lang w:eastAsia="zh-CN"/>
        </w:rPr>
        <w:t>解决</w:t>
      </w:r>
      <w:r w:rsidR="00F02EE6" w:rsidRPr="00CB1DBB">
        <w:rPr>
          <w:rFonts w:ascii="Times New Roman" w:hAnsi="Times New Roman"/>
          <w:lang w:eastAsia="zh-CN"/>
        </w:rPr>
        <w:t>问题</w:t>
      </w:r>
      <w:r w:rsidR="00D246B5">
        <w:rPr>
          <w:rFonts w:ascii="Times New Roman" w:hAnsi="Times New Roman"/>
          <w:lang w:eastAsia="zh-CN"/>
        </w:rPr>
        <w:t>，</w:t>
      </w:r>
      <w:r w:rsidR="00D246B5">
        <w:rPr>
          <w:rFonts w:ascii="Times New Roman" w:hAnsi="Times New Roman" w:hint="eastAsia"/>
          <w:lang w:eastAsia="zh-CN"/>
        </w:rPr>
        <w:t>独立</w:t>
      </w:r>
      <w:r w:rsidR="00D246B5">
        <w:rPr>
          <w:rFonts w:ascii="Times New Roman" w:hAnsi="Times New Roman"/>
          <w:lang w:eastAsia="zh-CN"/>
        </w:rPr>
        <w:t>思考</w:t>
      </w:r>
      <w:r w:rsidR="00F02EE6" w:rsidRPr="00CB1DBB">
        <w:rPr>
          <w:rFonts w:ascii="Times New Roman" w:hAnsi="Times New Roman"/>
          <w:lang w:eastAsia="zh-CN"/>
        </w:rPr>
        <w:t>的能力，</w:t>
      </w:r>
      <w:r w:rsidR="00D17B3A" w:rsidRPr="00CB1DBB">
        <w:rPr>
          <w:rFonts w:ascii="Times New Roman" w:hAnsi="Times New Roman" w:hint="eastAsia"/>
          <w:lang w:eastAsia="zh-CN"/>
        </w:rPr>
        <w:t>也</w:t>
      </w:r>
      <w:r w:rsidR="00621263" w:rsidRPr="00CB1DBB">
        <w:rPr>
          <w:rFonts w:ascii="Times New Roman" w:hAnsi="Times New Roman"/>
          <w:lang w:eastAsia="zh-CN"/>
        </w:rPr>
        <w:t>懂得</w:t>
      </w:r>
      <w:r w:rsidR="00D17B3A" w:rsidRPr="00CB1DBB">
        <w:rPr>
          <w:rFonts w:ascii="Times New Roman" w:hAnsi="Times New Roman"/>
          <w:lang w:eastAsia="zh-CN"/>
        </w:rPr>
        <w:t>了团队</w:t>
      </w:r>
      <w:r w:rsidR="00D17B3A" w:rsidRPr="00CB1DBB">
        <w:rPr>
          <w:rFonts w:ascii="Times New Roman" w:hAnsi="Times New Roman" w:hint="eastAsia"/>
          <w:lang w:eastAsia="zh-CN"/>
        </w:rPr>
        <w:t>合作</w:t>
      </w:r>
      <w:r w:rsidR="00D17B3A" w:rsidRPr="00CB1DBB">
        <w:rPr>
          <w:rFonts w:ascii="Times New Roman" w:hAnsi="Times New Roman"/>
          <w:lang w:eastAsia="zh-CN"/>
        </w:rPr>
        <w:t>的重要性，</w:t>
      </w:r>
      <w:r w:rsidR="009E449F">
        <w:rPr>
          <w:rFonts w:ascii="Times New Roman" w:hAnsi="Times New Roman"/>
          <w:lang w:eastAsia="zh-CN"/>
        </w:rPr>
        <w:t>而最为</w:t>
      </w:r>
      <w:r w:rsidR="00D17B3A" w:rsidRPr="00CB1DBB">
        <w:rPr>
          <w:rFonts w:ascii="Times New Roman" w:hAnsi="Times New Roman" w:hint="eastAsia"/>
          <w:lang w:eastAsia="zh-CN"/>
        </w:rPr>
        <w:t>重要的</w:t>
      </w:r>
      <w:r w:rsidR="00D17B3A" w:rsidRPr="00CB1DBB">
        <w:rPr>
          <w:rFonts w:ascii="Times New Roman" w:hAnsi="Times New Roman"/>
          <w:lang w:eastAsia="zh-CN"/>
        </w:rPr>
        <w:t>是，</w:t>
      </w:r>
      <w:r w:rsidR="00D17B3A" w:rsidRPr="00CB1DBB">
        <w:rPr>
          <w:rFonts w:ascii="Times New Roman" w:hAnsi="Times New Roman" w:hint="eastAsia"/>
          <w:lang w:eastAsia="zh-CN"/>
        </w:rPr>
        <w:t>我在</w:t>
      </w:r>
      <w:r w:rsidR="00D17B3A" w:rsidRPr="00CB1DBB">
        <w:rPr>
          <w:rFonts w:ascii="Times New Roman" w:hAnsi="Times New Roman"/>
          <w:lang w:eastAsia="zh-CN"/>
        </w:rPr>
        <w:t>大学里面找到了自己</w:t>
      </w:r>
      <w:r w:rsidR="00D17B3A" w:rsidRPr="00CB1DBB">
        <w:rPr>
          <w:rFonts w:ascii="Times New Roman" w:hAnsi="Times New Roman" w:hint="eastAsia"/>
          <w:lang w:eastAsia="zh-CN"/>
        </w:rPr>
        <w:t>喜欢</w:t>
      </w:r>
      <w:r w:rsidR="00D17B3A" w:rsidRPr="00CB1DBB">
        <w:rPr>
          <w:rFonts w:ascii="Times New Roman" w:hAnsi="Times New Roman"/>
          <w:lang w:eastAsia="zh-CN"/>
        </w:rPr>
        <w:t>做的事情。</w:t>
      </w:r>
      <w:r w:rsidR="00D17B3A" w:rsidRPr="00CB1DBB">
        <w:rPr>
          <w:rFonts w:ascii="Times New Roman" w:hAnsi="Times New Roman" w:hint="eastAsia"/>
          <w:lang w:eastAsia="zh-CN"/>
        </w:rPr>
        <w:t>感谢</w:t>
      </w:r>
      <w:r w:rsidR="00D17B3A" w:rsidRPr="00CB1DBB">
        <w:rPr>
          <w:rFonts w:ascii="Times New Roman" w:hAnsi="Times New Roman"/>
          <w:lang w:eastAsia="zh-CN"/>
        </w:rPr>
        <w:t>大学</w:t>
      </w:r>
      <w:r w:rsidR="00D17B3A" w:rsidRPr="00CB1DBB">
        <w:rPr>
          <w:rFonts w:ascii="Times New Roman" w:hAnsi="Times New Roman" w:hint="eastAsia"/>
          <w:lang w:eastAsia="zh-CN"/>
        </w:rPr>
        <w:t>的</w:t>
      </w:r>
      <w:r w:rsidR="00D17B3A" w:rsidRPr="00CB1DBB">
        <w:rPr>
          <w:rFonts w:ascii="Times New Roman" w:hAnsi="Times New Roman"/>
          <w:lang w:eastAsia="zh-CN"/>
        </w:rPr>
        <w:t>这段</w:t>
      </w:r>
      <w:r w:rsidR="00D17B3A" w:rsidRPr="00CB1DBB">
        <w:rPr>
          <w:rFonts w:ascii="Times New Roman" w:hAnsi="Times New Roman" w:hint="eastAsia"/>
          <w:lang w:eastAsia="zh-CN"/>
        </w:rPr>
        <w:t>时光</w:t>
      </w:r>
      <w:r w:rsidR="00D17B3A" w:rsidRPr="00CB1DBB">
        <w:rPr>
          <w:rFonts w:ascii="Times New Roman" w:hAnsi="Times New Roman"/>
          <w:lang w:eastAsia="zh-CN"/>
        </w:rPr>
        <w:t>，感谢学校为</w:t>
      </w:r>
      <w:r w:rsidR="00D17B3A" w:rsidRPr="00CB1DBB">
        <w:rPr>
          <w:rFonts w:ascii="Times New Roman" w:hAnsi="Times New Roman" w:hint="eastAsia"/>
          <w:lang w:eastAsia="zh-CN"/>
        </w:rPr>
        <w:t>我们</w:t>
      </w:r>
      <w:r w:rsidR="00D17B3A" w:rsidRPr="00CB1DBB">
        <w:rPr>
          <w:rFonts w:ascii="Times New Roman" w:hAnsi="Times New Roman"/>
          <w:lang w:eastAsia="zh-CN"/>
        </w:rPr>
        <w:t>提供的学习环境和学习</w:t>
      </w:r>
      <w:r w:rsidR="00D17B3A" w:rsidRPr="00CB1DBB">
        <w:rPr>
          <w:rFonts w:ascii="Times New Roman" w:hAnsi="Times New Roman" w:hint="eastAsia"/>
          <w:lang w:eastAsia="zh-CN"/>
        </w:rPr>
        <w:t>资源</w:t>
      </w:r>
      <w:r w:rsidR="00D17B3A" w:rsidRPr="00CB1DBB">
        <w:rPr>
          <w:rFonts w:ascii="Times New Roman" w:hAnsi="Times New Roman"/>
          <w:lang w:eastAsia="zh-CN"/>
        </w:rPr>
        <w:t>，</w:t>
      </w:r>
      <w:r w:rsidR="00D17B3A" w:rsidRPr="00CB1DBB">
        <w:rPr>
          <w:rFonts w:ascii="Times New Roman" w:hAnsi="Times New Roman" w:hint="eastAsia"/>
          <w:lang w:eastAsia="zh-CN"/>
        </w:rPr>
        <w:t>感谢</w:t>
      </w:r>
      <w:r w:rsidR="00D17B3A" w:rsidRPr="00CB1DBB">
        <w:rPr>
          <w:rFonts w:ascii="Times New Roman" w:hAnsi="Times New Roman"/>
          <w:lang w:eastAsia="zh-CN"/>
        </w:rPr>
        <w:t>每一位</w:t>
      </w:r>
      <w:r w:rsidR="00D17B3A" w:rsidRPr="00CB1DBB">
        <w:rPr>
          <w:rFonts w:ascii="Times New Roman" w:hAnsi="Times New Roman" w:hint="eastAsia"/>
          <w:lang w:eastAsia="zh-CN"/>
        </w:rPr>
        <w:t>老师</w:t>
      </w:r>
      <w:r w:rsidR="00D17B3A" w:rsidRPr="00CB1DBB">
        <w:rPr>
          <w:rFonts w:ascii="Times New Roman" w:hAnsi="Times New Roman"/>
          <w:lang w:eastAsia="zh-CN"/>
        </w:rPr>
        <w:t>的耐心</w:t>
      </w:r>
      <w:r w:rsidR="00D17B3A" w:rsidRPr="00CB1DBB">
        <w:rPr>
          <w:rFonts w:ascii="Times New Roman" w:hAnsi="Times New Roman" w:hint="eastAsia"/>
          <w:lang w:eastAsia="zh-CN"/>
        </w:rPr>
        <w:t>教导</w:t>
      </w:r>
      <w:r w:rsidR="00D17B3A" w:rsidRPr="00CB1DBB">
        <w:rPr>
          <w:rFonts w:ascii="Times New Roman" w:hAnsi="Times New Roman"/>
          <w:lang w:eastAsia="zh-CN"/>
        </w:rPr>
        <w:t>，</w:t>
      </w:r>
      <w:r w:rsidR="004C3E47">
        <w:rPr>
          <w:rFonts w:ascii="Times New Roman" w:hAnsi="Times New Roman"/>
          <w:lang w:eastAsia="zh-CN"/>
        </w:rPr>
        <w:t>感谢身边</w:t>
      </w:r>
      <w:r w:rsidR="002935E9">
        <w:rPr>
          <w:rFonts w:ascii="Times New Roman" w:hAnsi="Times New Roman"/>
          <w:lang w:eastAsia="zh-CN"/>
        </w:rPr>
        <w:t>每一位同学</w:t>
      </w:r>
      <w:r w:rsidR="002935E9">
        <w:rPr>
          <w:rFonts w:ascii="Times New Roman" w:hAnsi="Times New Roman" w:hint="eastAsia"/>
          <w:lang w:eastAsia="zh-CN"/>
        </w:rPr>
        <w:t>对我</w:t>
      </w:r>
      <w:r w:rsidR="002935E9">
        <w:rPr>
          <w:rFonts w:ascii="Times New Roman" w:hAnsi="Times New Roman"/>
          <w:lang w:eastAsia="zh-CN"/>
        </w:rPr>
        <w:t>生活上和学习</w:t>
      </w:r>
      <w:r w:rsidR="002935E9">
        <w:rPr>
          <w:rFonts w:ascii="Times New Roman" w:hAnsi="Times New Roman" w:hint="eastAsia"/>
          <w:lang w:eastAsia="zh-CN"/>
        </w:rPr>
        <w:t>上</w:t>
      </w:r>
      <w:r w:rsidR="002935E9">
        <w:rPr>
          <w:rFonts w:ascii="Times New Roman" w:hAnsi="Times New Roman"/>
          <w:lang w:eastAsia="zh-CN"/>
        </w:rPr>
        <w:t>的帮助，</w:t>
      </w:r>
      <w:r w:rsidR="002935E9">
        <w:rPr>
          <w:rFonts w:ascii="Times New Roman" w:hAnsi="Times New Roman" w:hint="eastAsia"/>
          <w:lang w:eastAsia="zh-CN"/>
        </w:rPr>
        <w:t>让我</w:t>
      </w:r>
      <w:r w:rsidR="002935E9">
        <w:rPr>
          <w:rFonts w:ascii="Times New Roman" w:hAnsi="Times New Roman"/>
          <w:lang w:eastAsia="zh-CN"/>
        </w:rPr>
        <w:t>快乐度过大学生活，</w:t>
      </w:r>
      <w:r w:rsidR="00870CEB">
        <w:rPr>
          <w:rFonts w:ascii="Times New Roman" w:hAnsi="Times New Roman" w:hint="eastAsia"/>
          <w:lang w:eastAsia="zh-CN"/>
        </w:rPr>
        <w:t>也</w:t>
      </w:r>
      <w:r w:rsidR="00D17B3A" w:rsidRPr="00CB1DBB">
        <w:rPr>
          <w:rFonts w:ascii="Times New Roman" w:hAnsi="Times New Roman"/>
          <w:lang w:eastAsia="zh-CN"/>
        </w:rPr>
        <w:t>让我</w:t>
      </w:r>
      <w:r w:rsidR="00D17B3A" w:rsidRPr="00CB1DBB">
        <w:rPr>
          <w:rFonts w:ascii="Times New Roman" w:hAnsi="Times New Roman" w:hint="eastAsia"/>
          <w:lang w:eastAsia="zh-CN"/>
        </w:rPr>
        <w:t>成</w:t>
      </w:r>
      <w:r w:rsidR="00D17B3A" w:rsidRPr="00CB1DBB">
        <w:rPr>
          <w:rFonts w:ascii="Times New Roman" w:hAnsi="Times New Roman"/>
          <w:lang w:eastAsia="zh-CN"/>
        </w:rPr>
        <w:t>为一</w:t>
      </w:r>
      <w:r w:rsidR="00D17B3A" w:rsidRPr="00CB1DBB">
        <w:rPr>
          <w:rFonts w:ascii="Times New Roman" w:hAnsi="Times New Roman" w:hint="eastAsia"/>
          <w:lang w:eastAsia="zh-CN"/>
        </w:rPr>
        <w:t>名合格</w:t>
      </w:r>
      <w:r w:rsidR="00D17B3A" w:rsidRPr="00CB1DBB">
        <w:rPr>
          <w:rFonts w:ascii="Times New Roman" w:hAnsi="Times New Roman"/>
          <w:lang w:eastAsia="zh-CN"/>
        </w:rPr>
        <w:t>的</w:t>
      </w:r>
      <w:r w:rsidR="006223DF" w:rsidRPr="00CB1DBB">
        <w:rPr>
          <w:rFonts w:ascii="Times New Roman" w:hAnsi="Times New Roman"/>
          <w:lang w:eastAsia="zh-CN"/>
        </w:rPr>
        <w:t>大</w:t>
      </w:r>
      <w:r w:rsidR="00D17B3A" w:rsidRPr="00CB1DBB">
        <w:rPr>
          <w:rFonts w:ascii="Times New Roman" w:hAnsi="Times New Roman"/>
          <w:lang w:eastAsia="zh-CN"/>
        </w:rPr>
        <w:t>学生。</w:t>
      </w:r>
    </w:p>
    <w:p w14:paraId="30891090" w14:textId="77777777" w:rsidR="00880773" w:rsidRPr="00CB1DBB" w:rsidRDefault="00880773" w:rsidP="00363693">
      <w:pPr>
        <w:ind w:firstLine="480"/>
        <w:rPr>
          <w:rFonts w:ascii="Times New Roman" w:hAnsi="Times New Roman"/>
          <w:lang w:eastAsia="zh-CN"/>
        </w:rPr>
      </w:pPr>
    </w:p>
    <w:p w14:paraId="154D30BE" w14:textId="77777777" w:rsidR="006C02D4" w:rsidRPr="00CB1DBB" w:rsidRDefault="00880773" w:rsidP="00CB1DBB">
      <w:pPr>
        <w:pStyle w:val="10"/>
        <w:ind w:firstLineChars="0" w:firstLine="0"/>
        <w:rPr>
          <w:rFonts w:ascii="Times New Roman" w:hAnsi="Times New Roman"/>
        </w:rPr>
      </w:pPr>
      <w:bookmarkStart w:id="1061" w:name="_Toc451435008"/>
      <w:bookmarkStart w:id="1062" w:name="_Toc451435842"/>
      <w:bookmarkStart w:id="1063" w:name="_Toc451455891"/>
      <w:bookmarkStart w:id="1064" w:name="_Toc451456863"/>
      <w:bookmarkStart w:id="1065" w:name="_Toc451457099"/>
      <w:bookmarkStart w:id="1066" w:name="_Toc451457565"/>
      <w:r>
        <w:rPr>
          <w:rFonts w:ascii="Times New Roman" w:hAnsi="Times New Roman"/>
        </w:rPr>
        <w:br w:type="page"/>
      </w:r>
      <w:bookmarkStart w:id="1067" w:name="_Toc451701406"/>
      <w:r w:rsidR="006C02D4" w:rsidRPr="00CB1DBB">
        <w:rPr>
          <w:rFonts w:ascii="Times New Roman" w:hAnsi="Times New Roman" w:hint="eastAsia"/>
        </w:rPr>
        <w:lastRenderedPageBreak/>
        <w:t>参考文献</w:t>
      </w:r>
      <w:bookmarkEnd w:id="1061"/>
      <w:bookmarkEnd w:id="1062"/>
      <w:bookmarkEnd w:id="1063"/>
      <w:bookmarkEnd w:id="1064"/>
      <w:bookmarkEnd w:id="1065"/>
      <w:bookmarkEnd w:id="1066"/>
      <w:bookmarkEnd w:id="1067"/>
    </w:p>
    <w:p w14:paraId="4D53A6FD" w14:textId="77777777" w:rsidR="00F1391D" w:rsidRPr="00CB1DBB" w:rsidRDefault="00F1391D" w:rsidP="00CB1DBB">
      <w:pPr>
        <w:pStyle w:val="a6"/>
        <w:numPr>
          <w:ilvl w:val="0"/>
          <w:numId w:val="43"/>
        </w:numPr>
        <w:ind w:firstLineChars="0"/>
        <w:rPr>
          <w:rFonts w:ascii="Times New Roman" w:hAnsi="Times New Roman"/>
        </w:rPr>
      </w:pPr>
      <w:r w:rsidRPr="00CB1DBB">
        <w:rPr>
          <w:rStyle w:val="oeformtextcontent"/>
          <w:rFonts w:ascii="Times New Roman" w:hAnsi="Times New Roman" w:hint="eastAsia"/>
        </w:rPr>
        <w:t>张海藩</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软件工程</w:t>
      </w:r>
      <w:r w:rsidRPr="00CB1DBB">
        <w:rPr>
          <w:rStyle w:val="oeformtextcontent"/>
          <w:rFonts w:ascii="Times New Roman" w:hAnsi="Times New Roman"/>
        </w:rPr>
        <w:t>[M]</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北京</w:t>
      </w:r>
      <w:r w:rsidRPr="00CB1DBB">
        <w:rPr>
          <w:rFonts w:ascii="Times New Roman" w:hAnsi="Times New Roman" w:hint="eastAsia"/>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清华大学出版社</w:t>
      </w:r>
      <w:r w:rsidR="005E16A7">
        <w:rPr>
          <w:rFonts w:ascii="Times New Roman" w:hAnsi="Times New Roman"/>
          <w:color w:val="000000"/>
          <w:szCs w:val="21"/>
        </w:rPr>
        <w:t>，</w:t>
      </w:r>
      <w:r w:rsidRPr="00CB1DBB">
        <w:rPr>
          <w:rFonts w:ascii="Times New Roman" w:hAnsi="Times New Roman" w:hint="eastAsia"/>
          <w:color w:val="000000"/>
          <w:szCs w:val="21"/>
        </w:rPr>
        <w:t>2009.49-112</w:t>
      </w:r>
      <w:r w:rsidR="001A4273">
        <w:rPr>
          <w:rFonts w:ascii="Times New Roman" w:hAnsi="Times New Roman"/>
          <w:color w:val="000000"/>
          <w:szCs w:val="21"/>
        </w:rPr>
        <w:t>.</w:t>
      </w:r>
    </w:p>
    <w:p w14:paraId="1D3A1A12" w14:textId="77777777" w:rsidR="00944CDE" w:rsidRDefault="00944CDE" w:rsidP="00CB1DBB">
      <w:pPr>
        <w:pStyle w:val="a6"/>
        <w:numPr>
          <w:ilvl w:val="0"/>
          <w:numId w:val="43"/>
        </w:numPr>
        <w:ind w:firstLineChars="0"/>
        <w:rPr>
          <w:rFonts w:ascii="Times New Roman" w:hAnsi="Times New Roman"/>
        </w:rPr>
      </w:pPr>
      <w:r w:rsidRPr="002B2FFF">
        <w:rPr>
          <w:rFonts w:ascii="Times New Roman" w:hAnsi="Times New Roman" w:hint="eastAsia"/>
        </w:rPr>
        <w:t>佟伟光</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软件测试</w:t>
      </w:r>
      <w:r w:rsidRPr="002B2FFF">
        <w:rPr>
          <w:rFonts w:ascii="Times New Roman" w:hAnsi="Times New Roman" w:hint="eastAsia"/>
        </w:rPr>
        <w:t>[M].</w:t>
      </w:r>
      <w:r>
        <w:rPr>
          <w:rFonts w:ascii="Times New Roman" w:hAnsi="Times New Roman"/>
        </w:rPr>
        <w:t xml:space="preserve"> </w:t>
      </w:r>
      <w:r w:rsidRPr="002B2FFF">
        <w:rPr>
          <w:rFonts w:ascii="Times New Roman" w:hAnsi="Times New Roman" w:hint="eastAsia"/>
        </w:rPr>
        <w:t>北京</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人民邮电出版社，</w:t>
      </w:r>
      <w:r w:rsidRPr="002B2FFF">
        <w:rPr>
          <w:rFonts w:ascii="Times New Roman" w:hAnsi="Times New Roman" w:hint="eastAsia"/>
        </w:rPr>
        <w:t>2015.20-30</w:t>
      </w:r>
      <w:r w:rsidR="001A4273">
        <w:rPr>
          <w:rFonts w:ascii="Times New Roman" w:hAnsi="Times New Roman"/>
        </w:rPr>
        <w:t>.</w:t>
      </w:r>
    </w:p>
    <w:p w14:paraId="5906D611" w14:textId="77777777" w:rsidR="001A4273" w:rsidRPr="00CB1DBB" w:rsidRDefault="003F0AB5" w:rsidP="00CB1DBB">
      <w:pPr>
        <w:widowControl w:val="0"/>
        <w:numPr>
          <w:ilvl w:val="0"/>
          <w:numId w:val="43"/>
        </w:numPr>
        <w:spacing w:afterLines="50" w:after="120"/>
        <w:ind w:firstLineChars="0"/>
        <w:rPr>
          <w:rFonts w:ascii="Times New Roman" w:hAnsi="Times New Roman"/>
          <w:sz w:val="21"/>
        </w:rPr>
      </w:pPr>
      <w:r w:rsidRPr="00CB1DBB">
        <w:rPr>
          <w:rFonts w:ascii="Times New Roman" w:hAnsi="Times New Roman" w:hint="eastAsia"/>
          <w:sz w:val="21"/>
        </w:rPr>
        <w:t>朱少民</w:t>
      </w:r>
      <w:r w:rsidRPr="00CB1DBB">
        <w:rPr>
          <w:rFonts w:ascii="Times New Roman" w:hAnsi="Times New Roman"/>
          <w:sz w:val="21"/>
        </w:rPr>
        <w:t>.</w:t>
      </w:r>
      <w:r w:rsidRPr="00CB1DBB">
        <w:rPr>
          <w:rFonts w:ascii="Times New Roman" w:hAnsi="Times New Roman" w:hint="eastAsia"/>
          <w:sz w:val="21"/>
        </w:rPr>
        <w:t>软件测试方法和技术</w:t>
      </w:r>
      <w:r w:rsidRPr="00CB1DBB">
        <w:rPr>
          <w:rFonts w:ascii="Times New Roman" w:hAnsi="Times New Roman"/>
          <w:sz w:val="21"/>
        </w:rPr>
        <w:t>[M] .</w:t>
      </w:r>
      <w:r w:rsidRPr="00CB1DBB">
        <w:rPr>
          <w:rFonts w:ascii="Times New Roman" w:hAnsi="Times New Roman" w:hint="eastAsia"/>
          <w:sz w:val="21"/>
        </w:rPr>
        <w:t>北京</w:t>
      </w:r>
      <w:r w:rsidRPr="00CB1DBB">
        <w:rPr>
          <w:rFonts w:ascii="Times New Roman" w:hAnsi="Times New Roman" w:hint="eastAsia"/>
          <w:sz w:val="21"/>
        </w:rPr>
        <w:t>:</w:t>
      </w:r>
      <w:r w:rsidRPr="00CB1DBB">
        <w:rPr>
          <w:rFonts w:ascii="Times New Roman" w:hAnsi="Times New Roman" w:hint="eastAsia"/>
          <w:sz w:val="21"/>
        </w:rPr>
        <w:t>清华大学出版社</w:t>
      </w:r>
      <w:r w:rsidRPr="00CB1DBB">
        <w:rPr>
          <w:rFonts w:ascii="Times New Roman" w:hAnsi="Times New Roman"/>
          <w:sz w:val="21"/>
        </w:rPr>
        <w:t>,</w:t>
      </w:r>
      <w:r w:rsidRPr="00CB1DBB">
        <w:rPr>
          <w:rFonts w:ascii="Times New Roman" w:hAnsi="Times New Roman" w:hint="eastAsia"/>
          <w:sz w:val="21"/>
        </w:rPr>
        <w:t xml:space="preserve"> 2010.07</w:t>
      </w:r>
      <w:r w:rsidR="00051199" w:rsidRPr="00CB1DBB">
        <w:rPr>
          <w:rFonts w:ascii="Times New Roman" w:hAnsi="Times New Roman" w:hint="eastAsia"/>
          <w:sz w:val="21"/>
        </w:rPr>
        <w:t>.</w:t>
      </w:r>
      <w:r w:rsidRPr="00CB1DBB">
        <w:rPr>
          <w:rFonts w:ascii="Times New Roman" w:hAnsi="Times New Roman" w:hint="eastAsia"/>
          <w:sz w:val="21"/>
        </w:rPr>
        <w:t>33-60.</w:t>
      </w:r>
    </w:p>
    <w:p w14:paraId="764F267C" w14:textId="77777777" w:rsidR="00C937E1" w:rsidRDefault="00C937E1" w:rsidP="00CB1DBB">
      <w:pPr>
        <w:pStyle w:val="a6"/>
        <w:numPr>
          <w:ilvl w:val="0"/>
          <w:numId w:val="43"/>
        </w:numPr>
        <w:ind w:firstLineChars="0"/>
        <w:rPr>
          <w:rFonts w:ascii="Times New Roman" w:hAnsi="Times New Roman"/>
        </w:rPr>
      </w:pPr>
      <w:r w:rsidRPr="00C937E1">
        <w:rPr>
          <w:rFonts w:ascii="Times New Roman" w:hAnsi="Times New Roman" w:hint="eastAsia"/>
        </w:rPr>
        <w:t>Cay S.</w:t>
      </w:r>
      <w:r w:rsidR="00051199">
        <w:rPr>
          <w:rFonts w:ascii="Times New Roman" w:hAnsi="Times New Roman" w:hint="eastAsia"/>
        </w:rPr>
        <w:t xml:space="preserve"> Horstmann,</w:t>
      </w:r>
      <w:r w:rsidR="00051199">
        <w:rPr>
          <w:rFonts w:ascii="Times New Roman" w:hAnsi="Times New Roman"/>
        </w:rPr>
        <w:t xml:space="preserve"> </w:t>
      </w:r>
      <w:r>
        <w:rPr>
          <w:rFonts w:ascii="Times New Roman" w:hAnsi="Times New Roman" w:hint="eastAsia"/>
        </w:rPr>
        <w:t xml:space="preserve">Gary Cornell. </w:t>
      </w:r>
      <w:r w:rsidRPr="00C937E1">
        <w:rPr>
          <w:rFonts w:ascii="Times New Roman" w:hAnsi="Times New Roman" w:hint="eastAsia"/>
        </w:rPr>
        <w:t>Core Java[M]</w:t>
      </w:r>
      <w:r w:rsidR="002D4DA5">
        <w:rPr>
          <w:rFonts w:ascii="Times New Roman" w:hAnsi="Times New Roman" w:hint="eastAsia"/>
        </w:rPr>
        <w:t>.</w:t>
      </w:r>
      <w:r w:rsidR="002D4DA5" w:rsidRPr="00CB1DBB">
        <w:rPr>
          <w:rFonts w:ascii="Times New Roman" w:hAnsi="Times New Roman"/>
        </w:rPr>
        <w:t>9th ed</w:t>
      </w:r>
      <w:r w:rsidR="002D4DA5">
        <w:rPr>
          <w:rFonts w:ascii="Trebuchet MS" w:hAnsi="Trebuchet MS" w:cs="Trebuchet MS"/>
          <w:color w:val="262626"/>
          <w:kern w:val="0"/>
          <w:lang w:eastAsia="zh-CN"/>
        </w:rPr>
        <w:t>.</w:t>
      </w:r>
      <w:r w:rsidRPr="00C937E1">
        <w:rPr>
          <w:rFonts w:ascii="Times New Roman" w:hAnsi="Times New Roman" w:hint="eastAsia"/>
        </w:rPr>
        <w:t>北京</w:t>
      </w:r>
      <w:r w:rsidR="002D4DA5">
        <w:rPr>
          <w:rFonts w:ascii="Times New Roman" w:hAnsi="Times New Roman" w:hint="eastAsia"/>
        </w:rPr>
        <w:t>:</w:t>
      </w:r>
      <w:r w:rsidR="002D4DA5">
        <w:rPr>
          <w:rFonts w:ascii="Times New Roman" w:hAnsi="Times New Roman"/>
        </w:rPr>
        <w:t xml:space="preserve"> </w:t>
      </w:r>
      <w:r w:rsidRPr="00C937E1">
        <w:rPr>
          <w:rFonts w:ascii="Times New Roman" w:hAnsi="Times New Roman" w:hint="eastAsia"/>
        </w:rPr>
        <w:t>人民邮电出版社</w:t>
      </w:r>
      <w:r w:rsidR="002D4DA5">
        <w:rPr>
          <w:rFonts w:ascii="Times New Roman" w:hAnsi="Times New Roman" w:hint="eastAsia"/>
        </w:rPr>
        <w:t>,</w:t>
      </w:r>
      <w:r w:rsidRPr="00C937E1">
        <w:rPr>
          <w:rFonts w:ascii="Times New Roman" w:hAnsi="Times New Roman" w:hint="eastAsia"/>
        </w:rPr>
        <w:t>2015.20-300</w:t>
      </w:r>
      <w:r w:rsidR="001A4273">
        <w:rPr>
          <w:rFonts w:ascii="Times New Roman" w:hAnsi="Times New Roman"/>
        </w:rPr>
        <w:t>.</w:t>
      </w:r>
    </w:p>
    <w:p w14:paraId="55845ADB" w14:textId="77777777" w:rsidR="00243330" w:rsidRDefault="00243330" w:rsidP="00CB1DBB">
      <w:pPr>
        <w:pStyle w:val="a6"/>
        <w:numPr>
          <w:ilvl w:val="0"/>
          <w:numId w:val="43"/>
        </w:numPr>
        <w:ind w:firstLineChars="0"/>
        <w:rPr>
          <w:rFonts w:ascii="Times New Roman" w:hAnsi="Times New Roman"/>
        </w:rPr>
      </w:pPr>
      <w:r w:rsidRPr="00243330">
        <w:rPr>
          <w:rFonts w:ascii="Times New Roman" w:hAnsi="Times New Roman" w:hint="eastAsia"/>
        </w:rPr>
        <w:t>Steven John</w:t>
      </w:r>
      <w:r w:rsidR="00051199">
        <w:rPr>
          <w:rFonts w:ascii="Times New Roman" w:hAnsi="Times New Roman" w:hint="eastAsia"/>
        </w:rPr>
        <w:t xml:space="preserve"> Metsker, William C.</w:t>
      </w:r>
      <w:r w:rsidRPr="00243330">
        <w:rPr>
          <w:rFonts w:ascii="Times New Roman" w:hAnsi="Times New Roman" w:hint="eastAsia"/>
        </w:rPr>
        <w:t>Wake.</w:t>
      </w:r>
      <w:r w:rsidR="00051199">
        <w:rPr>
          <w:rFonts w:ascii="Times New Roman" w:hAnsi="Times New Roman"/>
        </w:rPr>
        <w:t xml:space="preserve"> </w:t>
      </w:r>
      <w:r w:rsidRPr="00243330">
        <w:rPr>
          <w:rFonts w:ascii="Times New Roman" w:hAnsi="Times New Roman" w:hint="eastAsia"/>
        </w:rPr>
        <w:t>Design patterns in Java[M].2nd ed.</w:t>
      </w:r>
      <w:r w:rsidR="00051199">
        <w:rPr>
          <w:rFonts w:ascii="Times New Roman" w:hAnsi="Times New Roman"/>
        </w:rPr>
        <w:t xml:space="preserve"> </w:t>
      </w:r>
      <w:r w:rsidRPr="00243330">
        <w:rPr>
          <w:rFonts w:ascii="Times New Roman" w:hAnsi="Times New Roman" w:hint="eastAsia"/>
        </w:rPr>
        <w:t>北京</w:t>
      </w:r>
      <w:r w:rsidR="00051199">
        <w:rPr>
          <w:rFonts w:ascii="Times New Roman" w:hAnsi="Times New Roman" w:hint="eastAsia"/>
        </w:rPr>
        <w:t xml:space="preserve">: </w:t>
      </w:r>
      <w:r w:rsidRPr="00243330">
        <w:rPr>
          <w:rFonts w:ascii="Times New Roman" w:hAnsi="Times New Roman" w:hint="eastAsia"/>
        </w:rPr>
        <w:t>人民邮电出版社</w:t>
      </w:r>
      <w:r w:rsidRPr="00243330">
        <w:rPr>
          <w:rFonts w:ascii="Times New Roman" w:hAnsi="Times New Roman" w:hint="eastAsia"/>
        </w:rPr>
        <w:t>, 2007.</w:t>
      </w:r>
      <w:r w:rsidR="00051199">
        <w:rPr>
          <w:rFonts w:ascii="Times New Roman" w:hAnsi="Times New Roman"/>
        </w:rPr>
        <w:t>69-239.</w:t>
      </w:r>
    </w:p>
    <w:p w14:paraId="519E6E7B"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Bryan Bashman,</w:t>
      </w:r>
      <w:r w:rsidR="00051199">
        <w:rPr>
          <w:rFonts w:ascii="Times New Roman" w:hAnsi="Times New Roman"/>
        </w:rPr>
        <w:t xml:space="preserve"> </w:t>
      </w:r>
      <w:r w:rsidRPr="001A4273">
        <w:rPr>
          <w:rFonts w:ascii="Times New Roman" w:hAnsi="Times New Roman" w:hint="eastAsia"/>
        </w:rPr>
        <w:t>Kathy Sierra,</w:t>
      </w:r>
      <w:r w:rsidR="00051199">
        <w:rPr>
          <w:rFonts w:ascii="Times New Roman" w:hAnsi="Times New Roman"/>
        </w:rPr>
        <w:t xml:space="preserve"> </w:t>
      </w:r>
      <w:r w:rsidR="00051199">
        <w:rPr>
          <w:rFonts w:ascii="Times New Roman" w:hAnsi="Times New Roman" w:hint="eastAsia"/>
        </w:rPr>
        <w:t>Bert Bate</w:t>
      </w:r>
      <w:r w:rsidRPr="001A4273">
        <w:rPr>
          <w:rFonts w:ascii="Times New Roman" w:hAnsi="Times New Roman" w:hint="eastAsia"/>
        </w:rPr>
        <w:t>著</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荆涛</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林剑等译</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Head first Servlets &amp; JSP[M].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中国电力出版社</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2010.40-360</w:t>
      </w:r>
      <w:r>
        <w:rPr>
          <w:rFonts w:ascii="Times New Roman" w:hAnsi="Times New Roman"/>
        </w:rPr>
        <w:t>.</w:t>
      </w:r>
    </w:p>
    <w:p w14:paraId="4601463D" w14:textId="77777777" w:rsidR="00F1391D" w:rsidRPr="00CB1DBB" w:rsidRDefault="00F1391D" w:rsidP="00CB1DBB">
      <w:pPr>
        <w:pStyle w:val="a6"/>
        <w:numPr>
          <w:ilvl w:val="0"/>
          <w:numId w:val="43"/>
        </w:numPr>
        <w:ind w:firstLineChars="0"/>
        <w:rPr>
          <w:rFonts w:ascii="Times New Roman" w:hAnsi="Times New Roman"/>
        </w:rPr>
      </w:pPr>
      <w:r w:rsidRPr="00CB1DBB">
        <w:rPr>
          <w:rFonts w:ascii="Times New Roman" w:hAnsi="Times New Roman" w:hint="eastAsia"/>
        </w:rPr>
        <w:t>范玉顺</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工作流管理技术</w:t>
      </w:r>
      <w:r w:rsidRPr="00CB1DBB">
        <w:rPr>
          <w:rFonts w:ascii="Times New Roman" w:hAnsi="Times New Roman" w:hint="eastAsia"/>
        </w:rPr>
        <w:t>[M].</w:t>
      </w:r>
      <w:r w:rsidR="00526BA3">
        <w:rPr>
          <w:rFonts w:ascii="Times New Roman" w:hAnsi="Times New Roman"/>
        </w:rPr>
        <w:t xml:space="preserve"> </w:t>
      </w:r>
      <w:r w:rsidRPr="00CB1DBB">
        <w:rPr>
          <w:rFonts w:ascii="Times New Roman" w:hAnsi="Times New Roman" w:hint="eastAsia"/>
        </w:rPr>
        <w:t>北京</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清华大学出版社</w:t>
      </w:r>
      <w:r w:rsidR="00C937E1">
        <w:rPr>
          <w:rFonts w:ascii="Times New Roman" w:hAnsi="Times New Roman"/>
        </w:rPr>
        <w:t>,</w:t>
      </w:r>
      <w:r w:rsidRPr="00CB1DBB">
        <w:rPr>
          <w:rFonts w:ascii="Times New Roman" w:hAnsi="Times New Roman" w:hint="eastAsia"/>
        </w:rPr>
        <w:t>2001.</w:t>
      </w:r>
      <w:r w:rsidR="00870C81">
        <w:rPr>
          <w:rFonts w:ascii="Times New Roman" w:hAnsi="Times New Roman"/>
        </w:rPr>
        <w:t>37</w:t>
      </w:r>
      <w:r w:rsidRPr="00CB1DBB">
        <w:rPr>
          <w:rFonts w:ascii="Times New Roman" w:hAnsi="Times New Roman" w:hint="eastAsia"/>
        </w:rPr>
        <w:t>-</w:t>
      </w:r>
      <w:r w:rsidR="00870C81">
        <w:rPr>
          <w:rFonts w:ascii="Times New Roman" w:hAnsi="Times New Roman"/>
        </w:rPr>
        <w:t>66</w:t>
      </w:r>
      <w:r w:rsidR="001A4273">
        <w:rPr>
          <w:rFonts w:ascii="Times New Roman" w:hAnsi="Times New Roman"/>
        </w:rPr>
        <w:t>.</w:t>
      </w:r>
    </w:p>
    <w:p w14:paraId="39F07F08" w14:textId="77777777" w:rsidR="009B0795" w:rsidRDefault="001D4953" w:rsidP="00CB1DBB">
      <w:pPr>
        <w:pStyle w:val="a6"/>
        <w:numPr>
          <w:ilvl w:val="0"/>
          <w:numId w:val="43"/>
        </w:numPr>
        <w:ind w:firstLineChars="0"/>
        <w:rPr>
          <w:ins w:id="1068" w:author="Microsoft Office User" w:date="2016-05-22T17:39:00Z"/>
          <w:rFonts w:ascii="Times New Roman" w:hAnsi="Times New Roman"/>
        </w:rPr>
      </w:pPr>
      <w:r w:rsidRPr="00CB1DBB">
        <w:rPr>
          <w:rFonts w:ascii="Times New Roman" w:hAnsi="Times New Roman" w:hint="eastAsia"/>
        </w:rPr>
        <w:t>闫洪磊</w:t>
      </w:r>
      <w:r w:rsidRPr="00CB1DBB">
        <w:rPr>
          <w:rFonts w:ascii="Times New Roman" w:hAnsi="Times New Roman"/>
        </w:rPr>
        <w:t>.</w:t>
      </w:r>
      <w:r w:rsidR="00B0321A">
        <w:rPr>
          <w:rFonts w:ascii="Times New Roman" w:hAnsi="Times New Roman"/>
        </w:rPr>
        <w:t xml:space="preserve"> </w:t>
      </w:r>
      <w:r w:rsidRPr="00CB1DBB">
        <w:rPr>
          <w:rFonts w:ascii="Times New Roman" w:hAnsi="Times New Roman"/>
        </w:rPr>
        <w:t>Activiti</w:t>
      </w:r>
      <w:r w:rsidR="000054F5">
        <w:rPr>
          <w:rFonts w:ascii="Times New Roman" w:hAnsi="Times New Roman"/>
        </w:rPr>
        <w:t xml:space="preserve"> </w:t>
      </w:r>
      <w:r w:rsidRPr="00CB1DBB">
        <w:rPr>
          <w:rFonts w:ascii="Times New Roman" w:hAnsi="Times New Roman" w:hint="eastAsia"/>
        </w:rPr>
        <w:t>实战</w:t>
      </w:r>
      <w:r w:rsidRPr="00CB1DBB">
        <w:rPr>
          <w:rFonts w:ascii="Times New Roman" w:hAnsi="Times New Roman"/>
        </w:rPr>
        <w:t>[M].</w:t>
      </w:r>
      <w:r w:rsidR="000054F5">
        <w:rPr>
          <w:rFonts w:ascii="Times New Roman" w:hAnsi="Times New Roman"/>
        </w:rPr>
        <w:t xml:space="preserve"> </w:t>
      </w:r>
      <w:r w:rsidRPr="00CB1DBB">
        <w:rPr>
          <w:rFonts w:ascii="Times New Roman" w:hAnsi="Times New Roman" w:hint="eastAsia"/>
        </w:rPr>
        <w:t>北京</w:t>
      </w:r>
      <w:r w:rsidRPr="00CB1DBB">
        <w:rPr>
          <w:rFonts w:ascii="Times New Roman" w:hAnsi="Times New Roman"/>
        </w:rPr>
        <w:t>:</w:t>
      </w:r>
      <w:r w:rsidR="000054F5">
        <w:rPr>
          <w:rFonts w:ascii="Times New Roman" w:hAnsi="Times New Roman"/>
        </w:rPr>
        <w:t xml:space="preserve"> </w:t>
      </w:r>
      <w:r w:rsidRPr="00CB1DBB">
        <w:rPr>
          <w:rFonts w:ascii="Times New Roman" w:hAnsi="Times New Roman" w:hint="eastAsia"/>
        </w:rPr>
        <w:t>机械工业出版社</w:t>
      </w:r>
      <w:r w:rsidR="00C937E1">
        <w:rPr>
          <w:rFonts w:ascii="Times New Roman" w:hAnsi="Times New Roman"/>
        </w:rPr>
        <w:t>,</w:t>
      </w:r>
      <w:r w:rsidRPr="00CB1DBB">
        <w:rPr>
          <w:rFonts w:ascii="Times New Roman" w:hAnsi="Times New Roman"/>
        </w:rPr>
        <w:t>2015.20-300</w:t>
      </w:r>
      <w:r w:rsidR="001A4273">
        <w:rPr>
          <w:rFonts w:ascii="Times New Roman" w:hAnsi="Times New Roman"/>
        </w:rPr>
        <w:t>.</w:t>
      </w:r>
    </w:p>
    <w:p w14:paraId="44C2A433" w14:textId="6B1D38FC" w:rsidR="009C1FAF" w:rsidRDefault="009C1FAF" w:rsidP="00CB1DBB">
      <w:pPr>
        <w:pStyle w:val="a6"/>
        <w:numPr>
          <w:ilvl w:val="0"/>
          <w:numId w:val="43"/>
        </w:numPr>
        <w:ind w:firstLineChars="0"/>
        <w:rPr>
          <w:ins w:id="1069" w:author="Microsoft Office User" w:date="2016-05-22T17:42:00Z"/>
          <w:rFonts w:ascii="Times New Roman" w:hAnsi="Times New Roman"/>
        </w:rPr>
      </w:pPr>
      <w:ins w:id="1070" w:author="Microsoft Office User" w:date="2016-05-22T17:39:00Z">
        <w:r w:rsidRPr="009C1FAF">
          <w:rPr>
            <w:rFonts w:ascii="Times New Roman" w:hAnsi="Times New Roman"/>
          </w:rPr>
          <w:t>Activiti User Guide[EB/OL].http://activiti.org/userguide/index.html</w:t>
        </w:r>
      </w:ins>
    </w:p>
    <w:p w14:paraId="7F9C3F04" w14:textId="71D3AD42" w:rsidR="009C1FAF" w:rsidRPr="00CB1DBB" w:rsidRDefault="009C1FAF" w:rsidP="00CB1DBB">
      <w:pPr>
        <w:pStyle w:val="a6"/>
        <w:numPr>
          <w:ilvl w:val="0"/>
          <w:numId w:val="43"/>
        </w:numPr>
        <w:ind w:firstLineChars="0"/>
        <w:rPr>
          <w:rFonts w:ascii="Times New Roman" w:hAnsi="Times New Roman"/>
        </w:rPr>
      </w:pPr>
      <w:ins w:id="1071" w:author="Microsoft Office User" w:date="2016-05-22T17:43:00Z">
        <w:r w:rsidRPr="009C1FAF">
          <w:rPr>
            <w:rFonts w:ascii="Times New Roman" w:hAnsi="Times New Roman"/>
          </w:rPr>
          <w:t>Spring Guides</w:t>
        </w:r>
        <w:r>
          <w:rPr>
            <w:rFonts w:ascii="Times New Roman" w:hAnsi="Times New Roman"/>
          </w:rPr>
          <w:t>[EB/OL].</w:t>
        </w:r>
        <w:bookmarkStart w:id="1072" w:name="_GoBack"/>
        <w:bookmarkEnd w:id="1072"/>
        <w:r w:rsidRPr="009C1FAF">
          <w:rPr>
            <w:rFonts w:ascii="Times New Roman" w:hAnsi="Times New Roman"/>
          </w:rPr>
          <w:t xml:space="preserve"> https://spring.io/guides</w:t>
        </w:r>
      </w:ins>
    </w:p>
    <w:p w14:paraId="5A462CD2" w14:textId="77777777" w:rsidR="001D4953" w:rsidRDefault="00F1391D" w:rsidP="00CB1DBB">
      <w:pPr>
        <w:pStyle w:val="a6"/>
        <w:numPr>
          <w:ilvl w:val="0"/>
          <w:numId w:val="43"/>
        </w:numPr>
        <w:ind w:firstLineChars="0"/>
        <w:rPr>
          <w:rFonts w:ascii="Times New Roman" w:hAnsi="Times New Roman"/>
        </w:rPr>
      </w:pPr>
      <w:r w:rsidRPr="00CB1DBB">
        <w:rPr>
          <w:rFonts w:ascii="Times New Roman" w:hAnsi="Times New Roman"/>
        </w:rPr>
        <w:t>Paul Deck</w:t>
      </w:r>
      <w:r w:rsidRPr="00CB1DBB">
        <w:rPr>
          <w:rFonts w:ascii="Times New Roman" w:hAnsi="Times New Roman"/>
          <w:lang w:eastAsia="zh-CN"/>
        </w:rPr>
        <w:t>.</w:t>
      </w:r>
      <w:r w:rsidRPr="00CB1DBB">
        <w:rPr>
          <w:rFonts w:ascii="Times New Roman" w:hAnsi="Times New Roman" w:hint="eastAsia"/>
        </w:rPr>
        <w:t xml:space="preserve"> </w:t>
      </w:r>
      <w:r w:rsidRPr="00CB1DBB">
        <w:rPr>
          <w:rFonts w:ascii="Times New Roman" w:hAnsi="Times New Roman" w:hint="eastAsia"/>
          <w:lang w:eastAsia="zh-CN"/>
        </w:rPr>
        <w:t xml:space="preserve">Spring MVC </w:t>
      </w:r>
      <w:r w:rsidRPr="00CB1DBB">
        <w:rPr>
          <w:rFonts w:ascii="Times New Roman" w:hAnsi="Times New Roman" w:hint="eastAsia"/>
          <w:lang w:eastAsia="zh-CN"/>
        </w:rPr>
        <w:t>学习指南</w:t>
      </w:r>
      <w:r w:rsidRPr="00CB1DBB">
        <w:rPr>
          <w:rFonts w:ascii="Times New Roman" w:hAnsi="Times New Roman"/>
          <w:lang w:eastAsia="zh-CN"/>
        </w:rPr>
        <w:t>[M].</w:t>
      </w:r>
      <w:r w:rsidRPr="00CB1DBB">
        <w:rPr>
          <w:rFonts w:ascii="Times New Roman" w:hAnsi="Times New Roman" w:hint="eastAsia"/>
        </w:rPr>
        <w:t xml:space="preserve"> </w:t>
      </w:r>
      <w:r w:rsidRPr="00CB1DBB">
        <w:rPr>
          <w:rFonts w:ascii="Times New Roman" w:hAnsi="Times New Roman" w:hint="eastAsia"/>
          <w:lang w:eastAsia="zh-CN"/>
        </w:rPr>
        <w:t>北京</w:t>
      </w:r>
      <w:r w:rsidRPr="00CB1DBB">
        <w:rPr>
          <w:rFonts w:ascii="Times New Roman" w:hAnsi="Times New Roman" w:hint="eastAsia"/>
          <w:lang w:eastAsia="zh-CN"/>
        </w:rPr>
        <w:t>:</w:t>
      </w:r>
      <w:r w:rsidRPr="00CB1DBB">
        <w:rPr>
          <w:rFonts w:ascii="Times New Roman" w:hAnsi="Times New Roman" w:hint="eastAsia"/>
          <w:lang w:eastAsia="zh-CN"/>
        </w:rPr>
        <w:t>人民邮电出版社</w:t>
      </w:r>
      <w:r w:rsidRPr="00CB1DBB">
        <w:rPr>
          <w:rFonts w:ascii="Times New Roman" w:hAnsi="Times New Roman" w:hint="eastAsia"/>
          <w:lang w:eastAsia="zh-CN"/>
        </w:rPr>
        <w:t>,2015.30-58</w:t>
      </w:r>
      <w:r w:rsidR="001A4273">
        <w:rPr>
          <w:rFonts w:ascii="Times New Roman" w:hAnsi="Times New Roman"/>
          <w:lang w:eastAsia="zh-CN"/>
        </w:rPr>
        <w:t>.</w:t>
      </w:r>
    </w:p>
    <w:p w14:paraId="5132691A" w14:textId="77777777" w:rsidR="00C44315" w:rsidRPr="00CB1DBB" w:rsidRDefault="00C44315" w:rsidP="00CB1DBB">
      <w:pPr>
        <w:pStyle w:val="a6"/>
        <w:numPr>
          <w:ilvl w:val="0"/>
          <w:numId w:val="43"/>
        </w:numPr>
        <w:ind w:firstLineChars="0"/>
        <w:rPr>
          <w:rFonts w:ascii="Times New Roman" w:hAnsi="Times New Roman"/>
        </w:rPr>
      </w:pPr>
      <w:r w:rsidRPr="00C44315">
        <w:rPr>
          <w:rFonts w:ascii="Times New Roman" w:hAnsi="Times New Roman" w:hint="eastAsia"/>
        </w:rPr>
        <w:t>Ted Husted</w:t>
      </w:r>
      <w:r w:rsidRPr="00C44315">
        <w:rPr>
          <w:rFonts w:ascii="Times New Roman" w:hAnsi="Times New Roman" w:hint="eastAsia"/>
        </w:rPr>
        <w:t>著</w:t>
      </w:r>
      <w:r>
        <w:rPr>
          <w:rFonts w:ascii="Times New Roman" w:hAnsi="Times New Roman" w:hint="eastAsia"/>
        </w:rPr>
        <w:t>,</w:t>
      </w:r>
      <w:r w:rsidR="00E75077">
        <w:rPr>
          <w:rFonts w:ascii="Times New Roman" w:hAnsi="Times New Roman"/>
        </w:rPr>
        <w:t xml:space="preserve"> </w:t>
      </w:r>
      <w:r>
        <w:rPr>
          <w:rFonts w:ascii="Times New Roman" w:hAnsi="Times New Roman" w:hint="eastAsia"/>
        </w:rPr>
        <w:t>黄若波</w:t>
      </w:r>
      <w:r>
        <w:rPr>
          <w:rFonts w:ascii="Times New Roman" w:hAnsi="Times New Roman" w:hint="eastAsia"/>
        </w:rPr>
        <w:t>,</w:t>
      </w:r>
      <w:r>
        <w:rPr>
          <w:rFonts w:ascii="Times New Roman" w:hAnsi="Times New Roman" w:hint="eastAsia"/>
        </w:rPr>
        <w:t>程峰</w:t>
      </w:r>
      <w:r>
        <w:rPr>
          <w:rFonts w:ascii="Times New Roman" w:hAnsi="Times New Roman" w:hint="eastAsia"/>
        </w:rPr>
        <w:t>,</w:t>
      </w:r>
      <w:r w:rsidRPr="00C44315">
        <w:rPr>
          <w:rFonts w:ascii="Times New Roman" w:hAnsi="Times New Roman" w:hint="eastAsia"/>
        </w:rPr>
        <w:t>程繁科译</w:t>
      </w:r>
      <w:r>
        <w:rPr>
          <w:rFonts w:ascii="Times New Roman" w:hAnsi="Times New Roman" w:hint="eastAsia"/>
        </w:rPr>
        <w:t xml:space="preserve">. </w:t>
      </w:r>
      <w:r w:rsidRPr="00C44315">
        <w:rPr>
          <w:rFonts w:ascii="Times New Roman" w:hAnsi="Times New Roman" w:hint="eastAsia"/>
        </w:rPr>
        <w:t>实战</w:t>
      </w:r>
      <w:r w:rsidRPr="00C44315">
        <w:rPr>
          <w:rFonts w:ascii="Times New Roman" w:hAnsi="Times New Roman" w:hint="eastAsia"/>
        </w:rPr>
        <w:t>STRUTS[M].</w:t>
      </w:r>
      <w:r w:rsidR="00E75077">
        <w:rPr>
          <w:rFonts w:ascii="Times New Roman" w:hAnsi="Times New Roman"/>
        </w:rPr>
        <w:t xml:space="preserve"> </w:t>
      </w:r>
      <w:r w:rsidRPr="00C44315">
        <w:rPr>
          <w:rFonts w:ascii="Times New Roman" w:hAnsi="Times New Roman" w:hint="eastAsia"/>
        </w:rPr>
        <w:t>北京</w:t>
      </w:r>
      <w:r w:rsidRPr="00C44315">
        <w:rPr>
          <w:rFonts w:ascii="Times New Roman" w:hAnsi="Times New Roman" w:hint="eastAsia"/>
        </w:rPr>
        <w:t>:</w:t>
      </w:r>
      <w:r w:rsidRPr="00C44315">
        <w:rPr>
          <w:rFonts w:ascii="Times New Roman" w:hAnsi="Times New Roman" w:hint="eastAsia"/>
        </w:rPr>
        <w:t>机械工业出版社</w:t>
      </w:r>
      <w:r w:rsidRPr="00C44315">
        <w:rPr>
          <w:rFonts w:ascii="Times New Roman" w:hAnsi="Times New Roman" w:hint="eastAsia"/>
        </w:rPr>
        <w:t>,</w:t>
      </w:r>
      <w:r w:rsidR="00DA35EC">
        <w:rPr>
          <w:rFonts w:ascii="Times New Roman" w:hAnsi="Times New Roman"/>
        </w:rPr>
        <w:t xml:space="preserve"> </w:t>
      </w:r>
      <w:r w:rsidRPr="00C44315">
        <w:rPr>
          <w:rFonts w:ascii="Times New Roman" w:hAnsi="Times New Roman" w:hint="eastAsia"/>
        </w:rPr>
        <w:t>2005,</w:t>
      </w:r>
      <w:r w:rsidR="00DA35EC">
        <w:rPr>
          <w:rFonts w:ascii="Times New Roman" w:hAnsi="Times New Roman"/>
        </w:rPr>
        <w:t xml:space="preserve"> </w:t>
      </w:r>
      <w:r w:rsidRPr="00C44315">
        <w:rPr>
          <w:rFonts w:ascii="Times New Roman" w:hAnsi="Times New Roman" w:hint="eastAsia"/>
        </w:rPr>
        <w:t>40-68</w:t>
      </w:r>
      <w:r w:rsidR="001A4273">
        <w:rPr>
          <w:rFonts w:ascii="Times New Roman" w:hAnsi="Times New Roman"/>
        </w:rPr>
        <w:t>.</w:t>
      </w:r>
    </w:p>
    <w:p w14:paraId="15F6EB1B" w14:textId="77777777" w:rsidR="00F1391D" w:rsidRPr="00CB1DBB" w:rsidRDefault="00F1391D" w:rsidP="00F1391D">
      <w:pPr>
        <w:pStyle w:val="a6"/>
        <w:numPr>
          <w:ilvl w:val="0"/>
          <w:numId w:val="43"/>
        </w:numPr>
        <w:ind w:firstLineChars="0"/>
        <w:rPr>
          <w:rFonts w:ascii="Times New Roman" w:hAnsi="Times New Roman"/>
        </w:rPr>
      </w:pPr>
      <w:r w:rsidRPr="00CB1DBB">
        <w:rPr>
          <w:rFonts w:ascii="Times New Roman" w:hAnsi="Times New Roman" w:hint="eastAsia"/>
        </w:rPr>
        <w:t>Craig Walls</w:t>
      </w:r>
      <w:r w:rsidR="007A1DEC">
        <w:rPr>
          <w:rFonts w:ascii="Times New Roman" w:hAnsi="Times New Roman"/>
        </w:rPr>
        <w:t xml:space="preserve">, </w:t>
      </w:r>
      <w:r w:rsidRPr="00CB1DBB">
        <w:rPr>
          <w:rFonts w:ascii="Times New Roman" w:hAnsi="Times New Roman" w:hint="eastAsia"/>
        </w:rPr>
        <w:t>Spring</w:t>
      </w:r>
      <w:r w:rsidR="00973725">
        <w:rPr>
          <w:rFonts w:ascii="Times New Roman" w:hAnsi="Times New Roman"/>
        </w:rPr>
        <w:t xml:space="preserve"> in Action</w:t>
      </w:r>
      <w:r w:rsidRPr="00CB1DBB">
        <w:rPr>
          <w:rFonts w:ascii="Times New Roman" w:hAnsi="Times New Roman" w:hint="eastAsia"/>
        </w:rPr>
        <w:t>[M]</w:t>
      </w:r>
      <w:r w:rsidR="00C44315">
        <w:rPr>
          <w:rFonts w:ascii="Times New Roman" w:hAnsi="Times New Roman" w:hint="eastAsia"/>
        </w:rPr>
        <w:t>.</w:t>
      </w:r>
      <w:r w:rsidR="00C44315">
        <w:rPr>
          <w:rFonts w:ascii="Times New Roman" w:hAnsi="Times New Roman"/>
        </w:rPr>
        <w:t>4</w:t>
      </w:r>
      <w:r w:rsidR="00C44315" w:rsidRPr="002B2FFF">
        <w:rPr>
          <w:rFonts w:ascii="Times New Roman" w:hAnsi="Times New Roman"/>
        </w:rPr>
        <w:t>th ed</w:t>
      </w:r>
      <w:r w:rsidR="00C44315">
        <w:rPr>
          <w:rFonts w:ascii="Trebuchet MS" w:hAnsi="Trebuchet MS" w:cs="Trebuchet MS"/>
          <w:color w:val="262626"/>
          <w:kern w:val="0"/>
          <w:lang w:eastAsia="zh-CN"/>
        </w:rPr>
        <w:t>.</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人民邮电出版社</w:t>
      </w:r>
      <w:r w:rsidRPr="00CB1DBB">
        <w:rPr>
          <w:rFonts w:ascii="Times New Roman" w:hAnsi="Times New Roman" w:hint="eastAsia"/>
        </w:rPr>
        <w:t>,</w:t>
      </w:r>
      <w:r w:rsidR="007A1DEC">
        <w:rPr>
          <w:rFonts w:ascii="Times New Roman" w:hAnsi="Times New Roman"/>
        </w:rPr>
        <w:t xml:space="preserve"> </w:t>
      </w:r>
      <w:r w:rsidRPr="00CB1DBB">
        <w:rPr>
          <w:rFonts w:ascii="Times New Roman" w:hAnsi="Times New Roman" w:hint="eastAsia"/>
        </w:rPr>
        <w:t>2013.60-98</w:t>
      </w:r>
      <w:r w:rsidR="001A4273">
        <w:rPr>
          <w:rFonts w:ascii="Times New Roman" w:hAnsi="Times New Roman"/>
        </w:rPr>
        <w:t>.</w:t>
      </w:r>
    </w:p>
    <w:p w14:paraId="3CA62A6C" w14:textId="77777777" w:rsidR="005563FB" w:rsidRDefault="008F4B7C" w:rsidP="00CB1DBB">
      <w:pPr>
        <w:pStyle w:val="a6"/>
        <w:numPr>
          <w:ilvl w:val="0"/>
          <w:numId w:val="43"/>
        </w:numPr>
        <w:ind w:firstLineChars="0"/>
        <w:rPr>
          <w:rFonts w:ascii="Times New Roman" w:hAnsi="Times New Roman"/>
        </w:rPr>
      </w:pPr>
      <w:r>
        <w:rPr>
          <w:rFonts w:ascii="Times New Roman" w:hAnsi="Times New Roman" w:hint="eastAsia"/>
        </w:rPr>
        <w:t>Christian Bauer, Gavin King</w:t>
      </w:r>
      <w:r w:rsidR="005563FB" w:rsidRPr="005563FB">
        <w:rPr>
          <w:rFonts w:ascii="Times New Roman" w:hAnsi="Times New Roman" w:hint="eastAsia"/>
        </w:rPr>
        <w:t>著</w:t>
      </w:r>
      <w:r w:rsidR="005563FB" w:rsidRPr="005563FB">
        <w:rPr>
          <w:rFonts w:ascii="Times New Roman" w:hAnsi="Times New Roman" w:hint="eastAsia"/>
        </w:rPr>
        <w:t>,</w:t>
      </w:r>
      <w:r>
        <w:rPr>
          <w:rFonts w:ascii="Times New Roman" w:hAnsi="Times New Roman"/>
        </w:rPr>
        <w:t xml:space="preserve"> </w:t>
      </w:r>
      <w:r w:rsidR="005563FB" w:rsidRPr="005563FB">
        <w:rPr>
          <w:rFonts w:ascii="Times New Roman" w:hAnsi="Times New Roman" w:hint="eastAsia"/>
        </w:rPr>
        <w:t>杨春花，彭永康，俞黎敏译</w:t>
      </w:r>
      <w:r w:rsidR="005563FB" w:rsidRPr="005563FB">
        <w:rPr>
          <w:rFonts w:ascii="Times New Roman" w:hAnsi="Times New Roman" w:hint="eastAsia"/>
        </w:rPr>
        <w:t>.</w:t>
      </w:r>
      <w:r w:rsidR="00A05D14">
        <w:rPr>
          <w:rFonts w:ascii="Times New Roman" w:hAnsi="Times New Roman"/>
        </w:rPr>
        <w:t xml:space="preserve"> </w:t>
      </w:r>
      <w:r w:rsidR="005563FB" w:rsidRPr="005563FB">
        <w:rPr>
          <w:rFonts w:ascii="Times New Roman" w:hAnsi="Times New Roman" w:hint="eastAsia"/>
        </w:rPr>
        <w:t>Hibernate</w:t>
      </w:r>
      <w:r w:rsidR="005563FB" w:rsidRPr="005563FB">
        <w:rPr>
          <w:rFonts w:ascii="Times New Roman" w:hAnsi="Times New Roman" w:hint="eastAsia"/>
        </w:rPr>
        <w:t>实战</w:t>
      </w:r>
      <w:r w:rsidR="005563FB" w:rsidRPr="005563FB">
        <w:rPr>
          <w:rFonts w:ascii="Times New Roman" w:hAnsi="Times New Roman" w:hint="eastAsia"/>
        </w:rPr>
        <w:t>[M].</w:t>
      </w:r>
      <w:r w:rsidR="005563FB" w:rsidRPr="005563FB">
        <w:rPr>
          <w:rFonts w:ascii="Times New Roman" w:hAnsi="Times New Roman" w:hint="eastAsia"/>
        </w:rPr>
        <w:t>北京</w:t>
      </w:r>
      <w:r w:rsidR="005563FB" w:rsidRPr="005563FB">
        <w:rPr>
          <w:rFonts w:ascii="Times New Roman" w:hAnsi="Times New Roman" w:hint="eastAsia"/>
        </w:rPr>
        <w:t>:</w:t>
      </w:r>
      <w:r w:rsidR="005563FB" w:rsidRPr="005563FB">
        <w:rPr>
          <w:rFonts w:ascii="Times New Roman" w:hAnsi="Times New Roman" w:hint="eastAsia"/>
        </w:rPr>
        <w:t>人民邮电出版社</w:t>
      </w:r>
      <w:r w:rsidR="005563FB" w:rsidRPr="005563FB">
        <w:rPr>
          <w:rFonts w:ascii="Times New Roman" w:hAnsi="Times New Roman" w:hint="eastAsia"/>
        </w:rPr>
        <w:t>,2008,20-134</w:t>
      </w:r>
      <w:r w:rsidR="00051199">
        <w:rPr>
          <w:rFonts w:ascii="Times New Roman" w:hAnsi="Times New Roman"/>
        </w:rPr>
        <w:t>.</w:t>
      </w:r>
    </w:p>
    <w:p w14:paraId="4DB6533D" w14:textId="77777777" w:rsidR="003F0AB5" w:rsidRDefault="003F0AB5" w:rsidP="00CB1DBB">
      <w:pPr>
        <w:pStyle w:val="a6"/>
        <w:numPr>
          <w:ilvl w:val="0"/>
          <w:numId w:val="43"/>
        </w:numPr>
        <w:ind w:firstLineChars="0"/>
        <w:rPr>
          <w:rFonts w:ascii="Times New Roman" w:hAnsi="Times New Roman"/>
        </w:rPr>
      </w:pPr>
      <w:r w:rsidRPr="00CB1DBB">
        <w:rPr>
          <w:rFonts w:ascii="Times New Roman" w:hAnsi="Times New Roman" w:hint="eastAsia"/>
        </w:rPr>
        <w:t>夏昕</w:t>
      </w:r>
      <w:r w:rsidRPr="00CB1DBB">
        <w:rPr>
          <w:rFonts w:ascii="Times New Roman" w:hAnsi="Times New Roman" w:hint="eastAsia"/>
        </w:rPr>
        <w:t>,</w:t>
      </w:r>
      <w:r w:rsidRPr="00CB1DBB">
        <w:rPr>
          <w:rFonts w:ascii="Times New Roman" w:hAnsi="Times New Roman" w:hint="eastAsia"/>
        </w:rPr>
        <w:t>曹晓钢</w:t>
      </w:r>
      <w:r w:rsidRPr="00CB1DBB">
        <w:rPr>
          <w:rFonts w:ascii="Times New Roman" w:hAnsi="Times New Roman" w:hint="eastAsia"/>
        </w:rPr>
        <w:t>,</w:t>
      </w:r>
      <w:r w:rsidRPr="00CB1DBB">
        <w:rPr>
          <w:rFonts w:ascii="Times New Roman" w:hAnsi="Times New Roman" w:hint="eastAsia"/>
        </w:rPr>
        <w:t>唐勇</w:t>
      </w:r>
      <w:r w:rsidRPr="00CB1DBB">
        <w:rPr>
          <w:rFonts w:ascii="Times New Roman" w:hAnsi="Times New Roman" w:hint="eastAsia"/>
        </w:rPr>
        <w:t>.</w:t>
      </w:r>
      <w:r w:rsidR="00547FA0">
        <w:rPr>
          <w:rFonts w:ascii="Times New Roman" w:hAnsi="Times New Roman"/>
        </w:rPr>
        <w:t xml:space="preserve"> </w:t>
      </w:r>
      <w:r w:rsidRPr="00CB1DBB">
        <w:rPr>
          <w:rFonts w:ascii="Times New Roman" w:hAnsi="Times New Roman" w:hint="eastAsia"/>
        </w:rPr>
        <w:t>深入浅出</w:t>
      </w:r>
      <w:r w:rsidRPr="00CB1DBB">
        <w:rPr>
          <w:rFonts w:ascii="Times New Roman" w:hAnsi="Times New Roman" w:hint="eastAsia"/>
        </w:rPr>
        <w:t>Hibernate[M].</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电子工业出版社</w:t>
      </w:r>
      <w:r w:rsidR="00A05D14" w:rsidRPr="00CB1DBB">
        <w:rPr>
          <w:rFonts w:ascii="Times New Roman" w:hAnsi="Times New Roman" w:hint="eastAsia"/>
        </w:rPr>
        <w:t>, 2005:66-12</w:t>
      </w:r>
      <w:r w:rsidRPr="00CB1DBB">
        <w:rPr>
          <w:rFonts w:ascii="Times New Roman" w:hAnsi="Times New Roman" w:hint="eastAsia"/>
        </w:rPr>
        <w:t>7</w:t>
      </w:r>
      <w:r w:rsidR="00051199">
        <w:rPr>
          <w:rFonts w:ascii="Times New Roman" w:hAnsi="Times New Roman"/>
        </w:rPr>
        <w:t>.</w:t>
      </w:r>
    </w:p>
    <w:p w14:paraId="66A43B7A"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Elisabeth Robson, Eric Freeman.</w:t>
      </w:r>
      <w:r w:rsidR="00B77A6D">
        <w:rPr>
          <w:rFonts w:ascii="Times New Roman" w:hAnsi="Times New Roman"/>
        </w:rPr>
        <w:t xml:space="preserve"> </w:t>
      </w:r>
      <w:r w:rsidRPr="001A4273">
        <w:rPr>
          <w:rFonts w:ascii="Times New Roman" w:hAnsi="Times New Roman" w:hint="eastAsia"/>
        </w:rPr>
        <w:t>Head first HTML &amp; CSS[M].</w:t>
      </w:r>
      <w:r w:rsidR="00174915">
        <w:rPr>
          <w:rFonts w:ascii="Times New Roman" w:hAnsi="Times New Roman" w:hint="eastAsia"/>
        </w:rPr>
        <w:t>第</w:t>
      </w:r>
      <w:r w:rsidR="00174915">
        <w:rPr>
          <w:rFonts w:ascii="Times New Roman" w:hAnsi="Times New Roman"/>
        </w:rPr>
        <w:t>二版</w:t>
      </w:r>
      <w:r w:rsidR="00174915">
        <w:rPr>
          <w:rFonts w:ascii="Times New Roman" w:hAnsi="Times New Roman"/>
        </w:rPr>
        <w:t>.</w:t>
      </w:r>
      <w:r w:rsidRPr="001A4273">
        <w:rPr>
          <w:rFonts w:ascii="Times New Roman" w:hAnsi="Times New Roman" w:hint="eastAsia"/>
        </w:rPr>
        <w:t>南京</w:t>
      </w:r>
      <w:r w:rsidR="00174915">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 2013.50-112</w:t>
      </w:r>
    </w:p>
    <w:bookmarkEnd w:id="0"/>
    <w:bookmarkEnd w:id="1"/>
    <w:p w14:paraId="458A9BE0"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Marijn Haverbeke</w:t>
      </w:r>
      <w:r w:rsidRPr="003F3A2A">
        <w:rPr>
          <w:rFonts w:ascii="Times New Roman" w:hAnsi="Times New Roman" w:hint="eastAsia"/>
        </w:rPr>
        <w:t>著</w:t>
      </w:r>
      <w:r w:rsidR="0042030E">
        <w:rPr>
          <w:rFonts w:ascii="Times New Roman" w:hAnsi="Times New Roman" w:hint="eastAsia"/>
        </w:rPr>
        <w:t xml:space="preserve">, </w:t>
      </w:r>
      <w:r w:rsidRPr="003F3A2A">
        <w:rPr>
          <w:rFonts w:ascii="Times New Roman" w:hAnsi="Times New Roman" w:hint="eastAsia"/>
        </w:rPr>
        <w:t>卢誉声译</w:t>
      </w:r>
      <w:r w:rsidRPr="003F3A2A">
        <w:rPr>
          <w:rFonts w:ascii="Times New Roman" w:hAnsi="Times New Roman" w:hint="eastAsia"/>
        </w:rPr>
        <w:t>.</w:t>
      </w:r>
      <w:r w:rsidR="00A810F0">
        <w:rPr>
          <w:rFonts w:ascii="Times New Roman" w:hAnsi="Times New Roman"/>
        </w:rPr>
        <w:t xml:space="preserve"> </w:t>
      </w:r>
      <w:r w:rsidRPr="003F3A2A">
        <w:rPr>
          <w:rFonts w:ascii="Times New Roman" w:hAnsi="Times New Roman" w:hint="eastAsia"/>
        </w:rPr>
        <w:t>JavaScript</w:t>
      </w:r>
      <w:r w:rsidR="008A729A">
        <w:rPr>
          <w:rFonts w:ascii="Times New Roman" w:hAnsi="Times New Roman"/>
        </w:rPr>
        <w:t xml:space="preserve"> </w:t>
      </w:r>
      <w:r w:rsidRPr="003F3A2A">
        <w:rPr>
          <w:rFonts w:ascii="Times New Roman" w:hAnsi="Times New Roman" w:hint="eastAsia"/>
        </w:rPr>
        <w:t>编程精解</w:t>
      </w:r>
      <w:r w:rsidR="008A729A">
        <w:rPr>
          <w:rFonts w:ascii="Times New Roman" w:hAnsi="Times New Roman"/>
        </w:rPr>
        <w:t xml:space="preserve"> </w:t>
      </w:r>
      <w:r w:rsidRPr="003F3A2A">
        <w:rPr>
          <w:rFonts w:ascii="Times New Roman" w:hAnsi="Times New Roman" w:hint="eastAsia"/>
        </w:rPr>
        <w:t>[M].</w:t>
      </w:r>
      <w:r w:rsidR="0049152D">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,2016.50-78</w:t>
      </w:r>
      <w:r w:rsidR="00051199">
        <w:rPr>
          <w:rFonts w:ascii="Times New Roman" w:hAnsi="Times New Roman"/>
        </w:rPr>
        <w:t>.</w:t>
      </w:r>
    </w:p>
    <w:p w14:paraId="718AB112" w14:textId="77777777" w:rsidR="00051199"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Ryan Benedetti, Ronan Cranley</w:t>
      </w:r>
      <w:r w:rsidRPr="00051199">
        <w:rPr>
          <w:rFonts w:ascii="Times New Roman" w:hAnsi="Times New Roman" w:hint="eastAsia"/>
        </w:rPr>
        <w:t>著</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林琪等译</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Head First jQuery[M].</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,2013,30-69</w:t>
      </w:r>
      <w:r>
        <w:rPr>
          <w:rFonts w:ascii="Times New Roman" w:hAnsi="Times New Roman"/>
        </w:rPr>
        <w:t>.</w:t>
      </w:r>
    </w:p>
    <w:p w14:paraId="70B7F16D"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Budi Kurniawan</w:t>
      </w:r>
      <w:r w:rsidRPr="003F3A2A">
        <w:rPr>
          <w:rFonts w:ascii="Times New Roman" w:hAnsi="Times New Roman" w:hint="eastAsia"/>
        </w:rPr>
        <w:t>著</w:t>
      </w:r>
      <w:r w:rsidR="003B273A">
        <w:rPr>
          <w:rFonts w:ascii="Times New Roman" w:hAnsi="Times New Roman" w:hint="eastAsia"/>
        </w:rPr>
        <w:t>,</w:t>
      </w:r>
      <w:r w:rsidR="00EF38CC">
        <w:rPr>
          <w:rFonts w:ascii="Times New Roman" w:hAnsi="Times New Roman"/>
        </w:rPr>
        <w:t xml:space="preserve"> </w:t>
      </w:r>
      <w:r w:rsidRPr="003F3A2A">
        <w:rPr>
          <w:rFonts w:ascii="Times New Roman" w:hAnsi="Times New Roman" w:hint="eastAsia"/>
        </w:rPr>
        <w:t>崔毅</w:t>
      </w:r>
      <w:r w:rsidR="003A743A">
        <w:rPr>
          <w:rFonts w:ascii="Times New Roman" w:hAnsi="Times New Roman" w:hint="eastAsia"/>
        </w:rPr>
        <w:t>,</w:t>
      </w:r>
      <w:r w:rsidRPr="003F3A2A">
        <w:rPr>
          <w:rFonts w:ascii="Times New Roman" w:hAnsi="Times New Roman" w:hint="eastAsia"/>
        </w:rPr>
        <w:t>俞哲皆</w:t>
      </w:r>
      <w:r w:rsidR="003A743A">
        <w:rPr>
          <w:rFonts w:ascii="Times New Roman" w:hAnsi="Times New Roman" w:hint="eastAsia"/>
        </w:rPr>
        <w:t>,</w:t>
      </w:r>
      <w:r w:rsidRPr="003F3A2A">
        <w:rPr>
          <w:rFonts w:ascii="Times New Roman" w:hAnsi="Times New Roman" w:hint="eastAsia"/>
        </w:rPr>
        <w:t>俞黎敏</w:t>
      </w:r>
      <w:r w:rsidRPr="003F3A2A">
        <w:rPr>
          <w:rFonts w:ascii="Times New Roman" w:hAnsi="Times New Roman" w:hint="eastAsia"/>
        </w:rPr>
        <w:t>.</w:t>
      </w:r>
      <w:r w:rsidR="00EF38CC">
        <w:rPr>
          <w:rFonts w:ascii="Times New Roman" w:hAnsi="Times New Roman"/>
        </w:rPr>
        <w:t xml:space="preserve"> Servlet </w:t>
      </w:r>
      <w:r w:rsidR="00EF38CC">
        <w:rPr>
          <w:rFonts w:ascii="Times New Roman" w:hAnsi="Times New Roman" w:hint="eastAsia"/>
        </w:rPr>
        <w:t>和</w:t>
      </w:r>
      <w:r w:rsidR="00EF38CC">
        <w:rPr>
          <w:rFonts w:ascii="Times New Roman" w:hAnsi="Times New Roman"/>
        </w:rPr>
        <w:t xml:space="preserve"> </w:t>
      </w:r>
      <w:r w:rsidR="00EF38CC">
        <w:rPr>
          <w:rFonts w:ascii="Times New Roman" w:hAnsi="Times New Roman" w:hint="eastAsia"/>
        </w:rPr>
        <w:t xml:space="preserve">JSP </w:t>
      </w:r>
      <w:r w:rsidR="00EF38CC">
        <w:rPr>
          <w:rFonts w:ascii="Times New Roman" w:hAnsi="Times New Roman" w:hint="eastAsia"/>
        </w:rPr>
        <w:t>学习</w:t>
      </w:r>
      <w:r w:rsidR="00EF38CC">
        <w:rPr>
          <w:rFonts w:ascii="Times New Roman" w:hAnsi="Times New Roman"/>
        </w:rPr>
        <w:t>指南</w:t>
      </w:r>
      <w:r w:rsidRPr="003F3A2A">
        <w:rPr>
          <w:rFonts w:ascii="Times New Roman" w:hAnsi="Times New Roman" w:hint="eastAsia"/>
        </w:rPr>
        <w:t>[M].</w:t>
      </w:r>
      <w:r w:rsidR="003A2F83">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,2013.20-45</w:t>
      </w:r>
      <w:r w:rsidR="00051199">
        <w:rPr>
          <w:rFonts w:ascii="Times New Roman" w:hAnsi="Times New Roman"/>
        </w:rPr>
        <w:t>.</w:t>
      </w:r>
    </w:p>
    <w:p w14:paraId="5BB5E665" w14:textId="77777777" w:rsidR="00944CDE" w:rsidRDefault="003B273A" w:rsidP="00CB1DBB">
      <w:pPr>
        <w:pStyle w:val="a6"/>
        <w:numPr>
          <w:ilvl w:val="0"/>
          <w:numId w:val="43"/>
        </w:numPr>
        <w:ind w:firstLineChars="0"/>
        <w:rPr>
          <w:rFonts w:ascii="Times New Roman" w:hAnsi="Times New Roman"/>
        </w:rPr>
      </w:pPr>
      <w:r w:rsidRPr="003B273A">
        <w:rPr>
          <w:rFonts w:ascii="Times New Roman" w:hAnsi="Times New Roman" w:hint="eastAsia"/>
        </w:rPr>
        <w:t>David Cochran,</w:t>
      </w:r>
      <w:r w:rsidR="005A0E3E">
        <w:rPr>
          <w:rFonts w:ascii="Times New Roman" w:hAnsi="Times New Roman"/>
        </w:rPr>
        <w:t xml:space="preserve"> </w:t>
      </w:r>
      <w:r w:rsidRPr="003B273A">
        <w:rPr>
          <w:rFonts w:ascii="Times New Roman" w:hAnsi="Times New Roman" w:hint="eastAsia"/>
        </w:rPr>
        <w:t>Ian Whitley</w:t>
      </w:r>
      <w:r w:rsidRPr="003B273A">
        <w:rPr>
          <w:rFonts w:ascii="Times New Roman" w:hAnsi="Times New Roman" w:hint="eastAsia"/>
        </w:rPr>
        <w:t>著</w:t>
      </w:r>
      <w:r w:rsidRPr="003B273A">
        <w:rPr>
          <w:rFonts w:ascii="Times New Roman" w:hAnsi="Times New Roman" w:hint="eastAsia"/>
        </w:rPr>
        <w:t>,</w:t>
      </w:r>
      <w:r w:rsidR="005A0E3E">
        <w:rPr>
          <w:rFonts w:ascii="Times New Roman" w:hAnsi="Times New Roman"/>
        </w:rPr>
        <w:t xml:space="preserve"> </w:t>
      </w:r>
      <w:r w:rsidRPr="003B273A">
        <w:rPr>
          <w:rFonts w:ascii="Times New Roman" w:hAnsi="Times New Roman" w:hint="eastAsia"/>
        </w:rPr>
        <w:t>李松峰译</w:t>
      </w:r>
      <w:r w:rsidRPr="003B273A">
        <w:rPr>
          <w:rFonts w:ascii="Times New Roman" w:hAnsi="Times New Roman" w:hint="eastAsia"/>
        </w:rPr>
        <w:t>.</w:t>
      </w:r>
      <w:r w:rsidR="005A0E3E">
        <w:rPr>
          <w:rFonts w:ascii="Times New Roman" w:hAnsi="Times New Roman"/>
        </w:rPr>
        <w:t xml:space="preserve"> </w:t>
      </w:r>
      <w:r w:rsidR="005A0E3E">
        <w:rPr>
          <w:rFonts w:ascii="Times New Roman" w:hAnsi="Times New Roman" w:hint="eastAsia"/>
        </w:rPr>
        <w:t>Bootstrap</w:t>
      </w:r>
      <w:r w:rsidRPr="003B273A">
        <w:rPr>
          <w:rFonts w:ascii="Times New Roman" w:hAnsi="Times New Roman" w:hint="eastAsia"/>
        </w:rPr>
        <w:t>实战</w:t>
      </w:r>
      <w:r w:rsidR="005A0E3E">
        <w:rPr>
          <w:rFonts w:ascii="Times New Roman" w:hAnsi="Times New Roman"/>
        </w:rPr>
        <w:t xml:space="preserve"> </w:t>
      </w:r>
      <w:r w:rsidRPr="003B273A">
        <w:rPr>
          <w:rFonts w:ascii="Times New Roman" w:hAnsi="Times New Roman" w:hint="eastAsia"/>
        </w:rPr>
        <w:t>[M].</w:t>
      </w:r>
      <w:r w:rsidR="005A0E3E">
        <w:rPr>
          <w:rFonts w:ascii="Times New Roman" w:hAnsi="Times New Roman"/>
        </w:rPr>
        <w:t xml:space="preserve"> </w:t>
      </w:r>
      <w:r w:rsidRPr="003B273A">
        <w:rPr>
          <w:rFonts w:ascii="Times New Roman" w:hAnsi="Times New Roman" w:hint="eastAsia"/>
        </w:rPr>
        <w:t>北京</w:t>
      </w:r>
      <w:r w:rsidRPr="003B273A">
        <w:rPr>
          <w:rFonts w:ascii="Times New Roman" w:hAnsi="Times New Roman" w:hint="eastAsia"/>
        </w:rPr>
        <w:t>:</w:t>
      </w:r>
      <w:r w:rsidRPr="003B273A">
        <w:rPr>
          <w:rFonts w:ascii="Times New Roman" w:hAnsi="Times New Roman" w:hint="eastAsia"/>
        </w:rPr>
        <w:t>人民邮电出版社</w:t>
      </w:r>
      <w:r w:rsidRPr="003B273A">
        <w:rPr>
          <w:rFonts w:ascii="Times New Roman" w:hAnsi="Times New Roman" w:hint="eastAsia"/>
        </w:rPr>
        <w:t>,2015.10-56</w:t>
      </w:r>
      <w:r w:rsidR="00051199">
        <w:rPr>
          <w:rFonts w:ascii="Times New Roman" w:hAnsi="Times New Roman"/>
        </w:rPr>
        <w:t>.</w:t>
      </w:r>
    </w:p>
    <w:p w14:paraId="6C549E02" w14:textId="77777777" w:rsidR="00944CDE"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侯爱民</w:t>
      </w:r>
      <w:r w:rsidRPr="001A4273">
        <w:rPr>
          <w:rFonts w:ascii="Times New Roman" w:hAnsi="Times New Roman" w:hint="eastAsia"/>
        </w:rPr>
        <w:t xml:space="preserve">, </w:t>
      </w:r>
      <w:r w:rsidRPr="001A4273">
        <w:rPr>
          <w:rFonts w:ascii="Times New Roman" w:hAnsi="Times New Roman" w:hint="eastAsia"/>
        </w:rPr>
        <w:t>欧阳骥</w:t>
      </w:r>
      <w:r w:rsidRPr="001A4273">
        <w:rPr>
          <w:rFonts w:ascii="Times New Roman" w:hAnsi="Times New Roman" w:hint="eastAsia"/>
        </w:rPr>
        <w:t xml:space="preserve">, </w:t>
      </w:r>
      <w:r w:rsidRPr="001A4273">
        <w:rPr>
          <w:rFonts w:ascii="Times New Roman" w:hAnsi="Times New Roman" w:hint="eastAsia"/>
        </w:rPr>
        <w:t>胡传福编著</w:t>
      </w:r>
      <w:r w:rsidRPr="001A4273">
        <w:rPr>
          <w:rFonts w:ascii="Times New Roman" w:hAnsi="Times New Roman" w:hint="eastAsia"/>
        </w:rPr>
        <w:t>.</w:t>
      </w:r>
      <w:r w:rsidRPr="001A4273">
        <w:rPr>
          <w:rFonts w:ascii="Times New Roman" w:hAnsi="Times New Roman" w:hint="eastAsia"/>
        </w:rPr>
        <w:t>面向对象分析与设计</w:t>
      </w:r>
      <w:r w:rsidRPr="001A4273">
        <w:rPr>
          <w:rFonts w:ascii="Times New Roman" w:hAnsi="Times New Roman" w:hint="eastAsia"/>
        </w:rPr>
        <w:t>:UML[M].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清华大学出版社</w:t>
      </w:r>
      <w:r w:rsidRPr="001A4273">
        <w:rPr>
          <w:rFonts w:ascii="Times New Roman" w:hAnsi="Times New Roman" w:hint="eastAsia"/>
        </w:rPr>
        <w:t>,2015,30-120</w:t>
      </w:r>
      <w:r w:rsidR="00051199">
        <w:rPr>
          <w:rFonts w:ascii="Times New Roman" w:hAnsi="Times New Roman"/>
        </w:rPr>
        <w:t>.</w:t>
      </w:r>
    </w:p>
    <w:p w14:paraId="053EB375"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lastRenderedPageBreak/>
        <w:t>Lynn Beighley</w:t>
      </w:r>
      <w:r w:rsidRPr="001A4273">
        <w:rPr>
          <w:rFonts w:ascii="Times New Roman" w:hAnsi="Times New Roman" w:hint="eastAsia"/>
        </w:rPr>
        <w:t>著</w:t>
      </w:r>
      <w:r w:rsidRPr="001A4273">
        <w:rPr>
          <w:rFonts w:ascii="Times New Roman" w:hAnsi="Times New Roman" w:hint="eastAsia"/>
        </w:rPr>
        <w:t>,</w:t>
      </w:r>
      <w:r w:rsidR="00CD770D">
        <w:rPr>
          <w:rFonts w:ascii="Times New Roman" w:hAnsi="Times New Roman"/>
        </w:rPr>
        <w:t xml:space="preserve"> </w:t>
      </w:r>
      <w:r w:rsidRPr="001A4273">
        <w:rPr>
          <w:rFonts w:ascii="Times New Roman" w:hAnsi="Times New Roman" w:hint="eastAsia"/>
        </w:rPr>
        <w:t>O'Reilly Taiwan</w:t>
      </w:r>
      <w:r w:rsidR="00D63DF9">
        <w:rPr>
          <w:rFonts w:ascii="Times New Roman" w:hAnsi="Times New Roman"/>
        </w:rPr>
        <w:t>公司编译</w:t>
      </w:r>
      <w:r w:rsidRPr="001A4273">
        <w:rPr>
          <w:rFonts w:ascii="Times New Roman" w:hAnsi="Times New Roman" w:hint="eastAsia"/>
        </w:rPr>
        <w:t>.</w:t>
      </w:r>
      <w:r w:rsidR="00CD770D">
        <w:rPr>
          <w:rFonts w:ascii="Times New Roman" w:hAnsi="Times New Roman"/>
        </w:rPr>
        <w:t xml:space="preserve"> </w:t>
      </w:r>
      <w:r w:rsidR="00CD770D">
        <w:rPr>
          <w:rFonts w:ascii="Times New Roman" w:hAnsi="Times New Roman"/>
        </w:rPr>
        <w:t>深入浅出</w:t>
      </w:r>
      <w:r w:rsidR="00CD770D">
        <w:rPr>
          <w:rFonts w:ascii="Times New Roman" w:hAnsi="Times New Roman"/>
        </w:rPr>
        <w:t>SQL</w:t>
      </w:r>
      <w:r w:rsidRPr="001A4273">
        <w:rPr>
          <w:rFonts w:ascii="Times New Roman" w:hAnsi="Times New Roman" w:hint="eastAsia"/>
        </w:rPr>
        <w:t>[M].</w:t>
      </w:r>
      <w:r w:rsidRPr="001A4273">
        <w:rPr>
          <w:rFonts w:ascii="Times New Roman" w:hAnsi="Times New Roman" w:hint="eastAsia"/>
        </w:rPr>
        <w:t>南京</w:t>
      </w:r>
      <w:r w:rsidRPr="001A4273">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,2009.34-84</w:t>
      </w:r>
      <w:r w:rsidR="00051199">
        <w:rPr>
          <w:rFonts w:ascii="Times New Roman" w:hAnsi="Times New Roman"/>
        </w:rPr>
        <w:t>.</w:t>
      </w:r>
    </w:p>
    <w:p w14:paraId="51774560" w14:textId="77777777" w:rsidR="00944CDE" w:rsidRPr="00CB1DBB"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Eric Freeman</w:t>
      </w:r>
      <w:r w:rsidR="00B67B04">
        <w:rPr>
          <w:rFonts w:ascii="Times New Roman" w:hAnsi="Times New Roman" w:hint="eastAsia"/>
        </w:rPr>
        <w:t xml:space="preserve">, </w:t>
      </w:r>
      <w:r w:rsidRPr="00051199">
        <w:rPr>
          <w:rFonts w:ascii="Times New Roman" w:hAnsi="Times New Roman" w:hint="eastAsia"/>
        </w:rPr>
        <w:t>Freeman Elisabeth</w:t>
      </w:r>
      <w:r w:rsidR="00B67B04">
        <w:rPr>
          <w:rFonts w:ascii="Times New Roman" w:hAnsi="Times New Roman" w:hint="eastAsia"/>
        </w:rPr>
        <w:t xml:space="preserve">, </w:t>
      </w:r>
      <w:r w:rsidRPr="00051199">
        <w:rPr>
          <w:rFonts w:ascii="Times New Roman" w:hAnsi="Times New Roman" w:hint="eastAsia"/>
        </w:rPr>
        <w:t>Freeman Elisabeth</w:t>
      </w:r>
      <w:r w:rsidRPr="00051199">
        <w:rPr>
          <w:rFonts w:ascii="Times New Roman" w:hAnsi="Times New Roman" w:hint="eastAsia"/>
        </w:rPr>
        <w:t>著</w:t>
      </w:r>
      <w:r w:rsidRPr="00051199">
        <w:rPr>
          <w:rFonts w:ascii="Times New Roman" w:hAnsi="Times New Roman" w:hint="eastAsia"/>
        </w:rPr>
        <w:t xml:space="preserve"> </w:t>
      </w:r>
      <w:r w:rsidR="00B67B04">
        <w:rPr>
          <w:rFonts w:ascii="Times New Roman" w:hAnsi="Times New Roman"/>
        </w:rPr>
        <w:t xml:space="preserve">, </w:t>
      </w:r>
      <w:r w:rsidRPr="00051199">
        <w:rPr>
          <w:rFonts w:ascii="Times New Roman" w:hAnsi="Times New Roman" w:hint="eastAsia"/>
        </w:rPr>
        <w:t>O</w:t>
      </w:r>
      <w:r w:rsidRPr="00051199">
        <w:rPr>
          <w:rFonts w:ascii="Times New Roman" w:hAnsi="Times New Roman" w:hint="eastAsia"/>
        </w:rPr>
        <w:t>’</w:t>
      </w:r>
      <w:r w:rsidRPr="00051199">
        <w:rPr>
          <w:rFonts w:ascii="Times New Roman" w:hAnsi="Times New Roman" w:hint="eastAsia"/>
        </w:rPr>
        <w:t>Reilly Taiwan</w:t>
      </w:r>
      <w:r w:rsidRPr="00051199">
        <w:rPr>
          <w:rFonts w:ascii="Times New Roman" w:hAnsi="Times New Roman" w:hint="eastAsia"/>
        </w:rPr>
        <w:t>公司译</w:t>
      </w:r>
      <w:r w:rsidRPr="00051199">
        <w:rPr>
          <w:rFonts w:ascii="Times New Roman" w:hAnsi="Times New Roman" w:hint="eastAsia"/>
        </w:rPr>
        <w:t>.</w:t>
      </w:r>
      <w:r w:rsidR="00B67B04">
        <w:rPr>
          <w:rFonts w:ascii="Times New Roman" w:hAnsi="Times New Roman"/>
        </w:rPr>
        <w:t xml:space="preserve"> </w:t>
      </w:r>
      <w:r w:rsidRPr="00051199">
        <w:rPr>
          <w:rFonts w:ascii="Times New Roman" w:hAnsi="Times New Roman" w:hint="eastAsia"/>
        </w:rPr>
        <w:t>Head First</w:t>
      </w:r>
      <w:r w:rsidRPr="00051199">
        <w:rPr>
          <w:rFonts w:ascii="Times New Roman" w:hAnsi="Times New Roman" w:hint="eastAsia"/>
        </w:rPr>
        <w:t>设计模式</w:t>
      </w:r>
      <w:r w:rsidRPr="00051199">
        <w:rPr>
          <w:rFonts w:ascii="Times New Roman" w:hAnsi="Times New Roman" w:hint="eastAsia"/>
        </w:rPr>
        <w:t>[M].</w:t>
      </w:r>
      <w:r w:rsidR="00B67B04">
        <w:rPr>
          <w:rFonts w:ascii="Times New Roman" w:hAnsi="Times New Roman"/>
        </w:rPr>
        <w:t xml:space="preserve"> </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,2007.80-153</w:t>
      </w:r>
      <w:r>
        <w:rPr>
          <w:rFonts w:ascii="Times New Roman" w:hAnsi="Times New Roman" w:hint="eastAsia"/>
        </w:rPr>
        <w:t>.</w:t>
      </w:r>
    </w:p>
    <w:sectPr w:rsidR="00944CDE" w:rsidRPr="00CB1DBB" w:rsidSect="00CB1DBB">
      <w:headerReference w:type="default" r:id="rId69"/>
      <w:type w:val="continuous"/>
      <w:pgSz w:w="11900" w:h="16840"/>
      <w:pgMar w:top="1418" w:right="1134" w:bottom="1418" w:left="1588" w:header="1134"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CCD32" w14:textId="77777777" w:rsidR="00C2600D" w:rsidRDefault="00C2600D">
      <w:pPr>
        <w:spacing w:line="240" w:lineRule="auto"/>
        <w:ind w:firstLine="480"/>
      </w:pPr>
      <w:r>
        <w:separator/>
      </w:r>
    </w:p>
  </w:endnote>
  <w:endnote w:type="continuationSeparator" w:id="0">
    <w:p w14:paraId="4D39FAD1" w14:textId="77777777" w:rsidR="00C2600D" w:rsidRDefault="00C2600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FE5" w14:textId="77777777" w:rsidR="00271943" w:rsidRDefault="00271943">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9B55E" w14:textId="77777777" w:rsidR="00271943" w:rsidRDefault="00271943"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BC58C5">
      <w:rPr>
        <w:rStyle w:val="af8"/>
        <w:noProof/>
      </w:rPr>
      <w:t>I</w:t>
    </w:r>
    <w:r>
      <w:rPr>
        <w:rStyle w:val="af8"/>
      </w:rPr>
      <w:fldChar w:fldCharType="end"/>
    </w:r>
  </w:p>
  <w:p w14:paraId="6DDFB0FC" w14:textId="77777777" w:rsidR="00271943" w:rsidRDefault="00271943">
    <w:pPr>
      <w:pStyle w:val="af6"/>
      <w:ind w:firstLine="360"/>
    </w:pPr>
  </w:p>
  <w:p w14:paraId="3995AB95" w14:textId="77777777" w:rsidR="00271943" w:rsidRDefault="00271943">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B3BB5" w14:textId="77777777" w:rsidR="00271943" w:rsidRDefault="00271943">
    <w:pPr>
      <w:pStyle w:val="af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B4DC" w14:textId="77777777" w:rsidR="00271943" w:rsidRDefault="00271943"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BC58C5">
      <w:rPr>
        <w:rStyle w:val="af8"/>
        <w:noProof/>
      </w:rPr>
      <w:t>II</w:t>
    </w:r>
    <w:r>
      <w:rPr>
        <w:rStyle w:val="af8"/>
      </w:rPr>
      <w:fldChar w:fldCharType="end"/>
    </w:r>
  </w:p>
  <w:p w14:paraId="69795C0C" w14:textId="77777777" w:rsidR="00271943" w:rsidRDefault="00271943">
    <w:pPr>
      <w:pStyle w:val="af6"/>
      <w:ind w:firstLine="360"/>
    </w:pPr>
  </w:p>
  <w:p w14:paraId="6FCD296C" w14:textId="77777777" w:rsidR="00271943" w:rsidRDefault="00271943">
    <w:pPr>
      <w:pStyle w:val="af6"/>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8B806" w14:textId="77777777" w:rsidR="00271943" w:rsidRDefault="00271943"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9C1FAF">
      <w:rPr>
        <w:rStyle w:val="af8"/>
        <w:noProof/>
      </w:rPr>
      <w:t>58</w:t>
    </w:r>
    <w:r>
      <w:rPr>
        <w:rStyle w:val="af8"/>
      </w:rPr>
      <w:fldChar w:fldCharType="end"/>
    </w:r>
  </w:p>
  <w:p w14:paraId="1DD88D75" w14:textId="77777777" w:rsidR="00271943" w:rsidRDefault="00271943">
    <w:pPr>
      <w:pStyle w:val="af6"/>
      <w:ind w:firstLine="360"/>
    </w:pPr>
  </w:p>
  <w:p w14:paraId="17B77BBA" w14:textId="77777777" w:rsidR="00271943" w:rsidRDefault="00271943">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91B2D" w14:textId="77777777" w:rsidR="00C2600D" w:rsidRDefault="00C2600D">
      <w:pPr>
        <w:spacing w:line="240" w:lineRule="auto"/>
        <w:ind w:firstLine="480"/>
      </w:pPr>
      <w:r>
        <w:separator/>
      </w:r>
    </w:p>
  </w:footnote>
  <w:footnote w:type="continuationSeparator" w:id="0">
    <w:p w14:paraId="3BA54CD5" w14:textId="77777777" w:rsidR="00C2600D" w:rsidRDefault="00C2600D">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2A315" w14:textId="77777777" w:rsidR="00271943" w:rsidRDefault="00271943">
    <w:pPr>
      <w:pStyle w:val="afa"/>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2B49D" w14:textId="77777777" w:rsidR="00271943" w:rsidRPr="0039711A" w:rsidRDefault="00271943" w:rsidP="00CB1DBB">
    <w:pPr>
      <w:pStyle w:val="afa"/>
      <w:pBdr>
        <w:bottom w:val="none" w:sz="0" w:space="0" w:color="auto"/>
      </w:pBdr>
      <w:tabs>
        <w:tab w:val="center" w:pos="4769"/>
        <w:tab w:val="right" w:pos="9178"/>
      </w:tabs>
      <w:ind w:firstLine="360"/>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12C87" w14:textId="7DF9122C" w:rsidR="00271943" w:rsidRPr="0039711A" w:rsidRDefault="00271943" w:rsidP="00271943">
    <w:pPr>
      <w:pStyle w:val="afa"/>
      <w:pBdr>
        <w:bottom w:val="none" w:sz="0" w:space="0" w:color="auto"/>
      </w:pBdr>
      <w:tabs>
        <w:tab w:val="center" w:pos="4769"/>
        <w:tab w:val="right" w:pos="9178"/>
      </w:tabs>
      <w:wordWrap w:val="0"/>
      <w:ind w:firstLine="360"/>
      <w:jc w:val="right"/>
      <w:rPr>
        <w:rFonts w:hint="eastAsia"/>
      </w:rPr>
      <w:pPrChange w:id="750" w:author="Microsoft Office User" w:date="2016-05-22T17:16:00Z">
        <w:pPr>
          <w:pStyle w:val="afa"/>
          <w:pBdr>
            <w:bottom w:val="none" w:sz="0" w:space="0" w:color="auto"/>
          </w:pBdr>
          <w:tabs>
            <w:tab w:val="center" w:pos="4769"/>
            <w:tab w:val="right" w:pos="9178"/>
          </w:tabs>
          <w:ind w:firstLine="360"/>
          <w:jc w:val="right"/>
        </w:pPr>
      </w:pPrChange>
    </w:pPr>
    <w:ins w:id="751" w:author="Microsoft Office User" w:date="2016-05-22T17:16:00Z">
      <w:r>
        <w:rPr>
          <w:rFonts w:hint="eastAsia"/>
        </w:rPr>
        <w:t>续表</w:t>
      </w:r>
      <w:r>
        <w:t xml:space="preserve"> </w:t>
      </w:r>
      <w:r>
        <w:rPr>
          <w:rFonts w:hint="eastAsia"/>
        </w:rPr>
        <w:t xml:space="preserve">4-18 </w:t>
      </w:r>
      <w:r>
        <w:rPr>
          <w:rFonts w:hint="eastAsia"/>
        </w:rPr>
        <w:t>历史</w:t>
      </w:r>
      <w:r>
        <w:t>活动实例表</w:t>
      </w:r>
    </w:ins>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BC389" w14:textId="77777777" w:rsidR="00271943" w:rsidRPr="0039711A" w:rsidRDefault="00271943" w:rsidP="00CB1DBB">
    <w:pPr>
      <w:pStyle w:val="afa"/>
      <w:pBdr>
        <w:bottom w:val="none" w:sz="0" w:space="0" w:color="auto"/>
      </w:pBdr>
      <w:tabs>
        <w:tab w:val="center" w:pos="4769"/>
        <w:tab w:val="right" w:pos="9178"/>
      </w:tabs>
      <w:ind w:firstLine="360"/>
      <w:jc w:val="right"/>
    </w:pPr>
    <w:r>
      <w:t>续表</w:t>
    </w:r>
    <w:r>
      <w:t xml:space="preserve"> 4-20 </w:t>
    </w:r>
    <w:r>
      <w:rPr>
        <w:rFonts w:hint="eastAsia"/>
      </w:rPr>
      <w:t>历史</w:t>
    </w:r>
    <w:r>
      <w:t>意见表</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74E39"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4-20 </w:t>
    </w:r>
    <w:r>
      <w:rPr>
        <w:rFonts w:hint="eastAsia"/>
      </w:rPr>
      <w:t>历史详情</w:t>
    </w:r>
    <w:r>
      <w:t>表</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7D091" w14:textId="77777777" w:rsidR="00271943" w:rsidRPr="0039711A" w:rsidRDefault="00271943" w:rsidP="00CB1DBB">
    <w:pPr>
      <w:pStyle w:val="afa"/>
      <w:pBdr>
        <w:bottom w:val="none" w:sz="0" w:space="0" w:color="auto"/>
      </w:pBdr>
      <w:tabs>
        <w:tab w:val="center" w:pos="4769"/>
        <w:tab w:val="right" w:pos="9178"/>
      </w:tabs>
      <w:ind w:firstLine="360"/>
      <w:jc w:val="righ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9D5F9" w14:textId="3286BA17" w:rsidR="00271943" w:rsidRPr="0039711A" w:rsidRDefault="00271943" w:rsidP="00CB1DBB">
    <w:pPr>
      <w:pStyle w:val="afa"/>
      <w:pBdr>
        <w:bottom w:val="none" w:sz="0" w:space="0" w:color="auto"/>
      </w:pBdr>
      <w:tabs>
        <w:tab w:val="center" w:pos="4769"/>
        <w:tab w:val="right" w:pos="9178"/>
      </w:tabs>
      <w:ind w:firstLine="360"/>
      <w:jc w:val="right"/>
    </w:pPr>
    <w:del w:id="757" w:author="Microsoft Office User" w:date="2016-05-22T17:06:00Z">
      <w:r w:rsidDel="00F42B87">
        <w:delText>续表</w:delText>
      </w:r>
      <w:r w:rsidDel="00F42B87">
        <w:delText xml:space="preserve"> 4-23 </w:delText>
      </w:r>
      <w:r w:rsidDel="00F42B87">
        <w:rPr>
          <w:rFonts w:hint="eastAsia"/>
        </w:rPr>
        <w:delText>历史</w:delText>
      </w:r>
      <w:r w:rsidDel="00F42B87">
        <w:delText>流程实例表</w:delText>
      </w:r>
    </w:del>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775B0" w14:textId="0F977525" w:rsidR="00271943" w:rsidRPr="0039711A" w:rsidRDefault="00271943" w:rsidP="00F42B87">
    <w:pPr>
      <w:pStyle w:val="afa"/>
      <w:pBdr>
        <w:bottom w:val="none" w:sz="0" w:space="0" w:color="auto"/>
      </w:pBdr>
      <w:tabs>
        <w:tab w:val="center" w:pos="4769"/>
        <w:tab w:val="right" w:pos="9178"/>
      </w:tabs>
      <w:wordWrap w:val="0"/>
      <w:ind w:firstLine="360"/>
      <w:jc w:val="right"/>
      <w:pPrChange w:id="758" w:author="Microsoft Office User" w:date="2016-05-22T17:06:00Z">
        <w:pPr>
          <w:pStyle w:val="afa"/>
          <w:pBdr>
            <w:bottom w:val="none" w:sz="0" w:space="0" w:color="auto"/>
          </w:pBdr>
          <w:tabs>
            <w:tab w:val="center" w:pos="4769"/>
            <w:tab w:val="right" w:pos="9178"/>
          </w:tabs>
          <w:ind w:firstLine="360"/>
          <w:jc w:val="right"/>
        </w:pPr>
      </w:pPrChange>
    </w:pPr>
    <w:ins w:id="759" w:author="Microsoft Office User" w:date="2016-05-22T17:06:00Z">
      <w:r>
        <w:t>续表</w:t>
      </w:r>
      <w:r>
        <w:t xml:space="preserve"> 4-24 </w:t>
      </w:r>
      <w:r>
        <w:rPr>
          <w:rFonts w:hint="eastAsia"/>
        </w:rPr>
        <w:t>历史任务</w:t>
      </w:r>
    </w:ins>
    <w:ins w:id="760" w:author="Microsoft Office User" w:date="2016-05-22T17:07:00Z">
      <w:r>
        <w:t>实例表</w:t>
      </w:r>
    </w:ins>
    <w:del w:id="761" w:author="Microsoft Office User" w:date="2016-05-22T17:06:00Z">
      <w:r w:rsidDel="00F42B87">
        <w:delText>续表</w:delText>
      </w:r>
      <w:r w:rsidDel="00F42B87">
        <w:delText xml:space="preserve"> 4-23 </w:delText>
      </w:r>
      <w:r w:rsidDel="00F42B87">
        <w:rPr>
          <w:rFonts w:hint="eastAsia"/>
        </w:rPr>
        <w:delText>历史</w:delText>
      </w:r>
      <w:r w:rsidDel="00F42B87">
        <w:delText>流程实例表</w:delText>
      </w:r>
    </w:del>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EB"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4-24 </w:t>
    </w:r>
    <w:r>
      <w:rPr>
        <w:rFonts w:hint="eastAsia"/>
      </w:rPr>
      <w:t>历史</w:t>
    </w:r>
    <w:r>
      <w:t>任务实例表</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6C7C" w14:textId="52EB13E9" w:rsidR="00271943" w:rsidRPr="0039711A" w:rsidRDefault="00271943" w:rsidP="00271943">
    <w:pPr>
      <w:pStyle w:val="afa"/>
      <w:pBdr>
        <w:bottom w:val="none" w:sz="0" w:space="0" w:color="auto"/>
      </w:pBdr>
      <w:tabs>
        <w:tab w:val="center" w:pos="4769"/>
        <w:tab w:val="right" w:pos="9178"/>
      </w:tabs>
      <w:wordWrap w:val="0"/>
      <w:ind w:firstLine="360"/>
      <w:rPr>
        <w:rFonts w:hint="eastAsia"/>
      </w:rPr>
      <w:pPrChange w:id="767" w:author="Microsoft Office User" w:date="2016-05-22T17:19:00Z">
        <w:pPr>
          <w:pStyle w:val="afa"/>
          <w:pBdr>
            <w:bottom w:val="none" w:sz="0" w:space="0" w:color="auto"/>
          </w:pBdr>
          <w:tabs>
            <w:tab w:val="center" w:pos="4769"/>
            <w:tab w:val="right" w:pos="9178"/>
          </w:tabs>
          <w:wordWrap w:val="0"/>
          <w:ind w:firstLine="360"/>
          <w:jc w:val="right"/>
        </w:pPr>
      </w:pPrChange>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A2839"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4-31  </w:t>
    </w:r>
    <w:r>
      <w:t>流程设计模型</w:t>
    </w:r>
    <w:r>
      <w:rPr>
        <w:rFonts w:hint="eastAsia"/>
      </w:rPr>
      <w:t>部署</w:t>
    </w:r>
    <w:r>
      <w:t>表</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775B9" w14:textId="77777777" w:rsidR="00271943" w:rsidRPr="00814F62" w:rsidRDefault="00271943" w:rsidP="00CB1DBB">
    <w:pPr>
      <w:ind w:firstLine="48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54DF"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 4-32</w:t>
    </w:r>
    <w:r>
      <w:t>资源流程定义表</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9ECEE" w14:textId="25C7C9CC" w:rsidR="00271943" w:rsidRPr="0039711A" w:rsidRDefault="00271943" w:rsidP="00CB1DBB">
    <w:pPr>
      <w:pStyle w:val="afa"/>
      <w:pBdr>
        <w:bottom w:val="none" w:sz="0" w:space="0" w:color="auto"/>
      </w:pBdr>
      <w:tabs>
        <w:tab w:val="center" w:pos="4769"/>
        <w:tab w:val="right" w:pos="9178"/>
      </w:tabs>
      <w:wordWrap w:val="0"/>
      <w:ind w:firstLine="360"/>
      <w:jc w:val="right"/>
      <w:rPr>
        <w:rFonts w:hint="eastAsia"/>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8A75" w14:textId="73BA88C3" w:rsidR="00271943" w:rsidRPr="0039711A" w:rsidRDefault="00271943" w:rsidP="00CB1DBB">
    <w:pPr>
      <w:pStyle w:val="afa"/>
      <w:pBdr>
        <w:bottom w:val="none" w:sz="0" w:space="0" w:color="auto"/>
      </w:pBdr>
      <w:tabs>
        <w:tab w:val="center" w:pos="4769"/>
        <w:tab w:val="right" w:pos="9178"/>
      </w:tabs>
      <w:wordWrap w:val="0"/>
      <w:ind w:firstLine="360"/>
      <w:jc w:val="right"/>
      <w:rPr>
        <w:rFonts w:hint="eastAsia"/>
      </w:rPr>
    </w:pPr>
    <w:ins w:id="799" w:author="Microsoft Office User" w:date="2016-05-22T17:22:00Z">
      <w:r>
        <w:t>续表</w:t>
      </w:r>
      <w:r>
        <w:t xml:space="preserve"> 4-34 </w:t>
      </w:r>
      <w:r>
        <w:rPr>
          <w:rFonts w:hint="eastAsia"/>
        </w:rPr>
        <w:t>运行</w:t>
      </w:r>
      <w:r>
        <w:t>流程执行</w:t>
      </w:r>
      <w:r>
        <w:rPr>
          <w:rFonts w:hint="eastAsia"/>
        </w:rPr>
        <w:t>实例表</w:t>
      </w:r>
    </w:ins>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2B22F"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 4-36 </w:t>
    </w:r>
    <w:r>
      <w:t>运行定时任务表</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7CF5A"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 4-37</w:t>
    </w:r>
    <w:r>
      <w:rPr>
        <w:rFonts w:hint="eastAsia"/>
      </w:rPr>
      <w:t>运行</w:t>
    </w:r>
    <w:r>
      <w:t>任务表</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2F6F5" w14:textId="77777777" w:rsidR="00271943" w:rsidRPr="0039711A" w:rsidRDefault="00271943" w:rsidP="00CB1DBB">
    <w:pPr>
      <w:pStyle w:val="afa"/>
      <w:pBdr>
        <w:bottom w:val="none" w:sz="0" w:space="0" w:color="auto"/>
      </w:pBdr>
      <w:tabs>
        <w:tab w:val="center" w:pos="4769"/>
        <w:tab w:val="right" w:pos="9178"/>
      </w:tabs>
      <w:wordWrap w:val="0"/>
      <w:ind w:firstLine="360"/>
      <w:jc w:val="right"/>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B0AAB"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 5-6 </w:t>
    </w:r>
    <w:r>
      <w:rPr>
        <w:rFonts w:hint="eastAsia"/>
      </w:rPr>
      <w:t>项目</w:t>
    </w:r>
    <w:r>
      <w:t>添加成员</w:t>
    </w:r>
    <w:r>
      <w:rPr>
        <w:rFonts w:hint="eastAsia"/>
      </w:rPr>
      <w:t>事件</w:t>
    </w:r>
    <w:r>
      <w:t>流</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AEB9" w14:textId="77777777" w:rsidR="00271943" w:rsidRPr="0039711A" w:rsidRDefault="00271943" w:rsidP="00CB1DBB">
    <w:pPr>
      <w:pStyle w:val="afa"/>
      <w:pBdr>
        <w:bottom w:val="none" w:sz="0" w:space="0" w:color="auto"/>
      </w:pBdr>
      <w:tabs>
        <w:tab w:val="center" w:pos="4769"/>
        <w:tab w:val="right" w:pos="9178"/>
      </w:tabs>
      <w:wordWrap w:val="0"/>
      <w:ind w:firstLine="360"/>
      <w:jc w:val="right"/>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8D3F" w14:textId="77777777" w:rsidR="00271943" w:rsidRPr="0039711A" w:rsidRDefault="00271943" w:rsidP="00CB1DBB">
    <w:pPr>
      <w:pStyle w:val="afa"/>
      <w:pBdr>
        <w:bottom w:val="none" w:sz="0" w:space="0" w:color="auto"/>
      </w:pBdr>
      <w:tabs>
        <w:tab w:val="center" w:pos="4769"/>
        <w:tab w:val="right" w:pos="9178"/>
      </w:tabs>
      <w:wordWrap w:val="0"/>
      <w:ind w:firstLine="360"/>
      <w:jc w:val="right"/>
    </w:pPr>
    <w:r>
      <w:t>续表</w:t>
    </w:r>
    <w:r>
      <w:t xml:space="preserve"> 5-9 </w:t>
    </w:r>
    <w:r>
      <w:rPr>
        <w:rFonts w:hint="eastAsia"/>
      </w:rPr>
      <w:t>发送</w:t>
    </w:r>
    <w:r>
      <w:t>通知</w:t>
    </w:r>
    <w:r>
      <w:rPr>
        <w:rFonts w:hint="eastAsia"/>
      </w:rPr>
      <w:t>事件</w:t>
    </w:r>
    <w:r>
      <w:t>流</w:t>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EA8B0" w14:textId="77777777" w:rsidR="00271943" w:rsidRPr="0039711A" w:rsidRDefault="00271943" w:rsidP="00CB1DBB">
    <w:pPr>
      <w:pStyle w:val="afa"/>
      <w:pBdr>
        <w:bottom w:val="none" w:sz="0" w:space="0" w:color="auto"/>
      </w:pBdr>
      <w:tabs>
        <w:tab w:val="center" w:pos="4769"/>
        <w:tab w:val="right" w:pos="9178"/>
      </w:tabs>
      <w:wordWrap w:val="0"/>
      <w:ind w:firstLine="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E1848" w14:textId="77777777" w:rsidR="00271943" w:rsidRDefault="00271943">
    <w:pPr>
      <w:pStyle w:val="af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EF1B" w14:textId="77777777" w:rsidR="00271943" w:rsidRPr="0039711A" w:rsidRDefault="00271943" w:rsidP="00CB1DBB">
    <w:pPr>
      <w:pStyle w:val="afa"/>
      <w:wordWrap w:val="0"/>
      <w:ind w:firstLine="360"/>
      <w:jc w:val="right"/>
    </w:pPr>
    <w:r>
      <w:t>续表</w:t>
    </w:r>
    <w:r>
      <w:t xml:space="preserve"> </w:t>
    </w:r>
    <w:r>
      <w:rPr>
        <w:rFonts w:hint="eastAsia"/>
      </w:rPr>
      <w:t>4-</w:t>
    </w:r>
    <w:r>
      <w:t>3</w:t>
    </w:r>
    <w:r>
      <w:rPr>
        <w:rFonts w:hint="eastAsia"/>
      </w:rPr>
      <w:t xml:space="preserve"> </w:t>
    </w:r>
    <w:r>
      <w:rPr>
        <w:rFonts w:hint="eastAsia"/>
      </w:rPr>
      <w:t>角色</w:t>
    </w:r>
    <w:r>
      <w:t>表</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A63B2" w14:textId="77777777" w:rsidR="00271943" w:rsidRPr="0039711A" w:rsidRDefault="00271943" w:rsidP="00CB1DBB">
    <w:pPr>
      <w:pStyle w:val="afa"/>
      <w:pBdr>
        <w:bottom w:val="none" w:sz="0" w:space="0" w:color="auto"/>
      </w:pBdr>
      <w:wordWrap w:val="0"/>
      <w:ind w:firstLine="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E029B" w14:textId="77777777" w:rsidR="00271943" w:rsidRPr="0039711A" w:rsidRDefault="00271943" w:rsidP="00CB1DBB">
    <w:pPr>
      <w:pStyle w:val="afa"/>
      <w:pBdr>
        <w:bottom w:val="none" w:sz="0" w:space="0" w:color="auto"/>
      </w:pBdr>
      <w:tabs>
        <w:tab w:val="center" w:pos="4769"/>
        <w:tab w:val="right" w:pos="9178"/>
      </w:tabs>
      <w:ind w:firstLine="360"/>
      <w:jc w:val="right"/>
    </w:pPr>
    <w:r>
      <w:tab/>
      <w:t xml:space="preserve">         </w:t>
    </w:r>
    <w:r>
      <w:t>续表</w:t>
    </w:r>
    <w:r>
      <w:t xml:space="preserve">4-11 </w:t>
    </w:r>
    <w:r>
      <w:rPr>
        <w:rFonts w:hint="eastAsia"/>
      </w:rPr>
      <w:t>通知表</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9CB66" w14:textId="77777777" w:rsidR="00271943" w:rsidRPr="00CB1DBB" w:rsidRDefault="00271943" w:rsidP="00CB1DBB">
    <w:pPr>
      <w:pStyle w:val="afa"/>
      <w:pBdr>
        <w:bottom w:val="none" w:sz="0" w:space="0" w:color="auto"/>
      </w:pBdr>
      <w:tabs>
        <w:tab w:val="center" w:pos="4769"/>
        <w:tab w:val="right" w:pos="9178"/>
      </w:tabs>
      <w:ind w:firstLine="360"/>
      <w:jc w:val="right"/>
    </w:pPr>
    <w:r>
      <w:tab/>
      <w:t xml:space="preserve">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E0413" w14:textId="2A35048C" w:rsidR="00271943" w:rsidRPr="0039711A" w:rsidRDefault="00271943" w:rsidP="00CB1DBB">
    <w:pPr>
      <w:pStyle w:val="afa"/>
      <w:pBdr>
        <w:bottom w:val="none" w:sz="0" w:space="0" w:color="auto"/>
      </w:pBdr>
      <w:tabs>
        <w:tab w:val="center" w:pos="4769"/>
        <w:tab w:val="right" w:pos="9178"/>
      </w:tabs>
      <w:ind w:firstLine="360"/>
      <w:jc w:val="right"/>
    </w:pPr>
    <w:r>
      <w:t>续表</w:t>
    </w:r>
    <w:r>
      <w:t xml:space="preserve"> 4-13 Bug</w:t>
    </w:r>
    <w:r>
      <w:rPr>
        <w:rFonts w:hint="eastAsia"/>
      </w:rPr>
      <w:t>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5940B" w14:textId="77777777" w:rsidR="00271943" w:rsidRPr="0039711A" w:rsidRDefault="00271943" w:rsidP="00CB1DBB">
    <w:pPr>
      <w:pStyle w:val="afa"/>
      <w:pBdr>
        <w:bottom w:val="none" w:sz="0" w:space="0" w:color="auto"/>
      </w:pBdr>
      <w:tabs>
        <w:tab w:val="center" w:pos="4769"/>
        <w:tab w:val="right" w:pos="9178"/>
      </w:tabs>
      <w:ind w:firstLine="360"/>
      <w:jc w:val="right"/>
    </w:pPr>
    <w:r>
      <w:t>续表</w:t>
    </w:r>
    <w:r>
      <w:t xml:space="preserve"> 4-16 </w:t>
    </w:r>
    <w:r>
      <w:rPr>
        <w:rFonts w:hint="eastAsia"/>
      </w:rPr>
      <w:t>资源表</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65F5"/>
    <w:multiLevelType w:val="multilevel"/>
    <w:tmpl w:val="81CAC372"/>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F11B5B"/>
    <w:multiLevelType w:val="hybridMultilevel"/>
    <w:tmpl w:val="A79ECCD8"/>
    <w:lvl w:ilvl="0" w:tplc="8FB476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3D66587"/>
    <w:multiLevelType w:val="hybridMultilevel"/>
    <w:tmpl w:val="6E6461E0"/>
    <w:lvl w:ilvl="0" w:tplc="8E62DFC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4864914"/>
    <w:multiLevelType w:val="multilevel"/>
    <w:tmpl w:val="82A0C6DC"/>
    <w:lvl w:ilvl="0">
      <w:start w:val="1"/>
      <w:numFmt w:val="decimal"/>
      <w:lvlText w:val="%1."/>
      <w:lvlJc w:val="left"/>
      <w:pPr>
        <w:ind w:left="960" w:hanging="480"/>
      </w:pPr>
      <w:rPr>
        <w:rFonts w:hint="eastAsia"/>
      </w:rPr>
    </w:lvl>
    <w:lvl w:ilvl="1">
      <w:start w:val="2"/>
      <w:numFmt w:val="decimal"/>
      <w:isLgl/>
      <w:lvlText w:val="%1.%2."/>
      <w:lvlJc w:val="left"/>
      <w:pPr>
        <w:ind w:left="102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07AF71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A685CF4"/>
    <w:multiLevelType w:val="hybridMultilevel"/>
    <w:tmpl w:val="792C11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C665925"/>
    <w:multiLevelType w:val="hybridMultilevel"/>
    <w:tmpl w:val="704C6DC0"/>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CE26280"/>
    <w:multiLevelType w:val="hybridMultilevel"/>
    <w:tmpl w:val="D00AB0F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CFA07BB"/>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E7D05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0F65111"/>
    <w:multiLevelType w:val="hybridMultilevel"/>
    <w:tmpl w:val="B6B6EB1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1290CAA"/>
    <w:multiLevelType w:val="hybridMultilevel"/>
    <w:tmpl w:val="56E87756"/>
    <w:lvl w:ilvl="0" w:tplc="221834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2BA2544"/>
    <w:multiLevelType w:val="multilevel"/>
    <w:tmpl w:val="945E829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5326256"/>
    <w:multiLevelType w:val="hybridMultilevel"/>
    <w:tmpl w:val="F2345DD4"/>
    <w:lvl w:ilvl="0" w:tplc="BDF27C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813E7"/>
    <w:multiLevelType w:val="hybridMultilevel"/>
    <w:tmpl w:val="A40CE1CE"/>
    <w:lvl w:ilvl="0" w:tplc="10E0CDF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18064CD7"/>
    <w:multiLevelType w:val="hybridMultilevel"/>
    <w:tmpl w:val="69E0320E"/>
    <w:lvl w:ilvl="0" w:tplc="5290ED7C">
      <w:start w:val="4"/>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1A916BFD"/>
    <w:multiLevelType w:val="multilevel"/>
    <w:tmpl w:val="0716197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1B8C7DCD"/>
    <w:multiLevelType w:val="multilevel"/>
    <w:tmpl w:val="0E181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1FCC0D2A"/>
    <w:multiLevelType w:val="multilevel"/>
    <w:tmpl w:val="B8C4E4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20686FCC"/>
    <w:multiLevelType w:val="multilevel"/>
    <w:tmpl w:val="53E4D60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1DD502A"/>
    <w:multiLevelType w:val="hybridMultilevel"/>
    <w:tmpl w:val="3926D5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6A410D8"/>
    <w:multiLevelType w:val="hybridMultilevel"/>
    <w:tmpl w:val="9EE2DF8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82C5606"/>
    <w:multiLevelType w:val="multilevel"/>
    <w:tmpl w:val="FC3AF05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86906AC"/>
    <w:multiLevelType w:val="hybridMultilevel"/>
    <w:tmpl w:val="B15A49C4"/>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2AF24F61"/>
    <w:multiLevelType w:val="multilevel"/>
    <w:tmpl w:val="048CCD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F54688A"/>
    <w:multiLevelType w:val="hybridMultilevel"/>
    <w:tmpl w:val="95FEAFF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2F702819"/>
    <w:multiLevelType w:val="hybridMultilevel"/>
    <w:tmpl w:val="EF9CED0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2F7F49F8"/>
    <w:multiLevelType w:val="hybridMultilevel"/>
    <w:tmpl w:val="0016CE9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012566A"/>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30AE495D"/>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322B4BE7"/>
    <w:multiLevelType w:val="multilevel"/>
    <w:tmpl w:val="46A8014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3E81138"/>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2">
    <w:nsid w:val="35693226"/>
    <w:multiLevelType w:val="hybridMultilevel"/>
    <w:tmpl w:val="2138DF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36AD53D8"/>
    <w:multiLevelType w:val="hybridMultilevel"/>
    <w:tmpl w:val="C70E0AA8"/>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386956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396642BF"/>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39BB77E7"/>
    <w:multiLevelType w:val="multilevel"/>
    <w:tmpl w:val="4786773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9BE670A"/>
    <w:multiLevelType w:val="hybridMultilevel"/>
    <w:tmpl w:val="8128531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3D99575F"/>
    <w:multiLevelType w:val="hybridMultilevel"/>
    <w:tmpl w:val="A6EC3FF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3EA3455F"/>
    <w:multiLevelType w:val="hybridMultilevel"/>
    <w:tmpl w:val="CF0ED9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3ECC629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40D61577"/>
    <w:multiLevelType w:val="hybridMultilevel"/>
    <w:tmpl w:val="337A286E"/>
    <w:lvl w:ilvl="0" w:tplc="4E5EECBC">
      <w:start w:val="1"/>
      <w:numFmt w:val="decimal"/>
      <w:pStyle w:val="1"/>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45371C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468B1769"/>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46F32A55"/>
    <w:multiLevelType w:val="hybridMultilevel"/>
    <w:tmpl w:val="7402DDA2"/>
    <w:lvl w:ilvl="0" w:tplc="8AA66E9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47136F69"/>
    <w:multiLevelType w:val="multilevel"/>
    <w:tmpl w:val="A9C0AB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486468B5"/>
    <w:multiLevelType w:val="multilevel"/>
    <w:tmpl w:val="58285AB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49CA1754"/>
    <w:multiLevelType w:val="hybridMultilevel"/>
    <w:tmpl w:val="A52AC8FC"/>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4C44009C"/>
    <w:multiLevelType w:val="hybridMultilevel"/>
    <w:tmpl w:val="4DCE2584"/>
    <w:lvl w:ilvl="0" w:tplc="A63E0B3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9">
    <w:nsid w:val="4D3C2C15"/>
    <w:multiLevelType w:val="multilevel"/>
    <w:tmpl w:val="C568B2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4F460167"/>
    <w:multiLevelType w:val="hybridMultilevel"/>
    <w:tmpl w:val="E0F83878"/>
    <w:lvl w:ilvl="0" w:tplc="0409000B">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1">
    <w:nsid w:val="537628C2"/>
    <w:multiLevelType w:val="hybridMultilevel"/>
    <w:tmpl w:val="B49A0504"/>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2">
    <w:nsid w:val="540210F0"/>
    <w:multiLevelType w:val="hybridMultilevel"/>
    <w:tmpl w:val="05AE2DB0"/>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569A2576"/>
    <w:multiLevelType w:val="hybridMultilevel"/>
    <w:tmpl w:val="96A8214A"/>
    <w:lvl w:ilvl="0" w:tplc="FC3AD324">
      <w:start w:val="1"/>
      <w:numFmt w:val="japaneseCounting"/>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4">
    <w:nsid w:val="58324D96"/>
    <w:multiLevelType w:val="multilevel"/>
    <w:tmpl w:val="830A9E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58383331"/>
    <w:multiLevelType w:val="hybridMultilevel"/>
    <w:tmpl w:val="882A52F4"/>
    <w:lvl w:ilvl="0" w:tplc="886AE1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6">
    <w:nsid w:val="59683BF1"/>
    <w:multiLevelType w:val="hybridMultilevel"/>
    <w:tmpl w:val="BE1EFB50"/>
    <w:lvl w:ilvl="0" w:tplc="71B6C750">
      <w:start w:val="1"/>
      <w:numFmt w:val="decimal"/>
      <w:lvlText w:val="%1"/>
      <w:lvlJc w:val="left"/>
      <w:pPr>
        <w:ind w:left="360" w:hanging="360"/>
      </w:pPr>
      <w:rPr>
        <w:rFonts w:eastAsia="宋体" w:hint="default"/>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59833C8E"/>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59CA6D98"/>
    <w:multiLevelType w:val="multilevel"/>
    <w:tmpl w:val="426207C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5AB928A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0">
    <w:nsid w:val="5C434E6A"/>
    <w:multiLevelType w:val="hybridMultilevel"/>
    <w:tmpl w:val="EACA0AC4"/>
    <w:lvl w:ilvl="0" w:tplc="0409000B">
      <w:start w:val="1"/>
      <w:numFmt w:val="bullet"/>
      <w:lvlText w:val=""/>
      <w:lvlJc w:val="left"/>
      <w:pPr>
        <w:ind w:left="951" w:hanging="480"/>
      </w:pPr>
      <w:rPr>
        <w:rFonts w:ascii="Wingdings" w:hAnsi="Wingdings" w:hint="default"/>
      </w:rPr>
    </w:lvl>
    <w:lvl w:ilvl="1" w:tplc="04090003" w:tentative="1">
      <w:start w:val="1"/>
      <w:numFmt w:val="bullet"/>
      <w:lvlText w:val=""/>
      <w:lvlJc w:val="left"/>
      <w:pPr>
        <w:ind w:left="1431" w:hanging="480"/>
      </w:pPr>
      <w:rPr>
        <w:rFonts w:ascii="Wingdings" w:hAnsi="Wingdings" w:hint="default"/>
      </w:rPr>
    </w:lvl>
    <w:lvl w:ilvl="2" w:tplc="04090005" w:tentative="1">
      <w:start w:val="1"/>
      <w:numFmt w:val="bullet"/>
      <w:lvlText w:val=""/>
      <w:lvlJc w:val="left"/>
      <w:pPr>
        <w:ind w:left="1911" w:hanging="480"/>
      </w:pPr>
      <w:rPr>
        <w:rFonts w:ascii="Wingdings" w:hAnsi="Wingdings" w:hint="default"/>
      </w:rPr>
    </w:lvl>
    <w:lvl w:ilvl="3" w:tplc="04090001" w:tentative="1">
      <w:start w:val="1"/>
      <w:numFmt w:val="bullet"/>
      <w:lvlText w:val=""/>
      <w:lvlJc w:val="left"/>
      <w:pPr>
        <w:ind w:left="2391" w:hanging="480"/>
      </w:pPr>
      <w:rPr>
        <w:rFonts w:ascii="Wingdings" w:hAnsi="Wingdings" w:hint="default"/>
      </w:rPr>
    </w:lvl>
    <w:lvl w:ilvl="4" w:tplc="04090003" w:tentative="1">
      <w:start w:val="1"/>
      <w:numFmt w:val="bullet"/>
      <w:lvlText w:val=""/>
      <w:lvlJc w:val="left"/>
      <w:pPr>
        <w:ind w:left="2871" w:hanging="480"/>
      </w:pPr>
      <w:rPr>
        <w:rFonts w:ascii="Wingdings" w:hAnsi="Wingdings" w:hint="default"/>
      </w:rPr>
    </w:lvl>
    <w:lvl w:ilvl="5" w:tplc="04090005" w:tentative="1">
      <w:start w:val="1"/>
      <w:numFmt w:val="bullet"/>
      <w:lvlText w:val=""/>
      <w:lvlJc w:val="left"/>
      <w:pPr>
        <w:ind w:left="3351" w:hanging="480"/>
      </w:pPr>
      <w:rPr>
        <w:rFonts w:ascii="Wingdings" w:hAnsi="Wingdings" w:hint="default"/>
      </w:rPr>
    </w:lvl>
    <w:lvl w:ilvl="6" w:tplc="04090001" w:tentative="1">
      <w:start w:val="1"/>
      <w:numFmt w:val="bullet"/>
      <w:lvlText w:val=""/>
      <w:lvlJc w:val="left"/>
      <w:pPr>
        <w:ind w:left="3831" w:hanging="480"/>
      </w:pPr>
      <w:rPr>
        <w:rFonts w:ascii="Wingdings" w:hAnsi="Wingdings" w:hint="default"/>
      </w:rPr>
    </w:lvl>
    <w:lvl w:ilvl="7" w:tplc="04090003" w:tentative="1">
      <w:start w:val="1"/>
      <w:numFmt w:val="bullet"/>
      <w:lvlText w:val=""/>
      <w:lvlJc w:val="left"/>
      <w:pPr>
        <w:ind w:left="4311" w:hanging="480"/>
      </w:pPr>
      <w:rPr>
        <w:rFonts w:ascii="Wingdings" w:hAnsi="Wingdings" w:hint="default"/>
      </w:rPr>
    </w:lvl>
    <w:lvl w:ilvl="8" w:tplc="04090005" w:tentative="1">
      <w:start w:val="1"/>
      <w:numFmt w:val="bullet"/>
      <w:lvlText w:val=""/>
      <w:lvlJc w:val="left"/>
      <w:pPr>
        <w:ind w:left="4791" w:hanging="480"/>
      </w:pPr>
      <w:rPr>
        <w:rFonts w:ascii="Wingdings" w:hAnsi="Wingdings" w:hint="default"/>
      </w:rPr>
    </w:lvl>
  </w:abstractNum>
  <w:abstractNum w:abstractNumId="61">
    <w:nsid w:val="5EEE1E5E"/>
    <w:multiLevelType w:val="multilevel"/>
    <w:tmpl w:val="8B32A99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61956D20"/>
    <w:multiLevelType w:val="hybridMultilevel"/>
    <w:tmpl w:val="85B288F2"/>
    <w:lvl w:ilvl="0" w:tplc="4A8C4A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3">
    <w:nsid w:val="61A964CD"/>
    <w:multiLevelType w:val="multilevel"/>
    <w:tmpl w:val="A00EE25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62594957"/>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65A83119"/>
    <w:multiLevelType w:val="hybridMultilevel"/>
    <w:tmpl w:val="82AA42F2"/>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6">
    <w:nsid w:val="66563D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67A3339E"/>
    <w:multiLevelType w:val="hybridMultilevel"/>
    <w:tmpl w:val="3496BD5C"/>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8">
    <w:nsid w:val="68C35E04"/>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nsid w:val="6A191179"/>
    <w:multiLevelType w:val="hybridMultilevel"/>
    <w:tmpl w:val="2706665E"/>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0">
    <w:nsid w:val="6F19726B"/>
    <w:multiLevelType w:val="multilevel"/>
    <w:tmpl w:val="A57CEF0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nsid w:val="72F73D8F"/>
    <w:multiLevelType w:val="multilevel"/>
    <w:tmpl w:val="9D787F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40A651E"/>
    <w:multiLevelType w:val="multilevel"/>
    <w:tmpl w:val="9D8C774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3">
    <w:nsid w:val="74E41F86"/>
    <w:multiLevelType w:val="multilevel"/>
    <w:tmpl w:val="38E896D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755E6599"/>
    <w:multiLevelType w:val="multilevel"/>
    <w:tmpl w:val="BC06C4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nsid w:val="75D410A0"/>
    <w:multiLevelType w:val="multilevel"/>
    <w:tmpl w:val="ED927C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nsid w:val="79405A4A"/>
    <w:multiLevelType w:val="hybridMultilevel"/>
    <w:tmpl w:val="263074CA"/>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7">
    <w:nsid w:val="794D3F9B"/>
    <w:multiLevelType w:val="multilevel"/>
    <w:tmpl w:val="BF1ACF0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C9709C7"/>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9">
    <w:nsid w:val="7CAF23C9"/>
    <w:multiLevelType w:val="hybridMultilevel"/>
    <w:tmpl w:val="10142BCE"/>
    <w:lvl w:ilvl="0" w:tplc="BBD6AA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0">
    <w:nsid w:val="7E473EC3"/>
    <w:multiLevelType w:val="multilevel"/>
    <w:tmpl w:val="02D2753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nsid w:val="7E526F81"/>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2">
    <w:nsid w:val="7F397A00"/>
    <w:multiLevelType w:val="hybridMultilevel"/>
    <w:tmpl w:val="3E441CFA"/>
    <w:lvl w:ilvl="0" w:tplc="EDFEF142">
      <w:start w:val="1"/>
      <w:numFmt w:val="decimal"/>
      <w:lvlText w:val="[%1]"/>
      <w:lvlJc w:val="left"/>
      <w:pPr>
        <w:tabs>
          <w:tab w:val="num" w:pos="454"/>
        </w:tabs>
        <w:ind w:left="510" w:hanging="510"/>
      </w:pPr>
      <w:rPr>
        <w:rFonts w:ascii="Times New Roman" w:hAnsi="Times New Roman" w:cs="Times New Roman" w:hint="default"/>
        <w:b w:val="0"/>
        <w:sz w:val="22"/>
        <w:szCs w:val="22"/>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41"/>
  </w:num>
  <w:num w:numId="2">
    <w:abstractNumId w:val="42"/>
  </w:num>
  <w:num w:numId="3">
    <w:abstractNumId w:val="3"/>
  </w:num>
  <w:num w:numId="4">
    <w:abstractNumId w:val="32"/>
  </w:num>
  <w:num w:numId="5">
    <w:abstractNumId w:val="7"/>
  </w:num>
  <w:num w:numId="6">
    <w:abstractNumId w:val="5"/>
  </w:num>
  <w:num w:numId="7">
    <w:abstractNumId w:val="21"/>
  </w:num>
  <w:num w:numId="8">
    <w:abstractNumId w:val="60"/>
  </w:num>
  <w:num w:numId="9">
    <w:abstractNumId w:val="76"/>
  </w:num>
  <w:num w:numId="10">
    <w:abstractNumId w:val="33"/>
  </w:num>
  <w:num w:numId="11">
    <w:abstractNumId w:val="20"/>
  </w:num>
  <w:num w:numId="12">
    <w:abstractNumId w:val="50"/>
  </w:num>
  <w:num w:numId="13">
    <w:abstractNumId w:val="23"/>
  </w:num>
  <w:num w:numId="14">
    <w:abstractNumId w:val="6"/>
  </w:num>
  <w:num w:numId="15">
    <w:abstractNumId w:val="37"/>
  </w:num>
  <w:num w:numId="16">
    <w:abstractNumId w:val="27"/>
  </w:num>
  <w:num w:numId="17">
    <w:abstractNumId w:val="10"/>
  </w:num>
  <w:num w:numId="18">
    <w:abstractNumId w:val="25"/>
  </w:num>
  <w:num w:numId="19">
    <w:abstractNumId w:val="26"/>
  </w:num>
  <w:num w:numId="20">
    <w:abstractNumId w:val="38"/>
  </w:num>
  <w:num w:numId="21">
    <w:abstractNumId w:val="79"/>
  </w:num>
  <w:num w:numId="22">
    <w:abstractNumId w:val="62"/>
  </w:num>
  <w:num w:numId="23">
    <w:abstractNumId w:val="2"/>
  </w:num>
  <w:num w:numId="24">
    <w:abstractNumId w:val="11"/>
  </w:num>
  <w:num w:numId="25">
    <w:abstractNumId w:val="13"/>
  </w:num>
  <w:num w:numId="26">
    <w:abstractNumId w:val="81"/>
  </w:num>
  <w:num w:numId="27">
    <w:abstractNumId w:val="44"/>
  </w:num>
  <w:num w:numId="28">
    <w:abstractNumId w:val="8"/>
  </w:num>
  <w:num w:numId="29">
    <w:abstractNumId w:val="1"/>
  </w:num>
  <w:num w:numId="30">
    <w:abstractNumId w:val="78"/>
  </w:num>
  <w:num w:numId="31">
    <w:abstractNumId w:val="67"/>
  </w:num>
  <w:num w:numId="32">
    <w:abstractNumId w:val="31"/>
  </w:num>
  <w:num w:numId="33">
    <w:abstractNumId w:val="48"/>
  </w:num>
  <w:num w:numId="34">
    <w:abstractNumId w:val="28"/>
  </w:num>
  <w:num w:numId="35">
    <w:abstractNumId w:val="55"/>
  </w:num>
  <w:num w:numId="36">
    <w:abstractNumId w:val="40"/>
  </w:num>
  <w:num w:numId="37">
    <w:abstractNumId w:val="47"/>
  </w:num>
  <w:num w:numId="38">
    <w:abstractNumId w:val="59"/>
  </w:num>
  <w:num w:numId="39">
    <w:abstractNumId w:val="69"/>
  </w:num>
  <w:num w:numId="40">
    <w:abstractNumId w:val="51"/>
  </w:num>
  <w:num w:numId="41">
    <w:abstractNumId w:val="39"/>
  </w:num>
  <w:num w:numId="42">
    <w:abstractNumId w:val="65"/>
  </w:num>
  <w:num w:numId="43">
    <w:abstractNumId w:val="52"/>
  </w:num>
  <w:num w:numId="44">
    <w:abstractNumId w:val="34"/>
  </w:num>
  <w:num w:numId="45">
    <w:abstractNumId w:val="4"/>
  </w:num>
  <w:num w:numId="46">
    <w:abstractNumId w:val="72"/>
  </w:num>
  <w:num w:numId="47">
    <w:abstractNumId w:val="66"/>
  </w:num>
  <w:num w:numId="48">
    <w:abstractNumId w:val="9"/>
  </w:num>
  <w:num w:numId="49">
    <w:abstractNumId w:val="80"/>
  </w:num>
  <w:num w:numId="50">
    <w:abstractNumId w:val="53"/>
  </w:num>
  <w:num w:numId="51">
    <w:abstractNumId w:val="58"/>
  </w:num>
  <w:num w:numId="52">
    <w:abstractNumId w:val="74"/>
  </w:num>
  <w:num w:numId="53">
    <w:abstractNumId w:val="0"/>
  </w:num>
  <w:num w:numId="54">
    <w:abstractNumId w:val="77"/>
  </w:num>
  <w:num w:numId="55">
    <w:abstractNumId w:val="12"/>
  </w:num>
  <w:num w:numId="56">
    <w:abstractNumId w:val="70"/>
  </w:num>
  <w:num w:numId="57">
    <w:abstractNumId w:val="16"/>
  </w:num>
  <w:num w:numId="58">
    <w:abstractNumId w:val="49"/>
  </w:num>
  <w:num w:numId="59">
    <w:abstractNumId w:val="63"/>
  </w:num>
  <w:num w:numId="60">
    <w:abstractNumId w:val="73"/>
  </w:num>
  <w:num w:numId="61">
    <w:abstractNumId w:val="36"/>
  </w:num>
  <w:num w:numId="62">
    <w:abstractNumId w:val="24"/>
  </w:num>
  <w:num w:numId="63">
    <w:abstractNumId w:val="22"/>
  </w:num>
  <w:num w:numId="64">
    <w:abstractNumId w:val="45"/>
  </w:num>
  <w:num w:numId="65">
    <w:abstractNumId w:val="71"/>
  </w:num>
  <w:num w:numId="66">
    <w:abstractNumId w:val="14"/>
  </w:num>
  <w:num w:numId="67">
    <w:abstractNumId w:val="56"/>
  </w:num>
  <w:num w:numId="68">
    <w:abstractNumId w:val="17"/>
  </w:num>
  <w:num w:numId="69">
    <w:abstractNumId w:val="30"/>
  </w:num>
  <w:num w:numId="70">
    <w:abstractNumId w:val="46"/>
  </w:num>
  <w:num w:numId="71">
    <w:abstractNumId w:val="19"/>
  </w:num>
  <w:num w:numId="72">
    <w:abstractNumId w:val="54"/>
  </w:num>
  <w:num w:numId="73">
    <w:abstractNumId w:val="75"/>
  </w:num>
  <w:num w:numId="74">
    <w:abstractNumId w:val="61"/>
  </w:num>
  <w:num w:numId="75">
    <w:abstractNumId w:val="82"/>
  </w:num>
  <w:num w:numId="76">
    <w:abstractNumId w:val="43"/>
  </w:num>
  <w:num w:numId="77">
    <w:abstractNumId w:val="29"/>
  </w:num>
  <w:num w:numId="78">
    <w:abstractNumId w:val="18"/>
  </w:num>
  <w:num w:numId="79">
    <w:abstractNumId w:val="68"/>
  </w:num>
  <w:num w:numId="80">
    <w:abstractNumId w:val="64"/>
  </w:num>
  <w:num w:numId="81">
    <w:abstractNumId w:val="35"/>
  </w:num>
  <w:num w:numId="82">
    <w:abstractNumId w:val="57"/>
  </w:num>
  <w:num w:numId="83">
    <w:abstractNumId w:val="15"/>
  </w:num>
  <w:numIdMacAtCleanup w:val="7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16"/>
    <w:rsid w:val="00000287"/>
    <w:rsid w:val="00001A14"/>
    <w:rsid w:val="000035DF"/>
    <w:rsid w:val="000054F5"/>
    <w:rsid w:val="00007127"/>
    <w:rsid w:val="000108E7"/>
    <w:rsid w:val="00011809"/>
    <w:rsid w:val="00013423"/>
    <w:rsid w:val="00013D72"/>
    <w:rsid w:val="0001447D"/>
    <w:rsid w:val="000162F8"/>
    <w:rsid w:val="000176A2"/>
    <w:rsid w:val="00020834"/>
    <w:rsid w:val="000221EB"/>
    <w:rsid w:val="000224AD"/>
    <w:rsid w:val="00024964"/>
    <w:rsid w:val="000251E8"/>
    <w:rsid w:val="000256CB"/>
    <w:rsid w:val="00027F47"/>
    <w:rsid w:val="00027FB0"/>
    <w:rsid w:val="00031F7F"/>
    <w:rsid w:val="0003326F"/>
    <w:rsid w:val="00033C11"/>
    <w:rsid w:val="00034BA2"/>
    <w:rsid w:val="000359EB"/>
    <w:rsid w:val="00036E71"/>
    <w:rsid w:val="00040BD5"/>
    <w:rsid w:val="00041241"/>
    <w:rsid w:val="00045245"/>
    <w:rsid w:val="00045CF8"/>
    <w:rsid w:val="00047115"/>
    <w:rsid w:val="00051061"/>
    <w:rsid w:val="00051199"/>
    <w:rsid w:val="00051AAD"/>
    <w:rsid w:val="00052BA7"/>
    <w:rsid w:val="00053677"/>
    <w:rsid w:val="000546BB"/>
    <w:rsid w:val="0005640E"/>
    <w:rsid w:val="00056ED1"/>
    <w:rsid w:val="00060608"/>
    <w:rsid w:val="00060F80"/>
    <w:rsid w:val="00061E8E"/>
    <w:rsid w:val="000645D9"/>
    <w:rsid w:val="00066B12"/>
    <w:rsid w:val="000674C2"/>
    <w:rsid w:val="00070101"/>
    <w:rsid w:val="00070230"/>
    <w:rsid w:val="000711C0"/>
    <w:rsid w:val="000730D1"/>
    <w:rsid w:val="000746A8"/>
    <w:rsid w:val="00074D0E"/>
    <w:rsid w:val="00075255"/>
    <w:rsid w:val="000824C7"/>
    <w:rsid w:val="00083659"/>
    <w:rsid w:val="000846B2"/>
    <w:rsid w:val="000847D1"/>
    <w:rsid w:val="00084D7F"/>
    <w:rsid w:val="00090579"/>
    <w:rsid w:val="000911C3"/>
    <w:rsid w:val="0009233C"/>
    <w:rsid w:val="00093D00"/>
    <w:rsid w:val="000A0696"/>
    <w:rsid w:val="000A371A"/>
    <w:rsid w:val="000A48FD"/>
    <w:rsid w:val="000A5571"/>
    <w:rsid w:val="000A60E0"/>
    <w:rsid w:val="000A6EB6"/>
    <w:rsid w:val="000A76FC"/>
    <w:rsid w:val="000B03D2"/>
    <w:rsid w:val="000B0B4F"/>
    <w:rsid w:val="000B27C6"/>
    <w:rsid w:val="000B2B4C"/>
    <w:rsid w:val="000B2E08"/>
    <w:rsid w:val="000B33E0"/>
    <w:rsid w:val="000B4FD9"/>
    <w:rsid w:val="000B5E94"/>
    <w:rsid w:val="000B65DF"/>
    <w:rsid w:val="000C1438"/>
    <w:rsid w:val="000C19F7"/>
    <w:rsid w:val="000C631C"/>
    <w:rsid w:val="000C7037"/>
    <w:rsid w:val="000D1AE9"/>
    <w:rsid w:val="000D1CD9"/>
    <w:rsid w:val="000D225F"/>
    <w:rsid w:val="000D25FD"/>
    <w:rsid w:val="000D36A6"/>
    <w:rsid w:val="000D4009"/>
    <w:rsid w:val="000D42A6"/>
    <w:rsid w:val="000D4666"/>
    <w:rsid w:val="000D6846"/>
    <w:rsid w:val="000D68A9"/>
    <w:rsid w:val="000E02D5"/>
    <w:rsid w:val="000E08B1"/>
    <w:rsid w:val="000E0E81"/>
    <w:rsid w:val="000E2F83"/>
    <w:rsid w:val="000E3BD1"/>
    <w:rsid w:val="000E3D07"/>
    <w:rsid w:val="000E42D4"/>
    <w:rsid w:val="000E4A36"/>
    <w:rsid w:val="000E51C9"/>
    <w:rsid w:val="000E57E5"/>
    <w:rsid w:val="000E5B8C"/>
    <w:rsid w:val="000F2459"/>
    <w:rsid w:val="000F27B9"/>
    <w:rsid w:val="000F2FEF"/>
    <w:rsid w:val="000F5AEB"/>
    <w:rsid w:val="000F68D0"/>
    <w:rsid w:val="000F740F"/>
    <w:rsid w:val="0010113B"/>
    <w:rsid w:val="00101495"/>
    <w:rsid w:val="00102736"/>
    <w:rsid w:val="00105528"/>
    <w:rsid w:val="001055CD"/>
    <w:rsid w:val="0010620F"/>
    <w:rsid w:val="001072A3"/>
    <w:rsid w:val="001074E9"/>
    <w:rsid w:val="001107B5"/>
    <w:rsid w:val="00111182"/>
    <w:rsid w:val="001116B2"/>
    <w:rsid w:val="001126CB"/>
    <w:rsid w:val="001131C7"/>
    <w:rsid w:val="00114028"/>
    <w:rsid w:val="00114403"/>
    <w:rsid w:val="00115CB2"/>
    <w:rsid w:val="00120C36"/>
    <w:rsid w:val="001243E7"/>
    <w:rsid w:val="00130734"/>
    <w:rsid w:val="00130DDE"/>
    <w:rsid w:val="001316E2"/>
    <w:rsid w:val="0013237D"/>
    <w:rsid w:val="00132DA9"/>
    <w:rsid w:val="001332EA"/>
    <w:rsid w:val="00133519"/>
    <w:rsid w:val="00133B5D"/>
    <w:rsid w:val="00135A0F"/>
    <w:rsid w:val="00136B7C"/>
    <w:rsid w:val="001400E0"/>
    <w:rsid w:val="00140D8C"/>
    <w:rsid w:val="001421E9"/>
    <w:rsid w:val="00142780"/>
    <w:rsid w:val="001427CE"/>
    <w:rsid w:val="00143F77"/>
    <w:rsid w:val="00145B3D"/>
    <w:rsid w:val="00146605"/>
    <w:rsid w:val="00151406"/>
    <w:rsid w:val="00151A18"/>
    <w:rsid w:val="00151A45"/>
    <w:rsid w:val="00151FE4"/>
    <w:rsid w:val="0015316D"/>
    <w:rsid w:val="00153C95"/>
    <w:rsid w:val="00154151"/>
    <w:rsid w:val="00155399"/>
    <w:rsid w:val="001564D1"/>
    <w:rsid w:val="001573DF"/>
    <w:rsid w:val="0016000C"/>
    <w:rsid w:val="00160F58"/>
    <w:rsid w:val="00161C09"/>
    <w:rsid w:val="001622DB"/>
    <w:rsid w:val="00163B4A"/>
    <w:rsid w:val="00163BE1"/>
    <w:rsid w:val="00164458"/>
    <w:rsid w:val="00164915"/>
    <w:rsid w:val="00164944"/>
    <w:rsid w:val="00164BD7"/>
    <w:rsid w:val="00165299"/>
    <w:rsid w:val="001657BD"/>
    <w:rsid w:val="00171245"/>
    <w:rsid w:val="00174900"/>
    <w:rsid w:val="00174915"/>
    <w:rsid w:val="00174A8D"/>
    <w:rsid w:val="00176D8D"/>
    <w:rsid w:val="00180299"/>
    <w:rsid w:val="001811B9"/>
    <w:rsid w:val="00181EFF"/>
    <w:rsid w:val="001820B7"/>
    <w:rsid w:val="00186162"/>
    <w:rsid w:val="001914C9"/>
    <w:rsid w:val="00191CB0"/>
    <w:rsid w:val="00194C8D"/>
    <w:rsid w:val="0019516C"/>
    <w:rsid w:val="001958B6"/>
    <w:rsid w:val="001A0392"/>
    <w:rsid w:val="001A2083"/>
    <w:rsid w:val="001A3B6E"/>
    <w:rsid w:val="001A4273"/>
    <w:rsid w:val="001A60CD"/>
    <w:rsid w:val="001A62FA"/>
    <w:rsid w:val="001B016B"/>
    <w:rsid w:val="001B02BA"/>
    <w:rsid w:val="001B1898"/>
    <w:rsid w:val="001B3470"/>
    <w:rsid w:val="001B37FB"/>
    <w:rsid w:val="001B3D80"/>
    <w:rsid w:val="001B5328"/>
    <w:rsid w:val="001B5E4B"/>
    <w:rsid w:val="001B60BF"/>
    <w:rsid w:val="001B78C4"/>
    <w:rsid w:val="001C13E3"/>
    <w:rsid w:val="001C1DA6"/>
    <w:rsid w:val="001C3FA2"/>
    <w:rsid w:val="001C44D6"/>
    <w:rsid w:val="001C471D"/>
    <w:rsid w:val="001C5F18"/>
    <w:rsid w:val="001C72D2"/>
    <w:rsid w:val="001C7FDD"/>
    <w:rsid w:val="001D0B77"/>
    <w:rsid w:val="001D1584"/>
    <w:rsid w:val="001D170C"/>
    <w:rsid w:val="001D1E4F"/>
    <w:rsid w:val="001D2041"/>
    <w:rsid w:val="001D2908"/>
    <w:rsid w:val="001D30E3"/>
    <w:rsid w:val="001D3443"/>
    <w:rsid w:val="001D4059"/>
    <w:rsid w:val="001D4953"/>
    <w:rsid w:val="001D5670"/>
    <w:rsid w:val="001D56FD"/>
    <w:rsid w:val="001D74D9"/>
    <w:rsid w:val="001E08A1"/>
    <w:rsid w:val="001E0C78"/>
    <w:rsid w:val="001E1EC1"/>
    <w:rsid w:val="001E52AE"/>
    <w:rsid w:val="001E5772"/>
    <w:rsid w:val="001E6F4B"/>
    <w:rsid w:val="001E6FE7"/>
    <w:rsid w:val="001E70EE"/>
    <w:rsid w:val="001E78D4"/>
    <w:rsid w:val="001F1CFC"/>
    <w:rsid w:val="001F1EFE"/>
    <w:rsid w:val="001F3DDC"/>
    <w:rsid w:val="001F42E1"/>
    <w:rsid w:val="001F4DE7"/>
    <w:rsid w:val="001F5497"/>
    <w:rsid w:val="001F5614"/>
    <w:rsid w:val="002018C9"/>
    <w:rsid w:val="002021CD"/>
    <w:rsid w:val="00202721"/>
    <w:rsid w:val="00203A28"/>
    <w:rsid w:val="00203E46"/>
    <w:rsid w:val="00203EB8"/>
    <w:rsid w:val="00206224"/>
    <w:rsid w:val="00207654"/>
    <w:rsid w:val="00211D38"/>
    <w:rsid w:val="00212EAA"/>
    <w:rsid w:val="002138D9"/>
    <w:rsid w:val="00214D96"/>
    <w:rsid w:val="0021536E"/>
    <w:rsid w:val="00216285"/>
    <w:rsid w:val="002163EF"/>
    <w:rsid w:val="00217964"/>
    <w:rsid w:val="002226E3"/>
    <w:rsid w:val="00222F9F"/>
    <w:rsid w:val="0022345A"/>
    <w:rsid w:val="0022353E"/>
    <w:rsid w:val="002258D3"/>
    <w:rsid w:val="002266C2"/>
    <w:rsid w:val="00227819"/>
    <w:rsid w:val="002279B0"/>
    <w:rsid w:val="00232027"/>
    <w:rsid w:val="0023250B"/>
    <w:rsid w:val="00234163"/>
    <w:rsid w:val="00235197"/>
    <w:rsid w:val="002356C1"/>
    <w:rsid w:val="00235EDF"/>
    <w:rsid w:val="00235F98"/>
    <w:rsid w:val="00236EAA"/>
    <w:rsid w:val="00237DEA"/>
    <w:rsid w:val="0024233A"/>
    <w:rsid w:val="00243330"/>
    <w:rsid w:val="00243ACF"/>
    <w:rsid w:val="00246BB9"/>
    <w:rsid w:val="00246C5F"/>
    <w:rsid w:val="002478F5"/>
    <w:rsid w:val="00250370"/>
    <w:rsid w:val="002508AC"/>
    <w:rsid w:val="002512F5"/>
    <w:rsid w:val="00251C0F"/>
    <w:rsid w:val="002520F0"/>
    <w:rsid w:val="0025242C"/>
    <w:rsid w:val="002524D7"/>
    <w:rsid w:val="00252CA5"/>
    <w:rsid w:val="002539F3"/>
    <w:rsid w:val="00254264"/>
    <w:rsid w:val="00255F7A"/>
    <w:rsid w:val="00257F4B"/>
    <w:rsid w:val="002647F9"/>
    <w:rsid w:val="00264D2B"/>
    <w:rsid w:val="002654E9"/>
    <w:rsid w:val="0026754A"/>
    <w:rsid w:val="002676EC"/>
    <w:rsid w:val="00267744"/>
    <w:rsid w:val="00271943"/>
    <w:rsid w:val="002720AE"/>
    <w:rsid w:val="002721DA"/>
    <w:rsid w:val="0027297D"/>
    <w:rsid w:val="00272F2A"/>
    <w:rsid w:val="00273A20"/>
    <w:rsid w:val="00274124"/>
    <w:rsid w:val="00274936"/>
    <w:rsid w:val="002749A4"/>
    <w:rsid w:val="002752EA"/>
    <w:rsid w:val="002759BC"/>
    <w:rsid w:val="00282AA0"/>
    <w:rsid w:val="002838EB"/>
    <w:rsid w:val="00284273"/>
    <w:rsid w:val="00284F71"/>
    <w:rsid w:val="00286A52"/>
    <w:rsid w:val="002876DD"/>
    <w:rsid w:val="00291BFB"/>
    <w:rsid w:val="00291DA8"/>
    <w:rsid w:val="00292B4D"/>
    <w:rsid w:val="002935E9"/>
    <w:rsid w:val="00295918"/>
    <w:rsid w:val="002A08BD"/>
    <w:rsid w:val="002A0B5E"/>
    <w:rsid w:val="002A20A8"/>
    <w:rsid w:val="002A26E5"/>
    <w:rsid w:val="002A29F4"/>
    <w:rsid w:val="002A35BE"/>
    <w:rsid w:val="002A36CF"/>
    <w:rsid w:val="002A4670"/>
    <w:rsid w:val="002A4D45"/>
    <w:rsid w:val="002B0858"/>
    <w:rsid w:val="002B0C79"/>
    <w:rsid w:val="002B49FC"/>
    <w:rsid w:val="002B55FA"/>
    <w:rsid w:val="002B7EB0"/>
    <w:rsid w:val="002C181D"/>
    <w:rsid w:val="002C1A3D"/>
    <w:rsid w:val="002C34B7"/>
    <w:rsid w:val="002C4876"/>
    <w:rsid w:val="002C71C0"/>
    <w:rsid w:val="002D4DA5"/>
    <w:rsid w:val="002D5CB8"/>
    <w:rsid w:val="002E05FC"/>
    <w:rsid w:val="002E37E7"/>
    <w:rsid w:val="002E4857"/>
    <w:rsid w:val="002E4A0F"/>
    <w:rsid w:val="002E5061"/>
    <w:rsid w:val="002E769D"/>
    <w:rsid w:val="002F019F"/>
    <w:rsid w:val="002F2ADF"/>
    <w:rsid w:val="002F5A60"/>
    <w:rsid w:val="002F6693"/>
    <w:rsid w:val="002F7DDB"/>
    <w:rsid w:val="0030127F"/>
    <w:rsid w:val="00303656"/>
    <w:rsid w:val="00303745"/>
    <w:rsid w:val="00303879"/>
    <w:rsid w:val="00303C80"/>
    <w:rsid w:val="00304824"/>
    <w:rsid w:val="003050B8"/>
    <w:rsid w:val="00305227"/>
    <w:rsid w:val="0030526B"/>
    <w:rsid w:val="00305F52"/>
    <w:rsid w:val="00311A33"/>
    <w:rsid w:val="003131A0"/>
    <w:rsid w:val="0031480B"/>
    <w:rsid w:val="00314E59"/>
    <w:rsid w:val="00315197"/>
    <w:rsid w:val="00315A2B"/>
    <w:rsid w:val="00320BBD"/>
    <w:rsid w:val="00320BD0"/>
    <w:rsid w:val="00321057"/>
    <w:rsid w:val="00322456"/>
    <w:rsid w:val="003225B6"/>
    <w:rsid w:val="003229C4"/>
    <w:rsid w:val="00324E1C"/>
    <w:rsid w:val="00326FA5"/>
    <w:rsid w:val="003273BB"/>
    <w:rsid w:val="003275EB"/>
    <w:rsid w:val="00330034"/>
    <w:rsid w:val="0033059F"/>
    <w:rsid w:val="0033787D"/>
    <w:rsid w:val="00340B58"/>
    <w:rsid w:val="00340F18"/>
    <w:rsid w:val="00341518"/>
    <w:rsid w:val="003417DB"/>
    <w:rsid w:val="00346015"/>
    <w:rsid w:val="00347518"/>
    <w:rsid w:val="00351688"/>
    <w:rsid w:val="00351C6A"/>
    <w:rsid w:val="00355229"/>
    <w:rsid w:val="003552EE"/>
    <w:rsid w:val="003553EE"/>
    <w:rsid w:val="00356DE7"/>
    <w:rsid w:val="003609D1"/>
    <w:rsid w:val="003611D3"/>
    <w:rsid w:val="00363693"/>
    <w:rsid w:val="00363B4D"/>
    <w:rsid w:val="00365EA3"/>
    <w:rsid w:val="00366A48"/>
    <w:rsid w:val="00367B5B"/>
    <w:rsid w:val="00367B7F"/>
    <w:rsid w:val="00371005"/>
    <w:rsid w:val="0037174B"/>
    <w:rsid w:val="00371DF1"/>
    <w:rsid w:val="00372FE5"/>
    <w:rsid w:val="00373F87"/>
    <w:rsid w:val="00374474"/>
    <w:rsid w:val="00375CF1"/>
    <w:rsid w:val="00380416"/>
    <w:rsid w:val="00380DDE"/>
    <w:rsid w:val="00383B21"/>
    <w:rsid w:val="00384642"/>
    <w:rsid w:val="00385FFB"/>
    <w:rsid w:val="00386D20"/>
    <w:rsid w:val="00391554"/>
    <w:rsid w:val="003931F1"/>
    <w:rsid w:val="00396B2B"/>
    <w:rsid w:val="0039711A"/>
    <w:rsid w:val="003A21BB"/>
    <w:rsid w:val="003A2604"/>
    <w:rsid w:val="003A2F83"/>
    <w:rsid w:val="003A3616"/>
    <w:rsid w:val="003A3CE8"/>
    <w:rsid w:val="003A6842"/>
    <w:rsid w:val="003A743A"/>
    <w:rsid w:val="003A78B2"/>
    <w:rsid w:val="003A79D9"/>
    <w:rsid w:val="003A7C24"/>
    <w:rsid w:val="003B1155"/>
    <w:rsid w:val="003B1222"/>
    <w:rsid w:val="003B273A"/>
    <w:rsid w:val="003C03CA"/>
    <w:rsid w:val="003C11AE"/>
    <w:rsid w:val="003C34B9"/>
    <w:rsid w:val="003C38C9"/>
    <w:rsid w:val="003C4846"/>
    <w:rsid w:val="003C4E20"/>
    <w:rsid w:val="003C6F17"/>
    <w:rsid w:val="003D01FF"/>
    <w:rsid w:val="003D03C0"/>
    <w:rsid w:val="003D0C1C"/>
    <w:rsid w:val="003D2EB4"/>
    <w:rsid w:val="003D4567"/>
    <w:rsid w:val="003D5F0F"/>
    <w:rsid w:val="003D6BE1"/>
    <w:rsid w:val="003D6E01"/>
    <w:rsid w:val="003D7B19"/>
    <w:rsid w:val="003E06BF"/>
    <w:rsid w:val="003E1242"/>
    <w:rsid w:val="003E1E89"/>
    <w:rsid w:val="003E2CF3"/>
    <w:rsid w:val="003E2F0C"/>
    <w:rsid w:val="003E3198"/>
    <w:rsid w:val="003E3F6A"/>
    <w:rsid w:val="003E6A78"/>
    <w:rsid w:val="003F0AB5"/>
    <w:rsid w:val="003F2861"/>
    <w:rsid w:val="003F3138"/>
    <w:rsid w:val="003F33A8"/>
    <w:rsid w:val="003F3A2A"/>
    <w:rsid w:val="003F60A4"/>
    <w:rsid w:val="003F7E8D"/>
    <w:rsid w:val="00400630"/>
    <w:rsid w:val="00400C57"/>
    <w:rsid w:val="004033CA"/>
    <w:rsid w:val="00403AC4"/>
    <w:rsid w:val="004045BE"/>
    <w:rsid w:val="00405BEC"/>
    <w:rsid w:val="004073AB"/>
    <w:rsid w:val="0041073D"/>
    <w:rsid w:val="0041081C"/>
    <w:rsid w:val="00412A79"/>
    <w:rsid w:val="0041349F"/>
    <w:rsid w:val="0041424B"/>
    <w:rsid w:val="004177BE"/>
    <w:rsid w:val="00417BC5"/>
    <w:rsid w:val="0042030E"/>
    <w:rsid w:val="00422D30"/>
    <w:rsid w:val="004249D9"/>
    <w:rsid w:val="0042695A"/>
    <w:rsid w:val="00430915"/>
    <w:rsid w:val="00431F55"/>
    <w:rsid w:val="004322B8"/>
    <w:rsid w:val="004324CC"/>
    <w:rsid w:val="00435581"/>
    <w:rsid w:val="00435989"/>
    <w:rsid w:val="004369FD"/>
    <w:rsid w:val="0044060F"/>
    <w:rsid w:val="00440CAC"/>
    <w:rsid w:val="00441115"/>
    <w:rsid w:val="00441FEF"/>
    <w:rsid w:val="004430E9"/>
    <w:rsid w:val="00443A5E"/>
    <w:rsid w:val="00443E67"/>
    <w:rsid w:val="00446675"/>
    <w:rsid w:val="004468DE"/>
    <w:rsid w:val="00446D04"/>
    <w:rsid w:val="0044796F"/>
    <w:rsid w:val="00447B1C"/>
    <w:rsid w:val="00450152"/>
    <w:rsid w:val="00450C61"/>
    <w:rsid w:val="004515E6"/>
    <w:rsid w:val="00451660"/>
    <w:rsid w:val="00452085"/>
    <w:rsid w:val="00455A35"/>
    <w:rsid w:val="0046221E"/>
    <w:rsid w:val="004656CF"/>
    <w:rsid w:val="00465A1D"/>
    <w:rsid w:val="0047005E"/>
    <w:rsid w:val="0047007F"/>
    <w:rsid w:val="0047039D"/>
    <w:rsid w:val="0047248B"/>
    <w:rsid w:val="00472DF4"/>
    <w:rsid w:val="00475400"/>
    <w:rsid w:val="00477001"/>
    <w:rsid w:val="00477338"/>
    <w:rsid w:val="004774E7"/>
    <w:rsid w:val="00477D62"/>
    <w:rsid w:val="004801AD"/>
    <w:rsid w:val="00481FD3"/>
    <w:rsid w:val="00482F72"/>
    <w:rsid w:val="0048385E"/>
    <w:rsid w:val="00484209"/>
    <w:rsid w:val="00484284"/>
    <w:rsid w:val="004876C1"/>
    <w:rsid w:val="00487CB9"/>
    <w:rsid w:val="0049152D"/>
    <w:rsid w:val="00493C7D"/>
    <w:rsid w:val="004966A7"/>
    <w:rsid w:val="004978EA"/>
    <w:rsid w:val="004A0ACD"/>
    <w:rsid w:val="004A335E"/>
    <w:rsid w:val="004A39E2"/>
    <w:rsid w:val="004A7F87"/>
    <w:rsid w:val="004B0562"/>
    <w:rsid w:val="004B0582"/>
    <w:rsid w:val="004B2DDA"/>
    <w:rsid w:val="004B4E07"/>
    <w:rsid w:val="004B4E59"/>
    <w:rsid w:val="004B5990"/>
    <w:rsid w:val="004B7AB1"/>
    <w:rsid w:val="004C034B"/>
    <w:rsid w:val="004C03F4"/>
    <w:rsid w:val="004C2881"/>
    <w:rsid w:val="004C3E47"/>
    <w:rsid w:val="004C6F8C"/>
    <w:rsid w:val="004C78EE"/>
    <w:rsid w:val="004C7ED6"/>
    <w:rsid w:val="004C7FE9"/>
    <w:rsid w:val="004D0330"/>
    <w:rsid w:val="004D0767"/>
    <w:rsid w:val="004D1CA6"/>
    <w:rsid w:val="004D3089"/>
    <w:rsid w:val="004D3ABB"/>
    <w:rsid w:val="004D3EC3"/>
    <w:rsid w:val="004D3F1D"/>
    <w:rsid w:val="004D57A9"/>
    <w:rsid w:val="004E02C6"/>
    <w:rsid w:val="004E3CE8"/>
    <w:rsid w:val="004E44CB"/>
    <w:rsid w:val="004E5AE2"/>
    <w:rsid w:val="004E604E"/>
    <w:rsid w:val="004E7038"/>
    <w:rsid w:val="004E79C7"/>
    <w:rsid w:val="004F328D"/>
    <w:rsid w:val="004F4C4B"/>
    <w:rsid w:val="004F4DD7"/>
    <w:rsid w:val="004F4EF2"/>
    <w:rsid w:val="00501B1A"/>
    <w:rsid w:val="00502185"/>
    <w:rsid w:val="005032BA"/>
    <w:rsid w:val="00504E2D"/>
    <w:rsid w:val="005058B0"/>
    <w:rsid w:val="00506C58"/>
    <w:rsid w:val="00513884"/>
    <w:rsid w:val="00520852"/>
    <w:rsid w:val="00520E7B"/>
    <w:rsid w:val="005218EB"/>
    <w:rsid w:val="00526BA3"/>
    <w:rsid w:val="00527309"/>
    <w:rsid w:val="00527D8A"/>
    <w:rsid w:val="00533449"/>
    <w:rsid w:val="00533733"/>
    <w:rsid w:val="00536C8F"/>
    <w:rsid w:val="0054309B"/>
    <w:rsid w:val="00543B0B"/>
    <w:rsid w:val="00543D3B"/>
    <w:rsid w:val="005449D1"/>
    <w:rsid w:val="00545090"/>
    <w:rsid w:val="00546F57"/>
    <w:rsid w:val="00547FA0"/>
    <w:rsid w:val="00550F3F"/>
    <w:rsid w:val="00552E0E"/>
    <w:rsid w:val="005563FB"/>
    <w:rsid w:val="00556F45"/>
    <w:rsid w:val="00560D7F"/>
    <w:rsid w:val="00560FA3"/>
    <w:rsid w:val="005617F5"/>
    <w:rsid w:val="00563211"/>
    <w:rsid w:val="0056415C"/>
    <w:rsid w:val="00564890"/>
    <w:rsid w:val="00566806"/>
    <w:rsid w:val="005700C7"/>
    <w:rsid w:val="00570E02"/>
    <w:rsid w:val="00571997"/>
    <w:rsid w:val="00571DDF"/>
    <w:rsid w:val="00573A92"/>
    <w:rsid w:val="00576A6A"/>
    <w:rsid w:val="0057705C"/>
    <w:rsid w:val="00580E3F"/>
    <w:rsid w:val="005820A2"/>
    <w:rsid w:val="00583BA3"/>
    <w:rsid w:val="00583D34"/>
    <w:rsid w:val="00583F8D"/>
    <w:rsid w:val="00584327"/>
    <w:rsid w:val="00585076"/>
    <w:rsid w:val="005868A8"/>
    <w:rsid w:val="00587250"/>
    <w:rsid w:val="0059189B"/>
    <w:rsid w:val="005922D6"/>
    <w:rsid w:val="00592746"/>
    <w:rsid w:val="00592FB8"/>
    <w:rsid w:val="00595AF0"/>
    <w:rsid w:val="00596C56"/>
    <w:rsid w:val="0059773C"/>
    <w:rsid w:val="005A0736"/>
    <w:rsid w:val="005A0A66"/>
    <w:rsid w:val="005A0E3E"/>
    <w:rsid w:val="005A448B"/>
    <w:rsid w:val="005A6DA9"/>
    <w:rsid w:val="005A735C"/>
    <w:rsid w:val="005B07B4"/>
    <w:rsid w:val="005B0C31"/>
    <w:rsid w:val="005B0C6A"/>
    <w:rsid w:val="005B12C8"/>
    <w:rsid w:val="005B2732"/>
    <w:rsid w:val="005B2C53"/>
    <w:rsid w:val="005B3F42"/>
    <w:rsid w:val="005B5CD7"/>
    <w:rsid w:val="005B6321"/>
    <w:rsid w:val="005C0858"/>
    <w:rsid w:val="005C2CF7"/>
    <w:rsid w:val="005C43D7"/>
    <w:rsid w:val="005C4B08"/>
    <w:rsid w:val="005C5398"/>
    <w:rsid w:val="005D1950"/>
    <w:rsid w:val="005D259B"/>
    <w:rsid w:val="005D33E8"/>
    <w:rsid w:val="005D35F3"/>
    <w:rsid w:val="005D49E4"/>
    <w:rsid w:val="005D5A5F"/>
    <w:rsid w:val="005D659E"/>
    <w:rsid w:val="005D733F"/>
    <w:rsid w:val="005E16A7"/>
    <w:rsid w:val="005E1E93"/>
    <w:rsid w:val="005E600B"/>
    <w:rsid w:val="005E7730"/>
    <w:rsid w:val="005F0035"/>
    <w:rsid w:val="005F03D7"/>
    <w:rsid w:val="005F043F"/>
    <w:rsid w:val="005F1BB0"/>
    <w:rsid w:val="005F1E64"/>
    <w:rsid w:val="005F3EF3"/>
    <w:rsid w:val="005F4498"/>
    <w:rsid w:val="005F4C62"/>
    <w:rsid w:val="005F7C4B"/>
    <w:rsid w:val="0060118A"/>
    <w:rsid w:val="00602940"/>
    <w:rsid w:val="006036BF"/>
    <w:rsid w:val="00603B5A"/>
    <w:rsid w:val="006043BA"/>
    <w:rsid w:val="006047D4"/>
    <w:rsid w:val="00604A1A"/>
    <w:rsid w:val="00605A17"/>
    <w:rsid w:val="006075C5"/>
    <w:rsid w:val="00611E8D"/>
    <w:rsid w:val="00614D22"/>
    <w:rsid w:val="0061530C"/>
    <w:rsid w:val="00615AC6"/>
    <w:rsid w:val="00615ED5"/>
    <w:rsid w:val="006160D4"/>
    <w:rsid w:val="00616FC0"/>
    <w:rsid w:val="006171D5"/>
    <w:rsid w:val="006172F0"/>
    <w:rsid w:val="00617CE5"/>
    <w:rsid w:val="006207F5"/>
    <w:rsid w:val="00621263"/>
    <w:rsid w:val="00621AC3"/>
    <w:rsid w:val="006223DF"/>
    <w:rsid w:val="00622DBB"/>
    <w:rsid w:val="006240B8"/>
    <w:rsid w:val="00625639"/>
    <w:rsid w:val="00625CA4"/>
    <w:rsid w:val="006260CC"/>
    <w:rsid w:val="006319DB"/>
    <w:rsid w:val="00632C43"/>
    <w:rsid w:val="00632DB5"/>
    <w:rsid w:val="006331D1"/>
    <w:rsid w:val="006378B4"/>
    <w:rsid w:val="006461DE"/>
    <w:rsid w:val="0064676E"/>
    <w:rsid w:val="006472FE"/>
    <w:rsid w:val="0064759A"/>
    <w:rsid w:val="006525B2"/>
    <w:rsid w:val="00652759"/>
    <w:rsid w:val="006539DF"/>
    <w:rsid w:val="00653CD6"/>
    <w:rsid w:val="00656C48"/>
    <w:rsid w:val="00656F4F"/>
    <w:rsid w:val="0066016B"/>
    <w:rsid w:val="00662F2E"/>
    <w:rsid w:val="00665930"/>
    <w:rsid w:val="006669CA"/>
    <w:rsid w:val="00666A6B"/>
    <w:rsid w:val="00666F46"/>
    <w:rsid w:val="006702F5"/>
    <w:rsid w:val="00671FA7"/>
    <w:rsid w:val="00672FB1"/>
    <w:rsid w:val="0067324E"/>
    <w:rsid w:val="00680FCB"/>
    <w:rsid w:val="00681D08"/>
    <w:rsid w:val="006825EF"/>
    <w:rsid w:val="00682971"/>
    <w:rsid w:val="00683511"/>
    <w:rsid w:val="00684071"/>
    <w:rsid w:val="00684DE0"/>
    <w:rsid w:val="00684F98"/>
    <w:rsid w:val="0068523A"/>
    <w:rsid w:val="0068523F"/>
    <w:rsid w:val="0068580D"/>
    <w:rsid w:val="00685E08"/>
    <w:rsid w:val="0068665A"/>
    <w:rsid w:val="00687903"/>
    <w:rsid w:val="00691206"/>
    <w:rsid w:val="0069171F"/>
    <w:rsid w:val="006928DD"/>
    <w:rsid w:val="00695627"/>
    <w:rsid w:val="0069714C"/>
    <w:rsid w:val="00697632"/>
    <w:rsid w:val="006979D3"/>
    <w:rsid w:val="006A3FA9"/>
    <w:rsid w:val="006A4D65"/>
    <w:rsid w:val="006A6F77"/>
    <w:rsid w:val="006A7185"/>
    <w:rsid w:val="006A77DB"/>
    <w:rsid w:val="006B0740"/>
    <w:rsid w:val="006B375C"/>
    <w:rsid w:val="006B3966"/>
    <w:rsid w:val="006B6213"/>
    <w:rsid w:val="006C02D4"/>
    <w:rsid w:val="006C1F05"/>
    <w:rsid w:val="006C3A2C"/>
    <w:rsid w:val="006C457D"/>
    <w:rsid w:val="006C5FEB"/>
    <w:rsid w:val="006C6248"/>
    <w:rsid w:val="006C72C1"/>
    <w:rsid w:val="006D13E8"/>
    <w:rsid w:val="006D250F"/>
    <w:rsid w:val="006D2854"/>
    <w:rsid w:val="006D29E5"/>
    <w:rsid w:val="006D3737"/>
    <w:rsid w:val="006D3B56"/>
    <w:rsid w:val="006E065F"/>
    <w:rsid w:val="006E06AA"/>
    <w:rsid w:val="006E09FD"/>
    <w:rsid w:val="006E1C86"/>
    <w:rsid w:val="006E21C1"/>
    <w:rsid w:val="006E275E"/>
    <w:rsid w:val="006E33E5"/>
    <w:rsid w:val="006F0C77"/>
    <w:rsid w:val="006F29ED"/>
    <w:rsid w:val="006F5ED9"/>
    <w:rsid w:val="006F5FA5"/>
    <w:rsid w:val="006F61AC"/>
    <w:rsid w:val="006F7A7A"/>
    <w:rsid w:val="00702AD0"/>
    <w:rsid w:val="00706DD4"/>
    <w:rsid w:val="00712718"/>
    <w:rsid w:val="00713D70"/>
    <w:rsid w:val="007153D2"/>
    <w:rsid w:val="00716CAA"/>
    <w:rsid w:val="007178E1"/>
    <w:rsid w:val="007219AE"/>
    <w:rsid w:val="00725034"/>
    <w:rsid w:val="007250EA"/>
    <w:rsid w:val="007258B5"/>
    <w:rsid w:val="00725936"/>
    <w:rsid w:val="00725B78"/>
    <w:rsid w:val="007268AA"/>
    <w:rsid w:val="00726C4B"/>
    <w:rsid w:val="00727CFF"/>
    <w:rsid w:val="007315F5"/>
    <w:rsid w:val="00731824"/>
    <w:rsid w:val="00733E0B"/>
    <w:rsid w:val="00736716"/>
    <w:rsid w:val="00737312"/>
    <w:rsid w:val="00737F0A"/>
    <w:rsid w:val="00743962"/>
    <w:rsid w:val="0074551F"/>
    <w:rsid w:val="007457C0"/>
    <w:rsid w:val="007469E2"/>
    <w:rsid w:val="00746FF8"/>
    <w:rsid w:val="00747147"/>
    <w:rsid w:val="00750280"/>
    <w:rsid w:val="00750D5B"/>
    <w:rsid w:val="007510C4"/>
    <w:rsid w:val="0075133B"/>
    <w:rsid w:val="00751ABE"/>
    <w:rsid w:val="00752AE9"/>
    <w:rsid w:val="0075315D"/>
    <w:rsid w:val="007532A4"/>
    <w:rsid w:val="007546DE"/>
    <w:rsid w:val="007552AD"/>
    <w:rsid w:val="007557FD"/>
    <w:rsid w:val="0075591B"/>
    <w:rsid w:val="00756E9C"/>
    <w:rsid w:val="0075758B"/>
    <w:rsid w:val="00760165"/>
    <w:rsid w:val="00762404"/>
    <w:rsid w:val="007636E4"/>
    <w:rsid w:val="0076406D"/>
    <w:rsid w:val="0076455D"/>
    <w:rsid w:val="00764611"/>
    <w:rsid w:val="007648A4"/>
    <w:rsid w:val="00764C43"/>
    <w:rsid w:val="00766154"/>
    <w:rsid w:val="00771327"/>
    <w:rsid w:val="007717D5"/>
    <w:rsid w:val="00772E5B"/>
    <w:rsid w:val="00777300"/>
    <w:rsid w:val="007814EB"/>
    <w:rsid w:val="0078166D"/>
    <w:rsid w:val="00782C02"/>
    <w:rsid w:val="007834E1"/>
    <w:rsid w:val="00783AFF"/>
    <w:rsid w:val="0078401B"/>
    <w:rsid w:val="00785482"/>
    <w:rsid w:val="00785C73"/>
    <w:rsid w:val="007911C9"/>
    <w:rsid w:val="007912DA"/>
    <w:rsid w:val="00791B49"/>
    <w:rsid w:val="00792CD2"/>
    <w:rsid w:val="00793156"/>
    <w:rsid w:val="0079529C"/>
    <w:rsid w:val="007A16EE"/>
    <w:rsid w:val="007A1A85"/>
    <w:rsid w:val="007A1DEC"/>
    <w:rsid w:val="007A28F1"/>
    <w:rsid w:val="007A319D"/>
    <w:rsid w:val="007A38E1"/>
    <w:rsid w:val="007A6C40"/>
    <w:rsid w:val="007A7347"/>
    <w:rsid w:val="007B052D"/>
    <w:rsid w:val="007B305A"/>
    <w:rsid w:val="007B549C"/>
    <w:rsid w:val="007B661C"/>
    <w:rsid w:val="007C0C9A"/>
    <w:rsid w:val="007C1333"/>
    <w:rsid w:val="007C2038"/>
    <w:rsid w:val="007C45E0"/>
    <w:rsid w:val="007C494D"/>
    <w:rsid w:val="007C572C"/>
    <w:rsid w:val="007C6B90"/>
    <w:rsid w:val="007C6D86"/>
    <w:rsid w:val="007C7F39"/>
    <w:rsid w:val="007D105C"/>
    <w:rsid w:val="007D105D"/>
    <w:rsid w:val="007D1492"/>
    <w:rsid w:val="007D1C4F"/>
    <w:rsid w:val="007D1D5C"/>
    <w:rsid w:val="007D2B78"/>
    <w:rsid w:val="007D354A"/>
    <w:rsid w:val="007D4099"/>
    <w:rsid w:val="007D4FE6"/>
    <w:rsid w:val="007D5B12"/>
    <w:rsid w:val="007D7434"/>
    <w:rsid w:val="007D763D"/>
    <w:rsid w:val="007E13FD"/>
    <w:rsid w:val="007E22B6"/>
    <w:rsid w:val="007E253F"/>
    <w:rsid w:val="007E5584"/>
    <w:rsid w:val="007E6250"/>
    <w:rsid w:val="007E6434"/>
    <w:rsid w:val="007E7C1B"/>
    <w:rsid w:val="007E7EA9"/>
    <w:rsid w:val="007F2E87"/>
    <w:rsid w:val="007F42F4"/>
    <w:rsid w:val="007F6D01"/>
    <w:rsid w:val="007F7B32"/>
    <w:rsid w:val="007F7F3E"/>
    <w:rsid w:val="0080035A"/>
    <w:rsid w:val="00802AB2"/>
    <w:rsid w:val="00803ED0"/>
    <w:rsid w:val="00804BCA"/>
    <w:rsid w:val="00805187"/>
    <w:rsid w:val="00806B2A"/>
    <w:rsid w:val="00806DD5"/>
    <w:rsid w:val="00811F7C"/>
    <w:rsid w:val="008125BA"/>
    <w:rsid w:val="00812621"/>
    <w:rsid w:val="00814F62"/>
    <w:rsid w:val="008154FB"/>
    <w:rsid w:val="008158ED"/>
    <w:rsid w:val="00820127"/>
    <w:rsid w:val="008206F3"/>
    <w:rsid w:val="00821C9A"/>
    <w:rsid w:val="008230DC"/>
    <w:rsid w:val="008238BB"/>
    <w:rsid w:val="008258ED"/>
    <w:rsid w:val="00827E97"/>
    <w:rsid w:val="0083022F"/>
    <w:rsid w:val="008304F1"/>
    <w:rsid w:val="00831D86"/>
    <w:rsid w:val="00832BE9"/>
    <w:rsid w:val="00832EBB"/>
    <w:rsid w:val="00834A69"/>
    <w:rsid w:val="00835D0E"/>
    <w:rsid w:val="008364F1"/>
    <w:rsid w:val="00837580"/>
    <w:rsid w:val="00837A06"/>
    <w:rsid w:val="00837FEC"/>
    <w:rsid w:val="00846757"/>
    <w:rsid w:val="00847A31"/>
    <w:rsid w:val="00850521"/>
    <w:rsid w:val="0085089D"/>
    <w:rsid w:val="00852F10"/>
    <w:rsid w:val="00854E1D"/>
    <w:rsid w:val="008557C9"/>
    <w:rsid w:val="00855CF3"/>
    <w:rsid w:val="0085619E"/>
    <w:rsid w:val="008568E0"/>
    <w:rsid w:val="00856A15"/>
    <w:rsid w:val="00857AD0"/>
    <w:rsid w:val="008614E8"/>
    <w:rsid w:val="0086192F"/>
    <w:rsid w:val="008621B7"/>
    <w:rsid w:val="00862A4D"/>
    <w:rsid w:val="008634FC"/>
    <w:rsid w:val="008647E5"/>
    <w:rsid w:val="008666A7"/>
    <w:rsid w:val="0087056D"/>
    <w:rsid w:val="00870C81"/>
    <w:rsid w:val="00870CEB"/>
    <w:rsid w:val="008711FF"/>
    <w:rsid w:val="00872D4C"/>
    <w:rsid w:val="00873731"/>
    <w:rsid w:val="008759A4"/>
    <w:rsid w:val="00875AA6"/>
    <w:rsid w:val="00875B44"/>
    <w:rsid w:val="00877B28"/>
    <w:rsid w:val="00880773"/>
    <w:rsid w:val="00881571"/>
    <w:rsid w:val="00882334"/>
    <w:rsid w:val="00884CFF"/>
    <w:rsid w:val="0088529F"/>
    <w:rsid w:val="00885B03"/>
    <w:rsid w:val="00885CB0"/>
    <w:rsid w:val="00886725"/>
    <w:rsid w:val="00886AF7"/>
    <w:rsid w:val="00886C68"/>
    <w:rsid w:val="0088752B"/>
    <w:rsid w:val="00892250"/>
    <w:rsid w:val="00892A56"/>
    <w:rsid w:val="00894FC0"/>
    <w:rsid w:val="00896AA4"/>
    <w:rsid w:val="0089702C"/>
    <w:rsid w:val="008A17B5"/>
    <w:rsid w:val="008A1891"/>
    <w:rsid w:val="008A2087"/>
    <w:rsid w:val="008A4A8C"/>
    <w:rsid w:val="008A729A"/>
    <w:rsid w:val="008B07D6"/>
    <w:rsid w:val="008B43E1"/>
    <w:rsid w:val="008B6771"/>
    <w:rsid w:val="008B6CAF"/>
    <w:rsid w:val="008C1FEC"/>
    <w:rsid w:val="008C4386"/>
    <w:rsid w:val="008C453E"/>
    <w:rsid w:val="008C4F50"/>
    <w:rsid w:val="008C5073"/>
    <w:rsid w:val="008C584C"/>
    <w:rsid w:val="008C5CD8"/>
    <w:rsid w:val="008C689E"/>
    <w:rsid w:val="008C6BFE"/>
    <w:rsid w:val="008D12A3"/>
    <w:rsid w:val="008D3DB5"/>
    <w:rsid w:val="008D5221"/>
    <w:rsid w:val="008D57FC"/>
    <w:rsid w:val="008E10FD"/>
    <w:rsid w:val="008E3B48"/>
    <w:rsid w:val="008E5258"/>
    <w:rsid w:val="008E6053"/>
    <w:rsid w:val="008E7B64"/>
    <w:rsid w:val="008E7FC3"/>
    <w:rsid w:val="008F16BA"/>
    <w:rsid w:val="008F4873"/>
    <w:rsid w:val="008F4B12"/>
    <w:rsid w:val="008F4B7C"/>
    <w:rsid w:val="008F4C82"/>
    <w:rsid w:val="008F6580"/>
    <w:rsid w:val="008F79C8"/>
    <w:rsid w:val="009011F8"/>
    <w:rsid w:val="00901679"/>
    <w:rsid w:val="00901995"/>
    <w:rsid w:val="00903D90"/>
    <w:rsid w:val="00904B83"/>
    <w:rsid w:val="00905222"/>
    <w:rsid w:val="00905640"/>
    <w:rsid w:val="00906AE1"/>
    <w:rsid w:val="009071D2"/>
    <w:rsid w:val="0090745B"/>
    <w:rsid w:val="009110F7"/>
    <w:rsid w:val="00911450"/>
    <w:rsid w:val="00913B2C"/>
    <w:rsid w:val="00915B14"/>
    <w:rsid w:val="00917979"/>
    <w:rsid w:val="009221C0"/>
    <w:rsid w:val="009262BD"/>
    <w:rsid w:val="00926529"/>
    <w:rsid w:val="0092669D"/>
    <w:rsid w:val="009307B6"/>
    <w:rsid w:val="00931B32"/>
    <w:rsid w:val="00931D0F"/>
    <w:rsid w:val="009368C6"/>
    <w:rsid w:val="00936F63"/>
    <w:rsid w:val="00937438"/>
    <w:rsid w:val="00940252"/>
    <w:rsid w:val="00941271"/>
    <w:rsid w:val="00941BA2"/>
    <w:rsid w:val="00941DC6"/>
    <w:rsid w:val="00942C68"/>
    <w:rsid w:val="00943BED"/>
    <w:rsid w:val="009448AC"/>
    <w:rsid w:val="00944CDE"/>
    <w:rsid w:val="00945C83"/>
    <w:rsid w:val="00946520"/>
    <w:rsid w:val="0094693F"/>
    <w:rsid w:val="00950514"/>
    <w:rsid w:val="00951003"/>
    <w:rsid w:val="0095276E"/>
    <w:rsid w:val="00952C6E"/>
    <w:rsid w:val="0095357F"/>
    <w:rsid w:val="00953E70"/>
    <w:rsid w:val="00954837"/>
    <w:rsid w:val="0095564A"/>
    <w:rsid w:val="00957045"/>
    <w:rsid w:val="00960023"/>
    <w:rsid w:val="00960F93"/>
    <w:rsid w:val="0096266C"/>
    <w:rsid w:val="00963151"/>
    <w:rsid w:val="009636F1"/>
    <w:rsid w:val="0096448A"/>
    <w:rsid w:val="00964EFA"/>
    <w:rsid w:val="00967F90"/>
    <w:rsid w:val="00970D80"/>
    <w:rsid w:val="00970E08"/>
    <w:rsid w:val="00971590"/>
    <w:rsid w:val="00971D0C"/>
    <w:rsid w:val="009734DD"/>
    <w:rsid w:val="00973725"/>
    <w:rsid w:val="009737C6"/>
    <w:rsid w:val="009764AA"/>
    <w:rsid w:val="00976BCC"/>
    <w:rsid w:val="00976F9B"/>
    <w:rsid w:val="00977567"/>
    <w:rsid w:val="00977A86"/>
    <w:rsid w:val="00980DC4"/>
    <w:rsid w:val="0098222C"/>
    <w:rsid w:val="00982DA5"/>
    <w:rsid w:val="00987E22"/>
    <w:rsid w:val="00987E3F"/>
    <w:rsid w:val="00990844"/>
    <w:rsid w:val="00992477"/>
    <w:rsid w:val="00992E4D"/>
    <w:rsid w:val="009943A2"/>
    <w:rsid w:val="00994BD1"/>
    <w:rsid w:val="009956C5"/>
    <w:rsid w:val="00996D56"/>
    <w:rsid w:val="00997220"/>
    <w:rsid w:val="009A08C4"/>
    <w:rsid w:val="009A1386"/>
    <w:rsid w:val="009A204C"/>
    <w:rsid w:val="009A24D1"/>
    <w:rsid w:val="009A2BE6"/>
    <w:rsid w:val="009A48DD"/>
    <w:rsid w:val="009A4D17"/>
    <w:rsid w:val="009A683B"/>
    <w:rsid w:val="009B0795"/>
    <w:rsid w:val="009B0D2E"/>
    <w:rsid w:val="009B2375"/>
    <w:rsid w:val="009B3284"/>
    <w:rsid w:val="009B404A"/>
    <w:rsid w:val="009B4502"/>
    <w:rsid w:val="009B4A0C"/>
    <w:rsid w:val="009B4BCA"/>
    <w:rsid w:val="009B4DB1"/>
    <w:rsid w:val="009B7535"/>
    <w:rsid w:val="009C06AD"/>
    <w:rsid w:val="009C18DB"/>
    <w:rsid w:val="009C1FAF"/>
    <w:rsid w:val="009C25E4"/>
    <w:rsid w:val="009C4542"/>
    <w:rsid w:val="009C4A4D"/>
    <w:rsid w:val="009C5A06"/>
    <w:rsid w:val="009C615A"/>
    <w:rsid w:val="009C7FC0"/>
    <w:rsid w:val="009D00B9"/>
    <w:rsid w:val="009D0DA5"/>
    <w:rsid w:val="009D1376"/>
    <w:rsid w:val="009D19C0"/>
    <w:rsid w:val="009D325E"/>
    <w:rsid w:val="009D377A"/>
    <w:rsid w:val="009D4085"/>
    <w:rsid w:val="009D6583"/>
    <w:rsid w:val="009E0353"/>
    <w:rsid w:val="009E03F7"/>
    <w:rsid w:val="009E0706"/>
    <w:rsid w:val="009E0A0A"/>
    <w:rsid w:val="009E3200"/>
    <w:rsid w:val="009E449F"/>
    <w:rsid w:val="009E5139"/>
    <w:rsid w:val="009E60C1"/>
    <w:rsid w:val="009F0592"/>
    <w:rsid w:val="009F0DED"/>
    <w:rsid w:val="009F11B1"/>
    <w:rsid w:val="009F1502"/>
    <w:rsid w:val="009F159E"/>
    <w:rsid w:val="009F43DF"/>
    <w:rsid w:val="009F62AB"/>
    <w:rsid w:val="00A0042E"/>
    <w:rsid w:val="00A00786"/>
    <w:rsid w:val="00A01439"/>
    <w:rsid w:val="00A033A8"/>
    <w:rsid w:val="00A05D14"/>
    <w:rsid w:val="00A06B1D"/>
    <w:rsid w:val="00A105B9"/>
    <w:rsid w:val="00A11E0A"/>
    <w:rsid w:val="00A13327"/>
    <w:rsid w:val="00A13D79"/>
    <w:rsid w:val="00A13E9D"/>
    <w:rsid w:val="00A14009"/>
    <w:rsid w:val="00A172F3"/>
    <w:rsid w:val="00A212FB"/>
    <w:rsid w:val="00A214F4"/>
    <w:rsid w:val="00A21772"/>
    <w:rsid w:val="00A21EE7"/>
    <w:rsid w:val="00A244DD"/>
    <w:rsid w:val="00A24993"/>
    <w:rsid w:val="00A24F76"/>
    <w:rsid w:val="00A26833"/>
    <w:rsid w:val="00A31188"/>
    <w:rsid w:val="00A319DA"/>
    <w:rsid w:val="00A3231D"/>
    <w:rsid w:val="00A34A19"/>
    <w:rsid w:val="00A36EA3"/>
    <w:rsid w:val="00A41599"/>
    <w:rsid w:val="00A42219"/>
    <w:rsid w:val="00A43571"/>
    <w:rsid w:val="00A437FB"/>
    <w:rsid w:val="00A4398B"/>
    <w:rsid w:val="00A454FA"/>
    <w:rsid w:val="00A502B3"/>
    <w:rsid w:val="00A523A6"/>
    <w:rsid w:val="00A53E29"/>
    <w:rsid w:val="00A549B5"/>
    <w:rsid w:val="00A550B6"/>
    <w:rsid w:val="00A56F6B"/>
    <w:rsid w:val="00A607EC"/>
    <w:rsid w:val="00A6104D"/>
    <w:rsid w:val="00A63D60"/>
    <w:rsid w:val="00A63F55"/>
    <w:rsid w:val="00A642E6"/>
    <w:rsid w:val="00A64D81"/>
    <w:rsid w:val="00A64F77"/>
    <w:rsid w:val="00A65361"/>
    <w:rsid w:val="00A67DB3"/>
    <w:rsid w:val="00A70AF5"/>
    <w:rsid w:val="00A71799"/>
    <w:rsid w:val="00A72095"/>
    <w:rsid w:val="00A73209"/>
    <w:rsid w:val="00A73F1C"/>
    <w:rsid w:val="00A74D8E"/>
    <w:rsid w:val="00A7518B"/>
    <w:rsid w:val="00A76C59"/>
    <w:rsid w:val="00A810F0"/>
    <w:rsid w:val="00A81718"/>
    <w:rsid w:val="00A8325C"/>
    <w:rsid w:val="00A85380"/>
    <w:rsid w:val="00A86084"/>
    <w:rsid w:val="00A90347"/>
    <w:rsid w:val="00A90836"/>
    <w:rsid w:val="00A91583"/>
    <w:rsid w:val="00A92068"/>
    <w:rsid w:val="00A931C9"/>
    <w:rsid w:val="00A938A8"/>
    <w:rsid w:val="00A94754"/>
    <w:rsid w:val="00A9584C"/>
    <w:rsid w:val="00A95CCE"/>
    <w:rsid w:val="00A96968"/>
    <w:rsid w:val="00A97872"/>
    <w:rsid w:val="00AA0400"/>
    <w:rsid w:val="00AA04F8"/>
    <w:rsid w:val="00AA06DE"/>
    <w:rsid w:val="00AA0C71"/>
    <w:rsid w:val="00AA1DD9"/>
    <w:rsid w:val="00AA3075"/>
    <w:rsid w:val="00AA31A7"/>
    <w:rsid w:val="00AA3497"/>
    <w:rsid w:val="00AA59E3"/>
    <w:rsid w:val="00AA5DB6"/>
    <w:rsid w:val="00AA735F"/>
    <w:rsid w:val="00AB2336"/>
    <w:rsid w:val="00AB2C50"/>
    <w:rsid w:val="00AB2F39"/>
    <w:rsid w:val="00AB3690"/>
    <w:rsid w:val="00AB4503"/>
    <w:rsid w:val="00AB5275"/>
    <w:rsid w:val="00AB6E9C"/>
    <w:rsid w:val="00AB7D72"/>
    <w:rsid w:val="00AC0759"/>
    <w:rsid w:val="00AC21A5"/>
    <w:rsid w:val="00AC2338"/>
    <w:rsid w:val="00AC2BD0"/>
    <w:rsid w:val="00AC4F08"/>
    <w:rsid w:val="00AC5267"/>
    <w:rsid w:val="00AC5A64"/>
    <w:rsid w:val="00AD0980"/>
    <w:rsid w:val="00AD10E1"/>
    <w:rsid w:val="00AD155F"/>
    <w:rsid w:val="00AD26F0"/>
    <w:rsid w:val="00AD41EE"/>
    <w:rsid w:val="00AD7119"/>
    <w:rsid w:val="00AD79E2"/>
    <w:rsid w:val="00AE0718"/>
    <w:rsid w:val="00AE4A70"/>
    <w:rsid w:val="00AE588A"/>
    <w:rsid w:val="00AE5C9D"/>
    <w:rsid w:val="00AE6169"/>
    <w:rsid w:val="00AF0031"/>
    <w:rsid w:val="00AF4616"/>
    <w:rsid w:val="00AF581F"/>
    <w:rsid w:val="00AF6A87"/>
    <w:rsid w:val="00B00552"/>
    <w:rsid w:val="00B02308"/>
    <w:rsid w:val="00B0321A"/>
    <w:rsid w:val="00B121A9"/>
    <w:rsid w:val="00B12239"/>
    <w:rsid w:val="00B133BF"/>
    <w:rsid w:val="00B166D1"/>
    <w:rsid w:val="00B17D8B"/>
    <w:rsid w:val="00B2015D"/>
    <w:rsid w:val="00B20A9C"/>
    <w:rsid w:val="00B24255"/>
    <w:rsid w:val="00B245FD"/>
    <w:rsid w:val="00B2509D"/>
    <w:rsid w:val="00B25145"/>
    <w:rsid w:val="00B26C3D"/>
    <w:rsid w:val="00B276ED"/>
    <w:rsid w:val="00B32F26"/>
    <w:rsid w:val="00B346E9"/>
    <w:rsid w:val="00B3637F"/>
    <w:rsid w:val="00B37D02"/>
    <w:rsid w:val="00B4233D"/>
    <w:rsid w:val="00B4302E"/>
    <w:rsid w:val="00B44FB5"/>
    <w:rsid w:val="00B45AD2"/>
    <w:rsid w:val="00B45CBB"/>
    <w:rsid w:val="00B46AD4"/>
    <w:rsid w:val="00B47077"/>
    <w:rsid w:val="00B50A99"/>
    <w:rsid w:val="00B5165D"/>
    <w:rsid w:val="00B531AF"/>
    <w:rsid w:val="00B535B6"/>
    <w:rsid w:val="00B55154"/>
    <w:rsid w:val="00B561E5"/>
    <w:rsid w:val="00B5668E"/>
    <w:rsid w:val="00B62127"/>
    <w:rsid w:val="00B664DC"/>
    <w:rsid w:val="00B66949"/>
    <w:rsid w:val="00B670B0"/>
    <w:rsid w:val="00B67B04"/>
    <w:rsid w:val="00B70226"/>
    <w:rsid w:val="00B71082"/>
    <w:rsid w:val="00B71099"/>
    <w:rsid w:val="00B72E9C"/>
    <w:rsid w:val="00B77A6D"/>
    <w:rsid w:val="00B80AA0"/>
    <w:rsid w:val="00B83134"/>
    <w:rsid w:val="00B87EB7"/>
    <w:rsid w:val="00B90632"/>
    <w:rsid w:val="00B9394B"/>
    <w:rsid w:val="00B94165"/>
    <w:rsid w:val="00B95396"/>
    <w:rsid w:val="00B95913"/>
    <w:rsid w:val="00B96B46"/>
    <w:rsid w:val="00B975C6"/>
    <w:rsid w:val="00BA2E18"/>
    <w:rsid w:val="00BA2F35"/>
    <w:rsid w:val="00BA3CB9"/>
    <w:rsid w:val="00BA61AE"/>
    <w:rsid w:val="00BB1BDE"/>
    <w:rsid w:val="00BB3E08"/>
    <w:rsid w:val="00BB4A5C"/>
    <w:rsid w:val="00BB63A1"/>
    <w:rsid w:val="00BB643F"/>
    <w:rsid w:val="00BC2A40"/>
    <w:rsid w:val="00BC32A9"/>
    <w:rsid w:val="00BC57DB"/>
    <w:rsid w:val="00BC58C5"/>
    <w:rsid w:val="00BD133F"/>
    <w:rsid w:val="00BD19D7"/>
    <w:rsid w:val="00BD2693"/>
    <w:rsid w:val="00BD3A25"/>
    <w:rsid w:val="00BD3DFD"/>
    <w:rsid w:val="00BD57E6"/>
    <w:rsid w:val="00BD6B68"/>
    <w:rsid w:val="00BE0AD6"/>
    <w:rsid w:val="00BE26A2"/>
    <w:rsid w:val="00BE2FBA"/>
    <w:rsid w:val="00BE39E6"/>
    <w:rsid w:val="00BE4539"/>
    <w:rsid w:val="00BE59A6"/>
    <w:rsid w:val="00BE712D"/>
    <w:rsid w:val="00BF02D3"/>
    <w:rsid w:val="00BF0706"/>
    <w:rsid w:val="00BF0DA2"/>
    <w:rsid w:val="00BF3D6B"/>
    <w:rsid w:val="00BF49D2"/>
    <w:rsid w:val="00C03033"/>
    <w:rsid w:val="00C0519C"/>
    <w:rsid w:val="00C05A01"/>
    <w:rsid w:val="00C0774E"/>
    <w:rsid w:val="00C10820"/>
    <w:rsid w:val="00C114F2"/>
    <w:rsid w:val="00C11600"/>
    <w:rsid w:val="00C14AA7"/>
    <w:rsid w:val="00C15877"/>
    <w:rsid w:val="00C1607E"/>
    <w:rsid w:val="00C16336"/>
    <w:rsid w:val="00C167A4"/>
    <w:rsid w:val="00C168D3"/>
    <w:rsid w:val="00C16B75"/>
    <w:rsid w:val="00C16E0C"/>
    <w:rsid w:val="00C17FE5"/>
    <w:rsid w:val="00C21254"/>
    <w:rsid w:val="00C23B1C"/>
    <w:rsid w:val="00C2600D"/>
    <w:rsid w:val="00C2620F"/>
    <w:rsid w:val="00C267B5"/>
    <w:rsid w:val="00C27519"/>
    <w:rsid w:val="00C31329"/>
    <w:rsid w:val="00C3456E"/>
    <w:rsid w:val="00C34789"/>
    <w:rsid w:val="00C34B85"/>
    <w:rsid w:val="00C373EA"/>
    <w:rsid w:val="00C37A89"/>
    <w:rsid w:val="00C41246"/>
    <w:rsid w:val="00C41C2E"/>
    <w:rsid w:val="00C42B24"/>
    <w:rsid w:val="00C44315"/>
    <w:rsid w:val="00C44995"/>
    <w:rsid w:val="00C44FD2"/>
    <w:rsid w:val="00C47A63"/>
    <w:rsid w:val="00C50D86"/>
    <w:rsid w:val="00C51465"/>
    <w:rsid w:val="00C51D67"/>
    <w:rsid w:val="00C52E66"/>
    <w:rsid w:val="00C5491B"/>
    <w:rsid w:val="00C5724D"/>
    <w:rsid w:val="00C57528"/>
    <w:rsid w:val="00C60C34"/>
    <w:rsid w:val="00C6272E"/>
    <w:rsid w:val="00C630C0"/>
    <w:rsid w:val="00C63444"/>
    <w:rsid w:val="00C64A3E"/>
    <w:rsid w:val="00C65791"/>
    <w:rsid w:val="00C67053"/>
    <w:rsid w:val="00C709B2"/>
    <w:rsid w:val="00C725E0"/>
    <w:rsid w:val="00C7365D"/>
    <w:rsid w:val="00C77AD5"/>
    <w:rsid w:val="00C820A3"/>
    <w:rsid w:val="00C867CE"/>
    <w:rsid w:val="00C879CC"/>
    <w:rsid w:val="00C91675"/>
    <w:rsid w:val="00C924EE"/>
    <w:rsid w:val="00C92BDA"/>
    <w:rsid w:val="00C937E1"/>
    <w:rsid w:val="00C96B19"/>
    <w:rsid w:val="00C97B8D"/>
    <w:rsid w:val="00C97F07"/>
    <w:rsid w:val="00CA1AFF"/>
    <w:rsid w:val="00CA2E65"/>
    <w:rsid w:val="00CA5879"/>
    <w:rsid w:val="00CA659A"/>
    <w:rsid w:val="00CB085A"/>
    <w:rsid w:val="00CB1D1B"/>
    <w:rsid w:val="00CB1DBB"/>
    <w:rsid w:val="00CC00FD"/>
    <w:rsid w:val="00CC1C7F"/>
    <w:rsid w:val="00CC2479"/>
    <w:rsid w:val="00CC266F"/>
    <w:rsid w:val="00CC39B1"/>
    <w:rsid w:val="00CC44A5"/>
    <w:rsid w:val="00CC53DF"/>
    <w:rsid w:val="00CC5D28"/>
    <w:rsid w:val="00CC6687"/>
    <w:rsid w:val="00CC6AD9"/>
    <w:rsid w:val="00CC7669"/>
    <w:rsid w:val="00CD05D4"/>
    <w:rsid w:val="00CD0AB3"/>
    <w:rsid w:val="00CD1078"/>
    <w:rsid w:val="00CD15F6"/>
    <w:rsid w:val="00CD3443"/>
    <w:rsid w:val="00CD579C"/>
    <w:rsid w:val="00CD770D"/>
    <w:rsid w:val="00CD78FC"/>
    <w:rsid w:val="00CE0328"/>
    <w:rsid w:val="00CE0739"/>
    <w:rsid w:val="00CE11C1"/>
    <w:rsid w:val="00CE1961"/>
    <w:rsid w:val="00CE28AE"/>
    <w:rsid w:val="00CE29DF"/>
    <w:rsid w:val="00CE3FE8"/>
    <w:rsid w:val="00CE40E1"/>
    <w:rsid w:val="00CE4B64"/>
    <w:rsid w:val="00CF2220"/>
    <w:rsid w:val="00CF2E77"/>
    <w:rsid w:val="00CF320E"/>
    <w:rsid w:val="00CF4420"/>
    <w:rsid w:val="00CF4B92"/>
    <w:rsid w:val="00CF508A"/>
    <w:rsid w:val="00CF61B9"/>
    <w:rsid w:val="00CF7BC3"/>
    <w:rsid w:val="00D04FE2"/>
    <w:rsid w:val="00D05A37"/>
    <w:rsid w:val="00D10552"/>
    <w:rsid w:val="00D10FC8"/>
    <w:rsid w:val="00D11263"/>
    <w:rsid w:val="00D12B5E"/>
    <w:rsid w:val="00D12D3F"/>
    <w:rsid w:val="00D12D84"/>
    <w:rsid w:val="00D13731"/>
    <w:rsid w:val="00D13A3A"/>
    <w:rsid w:val="00D14C7B"/>
    <w:rsid w:val="00D14F4F"/>
    <w:rsid w:val="00D14F61"/>
    <w:rsid w:val="00D15F0F"/>
    <w:rsid w:val="00D17B3A"/>
    <w:rsid w:val="00D20BE1"/>
    <w:rsid w:val="00D21161"/>
    <w:rsid w:val="00D21FA1"/>
    <w:rsid w:val="00D22326"/>
    <w:rsid w:val="00D22FB4"/>
    <w:rsid w:val="00D246B5"/>
    <w:rsid w:val="00D24F17"/>
    <w:rsid w:val="00D2525F"/>
    <w:rsid w:val="00D254E2"/>
    <w:rsid w:val="00D266F0"/>
    <w:rsid w:val="00D27B51"/>
    <w:rsid w:val="00D301B0"/>
    <w:rsid w:val="00D302B9"/>
    <w:rsid w:val="00D356D9"/>
    <w:rsid w:val="00D35966"/>
    <w:rsid w:val="00D40B06"/>
    <w:rsid w:val="00D433A0"/>
    <w:rsid w:val="00D43F49"/>
    <w:rsid w:val="00D444D7"/>
    <w:rsid w:val="00D51668"/>
    <w:rsid w:val="00D5488F"/>
    <w:rsid w:val="00D55B17"/>
    <w:rsid w:val="00D56593"/>
    <w:rsid w:val="00D57DE0"/>
    <w:rsid w:val="00D63A2B"/>
    <w:rsid w:val="00D63DF9"/>
    <w:rsid w:val="00D64E93"/>
    <w:rsid w:val="00D66331"/>
    <w:rsid w:val="00D669E8"/>
    <w:rsid w:val="00D66C4B"/>
    <w:rsid w:val="00D67F37"/>
    <w:rsid w:val="00D70085"/>
    <w:rsid w:val="00D7043E"/>
    <w:rsid w:val="00D708AA"/>
    <w:rsid w:val="00D71B04"/>
    <w:rsid w:val="00D71FA2"/>
    <w:rsid w:val="00D737D7"/>
    <w:rsid w:val="00D73A6E"/>
    <w:rsid w:val="00D77237"/>
    <w:rsid w:val="00D77EF8"/>
    <w:rsid w:val="00D84A20"/>
    <w:rsid w:val="00D84B55"/>
    <w:rsid w:val="00D84EBB"/>
    <w:rsid w:val="00D870F2"/>
    <w:rsid w:val="00D87867"/>
    <w:rsid w:val="00D90375"/>
    <w:rsid w:val="00D922C4"/>
    <w:rsid w:val="00D92780"/>
    <w:rsid w:val="00D944A3"/>
    <w:rsid w:val="00D94544"/>
    <w:rsid w:val="00D95543"/>
    <w:rsid w:val="00DA10D2"/>
    <w:rsid w:val="00DA127B"/>
    <w:rsid w:val="00DA1DB9"/>
    <w:rsid w:val="00DA27F1"/>
    <w:rsid w:val="00DA35EC"/>
    <w:rsid w:val="00DA43B7"/>
    <w:rsid w:val="00DA5462"/>
    <w:rsid w:val="00DA6358"/>
    <w:rsid w:val="00DA6B60"/>
    <w:rsid w:val="00DA759F"/>
    <w:rsid w:val="00DA7896"/>
    <w:rsid w:val="00DA7ABD"/>
    <w:rsid w:val="00DB372F"/>
    <w:rsid w:val="00DB5814"/>
    <w:rsid w:val="00DB5F12"/>
    <w:rsid w:val="00DC24B6"/>
    <w:rsid w:val="00DC32F5"/>
    <w:rsid w:val="00DD09FA"/>
    <w:rsid w:val="00DD107E"/>
    <w:rsid w:val="00DD1D31"/>
    <w:rsid w:val="00DD1E2B"/>
    <w:rsid w:val="00DD1EE0"/>
    <w:rsid w:val="00DD2174"/>
    <w:rsid w:val="00DD2C8C"/>
    <w:rsid w:val="00DD3767"/>
    <w:rsid w:val="00DD3BE7"/>
    <w:rsid w:val="00DD5A54"/>
    <w:rsid w:val="00DD6D06"/>
    <w:rsid w:val="00DE0922"/>
    <w:rsid w:val="00DE2486"/>
    <w:rsid w:val="00DE3727"/>
    <w:rsid w:val="00DE3769"/>
    <w:rsid w:val="00DE3A1E"/>
    <w:rsid w:val="00DE5088"/>
    <w:rsid w:val="00DE5361"/>
    <w:rsid w:val="00DE6725"/>
    <w:rsid w:val="00DE7E7B"/>
    <w:rsid w:val="00DF123C"/>
    <w:rsid w:val="00DF1E78"/>
    <w:rsid w:val="00DF3090"/>
    <w:rsid w:val="00DF48A3"/>
    <w:rsid w:val="00DF5577"/>
    <w:rsid w:val="00E0052B"/>
    <w:rsid w:val="00E00998"/>
    <w:rsid w:val="00E00FB5"/>
    <w:rsid w:val="00E016F9"/>
    <w:rsid w:val="00E02069"/>
    <w:rsid w:val="00E034C4"/>
    <w:rsid w:val="00E11958"/>
    <w:rsid w:val="00E11C84"/>
    <w:rsid w:val="00E13663"/>
    <w:rsid w:val="00E13D14"/>
    <w:rsid w:val="00E15B9C"/>
    <w:rsid w:val="00E160ED"/>
    <w:rsid w:val="00E167E2"/>
    <w:rsid w:val="00E175AA"/>
    <w:rsid w:val="00E2015A"/>
    <w:rsid w:val="00E204A4"/>
    <w:rsid w:val="00E22203"/>
    <w:rsid w:val="00E22376"/>
    <w:rsid w:val="00E22938"/>
    <w:rsid w:val="00E22C10"/>
    <w:rsid w:val="00E24D01"/>
    <w:rsid w:val="00E26281"/>
    <w:rsid w:val="00E271B4"/>
    <w:rsid w:val="00E27D1D"/>
    <w:rsid w:val="00E30B51"/>
    <w:rsid w:val="00E32172"/>
    <w:rsid w:val="00E34DC0"/>
    <w:rsid w:val="00E3598D"/>
    <w:rsid w:val="00E37BF6"/>
    <w:rsid w:val="00E40905"/>
    <w:rsid w:val="00E4403D"/>
    <w:rsid w:val="00E44BFD"/>
    <w:rsid w:val="00E457F2"/>
    <w:rsid w:val="00E45B17"/>
    <w:rsid w:val="00E465C9"/>
    <w:rsid w:val="00E5076F"/>
    <w:rsid w:val="00E52057"/>
    <w:rsid w:val="00E52A6F"/>
    <w:rsid w:val="00E563A9"/>
    <w:rsid w:val="00E56AAC"/>
    <w:rsid w:val="00E56DBF"/>
    <w:rsid w:val="00E606B6"/>
    <w:rsid w:val="00E60763"/>
    <w:rsid w:val="00E61E27"/>
    <w:rsid w:val="00E6209F"/>
    <w:rsid w:val="00E63516"/>
    <w:rsid w:val="00E67E18"/>
    <w:rsid w:val="00E706E9"/>
    <w:rsid w:val="00E7130B"/>
    <w:rsid w:val="00E745F9"/>
    <w:rsid w:val="00E75077"/>
    <w:rsid w:val="00E75D8E"/>
    <w:rsid w:val="00E76AD8"/>
    <w:rsid w:val="00E77237"/>
    <w:rsid w:val="00E77751"/>
    <w:rsid w:val="00E80F6F"/>
    <w:rsid w:val="00E82B2C"/>
    <w:rsid w:val="00E84F34"/>
    <w:rsid w:val="00E85719"/>
    <w:rsid w:val="00E85D24"/>
    <w:rsid w:val="00E85D5B"/>
    <w:rsid w:val="00E86F18"/>
    <w:rsid w:val="00E87375"/>
    <w:rsid w:val="00E91C02"/>
    <w:rsid w:val="00E93625"/>
    <w:rsid w:val="00E94582"/>
    <w:rsid w:val="00E955EA"/>
    <w:rsid w:val="00E95FAE"/>
    <w:rsid w:val="00E97594"/>
    <w:rsid w:val="00E97F6D"/>
    <w:rsid w:val="00EA19AF"/>
    <w:rsid w:val="00EA3782"/>
    <w:rsid w:val="00EA4A28"/>
    <w:rsid w:val="00EA4E36"/>
    <w:rsid w:val="00EA4F15"/>
    <w:rsid w:val="00EA70CE"/>
    <w:rsid w:val="00EB1586"/>
    <w:rsid w:val="00EB1F45"/>
    <w:rsid w:val="00EB362D"/>
    <w:rsid w:val="00EB508D"/>
    <w:rsid w:val="00EB590E"/>
    <w:rsid w:val="00EB7A94"/>
    <w:rsid w:val="00EC0692"/>
    <w:rsid w:val="00EC069D"/>
    <w:rsid w:val="00EC104E"/>
    <w:rsid w:val="00EC3101"/>
    <w:rsid w:val="00EC4596"/>
    <w:rsid w:val="00EC69E3"/>
    <w:rsid w:val="00EC707F"/>
    <w:rsid w:val="00EC736A"/>
    <w:rsid w:val="00EC7D86"/>
    <w:rsid w:val="00ED12C3"/>
    <w:rsid w:val="00ED20CE"/>
    <w:rsid w:val="00ED3C6C"/>
    <w:rsid w:val="00ED7195"/>
    <w:rsid w:val="00ED79A0"/>
    <w:rsid w:val="00EE1907"/>
    <w:rsid w:val="00EE1D34"/>
    <w:rsid w:val="00EE2E7E"/>
    <w:rsid w:val="00EE2EC5"/>
    <w:rsid w:val="00EE4470"/>
    <w:rsid w:val="00EE561E"/>
    <w:rsid w:val="00EE5830"/>
    <w:rsid w:val="00EE5DFF"/>
    <w:rsid w:val="00EE67E1"/>
    <w:rsid w:val="00EE6E3E"/>
    <w:rsid w:val="00EF071F"/>
    <w:rsid w:val="00EF1675"/>
    <w:rsid w:val="00EF3281"/>
    <w:rsid w:val="00EF38CC"/>
    <w:rsid w:val="00EF57CE"/>
    <w:rsid w:val="00EF585E"/>
    <w:rsid w:val="00F00597"/>
    <w:rsid w:val="00F00D0B"/>
    <w:rsid w:val="00F01EBE"/>
    <w:rsid w:val="00F026D5"/>
    <w:rsid w:val="00F02EE6"/>
    <w:rsid w:val="00F0523A"/>
    <w:rsid w:val="00F05B73"/>
    <w:rsid w:val="00F066EC"/>
    <w:rsid w:val="00F076F1"/>
    <w:rsid w:val="00F12002"/>
    <w:rsid w:val="00F12E7A"/>
    <w:rsid w:val="00F1307F"/>
    <w:rsid w:val="00F1391D"/>
    <w:rsid w:val="00F1581E"/>
    <w:rsid w:val="00F15B40"/>
    <w:rsid w:val="00F17DA1"/>
    <w:rsid w:val="00F2018C"/>
    <w:rsid w:val="00F2077D"/>
    <w:rsid w:val="00F22564"/>
    <w:rsid w:val="00F30903"/>
    <w:rsid w:val="00F32C27"/>
    <w:rsid w:val="00F35F67"/>
    <w:rsid w:val="00F36C03"/>
    <w:rsid w:val="00F37AEB"/>
    <w:rsid w:val="00F37F8A"/>
    <w:rsid w:val="00F40A0F"/>
    <w:rsid w:val="00F42B87"/>
    <w:rsid w:val="00F431CB"/>
    <w:rsid w:val="00F43766"/>
    <w:rsid w:val="00F43B0F"/>
    <w:rsid w:val="00F442FD"/>
    <w:rsid w:val="00F4741A"/>
    <w:rsid w:val="00F4754E"/>
    <w:rsid w:val="00F475FA"/>
    <w:rsid w:val="00F476C8"/>
    <w:rsid w:val="00F51425"/>
    <w:rsid w:val="00F544F4"/>
    <w:rsid w:val="00F57121"/>
    <w:rsid w:val="00F57B06"/>
    <w:rsid w:val="00F57C51"/>
    <w:rsid w:val="00F6009D"/>
    <w:rsid w:val="00F6122F"/>
    <w:rsid w:val="00F6167D"/>
    <w:rsid w:val="00F61AC2"/>
    <w:rsid w:val="00F62235"/>
    <w:rsid w:val="00F62F50"/>
    <w:rsid w:val="00F6412A"/>
    <w:rsid w:val="00F6586D"/>
    <w:rsid w:val="00F66760"/>
    <w:rsid w:val="00F70C0A"/>
    <w:rsid w:val="00F71352"/>
    <w:rsid w:val="00F737F6"/>
    <w:rsid w:val="00F7385B"/>
    <w:rsid w:val="00F753F9"/>
    <w:rsid w:val="00F76CDC"/>
    <w:rsid w:val="00F84731"/>
    <w:rsid w:val="00F85E6C"/>
    <w:rsid w:val="00F87636"/>
    <w:rsid w:val="00F91179"/>
    <w:rsid w:val="00F91293"/>
    <w:rsid w:val="00F91B4A"/>
    <w:rsid w:val="00F93888"/>
    <w:rsid w:val="00F957BB"/>
    <w:rsid w:val="00F958AC"/>
    <w:rsid w:val="00F96B6C"/>
    <w:rsid w:val="00FA04CB"/>
    <w:rsid w:val="00FA05A8"/>
    <w:rsid w:val="00FA0D80"/>
    <w:rsid w:val="00FA301E"/>
    <w:rsid w:val="00FA4D52"/>
    <w:rsid w:val="00FA5F71"/>
    <w:rsid w:val="00FA6823"/>
    <w:rsid w:val="00FB05CC"/>
    <w:rsid w:val="00FB0768"/>
    <w:rsid w:val="00FB1CE5"/>
    <w:rsid w:val="00FB1CFD"/>
    <w:rsid w:val="00FB3263"/>
    <w:rsid w:val="00FC05A8"/>
    <w:rsid w:val="00FC1CC1"/>
    <w:rsid w:val="00FC25F1"/>
    <w:rsid w:val="00FC2621"/>
    <w:rsid w:val="00FC35E0"/>
    <w:rsid w:val="00FC4478"/>
    <w:rsid w:val="00FC4512"/>
    <w:rsid w:val="00FC4D14"/>
    <w:rsid w:val="00FC672F"/>
    <w:rsid w:val="00FC7DCD"/>
    <w:rsid w:val="00FD0857"/>
    <w:rsid w:val="00FD092C"/>
    <w:rsid w:val="00FD1AEF"/>
    <w:rsid w:val="00FD1C96"/>
    <w:rsid w:val="00FD5B07"/>
    <w:rsid w:val="00FE0169"/>
    <w:rsid w:val="00FE1D0C"/>
    <w:rsid w:val="00FE3C4D"/>
    <w:rsid w:val="00FE60D0"/>
    <w:rsid w:val="00FE6C5A"/>
    <w:rsid w:val="00FF050C"/>
    <w:rsid w:val="00FF0B43"/>
    <w:rsid w:val="00FF2116"/>
    <w:rsid w:val="00FF3A7A"/>
    <w:rsid w:val="00FF49F3"/>
    <w:rsid w:val="00FF53CE"/>
    <w:rsid w:val="00FF5D3A"/>
    <w:rsid w:val="00FF62BA"/>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E0A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DE7"/>
    <w:pPr>
      <w:spacing w:line="460" w:lineRule="exact"/>
      <w:ind w:firstLineChars="200" w:firstLine="200"/>
      <w:jc w:val="both"/>
    </w:pPr>
    <w:rPr>
      <w:kern w:val="2"/>
      <w:sz w:val="24"/>
      <w:szCs w:val="24"/>
      <w:lang w:eastAsia="en-US"/>
    </w:rPr>
  </w:style>
  <w:style w:type="paragraph" w:styleId="10">
    <w:name w:val="heading 1"/>
    <w:basedOn w:val="a"/>
    <w:next w:val="2"/>
    <w:link w:val="11"/>
    <w:qFormat/>
    <w:rsid w:val="0089702C"/>
    <w:pPr>
      <w:keepNext/>
      <w:keepLines/>
      <w:spacing w:before="340" w:after="330" w:line="578" w:lineRule="auto"/>
      <w:outlineLvl w:val="0"/>
    </w:pPr>
    <w:rPr>
      <w:rFonts w:eastAsia="SimHei"/>
      <w:bCs/>
      <w:kern w:val="44"/>
      <w:sz w:val="30"/>
      <w:szCs w:val="44"/>
      <w:lang w:eastAsia="zh-CN"/>
    </w:rPr>
  </w:style>
  <w:style w:type="paragraph" w:styleId="2">
    <w:name w:val="heading 2"/>
    <w:basedOn w:val="10"/>
    <w:next w:val="a"/>
    <w:link w:val="20"/>
    <w:unhideWhenUsed/>
    <w:qFormat/>
    <w:rsid w:val="006A3FA9"/>
    <w:pPr>
      <w:spacing w:before="260" w:after="260" w:line="416" w:lineRule="auto"/>
      <w:outlineLvl w:val="1"/>
    </w:pPr>
    <w:rPr>
      <w:rFonts w:ascii="Calibri Light" w:hAnsi="Calibri Light"/>
      <w:bCs w:val="0"/>
      <w:sz w:val="28"/>
      <w:szCs w:val="32"/>
    </w:rPr>
  </w:style>
  <w:style w:type="paragraph" w:styleId="3">
    <w:name w:val="heading 3"/>
    <w:basedOn w:val="2"/>
    <w:next w:val="a"/>
    <w:link w:val="30"/>
    <w:unhideWhenUsed/>
    <w:qFormat/>
    <w:rsid w:val="00E63516"/>
    <w:pPr>
      <w:outlineLvl w:val="2"/>
    </w:pPr>
    <w:rPr>
      <w:bCs/>
      <w:sz w:val="24"/>
    </w:rPr>
  </w:style>
  <w:style w:type="paragraph" w:styleId="4">
    <w:name w:val="heading 4"/>
    <w:basedOn w:val="a"/>
    <w:next w:val="a"/>
    <w:link w:val="40"/>
    <w:uiPriority w:val="9"/>
    <w:unhideWhenUsed/>
    <w:qFormat/>
    <w:rsid w:val="00E63516"/>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link w:val="10"/>
    <w:rsid w:val="0089702C"/>
    <w:rPr>
      <w:rFonts w:eastAsia="SimHei"/>
      <w:bCs/>
      <w:kern w:val="44"/>
      <w:sz w:val="30"/>
      <w:szCs w:val="44"/>
      <w:lang w:eastAsia="zh-CN"/>
    </w:rPr>
  </w:style>
  <w:style w:type="paragraph" w:styleId="a3">
    <w:name w:val="Document Map"/>
    <w:basedOn w:val="a"/>
    <w:link w:val="a4"/>
    <w:uiPriority w:val="99"/>
    <w:semiHidden/>
    <w:unhideWhenUsed/>
    <w:rsid w:val="00E63516"/>
    <w:rPr>
      <w:rFonts w:ascii="Helvetica" w:hAnsi="Helvetica"/>
    </w:rPr>
  </w:style>
  <w:style w:type="character" w:customStyle="1" w:styleId="a4">
    <w:name w:val="文档结构图字符"/>
    <w:link w:val="a3"/>
    <w:uiPriority w:val="99"/>
    <w:semiHidden/>
    <w:rsid w:val="00E63516"/>
    <w:rPr>
      <w:rFonts w:ascii="Helvetica" w:hAnsi="Helvetica"/>
    </w:rPr>
  </w:style>
  <w:style w:type="paragraph" w:customStyle="1" w:styleId="a5">
    <w:name w:val="摘要字样"/>
    <w:basedOn w:val="a"/>
    <w:qFormat/>
    <w:rsid w:val="00E63516"/>
    <w:rPr>
      <w:rFonts w:eastAsia="SimHei"/>
    </w:rPr>
  </w:style>
  <w:style w:type="paragraph" w:customStyle="1" w:styleId="a6">
    <w:name w:val="摘要，参考文献正文"/>
    <w:basedOn w:val="a"/>
    <w:qFormat/>
    <w:rsid w:val="00E63516"/>
    <w:rPr>
      <w:sz w:val="21"/>
    </w:rPr>
  </w:style>
  <w:style w:type="character" w:customStyle="1" w:styleId="20">
    <w:name w:val="标题 2字符"/>
    <w:link w:val="2"/>
    <w:uiPriority w:val="9"/>
    <w:rsid w:val="006A3FA9"/>
    <w:rPr>
      <w:rFonts w:ascii="Calibri Light" w:eastAsia="SimHei" w:hAnsi="Calibri Light" w:cs="Times New Roman"/>
      <w:kern w:val="44"/>
      <w:sz w:val="28"/>
      <w:szCs w:val="32"/>
      <w:lang w:eastAsia="zh-CN"/>
    </w:rPr>
  </w:style>
  <w:style w:type="character" w:customStyle="1" w:styleId="30">
    <w:name w:val="标题 3字符"/>
    <w:link w:val="3"/>
    <w:rsid w:val="00E63516"/>
    <w:rPr>
      <w:rFonts w:ascii="Calibri Light" w:eastAsia="SimHei" w:hAnsi="Calibri Light" w:cs="Times New Roman"/>
      <w:bCs/>
      <w:kern w:val="44"/>
      <w:szCs w:val="32"/>
    </w:rPr>
  </w:style>
  <w:style w:type="character" w:customStyle="1" w:styleId="40">
    <w:name w:val="标题 4字符"/>
    <w:link w:val="4"/>
    <w:uiPriority w:val="9"/>
    <w:rsid w:val="00E63516"/>
    <w:rPr>
      <w:rFonts w:ascii="Calibri Light" w:eastAsia="宋体" w:hAnsi="Calibri Light" w:cs="Times New Roman"/>
      <w:b/>
      <w:bCs/>
      <w:sz w:val="28"/>
      <w:szCs w:val="28"/>
    </w:rPr>
  </w:style>
  <w:style w:type="paragraph" w:customStyle="1" w:styleId="a7">
    <w:name w:val="英文"/>
    <w:autoRedefine/>
    <w:qFormat/>
    <w:rsid w:val="00CC7669"/>
    <w:pPr>
      <w:ind w:left="964" w:hanging="482"/>
    </w:pPr>
    <w:rPr>
      <w:rFonts w:eastAsia="Times New Roman"/>
      <w:kern w:val="2"/>
      <w:sz w:val="24"/>
      <w:szCs w:val="24"/>
      <w:lang w:eastAsia="en-US"/>
    </w:rPr>
  </w:style>
  <w:style w:type="paragraph" w:styleId="a8">
    <w:name w:val="List Paragraph"/>
    <w:basedOn w:val="a"/>
    <w:uiPriority w:val="34"/>
    <w:qFormat/>
    <w:rsid w:val="0089702C"/>
    <w:pPr>
      <w:ind w:firstLine="420"/>
    </w:pPr>
  </w:style>
  <w:style w:type="paragraph" w:customStyle="1" w:styleId="1">
    <w:name w:val="样式1"/>
    <w:basedOn w:val="10"/>
    <w:qFormat/>
    <w:rsid w:val="0089702C"/>
    <w:pPr>
      <w:numPr>
        <w:numId w:val="1"/>
      </w:numPr>
    </w:pPr>
    <w:rPr>
      <w:sz w:val="32"/>
    </w:rPr>
  </w:style>
  <w:style w:type="paragraph" w:customStyle="1" w:styleId="a9">
    <w:name w:val="题目"/>
    <w:basedOn w:val="a"/>
    <w:next w:val="a"/>
    <w:qFormat/>
    <w:rsid w:val="00592746"/>
    <w:pPr>
      <w:spacing w:line="240" w:lineRule="auto"/>
      <w:jc w:val="center"/>
    </w:pPr>
    <w:rPr>
      <w:sz w:val="36"/>
    </w:rPr>
  </w:style>
  <w:style w:type="paragraph" w:styleId="aa">
    <w:name w:val="Revision"/>
    <w:hidden/>
    <w:uiPriority w:val="99"/>
    <w:semiHidden/>
    <w:rsid w:val="00F958AC"/>
    <w:rPr>
      <w:kern w:val="2"/>
      <w:sz w:val="24"/>
      <w:szCs w:val="24"/>
      <w:lang w:eastAsia="en-US"/>
    </w:rPr>
  </w:style>
  <w:style w:type="paragraph" w:styleId="ab">
    <w:name w:val="caption"/>
    <w:basedOn w:val="a"/>
    <w:next w:val="a"/>
    <w:uiPriority w:val="35"/>
    <w:unhideWhenUsed/>
    <w:qFormat/>
    <w:rsid w:val="001D30E3"/>
    <w:rPr>
      <w:rFonts w:ascii="Calibri Light" w:hAnsi="Calibri Light"/>
      <w:sz w:val="20"/>
      <w:szCs w:val="20"/>
    </w:rPr>
  </w:style>
  <w:style w:type="paragraph" w:customStyle="1" w:styleId="ac">
    <w:name w:val="图片"/>
    <w:basedOn w:val="a7"/>
    <w:qFormat/>
    <w:rsid w:val="006C3A2C"/>
    <w:rPr>
      <w:lang w:eastAsia="zh-CN"/>
    </w:rPr>
  </w:style>
  <w:style w:type="table" w:styleId="ad">
    <w:name w:val="Table Grid"/>
    <w:basedOn w:val="a1"/>
    <w:uiPriority w:val="39"/>
    <w:rsid w:val="00781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uiPriority w:val="99"/>
    <w:semiHidden/>
    <w:unhideWhenUsed/>
    <w:rsid w:val="003609D1"/>
    <w:rPr>
      <w:sz w:val="21"/>
      <w:szCs w:val="21"/>
    </w:rPr>
  </w:style>
  <w:style w:type="paragraph" w:styleId="af">
    <w:name w:val="annotation text"/>
    <w:basedOn w:val="a"/>
    <w:link w:val="af0"/>
    <w:uiPriority w:val="99"/>
    <w:semiHidden/>
    <w:unhideWhenUsed/>
    <w:rsid w:val="003609D1"/>
    <w:pPr>
      <w:jc w:val="left"/>
    </w:pPr>
  </w:style>
  <w:style w:type="character" w:customStyle="1" w:styleId="af0">
    <w:name w:val="批注文字字符"/>
    <w:basedOn w:val="a0"/>
    <w:link w:val="af"/>
    <w:uiPriority w:val="99"/>
    <w:semiHidden/>
    <w:rsid w:val="003609D1"/>
  </w:style>
  <w:style w:type="paragraph" w:styleId="af1">
    <w:name w:val="annotation subject"/>
    <w:basedOn w:val="af"/>
    <w:next w:val="af"/>
    <w:link w:val="af2"/>
    <w:uiPriority w:val="99"/>
    <w:semiHidden/>
    <w:unhideWhenUsed/>
    <w:rsid w:val="003609D1"/>
    <w:rPr>
      <w:b/>
      <w:bCs/>
    </w:rPr>
  </w:style>
  <w:style w:type="character" w:customStyle="1" w:styleId="af2">
    <w:name w:val="批注主题字符"/>
    <w:link w:val="af1"/>
    <w:uiPriority w:val="99"/>
    <w:semiHidden/>
    <w:rsid w:val="003609D1"/>
    <w:rPr>
      <w:b/>
      <w:bCs/>
    </w:rPr>
  </w:style>
  <w:style w:type="paragraph" w:styleId="af3">
    <w:name w:val="Balloon Text"/>
    <w:basedOn w:val="a"/>
    <w:link w:val="af4"/>
    <w:uiPriority w:val="99"/>
    <w:semiHidden/>
    <w:unhideWhenUsed/>
    <w:rsid w:val="003609D1"/>
    <w:pPr>
      <w:spacing w:line="240" w:lineRule="auto"/>
    </w:pPr>
    <w:rPr>
      <w:rFonts w:ascii="Helvetica" w:hAnsi="Helvetica"/>
      <w:sz w:val="18"/>
      <w:szCs w:val="18"/>
    </w:rPr>
  </w:style>
  <w:style w:type="character" w:customStyle="1" w:styleId="af4">
    <w:name w:val="批注框文本字符"/>
    <w:link w:val="af3"/>
    <w:uiPriority w:val="99"/>
    <w:semiHidden/>
    <w:rsid w:val="003609D1"/>
    <w:rPr>
      <w:rFonts w:ascii="Helvetica" w:hAnsi="Helvetica"/>
      <w:sz w:val="18"/>
      <w:szCs w:val="18"/>
    </w:rPr>
  </w:style>
  <w:style w:type="character" w:customStyle="1" w:styleId="oeformtextcontent">
    <w:name w:val="oe_form_text_content"/>
    <w:rsid w:val="00F1391D"/>
  </w:style>
  <w:style w:type="paragraph" w:styleId="af5">
    <w:name w:val="TOC Heading"/>
    <w:basedOn w:val="10"/>
    <w:next w:val="a"/>
    <w:uiPriority w:val="39"/>
    <w:unhideWhenUsed/>
    <w:qFormat/>
    <w:rsid w:val="00DA759F"/>
    <w:pPr>
      <w:spacing w:before="480" w:after="0" w:line="276" w:lineRule="auto"/>
      <w:ind w:firstLineChars="0" w:firstLine="0"/>
      <w:jc w:val="left"/>
      <w:outlineLvl w:val="9"/>
    </w:pPr>
    <w:rPr>
      <w:rFonts w:ascii="Calibri Light" w:eastAsia="宋体" w:hAnsi="Calibri Light"/>
      <w:b/>
      <w:color w:val="2E74B5"/>
      <w:kern w:val="0"/>
      <w:sz w:val="28"/>
      <w:szCs w:val="28"/>
    </w:rPr>
  </w:style>
  <w:style w:type="paragraph" w:styleId="21">
    <w:name w:val="toc 2"/>
    <w:basedOn w:val="a"/>
    <w:next w:val="a"/>
    <w:autoRedefine/>
    <w:uiPriority w:val="39"/>
    <w:unhideWhenUsed/>
    <w:rsid w:val="00831D86"/>
    <w:pPr>
      <w:spacing w:line="240" w:lineRule="auto"/>
      <w:ind w:left="238"/>
      <w:jc w:val="left"/>
    </w:pPr>
    <w:rPr>
      <w:b/>
      <w:sz w:val="22"/>
      <w:szCs w:val="22"/>
    </w:rPr>
  </w:style>
  <w:style w:type="paragraph" w:styleId="12">
    <w:name w:val="toc 1"/>
    <w:basedOn w:val="a"/>
    <w:next w:val="a"/>
    <w:autoRedefine/>
    <w:uiPriority w:val="39"/>
    <w:unhideWhenUsed/>
    <w:rsid w:val="005D259B"/>
    <w:pPr>
      <w:tabs>
        <w:tab w:val="left" w:pos="960"/>
        <w:tab w:val="right" w:leader="dot" w:pos="9168"/>
      </w:tabs>
      <w:spacing w:before="120" w:line="240" w:lineRule="auto"/>
      <w:ind w:firstLine="480"/>
      <w:jc w:val="left"/>
    </w:pPr>
    <w:rPr>
      <w:b/>
    </w:rPr>
  </w:style>
  <w:style w:type="paragraph" w:styleId="31">
    <w:name w:val="toc 3"/>
    <w:basedOn w:val="a"/>
    <w:next w:val="a"/>
    <w:autoRedefine/>
    <w:uiPriority w:val="39"/>
    <w:unhideWhenUsed/>
    <w:rsid w:val="00831D86"/>
    <w:pPr>
      <w:spacing w:line="240" w:lineRule="auto"/>
      <w:ind w:left="482" w:firstLine="440"/>
      <w:jc w:val="left"/>
    </w:pPr>
    <w:rPr>
      <w:sz w:val="22"/>
      <w:szCs w:val="22"/>
    </w:rPr>
  </w:style>
  <w:style w:type="paragraph" w:styleId="41">
    <w:name w:val="toc 4"/>
    <w:basedOn w:val="a"/>
    <w:next w:val="a"/>
    <w:autoRedefine/>
    <w:uiPriority w:val="39"/>
    <w:unhideWhenUsed/>
    <w:rsid w:val="00831D86"/>
    <w:pPr>
      <w:spacing w:line="240" w:lineRule="auto"/>
      <w:ind w:left="720" w:firstLine="400"/>
      <w:jc w:val="left"/>
    </w:pPr>
    <w:rPr>
      <w:sz w:val="20"/>
      <w:szCs w:val="20"/>
    </w:rPr>
  </w:style>
  <w:style w:type="paragraph" w:styleId="5">
    <w:name w:val="toc 5"/>
    <w:basedOn w:val="a"/>
    <w:next w:val="a"/>
    <w:autoRedefine/>
    <w:uiPriority w:val="39"/>
    <w:unhideWhenUsed/>
    <w:rsid w:val="00DA759F"/>
    <w:pPr>
      <w:ind w:left="960"/>
      <w:jc w:val="left"/>
    </w:pPr>
    <w:rPr>
      <w:sz w:val="20"/>
      <w:szCs w:val="20"/>
    </w:rPr>
  </w:style>
  <w:style w:type="paragraph" w:styleId="6">
    <w:name w:val="toc 6"/>
    <w:basedOn w:val="a"/>
    <w:next w:val="a"/>
    <w:autoRedefine/>
    <w:uiPriority w:val="39"/>
    <w:unhideWhenUsed/>
    <w:rsid w:val="00DA759F"/>
    <w:pPr>
      <w:ind w:left="1200"/>
      <w:jc w:val="left"/>
    </w:pPr>
    <w:rPr>
      <w:sz w:val="20"/>
      <w:szCs w:val="20"/>
    </w:rPr>
  </w:style>
  <w:style w:type="paragraph" w:styleId="7">
    <w:name w:val="toc 7"/>
    <w:basedOn w:val="a"/>
    <w:next w:val="a"/>
    <w:autoRedefine/>
    <w:uiPriority w:val="39"/>
    <w:unhideWhenUsed/>
    <w:rsid w:val="00DA759F"/>
    <w:pPr>
      <w:ind w:left="1440"/>
      <w:jc w:val="left"/>
    </w:pPr>
    <w:rPr>
      <w:sz w:val="20"/>
      <w:szCs w:val="20"/>
    </w:rPr>
  </w:style>
  <w:style w:type="paragraph" w:styleId="8">
    <w:name w:val="toc 8"/>
    <w:basedOn w:val="a"/>
    <w:next w:val="a"/>
    <w:autoRedefine/>
    <w:uiPriority w:val="39"/>
    <w:unhideWhenUsed/>
    <w:rsid w:val="00DA759F"/>
    <w:pPr>
      <w:ind w:left="1680"/>
      <w:jc w:val="left"/>
    </w:pPr>
    <w:rPr>
      <w:sz w:val="20"/>
      <w:szCs w:val="20"/>
    </w:rPr>
  </w:style>
  <w:style w:type="paragraph" w:styleId="9">
    <w:name w:val="toc 9"/>
    <w:basedOn w:val="a"/>
    <w:next w:val="a"/>
    <w:autoRedefine/>
    <w:uiPriority w:val="39"/>
    <w:unhideWhenUsed/>
    <w:rsid w:val="00DA759F"/>
    <w:pPr>
      <w:ind w:left="1920"/>
      <w:jc w:val="left"/>
    </w:pPr>
    <w:rPr>
      <w:sz w:val="20"/>
      <w:szCs w:val="20"/>
    </w:rPr>
  </w:style>
  <w:style w:type="paragraph" w:styleId="af6">
    <w:name w:val="footer"/>
    <w:basedOn w:val="a"/>
    <w:link w:val="af7"/>
    <w:uiPriority w:val="99"/>
    <w:unhideWhenUsed/>
    <w:rsid w:val="00B46AD4"/>
    <w:pPr>
      <w:tabs>
        <w:tab w:val="center" w:pos="4153"/>
        <w:tab w:val="right" w:pos="8306"/>
      </w:tabs>
      <w:snapToGrid w:val="0"/>
      <w:spacing w:line="240" w:lineRule="atLeast"/>
      <w:jc w:val="left"/>
    </w:pPr>
    <w:rPr>
      <w:sz w:val="18"/>
      <w:szCs w:val="18"/>
    </w:rPr>
  </w:style>
  <w:style w:type="character" w:customStyle="1" w:styleId="af7">
    <w:name w:val="页脚字符"/>
    <w:link w:val="af6"/>
    <w:uiPriority w:val="99"/>
    <w:rsid w:val="00B46AD4"/>
    <w:rPr>
      <w:sz w:val="18"/>
      <w:szCs w:val="18"/>
    </w:rPr>
  </w:style>
  <w:style w:type="character" w:styleId="af8">
    <w:name w:val="page number"/>
    <w:basedOn w:val="a0"/>
    <w:uiPriority w:val="99"/>
    <w:semiHidden/>
    <w:unhideWhenUsed/>
    <w:rsid w:val="00B46AD4"/>
  </w:style>
  <w:style w:type="character" w:styleId="af9">
    <w:name w:val="Hyperlink"/>
    <w:uiPriority w:val="99"/>
    <w:unhideWhenUsed/>
    <w:rsid w:val="008F4C82"/>
    <w:rPr>
      <w:color w:val="0563C1"/>
      <w:u w:val="single"/>
    </w:rPr>
  </w:style>
  <w:style w:type="paragraph" w:styleId="afa">
    <w:name w:val="header"/>
    <w:basedOn w:val="a"/>
    <w:link w:val="afb"/>
    <w:uiPriority w:val="99"/>
    <w:unhideWhenUsed/>
    <w:rsid w:val="00814F6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字符"/>
    <w:link w:val="afa"/>
    <w:uiPriority w:val="99"/>
    <w:rsid w:val="00814F62"/>
    <w:rPr>
      <w:kern w:val="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12867">
      <w:bodyDiv w:val="1"/>
      <w:marLeft w:val="0"/>
      <w:marRight w:val="0"/>
      <w:marTop w:val="0"/>
      <w:marBottom w:val="0"/>
      <w:divBdr>
        <w:top w:val="none" w:sz="0" w:space="0" w:color="auto"/>
        <w:left w:val="none" w:sz="0" w:space="0" w:color="auto"/>
        <w:bottom w:val="none" w:sz="0" w:space="0" w:color="auto"/>
        <w:right w:val="none" w:sz="0" w:space="0" w:color="auto"/>
      </w:divBdr>
    </w:div>
    <w:div w:id="824130723">
      <w:bodyDiv w:val="1"/>
      <w:marLeft w:val="0"/>
      <w:marRight w:val="0"/>
      <w:marTop w:val="0"/>
      <w:marBottom w:val="0"/>
      <w:divBdr>
        <w:top w:val="none" w:sz="0" w:space="0" w:color="auto"/>
        <w:left w:val="none" w:sz="0" w:space="0" w:color="auto"/>
        <w:bottom w:val="none" w:sz="0" w:space="0" w:color="auto"/>
        <w:right w:val="none" w:sz="0" w:space="0" w:color="auto"/>
      </w:divBdr>
    </w:div>
    <w:div w:id="1200582686">
      <w:bodyDiv w:val="1"/>
      <w:marLeft w:val="0"/>
      <w:marRight w:val="0"/>
      <w:marTop w:val="0"/>
      <w:marBottom w:val="0"/>
      <w:divBdr>
        <w:top w:val="none" w:sz="0" w:space="0" w:color="auto"/>
        <w:left w:val="none" w:sz="0" w:space="0" w:color="auto"/>
        <w:bottom w:val="none" w:sz="0" w:space="0" w:color="auto"/>
        <w:right w:val="none" w:sz="0" w:space="0" w:color="auto"/>
      </w:divBdr>
    </w:div>
    <w:div w:id="191831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header" Target="header29.xml"/><Relationship Id="rId50" Type="http://schemas.openxmlformats.org/officeDocument/2006/relationships/header" Target="header26.xml"/><Relationship Id="rId51" Type="http://schemas.openxmlformats.org/officeDocument/2006/relationships/header" Target="header27.xml"/><Relationship Id="rId52" Type="http://schemas.openxmlformats.org/officeDocument/2006/relationships/header" Target="header28.xml"/><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header" Target="header16.xml"/><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header" Target="header24.xml"/><Relationship Id="rId49" Type="http://schemas.openxmlformats.org/officeDocument/2006/relationships/header" Target="header2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header" Target="header8.xml"/><Relationship Id="rId33" Type="http://schemas.openxmlformats.org/officeDocument/2006/relationships/header" Target="header9.xml"/><Relationship Id="rId34" Type="http://schemas.openxmlformats.org/officeDocument/2006/relationships/header" Target="header10.xml"/><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header" Target="header13.xml"/><Relationship Id="rId38" Type="http://schemas.openxmlformats.org/officeDocument/2006/relationships/header" Target="header14.xml"/><Relationship Id="rId39" Type="http://schemas.openxmlformats.org/officeDocument/2006/relationships/header" Target="header15.xml"/><Relationship Id="rId70" Type="http://schemas.openxmlformats.org/officeDocument/2006/relationships/fontTable" Target="fontTable.xml"/><Relationship Id="rId71" Type="http://schemas.microsoft.com/office/2011/relationships/people" Target="people.xml"/><Relationship Id="rId72"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oter" Target="footer5.xml"/><Relationship Id="rId28" Type="http://schemas.openxmlformats.org/officeDocument/2006/relationships/header" Target="header4.xml"/><Relationship Id="rId29" Type="http://schemas.openxmlformats.org/officeDocument/2006/relationships/header" Target="header5.xm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392A6-0578-984D-83E7-CB5569FE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63</Pages>
  <Words>5096</Words>
  <Characters>29053</Characters>
  <Application>Microsoft Macintosh Word</Application>
  <DocSecurity>0</DocSecurity>
  <Lines>242</Lines>
  <Paragraphs>68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2016-05-21T16:15:00Z</dcterms:created>
  <dcterms:modified xsi:type="dcterms:W3CDTF">2016-05-22T09:43:00Z</dcterms:modified>
</cp:coreProperties>
</file>