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E24DA" w14:textId="63A45DF0" w:rsidR="0089702C" w:rsidRDefault="0089702C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绪论</w:t>
      </w:r>
    </w:p>
    <w:p w14:paraId="4D0FE91A" w14:textId="4220F23D" w:rsidR="00160F58" w:rsidRDefault="0089702C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>
        <w:rPr>
          <w:rFonts w:hint="eastAsia"/>
        </w:rPr>
        <w:t>课题研究背景</w:t>
      </w:r>
    </w:p>
    <w:p w14:paraId="7570FB1C" w14:textId="37135668" w:rsidR="00A437FB" w:rsidRDefault="00356DE7" w:rsidP="00A437F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随着互联</w:t>
      </w:r>
      <w:r w:rsidR="00A437FB">
        <w:rPr>
          <w:rFonts w:hint="eastAsia"/>
          <w:lang w:eastAsia="zh-CN"/>
        </w:rPr>
        <w:t>网技术的飞速发展，软件项目种类繁多，软件质量的保障显的尤为重要。然而</w:t>
      </w:r>
      <w:r w:rsidR="00A437FB">
        <w:rPr>
          <w:lang w:eastAsia="zh-CN"/>
        </w:rPr>
        <w:t>，</w:t>
      </w:r>
      <w:r w:rsidR="00A437FB">
        <w:rPr>
          <w:rFonts w:hint="eastAsia"/>
          <w:lang w:eastAsia="zh-CN"/>
        </w:rPr>
        <w:t>就目前</w:t>
      </w:r>
      <w:r w:rsidR="00A437FB">
        <w:rPr>
          <w:lang w:eastAsia="zh-CN"/>
        </w:rPr>
        <w:t>而言，</w:t>
      </w:r>
      <w:r w:rsidR="00A437FB">
        <w:rPr>
          <w:rFonts w:hint="eastAsia"/>
          <w:lang w:eastAsia="zh-CN"/>
        </w:rPr>
        <w:t>国的软件测试仍然处于起步阶段，例如一些小型的软件开发公司，软件测试人员专业程度不够，</w:t>
      </w:r>
      <w:r w:rsidR="00A437FB">
        <w:rPr>
          <w:lang w:eastAsia="zh-CN"/>
        </w:rPr>
        <w:t>甚至没有专业</w:t>
      </w:r>
      <w:r w:rsidR="00A437FB">
        <w:rPr>
          <w:rFonts w:hint="eastAsia"/>
          <w:lang w:eastAsia="zh-CN"/>
        </w:rPr>
        <w:t>的软件</w:t>
      </w:r>
      <w:r w:rsidR="00A437FB">
        <w:rPr>
          <w:lang w:eastAsia="zh-CN"/>
        </w:rPr>
        <w:t>测试人员，</w:t>
      </w:r>
      <w:r w:rsidR="00A437FB">
        <w:rPr>
          <w:rFonts w:hint="eastAsia"/>
          <w:lang w:eastAsia="zh-CN"/>
        </w:rPr>
        <w:t>更没有一套适合自己的</w:t>
      </w:r>
      <w:r w:rsidR="00A437FB">
        <w:rPr>
          <w:rFonts w:hint="eastAsia"/>
          <w:lang w:eastAsia="zh-CN"/>
        </w:rPr>
        <w:t xml:space="preserve"> Bug </w:t>
      </w:r>
      <w:r w:rsidR="00A437FB">
        <w:rPr>
          <w:rFonts w:hint="eastAsia"/>
          <w:lang w:eastAsia="zh-CN"/>
        </w:rPr>
        <w:t>管理系统，有的</w:t>
      </w:r>
      <w:r w:rsidR="00A437FB">
        <w:rPr>
          <w:lang w:eastAsia="zh-CN"/>
        </w:rPr>
        <w:t>软件公司还在</w:t>
      </w:r>
      <w:r w:rsidR="00A437FB">
        <w:rPr>
          <w:rFonts w:hint="eastAsia"/>
          <w:lang w:eastAsia="zh-CN"/>
        </w:rPr>
        <w:t>使用表格来进行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的描述，人工进行</w:t>
      </w:r>
      <w:r w:rsidR="00A437FB">
        <w:rPr>
          <w:rFonts w:hint="eastAsia"/>
          <w:lang w:eastAsia="zh-CN"/>
        </w:rPr>
        <w:t>Bug</w:t>
      </w:r>
      <w:r w:rsidR="00A437FB">
        <w:rPr>
          <w:rFonts w:hint="eastAsia"/>
          <w:lang w:eastAsia="zh-CN"/>
        </w:rPr>
        <w:t>的统计和追踪、统计，毫无时效性，严重影响软件开发的速度，并且难以确保软件的质量</w:t>
      </w:r>
      <w:r w:rsidR="00A437FB">
        <w:rPr>
          <w:lang w:eastAsia="zh-CN"/>
        </w:rPr>
        <w:t>。</w:t>
      </w:r>
    </w:p>
    <w:p w14:paraId="1C2EBB1E" w14:textId="44231FA1" w:rsidR="00367B5B" w:rsidRDefault="008759A4" w:rsidP="006B6213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因此</w:t>
      </w:r>
      <w:r>
        <w:rPr>
          <w:lang w:eastAsia="zh-CN"/>
        </w:rPr>
        <w:t>，</w:t>
      </w:r>
      <w:r w:rsidR="005B5CD7">
        <w:rPr>
          <w:rFonts w:hint="eastAsia"/>
          <w:lang w:eastAsia="zh-CN"/>
        </w:rPr>
        <w:t>为了对软件开发周期中发生的</w:t>
      </w:r>
      <w:r w:rsidR="005B5CD7">
        <w:rPr>
          <w:rFonts w:hint="eastAsia"/>
          <w:lang w:eastAsia="zh-CN"/>
        </w:rPr>
        <w:t xml:space="preserve"> bug </w:t>
      </w:r>
      <w:r w:rsidR="005B5CD7">
        <w:rPr>
          <w:rFonts w:hint="eastAsia"/>
          <w:lang w:eastAsia="zh-CN"/>
        </w:rPr>
        <w:t>有一个及时有效的管理方式，开发</w:t>
      </w:r>
      <w:r w:rsidR="005B5CD7">
        <w:rPr>
          <w:lang w:eastAsia="zh-CN"/>
        </w:rPr>
        <w:t>一个</w:t>
      </w:r>
      <w:r w:rsidR="005B5CD7">
        <w:rPr>
          <w:rFonts w:hint="eastAsia"/>
          <w:lang w:eastAsia="zh-CN"/>
        </w:rPr>
        <w:t>Java</w:t>
      </w:r>
      <w:r w:rsidR="005B5CD7">
        <w:rPr>
          <w:rFonts w:hint="eastAsia"/>
          <w:lang w:eastAsia="zh-CN"/>
        </w:rPr>
        <w:t>平台</w:t>
      </w:r>
      <w:r w:rsidR="005B5CD7">
        <w:rPr>
          <w:lang w:eastAsia="zh-CN"/>
        </w:rPr>
        <w:t>的简单、</w:t>
      </w:r>
      <w:r w:rsidR="005B5CD7">
        <w:rPr>
          <w:rFonts w:hint="eastAsia"/>
          <w:lang w:eastAsia="zh-CN"/>
        </w:rPr>
        <w:t>灵活</w:t>
      </w:r>
      <w:r w:rsidR="005B5CD7">
        <w:rPr>
          <w:lang w:eastAsia="zh-CN"/>
        </w:rPr>
        <w:t>、</w:t>
      </w:r>
      <w:r w:rsidR="005B5CD7">
        <w:rPr>
          <w:rFonts w:hint="eastAsia"/>
          <w:lang w:eastAsia="zh-CN"/>
        </w:rPr>
        <w:t>实用</w:t>
      </w:r>
      <w:r w:rsidR="005B5CD7">
        <w:rPr>
          <w:lang w:eastAsia="zh-CN"/>
        </w:rPr>
        <w:t>的</w:t>
      </w:r>
      <w:r w:rsidR="005B5CD7">
        <w:rPr>
          <w:lang w:eastAsia="zh-CN"/>
        </w:rPr>
        <w:t>bug</w:t>
      </w:r>
      <w:r w:rsidR="005B5CD7">
        <w:rPr>
          <w:rFonts w:hint="eastAsia"/>
          <w:lang w:eastAsia="zh-CN"/>
        </w:rPr>
        <w:t>管理</w:t>
      </w:r>
      <w:r w:rsidR="005B5CD7">
        <w:rPr>
          <w:lang w:eastAsia="zh-CN"/>
        </w:rPr>
        <w:t>系统</w:t>
      </w:r>
      <w:r>
        <w:rPr>
          <w:rFonts w:hint="eastAsia"/>
          <w:lang w:eastAsia="zh-CN"/>
        </w:rPr>
        <w:t>就显</w:t>
      </w:r>
      <w:r>
        <w:rPr>
          <w:lang w:eastAsia="zh-CN"/>
        </w:rPr>
        <w:t>的</w:t>
      </w:r>
      <w:r>
        <w:rPr>
          <w:rFonts w:hint="eastAsia"/>
          <w:lang w:eastAsia="zh-CN"/>
        </w:rPr>
        <w:t>非常</w:t>
      </w:r>
      <w:r>
        <w:rPr>
          <w:lang w:eastAsia="zh-CN"/>
        </w:rPr>
        <w:t>必要和重要。</w:t>
      </w:r>
    </w:p>
    <w:p w14:paraId="2D64C31A" w14:textId="609DDD31" w:rsidR="0089702C" w:rsidRDefault="000645D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89702C">
        <w:rPr>
          <w:rFonts w:hint="eastAsia"/>
        </w:rPr>
        <w:t>课题</w:t>
      </w:r>
      <w:r w:rsidR="0089702C">
        <w:t>研究的现状</w:t>
      </w:r>
    </w:p>
    <w:p w14:paraId="504A041D" w14:textId="57FF09C9" w:rsidR="00367B5B" w:rsidRDefault="008E5258" w:rsidP="004B2DDA"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为了提高软件开发的进度和质量</w:t>
      </w:r>
      <w:r>
        <w:rPr>
          <w:lang w:eastAsia="zh-CN"/>
        </w:rPr>
        <w:t>，</w:t>
      </w:r>
      <w:r w:rsidR="00D254E2">
        <w:rPr>
          <w:lang w:eastAsia="zh-CN"/>
        </w:rPr>
        <w:t>人们</w:t>
      </w:r>
      <w:r w:rsidR="00D254E2">
        <w:rPr>
          <w:rFonts w:hint="eastAsia"/>
          <w:lang w:eastAsia="zh-CN"/>
        </w:rPr>
        <w:t>对软件测试</w:t>
      </w:r>
      <w:r w:rsidR="00D254E2">
        <w:rPr>
          <w:lang w:eastAsia="zh-CN"/>
        </w:rPr>
        <w:t>行业的重视</w:t>
      </w:r>
      <w:r w:rsidR="00D254E2">
        <w:rPr>
          <w:rFonts w:hint="eastAsia"/>
          <w:lang w:eastAsia="zh-CN"/>
        </w:rPr>
        <w:t>度</w:t>
      </w:r>
      <w:r w:rsidR="00D254E2">
        <w:rPr>
          <w:lang w:eastAsia="zh-CN"/>
        </w:rPr>
        <w:t>越来越高</w:t>
      </w:r>
      <w:r w:rsidR="004E3CE8">
        <w:rPr>
          <w:rFonts w:hint="eastAsia"/>
          <w:lang w:eastAsia="zh-CN"/>
        </w:rPr>
        <w:t>，除了软件测试人员越发受到各个公司的亲赖外</w:t>
      </w:r>
      <w:r w:rsidR="004E3CE8">
        <w:rPr>
          <w:lang w:eastAsia="zh-CN"/>
        </w:rPr>
        <w:t>，</w:t>
      </w:r>
      <w:r w:rsidR="00D254E2">
        <w:rPr>
          <w:rFonts w:hint="eastAsia"/>
          <w:lang w:eastAsia="zh-CN"/>
        </w:rPr>
        <w:t>也</w:t>
      </w:r>
      <w:r w:rsidR="00A454FA">
        <w:rPr>
          <w:lang w:eastAsia="zh-CN"/>
        </w:rPr>
        <w:t>涌现</w:t>
      </w:r>
      <w:r w:rsidR="00D254E2">
        <w:rPr>
          <w:lang w:eastAsia="zh-CN"/>
        </w:rPr>
        <w:t>了很多</w:t>
      </w:r>
      <w:r w:rsidR="00D254E2">
        <w:rPr>
          <w:lang w:eastAsia="zh-CN"/>
        </w:rPr>
        <w:t xml:space="preserve"> </w:t>
      </w:r>
      <w:r w:rsidR="00D254E2">
        <w:rPr>
          <w:rFonts w:hint="eastAsia"/>
          <w:lang w:eastAsia="zh-CN"/>
        </w:rPr>
        <w:t xml:space="preserve">bug </w:t>
      </w:r>
      <w:r w:rsidR="00D254E2">
        <w:rPr>
          <w:rFonts w:hint="eastAsia"/>
          <w:lang w:eastAsia="zh-CN"/>
        </w:rPr>
        <w:t>管理</w:t>
      </w:r>
      <w:r w:rsidR="00D254E2">
        <w:rPr>
          <w:lang w:eastAsia="zh-CN"/>
        </w:rPr>
        <w:t>系统。</w:t>
      </w:r>
      <w:r w:rsidR="009C18DB">
        <w:rPr>
          <w:rFonts w:hint="eastAsia"/>
          <w:lang w:eastAsia="zh-CN"/>
        </w:rPr>
        <w:t>比如</w:t>
      </w:r>
      <w:r w:rsidR="009C18DB">
        <w:rPr>
          <w:lang w:eastAsia="zh-CN"/>
        </w:rPr>
        <w:t>说免费开源的</w:t>
      </w:r>
      <w:r w:rsidR="009C18DB">
        <w:rPr>
          <w:rFonts w:hint="eastAsia"/>
          <w:lang w:eastAsia="zh-CN"/>
        </w:rPr>
        <w:t>Ma</w:t>
      </w:r>
      <w:r w:rsidR="009C18DB">
        <w:rPr>
          <w:lang w:eastAsia="zh-CN"/>
        </w:rPr>
        <w:t xml:space="preserve">ntis </w:t>
      </w:r>
      <w:r w:rsidR="009C18DB">
        <w:rPr>
          <w:rFonts w:hint="eastAsia"/>
          <w:lang w:eastAsia="zh-CN"/>
        </w:rPr>
        <w:t>这一</w:t>
      </w:r>
      <w:r w:rsidR="009C18DB">
        <w:rPr>
          <w:lang w:eastAsia="zh-CN"/>
        </w:rPr>
        <w:t xml:space="preserve">bug </w:t>
      </w:r>
      <w:r w:rsidR="009C18DB">
        <w:rPr>
          <w:rFonts w:hint="eastAsia"/>
          <w:lang w:eastAsia="zh-CN"/>
        </w:rPr>
        <w:t>管理</w:t>
      </w:r>
      <w:r w:rsidR="009C18DB">
        <w:rPr>
          <w:lang w:eastAsia="zh-CN"/>
        </w:rPr>
        <w:t>系统，</w:t>
      </w:r>
      <w:r w:rsidR="00EA4A28">
        <w:rPr>
          <w:rFonts w:hint="eastAsia"/>
          <w:lang w:eastAsia="zh-CN"/>
        </w:rPr>
        <w:t>虽然</w:t>
      </w:r>
      <w:r w:rsidR="00E56AAC">
        <w:rPr>
          <w:lang w:eastAsia="zh-CN"/>
        </w:rPr>
        <w:t>它</w:t>
      </w:r>
      <w:r w:rsidR="009C18DB">
        <w:rPr>
          <w:rFonts w:hint="eastAsia"/>
          <w:lang w:eastAsia="zh-CN"/>
        </w:rPr>
        <w:t>可以</w:t>
      </w:r>
      <w:r w:rsidR="009C18DB">
        <w:rPr>
          <w:lang w:eastAsia="zh-CN"/>
        </w:rPr>
        <w:t>满足一般</w:t>
      </w:r>
      <w:r w:rsidR="009C18DB">
        <w:rPr>
          <w:lang w:eastAsia="zh-CN"/>
        </w:rPr>
        <w:t xml:space="preserve">bug </w:t>
      </w:r>
      <w:r w:rsidR="009C18DB">
        <w:rPr>
          <w:rFonts w:hint="eastAsia"/>
          <w:lang w:eastAsia="zh-CN"/>
        </w:rPr>
        <w:t>的</w:t>
      </w:r>
      <w:r w:rsidR="009C18DB">
        <w:rPr>
          <w:lang w:eastAsia="zh-CN"/>
        </w:rPr>
        <w:t>追踪</w:t>
      </w:r>
      <w:r w:rsidR="00DE3769">
        <w:rPr>
          <w:lang w:eastAsia="zh-CN"/>
        </w:rPr>
        <w:t>、</w:t>
      </w:r>
      <w:r w:rsidR="009C18DB">
        <w:rPr>
          <w:lang w:eastAsia="zh-CN"/>
        </w:rPr>
        <w:t>处理</w:t>
      </w:r>
      <w:r w:rsidR="00DE3769">
        <w:rPr>
          <w:lang w:eastAsia="zh-CN"/>
        </w:rPr>
        <w:t>、</w:t>
      </w:r>
      <w:r w:rsidR="009C18DB">
        <w:rPr>
          <w:lang w:eastAsia="zh-CN"/>
        </w:rPr>
        <w:t>统计</w:t>
      </w:r>
      <w:r w:rsidR="009C18DB">
        <w:rPr>
          <w:rFonts w:hint="eastAsia"/>
          <w:lang w:eastAsia="zh-CN"/>
        </w:rPr>
        <w:t>等功能</w:t>
      </w:r>
      <w:r w:rsidR="009C18DB">
        <w:rPr>
          <w:lang w:eastAsia="zh-CN"/>
        </w:rPr>
        <w:t>，但</w:t>
      </w:r>
      <w:r w:rsidR="009C18DB">
        <w:rPr>
          <w:rFonts w:hint="eastAsia"/>
          <w:lang w:eastAsia="zh-CN"/>
        </w:rPr>
        <w:t>它</w:t>
      </w:r>
      <w:r w:rsidR="003D2EB4">
        <w:rPr>
          <w:rFonts w:hint="eastAsia"/>
          <w:lang w:eastAsia="zh-CN"/>
        </w:rPr>
        <w:t>也</w:t>
      </w:r>
      <w:r w:rsidR="003D2EB4">
        <w:rPr>
          <w:lang w:eastAsia="zh-CN"/>
        </w:rPr>
        <w:t>存在一些问题。</w:t>
      </w:r>
      <w:r w:rsidR="00AE5C9D">
        <w:rPr>
          <w:rFonts w:hint="eastAsia"/>
          <w:lang w:eastAsia="zh-CN"/>
        </w:rPr>
        <w:t>首先</w:t>
      </w:r>
      <w:r w:rsidR="00AE5C9D">
        <w:rPr>
          <w:lang w:eastAsia="zh-CN"/>
        </w:rPr>
        <w:t>它是</w:t>
      </w:r>
      <w:r w:rsidR="009C18DB">
        <w:rPr>
          <w:lang w:eastAsia="zh-CN"/>
        </w:rPr>
        <w:t>基于</w:t>
      </w:r>
      <w:r w:rsidR="009C18DB">
        <w:rPr>
          <w:lang w:eastAsia="zh-CN"/>
        </w:rPr>
        <w:t xml:space="preserve"> </w:t>
      </w:r>
      <w:r w:rsidR="009C18DB">
        <w:rPr>
          <w:rFonts w:hint="eastAsia"/>
          <w:lang w:eastAsia="zh-CN"/>
        </w:rPr>
        <w:t>PHP</w:t>
      </w:r>
      <w:r w:rsidR="009C18DB">
        <w:rPr>
          <w:lang w:eastAsia="zh-CN"/>
        </w:rPr>
        <w:t>/MySQL</w:t>
      </w:r>
      <w:r w:rsidR="006525B2">
        <w:rPr>
          <w:lang w:eastAsia="zh-CN"/>
        </w:rPr>
        <w:t xml:space="preserve"> </w:t>
      </w:r>
      <w:r w:rsidR="006525B2">
        <w:rPr>
          <w:rFonts w:hint="eastAsia"/>
          <w:lang w:eastAsia="zh-CN"/>
        </w:rPr>
        <w:t>平台</w:t>
      </w:r>
      <w:r w:rsidR="006047D4">
        <w:rPr>
          <w:lang w:eastAsia="zh-CN"/>
        </w:rPr>
        <w:t>，</w:t>
      </w:r>
      <w:r w:rsidR="00F87636">
        <w:rPr>
          <w:lang w:eastAsia="zh-CN"/>
        </w:rPr>
        <w:t>为了使用它，</w:t>
      </w:r>
      <w:r w:rsidR="00F87636">
        <w:rPr>
          <w:rFonts w:hint="eastAsia"/>
          <w:lang w:eastAsia="zh-CN"/>
        </w:rPr>
        <w:t>作为</w:t>
      </w:r>
      <w:r w:rsidR="00F87636">
        <w:rPr>
          <w:lang w:eastAsia="zh-CN"/>
        </w:rPr>
        <w:t>以</w:t>
      </w:r>
      <w:r w:rsidR="00F87636">
        <w:rPr>
          <w:lang w:eastAsia="zh-CN"/>
        </w:rPr>
        <w:t xml:space="preserve">Java </w:t>
      </w:r>
      <w:r w:rsidR="00F87636">
        <w:rPr>
          <w:rFonts w:hint="eastAsia"/>
          <w:lang w:eastAsia="zh-CN"/>
        </w:rPr>
        <w:t>平台</w:t>
      </w:r>
      <w:r w:rsidR="00F87636">
        <w:rPr>
          <w:lang w:eastAsia="zh-CN"/>
        </w:rPr>
        <w:t>为核心的软件公司</w:t>
      </w:r>
      <w:r w:rsidR="00756E9C">
        <w:rPr>
          <w:rFonts w:hint="eastAsia"/>
          <w:lang w:eastAsia="zh-CN"/>
        </w:rPr>
        <w:t>就</w:t>
      </w:r>
      <w:r w:rsidR="00F87636">
        <w:rPr>
          <w:lang w:eastAsia="zh-CN"/>
        </w:rPr>
        <w:t>要多准备一个</w:t>
      </w:r>
      <w:r w:rsidR="00F87636">
        <w:rPr>
          <w:rFonts w:hint="eastAsia"/>
          <w:lang w:eastAsia="zh-CN"/>
        </w:rPr>
        <w:t>运行</w:t>
      </w:r>
      <w:r w:rsidR="00F87636">
        <w:rPr>
          <w:lang w:eastAsia="zh-CN"/>
        </w:rPr>
        <w:t>环境</w:t>
      </w:r>
      <w:r w:rsidR="009C18DB">
        <w:rPr>
          <w:lang w:eastAsia="zh-CN"/>
        </w:rPr>
        <w:t>，</w:t>
      </w:r>
      <w:r w:rsidR="00D84EBB">
        <w:rPr>
          <w:lang w:eastAsia="zh-CN"/>
        </w:rPr>
        <w:t>其次</w:t>
      </w:r>
      <w:r w:rsidR="009C18DB">
        <w:rPr>
          <w:rFonts w:hint="eastAsia"/>
          <w:lang w:eastAsia="zh-CN"/>
        </w:rPr>
        <w:t>并且界面</w:t>
      </w:r>
      <w:r w:rsidR="009C18DB">
        <w:rPr>
          <w:lang w:eastAsia="zh-CN"/>
        </w:rPr>
        <w:t>布局过于老套，</w:t>
      </w:r>
      <w:r w:rsidR="009C18DB">
        <w:rPr>
          <w:rFonts w:hint="eastAsia"/>
          <w:lang w:eastAsia="zh-CN"/>
        </w:rPr>
        <w:t>不美观</w:t>
      </w:r>
      <w:r w:rsidR="009C18DB">
        <w:rPr>
          <w:lang w:eastAsia="zh-CN"/>
        </w:rPr>
        <w:t>，</w:t>
      </w:r>
      <w:r w:rsidR="009C18DB">
        <w:rPr>
          <w:rFonts w:hint="eastAsia"/>
          <w:lang w:eastAsia="zh-CN"/>
        </w:rPr>
        <w:t>在</w:t>
      </w:r>
      <w:r w:rsidR="00FA05A8">
        <w:rPr>
          <w:rFonts w:hint="eastAsia"/>
          <w:lang w:eastAsia="zh-CN"/>
        </w:rPr>
        <w:t>各个尺寸</w:t>
      </w:r>
      <w:r w:rsidR="00FA05A8">
        <w:rPr>
          <w:lang w:eastAsia="zh-CN"/>
        </w:rPr>
        <w:t>的</w:t>
      </w:r>
      <w:r w:rsidR="009C18DB">
        <w:rPr>
          <w:rFonts w:hint="eastAsia"/>
          <w:lang w:eastAsia="zh-CN"/>
        </w:rPr>
        <w:t>显示</w:t>
      </w:r>
      <w:r w:rsidR="009C18DB">
        <w:rPr>
          <w:lang w:eastAsia="zh-CN"/>
        </w:rPr>
        <w:t>设备上效果不是很好</w:t>
      </w:r>
      <w:r w:rsidR="00284F71">
        <w:rPr>
          <w:lang w:eastAsia="zh-CN"/>
        </w:rPr>
        <w:t>，</w:t>
      </w:r>
      <w:r w:rsidR="00284F71">
        <w:rPr>
          <w:rFonts w:hint="eastAsia"/>
          <w:lang w:eastAsia="zh-CN"/>
        </w:rPr>
        <w:t>最后</w:t>
      </w:r>
      <w:r w:rsidR="00A212FB">
        <w:rPr>
          <w:lang w:eastAsia="zh-CN"/>
        </w:rPr>
        <w:t xml:space="preserve"> </w:t>
      </w:r>
      <w:r w:rsidR="00A212FB">
        <w:rPr>
          <w:rFonts w:hint="eastAsia"/>
          <w:lang w:eastAsia="zh-CN"/>
        </w:rPr>
        <w:t>bug</w:t>
      </w:r>
      <w:r w:rsidR="00A212FB">
        <w:rPr>
          <w:lang w:eastAsia="zh-CN"/>
        </w:rPr>
        <w:t>流转</w:t>
      </w:r>
      <w:r w:rsidR="009C18DB">
        <w:rPr>
          <w:rFonts w:hint="eastAsia"/>
          <w:lang w:eastAsia="zh-CN"/>
        </w:rPr>
        <w:t>比较</w:t>
      </w:r>
      <w:r w:rsidR="009C18DB">
        <w:rPr>
          <w:lang w:eastAsia="zh-CN"/>
        </w:rPr>
        <w:t>固定</w:t>
      </w:r>
      <w:r w:rsidR="00AD0980">
        <w:rPr>
          <w:lang w:eastAsia="zh-CN"/>
        </w:rPr>
        <w:t>，</w:t>
      </w:r>
      <w:r w:rsidR="00AD0980">
        <w:rPr>
          <w:rFonts w:hint="eastAsia"/>
          <w:lang w:eastAsia="zh-CN"/>
        </w:rPr>
        <w:t>缺少</w:t>
      </w:r>
      <w:r w:rsidR="00AD0980">
        <w:rPr>
          <w:lang w:eastAsia="zh-CN"/>
        </w:rPr>
        <w:t>一定的灵活</w:t>
      </w:r>
      <w:r w:rsidR="00F076F1">
        <w:rPr>
          <w:rFonts w:hint="eastAsia"/>
          <w:lang w:eastAsia="zh-CN"/>
        </w:rPr>
        <w:t>性</w:t>
      </w:r>
      <w:r w:rsidR="00EA4A28">
        <w:rPr>
          <w:lang w:eastAsia="zh-CN"/>
        </w:rPr>
        <w:t>，</w:t>
      </w:r>
      <w:r w:rsidR="00B44FB5">
        <w:rPr>
          <w:rFonts w:hint="eastAsia"/>
          <w:lang w:eastAsia="zh-CN"/>
        </w:rPr>
        <w:t>参与</w:t>
      </w:r>
      <w:r w:rsidR="00B44FB5">
        <w:rPr>
          <w:lang w:eastAsia="zh-CN"/>
        </w:rPr>
        <w:t>人员</w:t>
      </w:r>
      <w:r w:rsidR="00B44FB5">
        <w:rPr>
          <w:rFonts w:hint="eastAsia"/>
          <w:lang w:eastAsia="zh-CN"/>
        </w:rPr>
        <w:t>在</w:t>
      </w:r>
      <w:r w:rsidR="00B44FB5">
        <w:rPr>
          <w:lang w:eastAsia="zh-CN"/>
        </w:rPr>
        <w:t>处理</w:t>
      </w:r>
      <w:r w:rsidR="00B44FB5">
        <w:rPr>
          <w:lang w:eastAsia="zh-CN"/>
        </w:rPr>
        <w:t>bug</w:t>
      </w:r>
      <w:r w:rsidR="00B44FB5">
        <w:rPr>
          <w:lang w:eastAsia="zh-CN"/>
        </w:rPr>
        <w:t>上有了分歧，</w:t>
      </w:r>
      <w:r w:rsidR="00B44FB5">
        <w:rPr>
          <w:rFonts w:hint="eastAsia"/>
          <w:lang w:eastAsia="zh-CN"/>
        </w:rPr>
        <w:t>也没有</w:t>
      </w:r>
      <w:r w:rsidR="00B44FB5">
        <w:rPr>
          <w:lang w:eastAsia="zh-CN"/>
        </w:rPr>
        <w:t>一个很好的</w:t>
      </w:r>
      <w:r w:rsidR="00B44FB5">
        <w:rPr>
          <w:rFonts w:hint="eastAsia"/>
          <w:lang w:eastAsia="zh-CN"/>
        </w:rPr>
        <w:t>沟通</w:t>
      </w:r>
      <w:r w:rsidR="00B44FB5">
        <w:rPr>
          <w:lang w:eastAsia="zh-CN"/>
        </w:rPr>
        <w:t>方式。</w:t>
      </w:r>
    </w:p>
    <w:p w14:paraId="1E136E81" w14:textId="54808CDC" w:rsidR="006B6213" w:rsidRDefault="000E02D5" w:rsidP="00367B5B">
      <w:pPr>
        <w:ind w:firstLine="480"/>
        <w:rPr>
          <w:lang w:eastAsia="zh-CN"/>
        </w:rPr>
      </w:pPr>
      <w:r w:rsidRPr="000E02D5">
        <w:rPr>
          <w:rFonts w:hint="eastAsia"/>
          <w:lang w:eastAsia="zh-CN"/>
        </w:rPr>
        <w:t>如何在多变、复杂的软件开发中进行</w:t>
      </w:r>
      <w:r w:rsidRPr="000E02D5">
        <w:rPr>
          <w:rFonts w:hint="eastAsia"/>
          <w:lang w:eastAsia="zh-CN"/>
        </w:rPr>
        <w:t xml:space="preserve">Bug </w:t>
      </w:r>
      <w:r w:rsidRPr="000E02D5">
        <w:rPr>
          <w:rFonts w:hint="eastAsia"/>
          <w:lang w:eastAsia="zh-CN"/>
        </w:rPr>
        <w:t>管理，并针对团队的现状对</w:t>
      </w:r>
      <w:r w:rsidRPr="000E02D5">
        <w:rPr>
          <w:rFonts w:hint="eastAsia"/>
          <w:lang w:eastAsia="zh-CN"/>
        </w:rPr>
        <w:t>bug</w:t>
      </w:r>
      <w:r w:rsidRPr="000E02D5">
        <w:rPr>
          <w:rFonts w:hint="eastAsia"/>
          <w:lang w:eastAsia="zh-CN"/>
        </w:rPr>
        <w:t>问题单的流转进行相应的调整，让</w:t>
      </w:r>
      <w:r w:rsidRPr="000E02D5">
        <w:rPr>
          <w:rFonts w:hint="eastAsia"/>
          <w:lang w:eastAsia="zh-CN"/>
        </w:rPr>
        <w:t xml:space="preserve"> Bug </w:t>
      </w:r>
      <w:r w:rsidRPr="000E02D5">
        <w:rPr>
          <w:rFonts w:hint="eastAsia"/>
          <w:lang w:eastAsia="zh-CN"/>
        </w:rPr>
        <w:t>管理系统可以更好的融入到团队开发中，从而更好的加快软件开发的速度，保证开发软件的质量，是每个软件公司都在考虑的问题。如何让</w:t>
      </w:r>
      <w:r w:rsidRPr="000E02D5">
        <w:rPr>
          <w:rFonts w:hint="eastAsia"/>
          <w:lang w:eastAsia="zh-CN"/>
        </w:rPr>
        <w:t xml:space="preserve"> Bug  </w:t>
      </w:r>
      <w:r w:rsidRPr="000E02D5">
        <w:rPr>
          <w:rFonts w:hint="eastAsia"/>
          <w:lang w:eastAsia="zh-CN"/>
        </w:rPr>
        <w:t>的流转更加灵活高效呢？</w:t>
      </w:r>
      <w:ins w:id="0" w:author="Microsoft Office User" w:date="2016-05-19T00:19:00Z">
        <w:r w:rsidR="008C689E">
          <w:rPr>
            <w:lang w:eastAsia="zh-CN"/>
          </w:rPr>
          <w:t>工作流不失为</w:t>
        </w:r>
        <w:r w:rsidR="008C689E">
          <w:rPr>
            <w:rFonts w:hint="eastAsia"/>
            <w:lang w:eastAsia="zh-CN"/>
          </w:rPr>
          <w:t>一种</w:t>
        </w:r>
        <w:r w:rsidR="008C689E">
          <w:rPr>
            <w:lang w:eastAsia="zh-CN"/>
          </w:rPr>
          <w:t>很好的解决方案</w:t>
        </w:r>
      </w:ins>
      <w:del w:id="1" w:author="Microsoft Office User" w:date="2016-05-19T00:18:00Z">
        <w:r w:rsidRPr="000E02D5" w:rsidDel="008C689E">
          <w:rPr>
            <w:rFonts w:hint="eastAsia"/>
            <w:lang w:eastAsia="zh-CN"/>
          </w:rPr>
          <w:delText>这就需要工作流技术的支持</w:delText>
        </w:r>
      </w:del>
      <w:r w:rsidRPr="000E02D5">
        <w:rPr>
          <w:rFonts w:hint="eastAsia"/>
          <w:lang w:eastAsia="zh-CN"/>
        </w:rPr>
        <w:t>。近几年，许多信息化</w:t>
      </w:r>
      <w:r>
        <w:rPr>
          <w:lang w:eastAsia="zh-CN"/>
        </w:rPr>
        <w:t>应用</w:t>
      </w:r>
      <w:r w:rsidRPr="000E02D5">
        <w:rPr>
          <w:rFonts w:hint="eastAsia"/>
          <w:lang w:eastAsia="zh-CN"/>
        </w:rPr>
        <w:t>系统都集成了工作流（</w:t>
      </w:r>
      <w:r w:rsidRPr="000E02D5">
        <w:rPr>
          <w:rFonts w:hint="eastAsia"/>
          <w:lang w:eastAsia="zh-CN"/>
        </w:rPr>
        <w:t>Work Flow</w:t>
      </w:r>
      <w:r w:rsidRPr="000E02D5">
        <w:rPr>
          <w:rFonts w:hint="eastAsia"/>
          <w:lang w:eastAsia="zh-CN"/>
        </w:rPr>
        <w:t>）引擎技术，它通过解析一个标准的</w:t>
      </w:r>
      <w:r w:rsidRPr="000E02D5">
        <w:rPr>
          <w:rFonts w:hint="eastAsia"/>
          <w:lang w:eastAsia="zh-CN"/>
        </w:rPr>
        <w:t xml:space="preserve"> BPMN </w:t>
      </w:r>
      <w:r w:rsidR="00F70C0A">
        <w:rPr>
          <w:lang w:eastAsia="zh-CN"/>
        </w:rPr>
        <w:t>（</w:t>
      </w:r>
      <w:r w:rsidR="00F70C0A" w:rsidRPr="0078166D">
        <w:rPr>
          <w:rFonts w:hint="eastAsia"/>
          <w:lang w:eastAsia="zh-CN"/>
        </w:rPr>
        <w:t>Business Process Modeling Notation</w:t>
      </w:r>
      <w:r w:rsidR="00F70C0A">
        <w:rPr>
          <w:lang w:eastAsia="zh-CN"/>
        </w:rPr>
        <w:t>）</w:t>
      </w:r>
      <w:r w:rsidRPr="000E02D5">
        <w:rPr>
          <w:rFonts w:hint="eastAsia"/>
          <w:lang w:eastAsia="zh-CN"/>
        </w:rPr>
        <w:t>文件，便能够将现实生活中复杂的流程流转集成到计算机作业中来，这样一来将大大的简化复杂的</w:t>
      </w:r>
      <w:r w:rsidR="00F57B06">
        <w:rPr>
          <w:rFonts w:hint="eastAsia"/>
          <w:lang w:eastAsia="zh-CN"/>
        </w:rPr>
        <w:t>业务</w:t>
      </w:r>
      <w:r w:rsidR="00D64E93">
        <w:rPr>
          <w:rFonts w:hint="eastAsia"/>
          <w:lang w:eastAsia="zh-CN"/>
        </w:rPr>
        <w:t>流转</w:t>
      </w:r>
      <w:r>
        <w:rPr>
          <w:lang w:eastAsia="zh-CN"/>
        </w:rPr>
        <w:t>。</w:t>
      </w:r>
      <w:r w:rsidR="002B0C79">
        <w:rPr>
          <w:lang w:eastAsia="zh-CN"/>
        </w:rPr>
        <w:t>就</w:t>
      </w:r>
      <w:r w:rsidR="006B6213">
        <w:rPr>
          <w:rFonts w:hint="eastAsia"/>
          <w:lang w:eastAsia="zh-CN"/>
        </w:rPr>
        <w:t>目前</w:t>
      </w:r>
      <w:r w:rsidR="002B0C79">
        <w:rPr>
          <w:rFonts w:hint="eastAsia"/>
          <w:lang w:eastAsia="zh-CN"/>
        </w:rPr>
        <w:t>而言</w:t>
      </w:r>
      <w:r w:rsidR="00CC53DF">
        <w:rPr>
          <w:rFonts w:hint="eastAsia"/>
          <w:lang w:eastAsia="zh-CN"/>
        </w:rPr>
        <w:t>，工作流引擎</w:t>
      </w:r>
      <w:r w:rsidR="006B6213">
        <w:rPr>
          <w:lang w:eastAsia="zh-CN"/>
        </w:rPr>
        <w:t>Activiti</w:t>
      </w:r>
      <w:r w:rsidR="00A3231D">
        <w:rPr>
          <w:lang w:eastAsia="zh-CN"/>
        </w:rPr>
        <w:t>十分流行，</w:t>
      </w:r>
      <w:r w:rsidR="006B6213">
        <w:rPr>
          <w:rFonts w:hint="eastAsia"/>
          <w:lang w:eastAsia="zh-CN"/>
        </w:rPr>
        <w:t>并且</w:t>
      </w:r>
      <w:r w:rsidR="006B6213">
        <w:rPr>
          <w:lang w:eastAsia="zh-CN"/>
        </w:rPr>
        <w:t>它</w:t>
      </w:r>
      <w:r w:rsidR="006B6213">
        <w:rPr>
          <w:rFonts w:hint="eastAsia"/>
          <w:lang w:eastAsia="zh-CN"/>
        </w:rPr>
        <w:t>集成</w:t>
      </w:r>
      <w:r w:rsidR="006B6213">
        <w:rPr>
          <w:lang w:eastAsia="zh-CN"/>
        </w:rPr>
        <w:t>的</w:t>
      </w:r>
      <w:r w:rsidR="006B6213">
        <w:rPr>
          <w:rFonts w:hint="eastAsia"/>
          <w:lang w:eastAsia="zh-CN"/>
        </w:rPr>
        <w:t>流程在线</w:t>
      </w:r>
      <w:r w:rsidR="006B6213">
        <w:rPr>
          <w:lang w:eastAsia="zh-CN"/>
        </w:rPr>
        <w:t>设计器也可以</w:t>
      </w:r>
      <w:r w:rsidR="006B6213">
        <w:rPr>
          <w:rFonts w:hint="eastAsia"/>
          <w:lang w:eastAsia="zh-CN"/>
        </w:rPr>
        <w:t>对</w:t>
      </w:r>
      <w:r w:rsidR="002520F0">
        <w:rPr>
          <w:rFonts w:hint="eastAsia"/>
          <w:lang w:eastAsia="zh-CN"/>
        </w:rPr>
        <w:t>业务</w:t>
      </w:r>
      <w:r w:rsidR="006B6213">
        <w:rPr>
          <w:lang w:eastAsia="zh-CN"/>
        </w:rPr>
        <w:t>的</w:t>
      </w:r>
      <w:r w:rsidR="006B6213">
        <w:rPr>
          <w:rFonts w:hint="eastAsia"/>
          <w:lang w:eastAsia="zh-CN"/>
        </w:rPr>
        <w:t>流转</w:t>
      </w:r>
      <w:r w:rsidR="006B6213">
        <w:rPr>
          <w:lang w:eastAsia="zh-CN"/>
        </w:rPr>
        <w:t>进行</w:t>
      </w:r>
      <w:r w:rsidR="006B6213">
        <w:rPr>
          <w:rFonts w:hint="eastAsia"/>
          <w:lang w:eastAsia="zh-CN"/>
        </w:rPr>
        <w:t>相应</w:t>
      </w:r>
      <w:r w:rsidR="006B6213">
        <w:rPr>
          <w:lang w:eastAsia="zh-CN"/>
        </w:rPr>
        <w:t>的调整</w:t>
      </w:r>
      <w:r w:rsidR="00AA04F8">
        <w:rPr>
          <w:lang w:eastAsia="zh-CN"/>
        </w:rPr>
        <w:t>。</w:t>
      </w:r>
    </w:p>
    <w:p w14:paraId="0D1DD399" w14:textId="0C7833D6" w:rsidR="00583BA3" w:rsidRPr="00367B5B" w:rsidRDefault="00583BA3" w:rsidP="00367B5B">
      <w:pPr>
        <w:ind w:firstLine="480"/>
        <w:rPr>
          <w:lang w:eastAsia="zh-CN"/>
        </w:rPr>
      </w:pPr>
      <w:r>
        <w:rPr>
          <w:rFonts w:hint="eastAsia"/>
          <w:lang w:eastAsia="zh-CN"/>
        </w:rPr>
        <w:lastRenderedPageBreak/>
        <w:t>因此开发</w:t>
      </w:r>
      <w:r>
        <w:rPr>
          <w:lang w:eastAsia="zh-CN"/>
        </w:rPr>
        <w:t>一个</w:t>
      </w:r>
      <w:r>
        <w:rPr>
          <w:rFonts w:hint="eastAsia"/>
          <w:lang w:eastAsia="zh-CN"/>
        </w:rPr>
        <w:t>Java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的简单、</w:t>
      </w:r>
      <w:r>
        <w:rPr>
          <w:rFonts w:hint="eastAsia"/>
          <w:lang w:eastAsia="zh-CN"/>
        </w:rPr>
        <w:t>灵活</w:t>
      </w:r>
      <w:r>
        <w:rPr>
          <w:lang w:eastAsia="zh-CN"/>
        </w:rPr>
        <w:t>、</w:t>
      </w:r>
      <w:r>
        <w:rPr>
          <w:rFonts w:hint="eastAsia"/>
          <w:lang w:eastAsia="zh-CN"/>
        </w:rPr>
        <w:t>实用</w:t>
      </w:r>
      <w:r>
        <w:rPr>
          <w:lang w:eastAsia="zh-CN"/>
        </w:rPr>
        <w:t>的</w:t>
      </w:r>
      <w:r>
        <w:rPr>
          <w:lang w:eastAsia="zh-CN"/>
        </w:rPr>
        <w:t>bug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变显得</w:t>
      </w:r>
      <w:r>
        <w:rPr>
          <w:lang w:eastAsia="zh-CN"/>
        </w:rPr>
        <w:t>十分</w:t>
      </w:r>
      <w:r>
        <w:rPr>
          <w:rFonts w:hint="eastAsia"/>
          <w:lang w:eastAsia="zh-CN"/>
        </w:rPr>
        <w:t>重要，本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管理系统的设计与实现，</w:t>
      </w:r>
      <w:r>
        <w:rPr>
          <w:lang w:eastAsia="zh-CN"/>
        </w:rPr>
        <w:t>是</w:t>
      </w:r>
      <w:r>
        <w:rPr>
          <w:rFonts w:hint="eastAsia"/>
          <w:lang w:eastAsia="zh-CN"/>
        </w:rPr>
        <w:t>基于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框架</w:t>
      </w:r>
      <w:r>
        <w:rPr>
          <w:rFonts w:hint="eastAsia"/>
          <w:lang w:eastAsia="zh-CN"/>
        </w:rPr>
        <w:t xml:space="preserve"> SSH</w:t>
      </w:r>
      <w:r>
        <w:rPr>
          <w:rFonts w:hint="eastAsia"/>
          <w:lang w:eastAsia="zh-CN"/>
        </w:rPr>
        <w:t>并集成</w:t>
      </w:r>
      <w:r>
        <w:rPr>
          <w:lang w:eastAsia="zh-CN"/>
        </w:rPr>
        <w:t>了</w:t>
      </w:r>
      <w:r>
        <w:rPr>
          <w:rFonts w:hint="eastAsia"/>
          <w:lang w:eastAsia="zh-CN"/>
        </w:rPr>
        <w:t>工作流引擎</w:t>
      </w:r>
      <w:r>
        <w:rPr>
          <w:rFonts w:hint="eastAsia"/>
          <w:lang w:eastAsia="zh-CN"/>
        </w:rPr>
        <w:t xml:space="preserve"> Activiti </w:t>
      </w:r>
      <w:r>
        <w:rPr>
          <w:rFonts w:hint="eastAsia"/>
          <w:lang w:eastAsia="zh-CN"/>
        </w:rPr>
        <w:t>框架，</w:t>
      </w:r>
      <w:r w:rsidRPr="002720AE">
        <w:rPr>
          <w:rFonts w:hint="eastAsia"/>
          <w:lang w:eastAsia="zh-CN"/>
        </w:rPr>
        <w:t>提供在线的</w:t>
      </w:r>
      <w:r w:rsidRPr="002720AE"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问题单的流转设计，根据自己团队的需要，设计</w:t>
      </w:r>
      <w:r w:rsidRPr="002720AE">
        <w:rPr>
          <w:rFonts w:hint="eastAsia"/>
          <w:lang w:eastAsia="zh-CN"/>
        </w:rPr>
        <w:t>符合自己团队开发的的问题单流转流程</w:t>
      </w:r>
      <w:r w:rsidR="007315F5">
        <w:rPr>
          <w:lang w:eastAsia="zh-CN"/>
        </w:rPr>
        <w:t>。</w:t>
      </w:r>
    </w:p>
    <w:p w14:paraId="0D9D97A3" w14:textId="77777777" w:rsidR="0089702C" w:rsidRDefault="0089702C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 xml:space="preserve"> </w:t>
      </w:r>
      <w:r>
        <w:rPr>
          <w:rFonts w:hint="eastAsia"/>
        </w:rPr>
        <w:t>课题</w:t>
      </w:r>
      <w:r>
        <w:t>研究的意义</w:t>
      </w:r>
      <w:r>
        <w:rPr>
          <w:rFonts w:hint="eastAsia"/>
        </w:rPr>
        <w:t xml:space="preserve"> </w:t>
      </w:r>
    </w:p>
    <w:p w14:paraId="773CC290" w14:textId="1ABBC8F8" w:rsidR="00AB2336" w:rsidRDefault="00292B4D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决定</w:t>
      </w:r>
      <w:r>
        <w:rPr>
          <w:lang w:eastAsia="zh-CN"/>
        </w:rPr>
        <w:t>做这个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系统初衷，</w:t>
      </w:r>
      <w:r>
        <w:rPr>
          <w:rFonts w:hint="eastAsia"/>
          <w:lang w:eastAsia="zh-CN"/>
        </w:rPr>
        <w:t>与</w:t>
      </w:r>
      <w:r>
        <w:rPr>
          <w:lang w:eastAsia="zh-CN"/>
        </w:rPr>
        <w:t>我的一</w:t>
      </w:r>
      <w:r>
        <w:rPr>
          <w:rFonts w:hint="eastAsia"/>
          <w:lang w:eastAsia="zh-CN"/>
        </w:rPr>
        <w:t>小段</w:t>
      </w:r>
      <w:r>
        <w:rPr>
          <w:lang w:eastAsia="zh-CN"/>
        </w:rPr>
        <w:t>的实习经历有关，</w:t>
      </w:r>
      <w:r>
        <w:rPr>
          <w:rFonts w:hint="eastAsia"/>
          <w:lang w:eastAsia="zh-CN"/>
        </w:rPr>
        <w:t>我曾在</w:t>
      </w:r>
      <w:r>
        <w:rPr>
          <w:lang w:eastAsia="zh-CN"/>
        </w:rPr>
        <w:t>一家小</w:t>
      </w:r>
      <w:r>
        <w:rPr>
          <w:rFonts w:hint="eastAsia"/>
          <w:lang w:eastAsia="zh-CN"/>
        </w:rPr>
        <w:t>公司</w:t>
      </w:r>
      <w:r>
        <w:rPr>
          <w:lang w:eastAsia="zh-CN"/>
        </w:rPr>
        <w:t>从事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Java</w:t>
      </w:r>
      <w:r>
        <w:rPr>
          <w:lang w:eastAsia="zh-CN"/>
        </w:rPr>
        <w:t>实习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职位，</w:t>
      </w:r>
      <w:r w:rsidR="009E60C1">
        <w:rPr>
          <w:rFonts w:hint="eastAsia"/>
          <w:lang w:eastAsia="zh-CN"/>
        </w:rPr>
        <w:t>因为</w:t>
      </w:r>
      <w:r w:rsidR="009E60C1">
        <w:rPr>
          <w:lang w:eastAsia="zh-CN"/>
        </w:rPr>
        <w:t>没有专业的测试人员，</w:t>
      </w:r>
      <w:r w:rsidR="009E60C1">
        <w:rPr>
          <w:rFonts w:hint="eastAsia"/>
          <w:lang w:eastAsia="zh-CN"/>
        </w:rPr>
        <w:t>也没有</w:t>
      </w:r>
      <w:r w:rsidR="009E60C1">
        <w:rPr>
          <w:lang w:eastAsia="zh-CN"/>
        </w:rPr>
        <w:t>一个有效的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bug</w:t>
      </w:r>
      <w:r w:rsidR="009E60C1">
        <w:rPr>
          <w:lang w:eastAsia="zh-CN"/>
        </w:rPr>
        <w:t xml:space="preserve"> </w:t>
      </w:r>
      <w:r w:rsidR="009E60C1">
        <w:rPr>
          <w:rFonts w:hint="eastAsia"/>
          <w:lang w:eastAsia="zh-CN"/>
        </w:rPr>
        <w:t>管理工具</w:t>
      </w:r>
      <w:r w:rsidR="009E60C1"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团队</w:t>
      </w:r>
      <w:r>
        <w:rPr>
          <w:rFonts w:hint="eastAsia"/>
          <w:lang w:eastAsia="zh-CN"/>
        </w:rPr>
        <w:t>软件</w:t>
      </w:r>
      <w:r>
        <w:rPr>
          <w:lang w:eastAsia="zh-CN"/>
        </w:rPr>
        <w:t>开发的过程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成员</w:t>
      </w:r>
      <w:r>
        <w:rPr>
          <w:lang w:eastAsia="zh-CN"/>
        </w:rPr>
        <w:t>之间发现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QQ </w:t>
      </w:r>
      <w:r>
        <w:rPr>
          <w:rFonts w:hint="eastAsia"/>
          <w:lang w:eastAsia="zh-CN"/>
        </w:rPr>
        <w:t>的</w:t>
      </w:r>
      <w:r>
        <w:rPr>
          <w:lang w:eastAsia="zh-CN"/>
        </w:rPr>
        <w:t>方式</w:t>
      </w:r>
      <w:r w:rsidR="009E60C1">
        <w:rPr>
          <w:rFonts w:hint="eastAsia"/>
          <w:lang w:eastAsia="zh-CN"/>
        </w:rPr>
        <w:t>在</w:t>
      </w:r>
      <w:r>
        <w:rPr>
          <w:lang w:eastAsia="zh-CN"/>
        </w:rPr>
        <w:t>群里交谈，对于发现的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没有相应</w:t>
      </w:r>
      <w:r>
        <w:rPr>
          <w:lang w:eastAsia="zh-CN"/>
        </w:rPr>
        <w:t>的系统来对</w:t>
      </w:r>
      <w:r>
        <w:rPr>
          <w:rFonts w:hint="eastAsia"/>
          <w:lang w:eastAsia="zh-CN"/>
        </w:rPr>
        <w:t>它</w:t>
      </w:r>
      <w:r>
        <w:rPr>
          <w:lang w:eastAsia="zh-CN"/>
        </w:rPr>
        <w:t>们进行管理和</w:t>
      </w:r>
      <w:r>
        <w:rPr>
          <w:rFonts w:hint="eastAsia"/>
          <w:lang w:eastAsia="zh-CN"/>
        </w:rPr>
        <w:t>追踪</w:t>
      </w:r>
      <w:r w:rsidR="009E60C1">
        <w:rPr>
          <w:lang w:eastAsia="zh-CN"/>
        </w:rPr>
        <w:t>，</w:t>
      </w:r>
      <w:r w:rsidR="009E60C1">
        <w:rPr>
          <w:rFonts w:hint="eastAsia"/>
          <w:lang w:eastAsia="zh-CN"/>
        </w:rPr>
        <w:t>从而</w:t>
      </w:r>
      <w:r w:rsidR="009E60C1">
        <w:rPr>
          <w:lang w:eastAsia="zh-CN"/>
        </w:rPr>
        <w:t>严重的拖长了软件的交付周期，</w:t>
      </w:r>
      <w:r w:rsidR="009E60C1">
        <w:rPr>
          <w:rFonts w:hint="eastAsia"/>
          <w:lang w:eastAsia="zh-CN"/>
        </w:rPr>
        <w:t>也影响</w:t>
      </w:r>
      <w:r w:rsidR="009E60C1">
        <w:rPr>
          <w:lang w:eastAsia="zh-CN"/>
        </w:rPr>
        <w:t>了软件开发的质量。</w:t>
      </w:r>
      <w:r w:rsidR="00803ED0">
        <w:rPr>
          <w:rFonts w:hint="eastAsia"/>
          <w:lang w:eastAsia="zh-CN"/>
        </w:rPr>
        <w:t>所以想要</w:t>
      </w:r>
      <w:r w:rsidR="00803ED0">
        <w:rPr>
          <w:lang w:eastAsia="zh-CN"/>
        </w:rPr>
        <w:t>动手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一套</w:t>
      </w:r>
      <w:r w:rsidR="009E60C1">
        <w:rPr>
          <w:lang w:eastAsia="zh-CN"/>
        </w:rPr>
        <w:t>简单、</w:t>
      </w:r>
      <w:r w:rsidR="002A4670">
        <w:rPr>
          <w:lang w:eastAsia="zh-CN"/>
        </w:rPr>
        <w:t>灵活、</w:t>
      </w:r>
      <w:r w:rsidR="009E60C1">
        <w:rPr>
          <w:rFonts w:hint="eastAsia"/>
          <w:lang w:eastAsia="zh-CN"/>
        </w:rPr>
        <w:t>实用</w:t>
      </w:r>
      <w:r w:rsidR="006E275E">
        <w:rPr>
          <w:lang w:eastAsia="zh-CN"/>
        </w:rPr>
        <w:t>基于</w:t>
      </w:r>
      <w:r w:rsidR="006E275E">
        <w:rPr>
          <w:rFonts w:hint="eastAsia"/>
          <w:lang w:eastAsia="zh-CN"/>
        </w:rPr>
        <w:t>Java</w:t>
      </w:r>
      <w:r w:rsidR="006E275E">
        <w:rPr>
          <w:rFonts w:hint="eastAsia"/>
          <w:lang w:eastAsia="zh-CN"/>
        </w:rPr>
        <w:t>平台</w:t>
      </w:r>
      <w:r w:rsidR="009E60C1"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系统。</w:t>
      </w:r>
    </w:p>
    <w:p w14:paraId="3B117C38" w14:textId="57FE0149" w:rsidR="002720AE" w:rsidRDefault="00BE0AD6" w:rsidP="00292B4D">
      <w:pPr>
        <w:ind w:firstLine="480"/>
        <w:rPr>
          <w:lang w:eastAsia="zh-CN"/>
        </w:rPr>
      </w:pPr>
      <w:r>
        <w:rPr>
          <w:rFonts w:hint="eastAsia"/>
          <w:lang w:eastAsia="zh-CN"/>
        </w:rPr>
        <w:t>现在</w:t>
      </w:r>
      <w:r>
        <w:rPr>
          <w:lang w:eastAsia="zh-CN"/>
        </w:rPr>
        <w:t>我们</w:t>
      </w:r>
      <w:r w:rsidR="00AB2336">
        <w:rPr>
          <w:lang w:eastAsia="zh-CN"/>
        </w:rPr>
        <w:t>都知道</w:t>
      </w:r>
      <w:r>
        <w:rPr>
          <w:lang w:eastAsia="zh-CN"/>
        </w:rPr>
        <w:t>了</w:t>
      </w:r>
      <w:r w:rsidR="00AB2336">
        <w:rPr>
          <w:lang w:eastAsia="zh-CN"/>
        </w:rPr>
        <w:t>，</w:t>
      </w:r>
      <w:r w:rsidR="0054309B">
        <w:rPr>
          <w:rFonts w:hint="eastAsia"/>
        </w:rPr>
        <w:t>软件</w:t>
      </w:r>
      <w:r w:rsidR="0054309B">
        <w:t>开发</w:t>
      </w:r>
      <w:r w:rsidR="002720AE">
        <w:rPr>
          <w:lang w:eastAsia="zh-CN"/>
        </w:rPr>
        <w:t>的过程中，</w:t>
      </w:r>
      <w:r w:rsidR="002720AE">
        <w:rPr>
          <w:rFonts w:hint="eastAsia"/>
          <w:lang w:eastAsia="zh-CN"/>
        </w:rPr>
        <w:t>软件</w:t>
      </w:r>
      <w:r w:rsidR="002720AE">
        <w:rPr>
          <w:lang w:eastAsia="zh-CN"/>
        </w:rPr>
        <w:t>测试</w:t>
      </w:r>
      <w:r w:rsidR="002720AE">
        <w:rPr>
          <w:rFonts w:hint="eastAsia"/>
          <w:lang w:eastAsia="zh-CN"/>
        </w:rPr>
        <w:t>对软件</w:t>
      </w:r>
      <w:r w:rsidR="002720AE">
        <w:rPr>
          <w:lang w:eastAsia="zh-CN"/>
        </w:rPr>
        <w:t>开发的重要意义</w:t>
      </w:r>
      <w:r w:rsidR="000F740F">
        <w:rPr>
          <w:lang w:eastAsia="zh-CN"/>
        </w:rPr>
        <w:t>。</w:t>
      </w:r>
      <w:r w:rsidR="002720AE">
        <w:rPr>
          <w:rFonts w:hint="eastAsia"/>
          <w:lang w:eastAsia="zh-CN"/>
        </w:rPr>
        <w:t>当下</w:t>
      </w:r>
      <w:r w:rsidR="002720AE">
        <w:rPr>
          <w:lang w:eastAsia="zh-CN"/>
        </w:rPr>
        <w:t>软件</w:t>
      </w:r>
      <w:r w:rsidR="000F740F">
        <w:rPr>
          <w:rFonts w:hint="eastAsia"/>
          <w:lang w:eastAsia="zh-CN"/>
        </w:rPr>
        <w:t>日新月异</w:t>
      </w:r>
      <w:r w:rsidR="000F740F">
        <w:rPr>
          <w:lang w:eastAsia="zh-CN"/>
        </w:rPr>
        <w:t>，</w:t>
      </w:r>
      <w:r w:rsidR="002720AE">
        <w:rPr>
          <w:lang w:eastAsia="zh-CN"/>
        </w:rPr>
        <w:t>开发周期越来越短，</w:t>
      </w:r>
      <w:r w:rsidR="002720AE">
        <w:rPr>
          <w:rFonts w:hint="eastAsia"/>
          <w:lang w:eastAsia="zh-CN"/>
        </w:rPr>
        <w:t>用</w:t>
      </w:r>
      <w:r w:rsidR="001B5328">
        <w:rPr>
          <w:lang w:eastAsia="zh-CN"/>
        </w:rPr>
        <w:t>户</w:t>
      </w:r>
      <w:r w:rsidR="001B5328">
        <w:rPr>
          <w:rFonts w:hint="eastAsia"/>
          <w:lang w:eastAsia="zh-CN"/>
        </w:rPr>
        <w:t>对</w:t>
      </w:r>
      <w:r w:rsidR="002720AE">
        <w:rPr>
          <w:lang w:eastAsia="zh-CN"/>
        </w:rPr>
        <w:t>软件</w:t>
      </w:r>
      <w:r w:rsidR="002720AE">
        <w:rPr>
          <w:rFonts w:hint="eastAsia"/>
          <w:lang w:eastAsia="zh-CN"/>
        </w:rPr>
        <w:t>质量</w:t>
      </w:r>
      <w:r w:rsidR="002720AE">
        <w:rPr>
          <w:lang w:eastAsia="zh-CN"/>
        </w:rPr>
        <w:t>的要求也越来越高。</w:t>
      </w:r>
      <w:r w:rsidR="002720AE">
        <w:rPr>
          <w:rFonts w:hint="eastAsia"/>
          <w:lang w:eastAsia="zh-CN"/>
        </w:rPr>
        <w:t>传统</w:t>
      </w:r>
      <w:r w:rsidR="002720AE">
        <w:rPr>
          <w:lang w:eastAsia="zh-CN"/>
        </w:rPr>
        <w:t>的手工</w:t>
      </w:r>
      <w:r w:rsidR="002720AE">
        <w:rPr>
          <w:rFonts w:hint="eastAsia"/>
          <w:lang w:eastAsia="zh-CN"/>
        </w:rPr>
        <w:t>处理</w:t>
      </w:r>
      <w:r w:rsidR="00F62F50">
        <w:rPr>
          <w:rFonts w:hint="eastAsia"/>
          <w:lang w:eastAsia="zh-CN"/>
        </w:rPr>
        <w:t>b</w:t>
      </w:r>
      <w:r w:rsidR="002720AE">
        <w:rPr>
          <w:lang w:eastAsia="zh-CN"/>
        </w:rPr>
        <w:t xml:space="preserve">ug </w:t>
      </w:r>
      <w:r w:rsidR="002720AE">
        <w:rPr>
          <w:rFonts w:hint="eastAsia"/>
          <w:lang w:eastAsia="zh-CN"/>
        </w:rPr>
        <w:t>和</w:t>
      </w:r>
      <w:r w:rsidR="002720AE">
        <w:rPr>
          <w:lang w:eastAsia="zh-CN"/>
        </w:rPr>
        <w:t>复杂</w:t>
      </w:r>
      <w:r w:rsidR="002720AE">
        <w:rPr>
          <w:rFonts w:hint="eastAsia"/>
          <w:lang w:eastAsia="zh-CN"/>
        </w:rPr>
        <w:t>的</w:t>
      </w:r>
      <w:r w:rsidR="00F62F50">
        <w:rPr>
          <w:lang w:eastAsia="zh-CN"/>
        </w:rPr>
        <w:t>b</w:t>
      </w:r>
      <w:r w:rsidR="002720AE">
        <w:rPr>
          <w:lang w:eastAsia="zh-CN"/>
        </w:rPr>
        <w:t>ug</w:t>
      </w:r>
      <w:r w:rsidR="002720AE">
        <w:rPr>
          <w:rFonts w:hint="eastAsia"/>
          <w:lang w:eastAsia="zh-CN"/>
        </w:rPr>
        <w:t>流转</w:t>
      </w:r>
      <w:r w:rsidR="002720AE">
        <w:rPr>
          <w:lang w:eastAsia="zh-CN"/>
        </w:rPr>
        <w:t>让参与用户</w:t>
      </w:r>
      <w:r w:rsidR="00D94544">
        <w:rPr>
          <w:lang w:eastAsia="zh-CN"/>
        </w:rPr>
        <w:t>要花费大量的</w:t>
      </w:r>
      <w:r w:rsidR="00D94544">
        <w:rPr>
          <w:rFonts w:hint="eastAsia"/>
          <w:lang w:eastAsia="zh-CN"/>
        </w:rPr>
        <w:t>精力去关心</w:t>
      </w:r>
      <w:r w:rsidR="00A642E6">
        <w:rPr>
          <w:lang w:eastAsia="zh-CN"/>
        </w:rPr>
        <w:t>b</w:t>
      </w:r>
      <w:r w:rsidR="00D94544">
        <w:rPr>
          <w:lang w:eastAsia="zh-CN"/>
        </w:rPr>
        <w:t xml:space="preserve">ug </w:t>
      </w:r>
      <w:r w:rsidR="00D94544">
        <w:rPr>
          <w:rFonts w:hint="eastAsia"/>
          <w:lang w:eastAsia="zh-CN"/>
        </w:rPr>
        <w:t>的</w:t>
      </w:r>
      <w:r w:rsidR="00D94544">
        <w:rPr>
          <w:lang w:eastAsia="zh-CN"/>
        </w:rPr>
        <w:t>流转问题上，这使得</w:t>
      </w:r>
      <w:r w:rsidR="002720AE">
        <w:rPr>
          <w:lang w:eastAsia="zh-CN"/>
        </w:rPr>
        <w:t>工作</w:t>
      </w:r>
      <w:r w:rsidR="00D94544">
        <w:rPr>
          <w:lang w:eastAsia="zh-CN"/>
        </w:rPr>
        <w:t>的</w:t>
      </w:r>
      <w:r w:rsidR="002720AE">
        <w:rPr>
          <w:rFonts w:hint="eastAsia"/>
          <w:lang w:eastAsia="zh-CN"/>
        </w:rPr>
        <w:t>重心</w:t>
      </w:r>
      <w:r w:rsidR="002720AE">
        <w:rPr>
          <w:lang w:eastAsia="zh-CN"/>
        </w:rPr>
        <w:t>产生了</w:t>
      </w:r>
      <w:r w:rsidR="002720AE">
        <w:rPr>
          <w:rFonts w:hint="eastAsia"/>
          <w:lang w:eastAsia="zh-CN"/>
        </w:rPr>
        <w:t>偏移</w:t>
      </w:r>
      <w:r w:rsidR="00D94544">
        <w:rPr>
          <w:lang w:eastAsia="zh-CN"/>
        </w:rPr>
        <w:t>，</w:t>
      </w:r>
      <w:r w:rsidR="00AB2336">
        <w:rPr>
          <w:rFonts w:hint="eastAsia"/>
          <w:lang w:eastAsia="zh-CN"/>
        </w:rPr>
        <w:t>而且在</w:t>
      </w:r>
      <w:r w:rsidR="002720AE">
        <w:rPr>
          <w:rFonts w:hint="eastAsia"/>
          <w:lang w:eastAsia="zh-CN"/>
        </w:rPr>
        <w:t>实际的项目开发过程中，项目组的成员并不是一成不变的，软件</w:t>
      </w:r>
      <w:r w:rsidR="002720AE">
        <w:rPr>
          <w:rFonts w:hint="eastAsia"/>
          <w:lang w:eastAsia="zh-CN"/>
        </w:rPr>
        <w:t>bug</w:t>
      </w:r>
      <w:r w:rsidR="002720AE">
        <w:rPr>
          <w:rFonts w:hint="eastAsia"/>
          <w:lang w:eastAsia="zh-CN"/>
        </w:rPr>
        <w:t>的流转可能根据项目组人员的变动，职责的变动或者其他一些原因，产生变化，</w:t>
      </w:r>
      <w:r w:rsidR="00B02308">
        <w:rPr>
          <w:lang w:eastAsia="zh-CN"/>
        </w:rPr>
        <w:t>这个时候</w:t>
      </w:r>
      <w:r w:rsidR="002720AE">
        <w:rPr>
          <w:rFonts w:hint="eastAsia"/>
          <w:lang w:eastAsia="zh-CN"/>
        </w:rPr>
        <w:t>为了实时追踪</w:t>
      </w:r>
      <w:r w:rsidR="002720AE">
        <w:rPr>
          <w:rFonts w:hint="eastAsia"/>
          <w:lang w:eastAsia="zh-CN"/>
        </w:rPr>
        <w:t xml:space="preserve"> Bug </w:t>
      </w:r>
      <w:r w:rsidR="00B02308">
        <w:rPr>
          <w:rFonts w:hint="eastAsia"/>
          <w:lang w:eastAsia="zh-CN"/>
        </w:rPr>
        <w:t>，就</w:t>
      </w:r>
      <w:r w:rsidR="002720AE">
        <w:rPr>
          <w:rFonts w:hint="eastAsia"/>
          <w:lang w:eastAsia="zh-CN"/>
        </w:rPr>
        <w:t>需要调整原有的</w:t>
      </w:r>
      <w:r w:rsidR="002720AE">
        <w:rPr>
          <w:rFonts w:hint="eastAsia"/>
          <w:lang w:eastAsia="zh-CN"/>
        </w:rPr>
        <w:t xml:space="preserve">Bug </w:t>
      </w:r>
      <w:r w:rsidR="00D94544">
        <w:rPr>
          <w:rFonts w:hint="eastAsia"/>
          <w:lang w:eastAsia="zh-CN"/>
        </w:rPr>
        <w:t>流转流程，</w:t>
      </w:r>
      <w:r w:rsidR="002720AE">
        <w:rPr>
          <w:rFonts w:hint="eastAsia"/>
          <w:lang w:eastAsia="zh-CN"/>
        </w:rPr>
        <w:t>确保流转流程的完整性</w:t>
      </w:r>
      <w:r w:rsidR="00D94544">
        <w:rPr>
          <w:lang w:eastAsia="zh-CN"/>
        </w:rPr>
        <w:t>和</w:t>
      </w:r>
      <w:r w:rsidR="00D94544">
        <w:rPr>
          <w:rFonts w:hint="eastAsia"/>
          <w:lang w:eastAsia="zh-CN"/>
        </w:rPr>
        <w:t>有</w:t>
      </w:r>
      <w:r w:rsidR="00D94544">
        <w:rPr>
          <w:lang w:eastAsia="zh-CN"/>
        </w:rPr>
        <w:t>效性。</w:t>
      </w:r>
    </w:p>
    <w:p w14:paraId="0DBA50CA" w14:textId="4E442E6D" w:rsidR="00D94544" w:rsidRPr="002720AE" w:rsidRDefault="00D94544" w:rsidP="00D94544">
      <w:pPr>
        <w:ind w:firstLine="480"/>
        <w:rPr>
          <w:lang w:eastAsia="zh-CN"/>
        </w:rPr>
      </w:pP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系统可以高效的</w:t>
      </w:r>
      <w:r>
        <w:rPr>
          <w:rFonts w:hint="eastAsia"/>
          <w:lang w:eastAsia="zh-CN"/>
        </w:rPr>
        <w:t>流转测试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提出</w:t>
      </w:r>
      <w:r>
        <w:rPr>
          <w:lang w:eastAsia="zh-CN"/>
        </w:rPr>
        <w:t>的</w:t>
      </w:r>
      <w:r>
        <w:rPr>
          <w:lang w:eastAsia="zh-CN"/>
        </w:rPr>
        <w:t xml:space="preserve"> 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调动下，</w:t>
      </w:r>
      <w:r>
        <w:rPr>
          <w:rFonts w:hint="eastAsia"/>
          <w:lang w:eastAsia="zh-CN"/>
        </w:rPr>
        <w:t>将</w:t>
      </w:r>
      <w:r>
        <w:rPr>
          <w:lang w:eastAsia="zh-CN"/>
        </w:rPr>
        <w:t xml:space="preserve">bug </w:t>
      </w:r>
      <w:r>
        <w:rPr>
          <w:lang w:eastAsia="zh-CN"/>
        </w:rPr>
        <w:t>流转到</w:t>
      </w:r>
      <w:r>
        <w:rPr>
          <w:rFonts w:hint="eastAsia"/>
          <w:lang w:eastAsia="zh-CN"/>
        </w:rPr>
        <w:t>下一个</w:t>
      </w:r>
      <w:r>
        <w:rPr>
          <w:lang w:eastAsia="zh-CN"/>
        </w:rPr>
        <w:t>参与用户的活动任务（</w:t>
      </w:r>
      <w:r>
        <w:rPr>
          <w:lang w:eastAsia="zh-CN"/>
        </w:rPr>
        <w:t>Task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节点</w:t>
      </w:r>
      <w:r>
        <w:rPr>
          <w:lang w:eastAsia="zh-CN"/>
        </w:rPr>
        <w:t>上，</w:t>
      </w:r>
      <w:r>
        <w:rPr>
          <w:rFonts w:hint="eastAsia"/>
          <w:lang w:eastAsia="zh-CN"/>
        </w:rPr>
        <w:t>每个人</w:t>
      </w:r>
      <w:r>
        <w:rPr>
          <w:lang w:eastAsia="zh-CN"/>
        </w:rPr>
        <w:t>并不需要</w:t>
      </w:r>
      <w:r>
        <w:rPr>
          <w:rFonts w:hint="eastAsia"/>
          <w:lang w:eastAsia="zh-CN"/>
        </w:rPr>
        <w:t>关心</w:t>
      </w:r>
      <w:r>
        <w:rPr>
          <w:lang w:eastAsia="zh-CN"/>
        </w:rPr>
        <w:t>整个流程</w:t>
      </w:r>
      <w:r>
        <w:rPr>
          <w:rFonts w:hint="eastAsia"/>
          <w:lang w:eastAsia="zh-CN"/>
        </w:rPr>
        <w:t>的</w:t>
      </w:r>
      <w:r>
        <w:rPr>
          <w:lang w:eastAsia="zh-CN"/>
        </w:rPr>
        <w:t>下一个节点，</w:t>
      </w:r>
      <w:r>
        <w:rPr>
          <w:rFonts w:hint="eastAsia"/>
          <w:lang w:eastAsia="zh-CN"/>
        </w:rPr>
        <w:t>只需要</w:t>
      </w:r>
      <w:r>
        <w:rPr>
          <w:lang w:eastAsia="zh-CN"/>
        </w:rPr>
        <w:t>认真</w:t>
      </w:r>
      <w:r>
        <w:rPr>
          <w:rFonts w:hint="eastAsia"/>
          <w:lang w:eastAsia="zh-CN"/>
        </w:rPr>
        <w:t>自己</w:t>
      </w:r>
      <w:r w:rsidR="00AB4503">
        <w:rPr>
          <w:rFonts w:hint="eastAsia"/>
          <w:lang w:eastAsia="zh-CN"/>
        </w:rPr>
        <w:t>处理</w:t>
      </w:r>
      <w:r w:rsidR="00AB4503">
        <w:rPr>
          <w:lang w:eastAsia="zh-CN"/>
        </w:rPr>
        <w:t>分配给自己的任务</w:t>
      </w:r>
      <w:r>
        <w:rPr>
          <w:lang w:eastAsia="zh-CN"/>
        </w:rPr>
        <w:t>，</w:t>
      </w:r>
      <w:r w:rsidR="000B2B4C">
        <w:rPr>
          <w:rFonts w:hint="eastAsia"/>
          <w:lang w:eastAsia="zh-CN"/>
        </w:rPr>
        <w:t>这样</w:t>
      </w:r>
      <w:r w:rsidR="00A74D8E">
        <w:rPr>
          <w:lang w:eastAsia="zh-CN"/>
        </w:rPr>
        <w:t>缩短</w:t>
      </w:r>
      <w:r>
        <w:rPr>
          <w:rFonts w:hint="eastAsia"/>
          <w:lang w:eastAsia="zh-CN"/>
        </w:rPr>
        <w:t>了</w:t>
      </w:r>
      <w:r w:rsidR="008D5221">
        <w:rPr>
          <w:lang w:eastAsia="zh-CN"/>
        </w:rPr>
        <w:t>软件</w:t>
      </w:r>
      <w:r w:rsidR="00DA1DB9">
        <w:rPr>
          <w:lang w:eastAsia="zh-CN"/>
        </w:rPr>
        <w:t>交付</w:t>
      </w:r>
      <w:r>
        <w:rPr>
          <w:lang w:eastAsia="zh-CN"/>
        </w:rPr>
        <w:t>周期</w:t>
      </w:r>
      <w:r>
        <w:rPr>
          <w:rFonts w:hint="eastAsia"/>
          <w:lang w:eastAsia="zh-CN"/>
        </w:rPr>
        <w:t>的同时</w:t>
      </w:r>
      <w:r>
        <w:rPr>
          <w:lang w:eastAsia="zh-CN"/>
        </w:rPr>
        <w:t>也保证了</w:t>
      </w:r>
      <w:r>
        <w:rPr>
          <w:rFonts w:hint="eastAsia"/>
          <w:lang w:eastAsia="zh-CN"/>
        </w:rPr>
        <w:t>软件</w:t>
      </w:r>
      <w:r w:rsidR="00785482">
        <w:rPr>
          <w:lang w:eastAsia="zh-CN"/>
        </w:rPr>
        <w:t>开发的质量</w:t>
      </w:r>
      <w:r>
        <w:rPr>
          <w:lang w:eastAsia="zh-CN"/>
        </w:rPr>
        <w:t>。</w:t>
      </w:r>
    </w:p>
    <w:p w14:paraId="71CEFDDC" w14:textId="77777777" w:rsidR="006A3FA9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主要</w:t>
      </w:r>
      <w:r>
        <w:t>技术</w:t>
      </w:r>
    </w:p>
    <w:p w14:paraId="2CEDE339" w14:textId="77777777" w:rsidR="006A3FA9" w:rsidRDefault="006A3FA9" w:rsidP="00EF1675">
      <w:pPr>
        <w:pStyle w:val="2"/>
        <w:numPr>
          <w:ilvl w:val="1"/>
          <w:numId w:val="2"/>
        </w:numPr>
        <w:ind w:firstLineChars="0"/>
      </w:pPr>
      <w:r>
        <w:t xml:space="preserve"> </w:t>
      </w:r>
      <w:r w:rsidR="009636F1">
        <w:t>开发环境</w:t>
      </w:r>
    </w:p>
    <w:p w14:paraId="43F1CB49" w14:textId="1C861396" w:rsidR="002E769D" w:rsidRDefault="002E769D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lang w:eastAsia="zh-CN"/>
        </w:rPr>
        <w:t>服务器中间件：</w:t>
      </w: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 w:rsidRPr="00EE5DFF">
        <w:rPr>
          <w:lang w:eastAsia="zh-CN"/>
        </w:rPr>
        <w:t xml:space="preserve">Java </w:t>
      </w:r>
      <w:r w:rsidRPr="00EE5DFF">
        <w:rPr>
          <w:rFonts w:hint="eastAsia"/>
          <w:lang w:eastAsia="zh-CN"/>
        </w:rPr>
        <w:t>EE</w:t>
      </w:r>
      <w:r w:rsidRPr="00EE5DFF">
        <w:rPr>
          <w:lang w:eastAsia="zh-CN"/>
        </w:rPr>
        <w:t xml:space="preserve"> 7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规范</w:t>
      </w:r>
      <w:r>
        <w:rPr>
          <w:lang w:eastAsia="zh-CN"/>
        </w:rPr>
        <w:t>下（</w:t>
      </w:r>
      <w:r w:rsidRPr="00EE5DFF">
        <w:rPr>
          <w:lang w:eastAsia="zh-CN"/>
        </w:rPr>
        <w:t xml:space="preserve">Servlet </w:t>
      </w:r>
      <w:r w:rsidR="00203EB8" w:rsidRPr="00EE5DFF">
        <w:rPr>
          <w:lang w:eastAsia="zh-CN"/>
        </w:rPr>
        <w:t>3.1</w:t>
      </w:r>
      <w:r w:rsidR="00203EB8" w:rsidRPr="00EE5DFF">
        <w:rPr>
          <w:lang w:eastAsia="zh-CN"/>
        </w:rPr>
        <w:t>、</w:t>
      </w:r>
      <w:r w:rsidR="00203EB8" w:rsidRPr="00EE5DFF">
        <w:rPr>
          <w:lang w:eastAsia="zh-CN"/>
        </w:rPr>
        <w:t>JSP 2.3</w:t>
      </w:r>
      <w:r>
        <w:rPr>
          <w:lang w:eastAsia="zh-CN"/>
        </w:rPr>
        <w:t>）</w:t>
      </w:r>
      <w:r w:rsidR="00203EB8">
        <w:rPr>
          <w:lang w:eastAsia="zh-CN"/>
        </w:rPr>
        <w:t>下开发，应用</w:t>
      </w:r>
      <w:r w:rsidR="00203EB8">
        <w:rPr>
          <w:rFonts w:hint="eastAsia"/>
          <w:lang w:eastAsia="zh-CN"/>
        </w:rPr>
        <w:t>服务器中间件</w:t>
      </w:r>
      <w:r w:rsidR="00203EB8" w:rsidRPr="00EE5DFF">
        <w:rPr>
          <w:lang w:eastAsia="zh-CN"/>
        </w:rPr>
        <w:t xml:space="preserve"> T</w:t>
      </w:r>
      <w:r w:rsidR="00203EB8" w:rsidRPr="00EE5DFF">
        <w:rPr>
          <w:rFonts w:hint="eastAsia"/>
          <w:lang w:eastAsia="zh-CN"/>
        </w:rPr>
        <w:t>omcat</w:t>
      </w:r>
      <w:r w:rsidR="00203EB8">
        <w:rPr>
          <w:lang w:eastAsia="zh-CN"/>
        </w:rPr>
        <w:t>。</w:t>
      </w:r>
    </w:p>
    <w:p w14:paraId="2BA964A0" w14:textId="19F44137" w:rsidR="00203EB8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数据库</w:t>
      </w:r>
      <w:r>
        <w:rPr>
          <w:lang w:eastAsia="zh-CN"/>
        </w:rPr>
        <w:t>：</w:t>
      </w:r>
      <w:r w:rsidRPr="00EE5DFF">
        <w:rPr>
          <w:rFonts w:hint="eastAsia"/>
          <w:lang w:eastAsia="zh-CN"/>
        </w:rPr>
        <w:t>My</w:t>
      </w:r>
      <w:r w:rsidRPr="00EE5DFF">
        <w:rPr>
          <w:lang w:eastAsia="zh-CN"/>
        </w:rPr>
        <w:t>SQL 5.7</w:t>
      </w:r>
      <w:r>
        <w:rPr>
          <w:lang w:eastAsia="zh-CN"/>
        </w:rPr>
        <w:t>。</w:t>
      </w:r>
    </w:p>
    <w:p w14:paraId="4A769E91" w14:textId="7AB1E4CE" w:rsidR="00203EB8" w:rsidRPr="00EE5DFF" w:rsidRDefault="00203EB8" w:rsidP="00EF1675">
      <w:pPr>
        <w:pStyle w:val="a8"/>
        <w:numPr>
          <w:ilvl w:val="0"/>
          <w:numId w:val="1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开发环境</w:t>
      </w:r>
      <w:r>
        <w:rPr>
          <w:lang w:eastAsia="zh-CN"/>
        </w:rPr>
        <w:t>：</w:t>
      </w:r>
      <w:r w:rsidRPr="00EE5DFF">
        <w:rPr>
          <w:lang w:eastAsia="zh-CN"/>
        </w:rPr>
        <w:t>Java EE</w:t>
      </w:r>
      <w:r>
        <w:rPr>
          <w:lang w:eastAsia="zh-CN"/>
        </w:rPr>
        <w:t xml:space="preserve"> </w:t>
      </w:r>
      <w:r>
        <w:rPr>
          <w:lang w:eastAsia="zh-CN"/>
        </w:rPr>
        <w:t>、</w:t>
      </w:r>
      <w:r w:rsidRPr="00EE5DFF">
        <w:rPr>
          <w:rFonts w:hint="eastAsia"/>
          <w:lang w:eastAsia="zh-CN"/>
        </w:rPr>
        <w:t>Maven</w:t>
      </w:r>
      <w:r w:rsidRPr="00EE5DFF">
        <w:rPr>
          <w:rFonts w:hint="eastAsia"/>
          <w:lang w:eastAsia="zh-CN"/>
        </w:rPr>
        <w:t>、</w:t>
      </w:r>
      <w:r w:rsidRPr="00EE5DFF">
        <w:rPr>
          <w:rFonts w:hint="eastAsia"/>
          <w:lang w:eastAsia="zh-CN"/>
        </w:rPr>
        <w:t>G</w:t>
      </w:r>
      <w:r w:rsidRPr="00EE5DFF">
        <w:rPr>
          <w:lang w:eastAsia="zh-CN"/>
        </w:rPr>
        <w:t>it</w:t>
      </w:r>
    </w:p>
    <w:p w14:paraId="52BB68D7" w14:textId="77777777" w:rsidR="00203EB8" w:rsidRPr="002E769D" w:rsidRDefault="00203EB8" w:rsidP="00203EB8">
      <w:pPr>
        <w:ind w:firstLineChars="0"/>
        <w:rPr>
          <w:lang w:eastAsia="zh-CN"/>
        </w:rPr>
      </w:pPr>
    </w:p>
    <w:p w14:paraId="3ED557FA" w14:textId="6A400DA7" w:rsidR="00F958AC" w:rsidRDefault="009636F1" w:rsidP="00EF1675">
      <w:pPr>
        <w:pStyle w:val="2"/>
        <w:numPr>
          <w:ilvl w:val="1"/>
          <w:numId w:val="2"/>
        </w:numPr>
        <w:ind w:firstLineChars="0"/>
      </w:pPr>
      <w:r>
        <w:t>主要技术</w:t>
      </w:r>
      <w:r w:rsidR="00520852">
        <w:t>简介</w:t>
      </w:r>
    </w:p>
    <w:p w14:paraId="626563CE" w14:textId="0D53EDA4" w:rsidR="006A3FA9" w:rsidRDefault="00E2015A" w:rsidP="00EF1675">
      <w:pPr>
        <w:pStyle w:val="3"/>
        <w:numPr>
          <w:ilvl w:val="2"/>
          <w:numId w:val="2"/>
        </w:numPr>
        <w:ind w:firstLineChars="0"/>
      </w:pPr>
      <w:r w:rsidRPr="00E2015A">
        <w:rPr>
          <w:rFonts w:hint="eastAsia"/>
        </w:rPr>
        <w:t>SS</w:t>
      </w:r>
      <w:r w:rsidRPr="00E2015A">
        <w:t>H</w:t>
      </w:r>
    </w:p>
    <w:p w14:paraId="3FBC5CA7" w14:textId="4960A182" w:rsidR="00AA5DB6" w:rsidRPr="00AA5DB6" w:rsidRDefault="00AA5DB6" w:rsidP="00AA5DB6">
      <w:pPr>
        <w:ind w:firstLine="480"/>
        <w:rPr>
          <w:lang w:eastAsia="zh-CN"/>
        </w:rPr>
      </w:pPr>
      <w:r w:rsidRPr="00AA5DB6">
        <w:rPr>
          <w:rFonts w:hint="eastAsia"/>
          <w:lang w:eastAsia="zh-CN"/>
        </w:rPr>
        <w:t>SSH</w:t>
      </w:r>
      <w:r w:rsidRPr="00AA5DB6">
        <w:rPr>
          <w:rFonts w:hint="eastAsia"/>
          <w:lang w:eastAsia="zh-CN"/>
        </w:rPr>
        <w:t>，即</w:t>
      </w:r>
      <w:r w:rsidRPr="00AA5DB6">
        <w:rPr>
          <w:rFonts w:hint="eastAsia"/>
          <w:lang w:eastAsia="zh-CN"/>
        </w:rPr>
        <w:t xml:space="preserve">Spring MVC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 xml:space="preserve">Spring </w:t>
      </w:r>
      <w:r w:rsidRPr="00AA5DB6">
        <w:rPr>
          <w:rFonts w:hint="eastAsia"/>
          <w:lang w:eastAsia="zh-CN"/>
        </w:rPr>
        <w:t>、</w:t>
      </w:r>
      <w:r w:rsidRPr="00AA5DB6">
        <w:rPr>
          <w:rFonts w:hint="eastAsia"/>
          <w:lang w:eastAsia="zh-CN"/>
        </w:rPr>
        <w:t>Hibernate</w:t>
      </w:r>
      <w:r w:rsidR="00174A8D">
        <w:rPr>
          <w:rFonts w:hint="eastAsia"/>
          <w:lang w:eastAsia="zh-CN"/>
        </w:rPr>
        <w:t>，是</w:t>
      </w:r>
      <w:r w:rsidR="003A7C24">
        <w:rPr>
          <w:rFonts w:hint="eastAsia"/>
          <w:lang w:eastAsia="zh-CN"/>
        </w:rPr>
        <w:t>目前</w:t>
      </w:r>
      <w:r w:rsidR="00174A8D">
        <w:rPr>
          <w:lang w:eastAsia="zh-CN"/>
        </w:rPr>
        <w:t>Jav</w:t>
      </w:r>
      <w:r w:rsidR="00174A8D">
        <w:rPr>
          <w:rFonts w:hint="eastAsia"/>
          <w:lang w:eastAsia="zh-CN"/>
        </w:rPr>
        <w:t>a</w:t>
      </w:r>
      <w:r w:rsidR="00174A8D">
        <w:rPr>
          <w:lang w:eastAsia="zh-CN"/>
        </w:rPr>
        <w:t xml:space="preserve"> </w:t>
      </w:r>
      <w:r w:rsidR="00174A8D">
        <w:rPr>
          <w:rFonts w:hint="eastAsia"/>
          <w:lang w:eastAsia="zh-CN"/>
        </w:rPr>
        <w:t>开发</w:t>
      </w:r>
      <w:r w:rsidR="003A7C24">
        <w:rPr>
          <w:rFonts w:hint="eastAsia"/>
          <w:lang w:eastAsia="zh-CN"/>
        </w:rPr>
        <w:t>w</w:t>
      </w:r>
      <w:r w:rsidR="00174A8D">
        <w:rPr>
          <w:lang w:eastAsia="zh-CN"/>
        </w:rPr>
        <w:t xml:space="preserve">eb </w:t>
      </w:r>
      <w:r w:rsidR="00174A8D">
        <w:rPr>
          <w:rFonts w:hint="eastAsia"/>
          <w:lang w:eastAsia="zh-CN"/>
        </w:rPr>
        <w:t>项目</w:t>
      </w:r>
      <w:r w:rsidR="00174A8D">
        <w:rPr>
          <w:lang w:eastAsia="zh-CN"/>
        </w:rPr>
        <w:t>非常</w:t>
      </w:r>
      <w:r w:rsidR="00174A8D">
        <w:rPr>
          <w:rFonts w:hint="eastAsia"/>
          <w:lang w:eastAsia="zh-CN"/>
        </w:rPr>
        <w:t>流行</w:t>
      </w:r>
      <w:r w:rsidR="00174A8D">
        <w:rPr>
          <w:lang w:eastAsia="zh-CN"/>
        </w:rPr>
        <w:t>一种开源框架</w:t>
      </w:r>
      <w:r w:rsidR="008364F1">
        <w:rPr>
          <w:lang w:eastAsia="zh-CN"/>
        </w:rPr>
        <w:t>的</w:t>
      </w:r>
      <w:r w:rsidR="00174A8D">
        <w:rPr>
          <w:lang w:eastAsia="zh-CN"/>
        </w:rPr>
        <w:t>组合模式</w:t>
      </w:r>
      <w:r>
        <w:rPr>
          <w:lang w:eastAsia="zh-CN"/>
        </w:rPr>
        <w:t>。</w:t>
      </w:r>
    </w:p>
    <w:p w14:paraId="0D64320E" w14:textId="05B85900" w:rsidR="00E271B4" w:rsidRDefault="00AA5DB6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>Spring MVC</w:t>
      </w:r>
    </w:p>
    <w:p w14:paraId="5D1BC523" w14:textId="09DBB05A" w:rsidR="00E271B4" w:rsidRDefault="00AA5DB6" w:rsidP="00E271B4">
      <w:pPr>
        <w:ind w:firstLineChars="0" w:firstLine="480"/>
        <w:rPr>
          <w:lang w:eastAsia="zh-CN"/>
        </w:rPr>
      </w:pPr>
      <w:r w:rsidRPr="00AA5DB6">
        <w:rPr>
          <w:rFonts w:hint="eastAsia"/>
          <w:lang w:eastAsia="zh-CN"/>
        </w:rPr>
        <w:t>Spring MVC</w:t>
      </w:r>
      <w:r w:rsidRPr="00AA5DB6">
        <w:rPr>
          <w:rFonts w:hint="eastAsia"/>
          <w:lang w:eastAsia="zh-CN"/>
        </w:rPr>
        <w:t>框</w:t>
      </w:r>
      <w:ins w:id="2" w:author="Microsoft Office User" w:date="2016-05-19T00:22:00Z">
        <w:r w:rsidR="005218EB">
          <w:rPr>
            <w:lang w:eastAsia="zh-CN"/>
          </w:rPr>
          <w:t>是当下</w:t>
        </w:r>
        <w:r w:rsidR="005218EB">
          <w:rPr>
            <w:rFonts w:hint="eastAsia"/>
            <w:lang w:eastAsia="zh-CN"/>
          </w:rPr>
          <w:t>非常</w:t>
        </w:r>
        <w:r w:rsidR="005218EB">
          <w:rPr>
            <w:lang w:eastAsia="zh-CN"/>
          </w:rPr>
          <w:t>流行的</w:t>
        </w:r>
      </w:ins>
      <w:del w:id="3" w:author="Microsoft Office User" w:date="2016-05-19T00:22:00Z">
        <w:r w:rsidRPr="00AA5DB6" w:rsidDel="005218EB">
          <w:rPr>
            <w:rFonts w:hint="eastAsia"/>
            <w:lang w:eastAsia="zh-CN"/>
          </w:rPr>
          <w:delText>架是</w:delText>
        </w:r>
      </w:del>
      <w:del w:id="4" w:author="Microsoft Office User" w:date="2016-05-19T00:20:00Z">
        <w:r w:rsidRPr="00AA5DB6" w:rsidDel="005218EB">
          <w:rPr>
            <w:rFonts w:hint="eastAsia"/>
            <w:lang w:eastAsia="zh-CN"/>
          </w:rPr>
          <w:delText>有</w:delText>
        </w:r>
      </w:del>
      <w:del w:id="5" w:author="Microsoft Office User" w:date="2016-05-19T00:22:00Z">
        <w:r w:rsidRPr="00AA5DB6" w:rsidDel="005218EB">
          <w:rPr>
            <w:rFonts w:hint="eastAsia"/>
            <w:lang w:eastAsia="zh-CN"/>
          </w:rPr>
          <w:delText>一个</w:delText>
        </w:r>
      </w:del>
      <w:r w:rsidRPr="00AA5DB6">
        <w:rPr>
          <w:rFonts w:hint="eastAsia"/>
          <w:lang w:eastAsia="zh-CN"/>
        </w:rPr>
        <w:t>MVC</w:t>
      </w:r>
      <w:ins w:id="6" w:author="Microsoft Office User" w:date="2016-05-19T00:22:00Z">
        <w:r w:rsidR="005218EB">
          <w:rPr>
            <w:lang w:eastAsia="zh-CN"/>
          </w:rPr>
          <w:t>（</w:t>
        </w:r>
        <w:r w:rsidR="005218EB">
          <w:rPr>
            <w:lang w:eastAsia="zh-CN"/>
          </w:rPr>
          <w:t>Model-View-Controller</w:t>
        </w:r>
        <w:r w:rsidR="005218EB">
          <w:rPr>
            <w:lang w:eastAsia="zh-CN"/>
          </w:rPr>
          <w:t>）</w:t>
        </w:r>
      </w:ins>
      <w:r w:rsidRPr="00AA5DB6">
        <w:rPr>
          <w:rFonts w:hint="eastAsia"/>
          <w:lang w:eastAsia="zh-CN"/>
        </w:rPr>
        <w:t>框架</w:t>
      </w:r>
      <w:ins w:id="7" w:author="Microsoft Office User" w:date="2016-05-19T00:22:00Z">
        <w:r w:rsidR="00725034">
          <w:rPr>
            <w:lang w:eastAsia="zh-CN"/>
          </w:rPr>
          <w:t>，</w:t>
        </w:r>
      </w:ins>
      <w:del w:id="8" w:author="Microsoft Office User" w:date="2016-05-19T00:22:00Z">
        <w:r w:rsidRPr="00AA5DB6" w:rsidDel="00725034">
          <w:rPr>
            <w:rFonts w:hint="eastAsia"/>
            <w:lang w:eastAsia="zh-CN"/>
          </w:rPr>
          <w:delText>，</w:delText>
        </w:r>
      </w:del>
      <w:ins w:id="9" w:author="Microsoft Office User" w:date="2016-05-19T00:22:00Z">
        <w:r w:rsidR="00725034" w:rsidRPr="00AA5DB6" w:rsidDel="00725034">
          <w:rPr>
            <w:rFonts w:hint="eastAsia"/>
            <w:lang w:eastAsia="zh-CN"/>
          </w:rPr>
          <w:t xml:space="preserve"> </w:t>
        </w:r>
      </w:ins>
      <w:del w:id="10" w:author="Microsoft Office User" w:date="2016-05-19T00:22:00Z">
        <w:r w:rsidRPr="00AA5DB6" w:rsidDel="00725034">
          <w:rPr>
            <w:rFonts w:hint="eastAsia"/>
            <w:lang w:eastAsia="zh-CN"/>
          </w:rPr>
          <w:delText>通过实现</w:delText>
        </w:r>
        <w:r w:rsidRPr="00AA5DB6" w:rsidDel="00725034">
          <w:rPr>
            <w:rFonts w:hint="eastAsia"/>
            <w:lang w:eastAsia="zh-CN"/>
          </w:rPr>
          <w:delText>Model-View-Controller</w:delText>
        </w:r>
        <w:r w:rsidRPr="00AA5DB6" w:rsidDel="00725034">
          <w:rPr>
            <w:rFonts w:hint="eastAsia"/>
            <w:lang w:eastAsia="zh-CN"/>
          </w:rPr>
          <w:delText>模式来很好地将数据、业务与展现进行分离。</w:delText>
        </w:r>
      </w:del>
      <w:ins w:id="11" w:author="Microsoft Office User" w:date="2016-05-19T00:23:00Z">
        <w:r w:rsidR="00725034">
          <w:rPr>
            <w:lang w:eastAsia="zh-CN"/>
          </w:rPr>
          <w:t>它</w:t>
        </w:r>
      </w:ins>
      <w:del w:id="12" w:author="Microsoft Office User" w:date="2016-05-19T00:23:00Z">
        <w:r w:rsidRPr="00AA5DB6" w:rsidDel="00725034">
          <w:rPr>
            <w:rFonts w:hint="eastAsia"/>
            <w:lang w:eastAsia="zh-CN"/>
          </w:rPr>
          <w:delText xml:space="preserve">Spring MVC </w:delText>
        </w:r>
      </w:del>
      <w:r w:rsidRPr="00AA5DB6">
        <w:rPr>
          <w:rFonts w:hint="eastAsia"/>
          <w:lang w:eastAsia="zh-CN"/>
        </w:rPr>
        <w:t>的设计是围绕</w:t>
      </w:r>
      <w:r w:rsidRPr="00AA5DB6">
        <w:rPr>
          <w:rFonts w:hint="eastAsia"/>
          <w:lang w:eastAsia="zh-CN"/>
        </w:rPr>
        <w:t xml:space="preserve"> DispatcherServlet </w:t>
      </w:r>
      <w:r w:rsidRPr="00AA5DB6">
        <w:rPr>
          <w:rFonts w:hint="eastAsia"/>
          <w:lang w:eastAsia="zh-CN"/>
        </w:rPr>
        <w:t>展开，它是一个普通的轻量级的</w:t>
      </w:r>
      <w:r w:rsidRPr="00AA5DB6">
        <w:rPr>
          <w:rFonts w:hint="eastAsia"/>
          <w:lang w:eastAsia="zh-CN"/>
        </w:rPr>
        <w:t xml:space="preserve"> Servlet</w:t>
      </w:r>
      <w:r>
        <w:rPr>
          <w:lang w:eastAsia="zh-CN"/>
        </w:rPr>
        <w:t>。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基于类的字段的方式获取属性值，</w:t>
      </w:r>
      <w:r w:rsidR="00E271B4" w:rsidRPr="00E271B4">
        <w:rPr>
          <w:rFonts w:hint="eastAsia"/>
          <w:lang w:eastAsia="zh-CN"/>
        </w:rPr>
        <w:t xml:space="preserve">Spring MVC </w:t>
      </w:r>
      <w:r w:rsidR="00E271B4" w:rsidRPr="00E271B4">
        <w:rPr>
          <w:rFonts w:hint="eastAsia"/>
          <w:lang w:eastAsia="zh-CN"/>
        </w:rPr>
        <w:t>通过方法参数获取属性值更加的轻量级，也能避免不必要的线程安全问题。和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的集成也要比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更高效和方便，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和</w:t>
      </w:r>
      <w:r w:rsidR="00E271B4" w:rsidRPr="00E271B4">
        <w:rPr>
          <w:rFonts w:hint="eastAsia"/>
          <w:lang w:eastAsia="zh-CN"/>
        </w:rPr>
        <w:t xml:space="preserve"> Spring </w:t>
      </w:r>
      <w:r w:rsidR="00E271B4" w:rsidRPr="00E271B4">
        <w:rPr>
          <w:rFonts w:hint="eastAsia"/>
          <w:lang w:eastAsia="zh-CN"/>
        </w:rPr>
        <w:t>集成时，</w:t>
      </w:r>
      <w:r w:rsidR="00E271B4" w:rsidRPr="00E271B4">
        <w:rPr>
          <w:rFonts w:hint="eastAsia"/>
          <w:lang w:eastAsia="zh-CN"/>
        </w:rPr>
        <w:t xml:space="preserve">Spring </w:t>
      </w:r>
      <w:r w:rsidR="00E271B4" w:rsidRPr="00E271B4">
        <w:rPr>
          <w:rFonts w:hint="eastAsia"/>
          <w:lang w:eastAsia="zh-CN"/>
        </w:rPr>
        <w:t>管理</w:t>
      </w:r>
      <w:r w:rsidR="00E271B4" w:rsidRPr="00E271B4">
        <w:rPr>
          <w:rFonts w:hint="eastAsia"/>
          <w:lang w:eastAsia="zh-CN"/>
        </w:rPr>
        <w:t xml:space="preserve">bean </w:t>
      </w:r>
      <w:r w:rsidR="00E271B4" w:rsidRPr="00E271B4">
        <w:rPr>
          <w:rFonts w:hint="eastAsia"/>
          <w:lang w:eastAsia="zh-CN"/>
        </w:rPr>
        <w:t>的方式默认是单例，这样及其容易造成线程完全问题，通过设置将</w:t>
      </w:r>
      <w:r w:rsidR="00E271B4" w:rsidRPr="00E271B4">
        <w:rPr>
          <w:rFonts w:hint="eastAsia"/>
          <w:lang w:eastAsia="zh-CN"/>
        </w:rPr>
        <w:t xml:space="preserve"> Struts2 </w:t>
      </w:r>
      <w:r w:rsidR="00E271B4" w:rsidRPr="00E271B4">
        <w:rPr>
          <w:rFonts w:hint="eastAsia"/>
          <w:lang w:eastAsia="zh-CN"/>
        </w:rPr>
        <w:t>的</w:t>
      </w:r>
      <w:r w:rsidR="00E271B4" w:rsidRPr="00E271B4">
        <w:rPr>
          <w:rFonts w:hint="eastAsia"/>
          <w:lang w:eastAsia="zh-CN"/>
        </w:rPr>
        <w:t xml:space="preserve"> Action </w:t>
      </w:r>
      <w:r w:rsidR="00E271B4" w:rsidRPr="00E271B4">
        <w:rPr>
          <w:rFonts w:hint="eastAsia"/>
          <w:lang w:eastAsia="zh-CN"/>
        </w:rPr>
        <w:t>修正为原型，这样会造成性能的缺失。而且由于设计问题，</w:t>
      </w:r>
      <w:r w:rsidR="00E271B4" w:rsidRPr="00E271B4">
        <w:rPr>
          <w:rFonts w:hint="eastAsia"/>
          <w:lang w:eastAsia="zh-CN"/>
        </w:rPr>
        <w:t xml:space="preserve">Struts2 </w:t>
      </w:r>
      <w:r w:rsidR="00E271B4" w:rsidRPr="00E271B4">
        <w:rPr>
          <w:rFonts w:hint="eastAsia"/>
          <w:lang w:eastAsia="zh-CN"/>
        </w:rPr>
        <w:t>利用过滤器</w:t>
      </w:r>
      <w:r w:rsidR="00E271B4" w:rsidRPr="00E271B4">
        <w:rPr>
          <w:rFonts w:hint="eastAsia"/>
          <w:lang w:eastAsia="zh-CN"/>
        </w:rPr>
        <w:t>(Filter)</w:t>
      </w:r>
      <w:r w:rsidR="00E271B4" w:rsidRPr="00E271B4">
        <w:rPr>
          <w:rFonts w:hint="eastAsia"/>
          <w:lang w:eastAsia="zh-CN"/>
        </w:rPr>
        <w:t>的方式虽然可以说很好的处理请求和响应，但对于不必要的请求与响应依然进行繁琐的递归处理，另外</w:t>
      </w:r>
      <w:r w:rsidR="00E271B4" w:rsidRPr="00E271B4">
        <w:rPr>
          <w:rFonts w:hint="eastAsia"/>
          <w:lang w:eastAsia="zh-CN"/>
        </w:rPr>
        <w:t>Struts2</w:t>
      </w:r>
      <w:r w:rsidR="00E271B4" w:rsidRPr="00E271B4">
        <w:rPr>
          <w:rFonts w:hint="eastAsia"/>
          <w:lang w:eastAsia="zh-CN"/>
        </w:rPr>
        <w:t>还存在者一些安全漏洞。</w:t>
      </w:r>
      <w:ins w:id="13" w:author="Microsoft Office User" w:date="2016-05-19T00:24:00Z">
        <w:r w:rsidR="00725034">
          <w:rPr>
            <w:rFonts w:hint="eastAsia"/>
            <w:lang w:eastAsia="zh-CN"/>
          </w:rPr>
          <w:t>和</w:t>
        </w:r>
        <w:r w:rsidR="00725034">
          <w:rPr>
            <w:lang w:eastAsia="zh-CN"/>
          </w:rPr>
          <w:t>Struts2</w:t>
        </w:r>
      </w:ins>
      <w:r w:rsidR="00E271B4" w:rsidRPr="00E271B4">
        <w:rPr>
          <w:rFonts w:hint="eastAsia"/>
          <w:lang w:eastAsia="zh-CN"/>
        </w:rPr>
        <w:t>相比</w:t>
      </w:r>
      <w:del w:id="14" w:author="Microsoft Office User" w:date="2016-05-19T00:24:00Z">
        <w:r w:rsidR="00E271B4" w:rsidRPr="00E271B4" w:rsidDel="00725034">
          <w:rPr>
            <w:rFonts w:hint="eastAsia"/>
            <w:lang w:eastAsia="zh-CN"/>
          </w:rPr>
          <w:delText>来说</w:delText>
        </w:r>
      </w:del>
      <w:r w:rsidR="00E271B4" w:rsidRPr="00E271B4">
        <w:rPr>
          <w:rFonts w:hint="eastAsia"/>
          <w:lang w:eastAsia="zh-CN"/>
        </w:rPr>
        <w:t>，</w:t>
      </w:r>
      <w:r w:rsidR="00E271B4" w:rsidRPr="00E271B4">
        <w:rPr>
          <w:rFonts w:hint="eastAsia"/>
          <w:lang w:eastAsia="zh-CN"/>
        </w:rPr>
        <w:t>Spring MVC</w:t>
      </w:r>
      <w:del w:id="15" w:author="Microsoft Office User" w:date="2016-05-19T00:25:00Z">
        <w:r w:rsidR="00E271B4" w:rsidRPr="00E271B4" w:rsidDel="00725034">
          <w:rPr>
            <w:rFonts w:hint="eastAsia"/>
            <w:lang w:eastAsia="zh-CN"/>
          </w:rPr>
          <w:delText xml:space="preserve"> </w:delText>
        </w:r>
        <w:r w:rsidR="00E271B4" w:rsidRPr="00E271B4" w:rsidDel="00725034">
          <w:rPr>
            <w:rFonts w:hint="eastAsia"/>
            <w:lang w:eastAsia="zh-CN"/>
          </w:rPr>
          <w:delText>作为</w:delText>
        </w:r>
        <w:r w:rsidR="00E271B4" w:rsidRPr="00E271B4" w:rsidDel="00725034">
          <w:rPr>
            <w:rFonts w:hint="eastAsia"/>
            <w:lang w:eastAsia="zh-CN"/>
          </w:rPr>
          <w:delText xml:space="preserve"> MVC </w:delText>
        </w:r>
        <w:r w:rsidR="00E271B4" w:rsidRPr="00E271B4" w:rsidDel="00725034">
          <w:rPr>
            <w:rFonts w:hint="eastAsia"/>
            <w:lang w:eastAsia="zh-CN"/>
          </w:rPr>
          <w:delText>框架</w:delText>
        </w:r>
      </w:del>
      <w:r w:rsidR="00E271B4" w:rsidRPr="00E271B4">
        <w:rPr>
          <w:rFonts w:hint="eastAsia"/>
          <w:lang w:eastAsia="zh-CN"/>
        </w:rPr>
        <w:t>更加的轻量级、安全、高效</w:t>
      </w:r>
      <w:r w:rsidR="00E271B4">
        <w:rPr>
          <w:lang w:eastAsia="zh-CN"/>
        </w:rPr>
        <w:t>。</w:t>
      </w:r>
    </w:p>
    <w:p w14:paraId="183D9DF3" w14:textId="77777777" w:rsidR="00E271B4" w:rsidRDefault="00E271B4" w:rsidP="00E271B4">
      <w:pPr>
        <w:ind w:firstLineChars="0" w:firstLine="0"/>
        <w:rPr>
          <w:lang w:eastAsia="zh-CN"/>
        </w:rPr>
      </w:pPr>
    </w:p>
    <w:p w14:paraId="6A357E26" w14:textId="77777777" w:rsidR="00435581" w:rsidRDefault="00E271B4" w:rsidP="00435581">
      <w:pPr>
        <w:keepNext/>
        <w:spacing w:line="240" w:lineRule="auto"/>
        <w:ind w:firstLineChars="0" w:firstLine="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13E0F6B0" wp14:editId="38648964">
            <wp:extent cx="4912360" cy="3150235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mvc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DCB5" w14:textId="636F912D" w:rsidR="00E271B4" w:rsidRDefault="00435581" w:rsidP="0043558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</w:t>
      </w:r>
      <w:r w:rsidRPr="00060C7A">
        <w:rPr>
          <w:rFonts w:hint="eastAsia"/>
          <w:lang w:eastAsia="zh-CN"/>
        </w:rPr>
        <w:t xml:space="preserve">Spring MVC </w:t>
      </w:r>
      <w:r w:rsidRPr="00060C7A">
        <w:rPr>
          <w:rFonts w:hint="eastAsia"/>
          <w:lang w:eastAsia="zh-CN"/>
        </w:rPr>
        <w:t>请求处理流程图</w:t>
      </w:r>
    </w:p>
    <w:p w14:paraId="7985A4CF" w14:textId="77777777" w:rsidR="00A549B5" w:rsidRDefault="00A549B5" w:rsidP="00A549B5">
      <w:pPr>
        <w:ind w:firstLine="480"/>
        <w:rPr>
          <w:lang w:eastAsia="zh-CN"/>
        </w:rPr>
      </w:pPr>
    </w:p>
    <w:p w14:paraId="27EF6744" w14:textId="77777777" w:rsidR="00A549B5" w:rsidRDefault="00A549B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>
        <w:rPr>
          <w:lang w:eastAsia="zh-CN"/>
        </w:rPr>
        <w:t xml:space="preserve">Spring </w:t>
      </w:r>
    </w:p>
    <w:p w14:paraId="6D7EF1E0" w14:textId="77777777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Spring</w:t>
      </w:r>
      <w:r>
        <w:rPr>
          <w:rFonts w:hint="eastAsia"/>
          <w:lang w:eastAsia="zh-CN"/>
        </w:rPr>
        <w:t>框架是一个基于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开发的平台，它为你的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引用提供了非常全面的技术架构的支持，让您可以专注于您的应用程序。</w:t>
      </w:r>
    </w:p>
    <w:p w14:paraId="7D613B71" w14:textId="42E1E32E" w:rsidR="00A549B5" w:rsidRDefault="00A549B5" w:rsidP="00A549B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允许创建</w:t>
      </w:r>
      <w:r>
        <w:rPr>
          <w:rFonts w:hint="eastAsia"/>
          <w:lang w:eastAsia="zh-CN"/>
        </w:rPr>
        <w:t xml:space="preserve"> POJO (plain old java object)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非侵入性的企业应用服务，是轻量级的容器。它的两大核心是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（</w:t>
      </w:r>
      <w:r>
        <w:rPr>
          <w:rFonts w:hint="eastAsia"/>
          <w:lang w:eastAsia="zh-CN"/>
        </w:rPr>
        <w:t xml:space="preserve">Dependency Injection </w:t>
      </w:r>
      <w:r>
        <w:rPr>
          <w:rFonts w:hint="eastAsia"/>
          <w:lang w:eastAsia="zh-CN"/>
        </w:rPr>
        <w:t>）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 xml:space="preserve"> AOP(Aspect Oriented Programming)</w:t>
      </w:r>
      <w:r>
        <w:rPr>
          <w:rFonts w:hint="eastAsia"/>
          <w:lang w:eastAsia="zh-CN"/>
        </w:rPr>
        <w:t>。</w:t>
      </w:r>
      <w:r>
        <w:rPr>
          <w:rFonts w:hint="eastAsia"/>
          <w:lang w:eastAsia="zh-CN"/>
        </w:rPr>
        <w:t>DI</w:t>
      </w:r>
      <w:r>
        <w:rPr>
          <w:rFonts w:hint="eastAsia"/>
          <w:lang w:eastAsia="zh-CN"/>
        </w:rPr>
        <w:t>，即依赖注入，通过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容器来管理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应用程序中实例的生命周期，这样的好处就是可以再运行时，通过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容器动态的创建实例，动态的为注入的对象添加新的行为。</w:t>
      </w:r>
      <w:r>
        <w:rPr>
          <w:rFonts w:hint="eastAsia"/>
          <w:lang w:eastAsia="zh-CN"/>
        </w:rPr>
        <w:t>AOP</w:t>
      </w:r>
      <w:r>
        <w:rPr>
          <w:rFonts w:hint="eastAsia"/>
          <w:lang w:eastAsia="zh-CN"/>
        </w:rPr>
        <w:t>，面向切面编程，可以进行功能性的扩展，例如日志记录，事物控制，权限控制等。</w:t>
      </w:r>
      <w:r>
        <w:rPr>
          <w:rFonts w:hint="eastAsia"/>
          <w:lang w:eastAsia="zh-CN"/>
        </w:rPr>
        <w:t xml:space="preserve">Spring </w:t>
      </w:r>
      <w:r>
        <w:rPr>
          <w:rFonts w:hint="eastAsia"/>
          <w:lang w:eastAsia="zh-CN"/>
        </w:rPr>
        <w:t>功能十分强大</w:t>
      </w:r>
      <w:r>
        <w:rPr>
          <w:lang w:eastAsia="zh-CN"/>
        </w:rPr>
        <w:t>。</w:t>
      </w:r>
    </w:p>
    <w:p w14:paraId="710E0BA6" w14:textId="0CD8A57D" w:rsidR="00A549B5" w:rsidRDefault="00A549B5" w:rsidP="00A549B5">
      <w:pPr>
        <w:ind w:firstLineChars="0" w:firstLine="480"/>
        <w:rPr>
          <w:lang w:eastAsia="zh-CN"/>
        </w:rPr>
      </w:pPr>
      <w:r w:rsidRPr="00A549B5">
        <w:rPr>
          <w:rFonts w:hint="eastAsia"/>
          <w:lang w:eastAsia="zh-CN"/>
        </w:rPr>
        <w:t>对于</w:t>
      </w:r>
      <w:r w:rsidRPr="00A549B5">
        <w:rPr>
          <w:rFonts w:hint="eastAsia"/>
          <w:lang w:eastAsia="zh-CN"/>
        </w:rPr>
        <w:t xml:space="preserve">Java </w:t>
      </w:r>
      <w:r w:rsidRPr="00A549B5">
        <w:rPr>
          <w:rFonts w:hint="eastAsia"/>
          <w:lang w:eastAsia="zh-CN"/>
        </w:rPr>
        <w:t>开发</w:t>
      </w:r>
      <w:r>
        <w:rPr>
          <w:lang w:eastAsia="zh-CN"/>
        </w:rPr>
        <w:t>者</w:t>
      </w:r>
      <w:r w:rsidRPr="00A549B5">
        <w:rPr>
          <w:rFonts w:hint="eastAsia"/>
          <w:lang w:eastAsia="zh-CN"/>
        </w:rPr>
        <w:t>来说，</w:t>
      </w:r>
      <w:r w:rsidRPr="00A549B5">
        <w:rPr>
          <w:rFonts w:hint="eastAsia"/>
          <w:lang w:eastAsia="zh-CN"/>
        </w:rPr>
        <w:t xml:space="preserve">Spring  </w:t>
      </w:r>
      <w:ins w:id="16" w:author="Microsoft Office User" w:date="2016-05-19T00:30:00Z">
        <w:r w:rsidR="00FF5D3A">
          <w:rPr>
            <w:lang w:eastAsia="zh-CN"/>
          </w:rPr>
          <w:t>内置的至多</w:t>
        </w:r>
        <w:r w:rsidR="00FF5D3A">
          <w:rPr>
            <w:rFonts w:hint="eastAsia"/>
            <w:lang w:eastAsia="zh-CN"/>
          </w:rPr>
          <w:t>功能</w:t>
        </w:r>
      </w:ins>
      <w:ins w:id="17" w:author="Microsoft Office User" w:date="2016-05-19T00:29:00Z">
        <w:r w:rsidR="00FF5D3A">
          <w:rPr>
            <w:lang w:eastAsia="zh-CN"/>
          </w:rPr>
          <w:t>不仅</w:t>
        </w:r>
      </w:ins>
      <w:ins w:id="18" w:author="Microsoft Office User" w:date="2016-05-19T00:28:00Z">
        <w:r w:rsidR="00A0042E">
          <w:rPr>
            <w:rFonts w:hint="eastAsia"/>
            <w:lang w:eastAsia="zh-CN"/>
          </w:rPr>
          <w:t>大大</w:t>
        </w:r>
        <w:r w:rsidR="0085089D">
          <w:rPr>
            <w:rFonts w:hint="eastAsia"/>
            <w:lang w:eastAsia="zh-CN"/>
          </w:rPr>
          <w:t>减少</w:t>
        </w:r>
      </w:ins>
      <w:ins w:id="19" w:author="Microsoft Office User" w:date="2016-05-19T00:29:00Z">
        <w:r w:rsidR="0085089D">
          <w:rPr>
            <w:lang w:eastAsia="zh-CN"/>
          </w:rPr>
          <w:t>了</w:t>
        </w:r>
        <w:r w:rsidR="0085089D">
          <w:rPr>
            <w:lang w:eastAsia="zh-CN"/>
          </w:rPr>
          <w:t xml:space="preserve">Java </w:t>
        </w:r>
        <w:r w:rsidR="0085089D">
          <w:rPr>
            <w:rFonts w:hint="eastAsia"/>
            <w:lang w:eastAsia="zh-CN"/>
          </w:rPr>
          <w:t>开发</w:t>
        </w:r>
        <w:r w:rsidR="0085089D">
          <w:rPr>
            <w:lang w:eastAsia="zh-CN"/>
          </w:rPr>
          <w:t>的工作</w:t>
        </w:r>
        <w:r w:rsidR="0085089D">
          <w:rPr>
            <w:rFonts w:hint="eastAsia"/>
            <w:lang w:eastAsia="zh-CN"/>
          </w:rPr>
          <w:t>量</w:t>
        </w:r>
        <w:r w:rsidR="00FF5D3A">
          <w:rPr>
            <w:lang w:eastAsia="zh-CN"/>
          </w:rPr>
          <w:t>，</w:t>
        </w:r>
        <w:r w:rsidR="00FF5D3A">
          <w:rPr>
            <w:rFonts w:hint="eastAsia"/>
            <w:lang w:eastAsia="zh-CN"/>
          </w:rPr>
          <w:t>而且</w:t>
        </w:r>
        <w:r w:rsidR="00FF5D3A">
          <w:rPr>
            <w:lang w:eastAsia="zh-CN"/>
          </w:rPr>
          <w:t>使得程序更加符合</w:t>
        </w:r>
      </w:ins>
      <w:ins w:id="20" w:author="Microsoft Office User" w:date="2016-05-19T00:30:00Z">
        <w:r w:rsidR="00FF5D3A">
          <w:rPr>
            <w:rFonts w:hint="eastAsia"/>
            <w:lang w:eastAsia="zh-CN"/>
          </w:rPr>
          <w:t>设计</w:t>
        </w:r>
        <w:r w:rsidR="00FF5D3A">
          <w:rPr>
            <w:lang w:eastAsia="zh-CN"/>
          </w:rPr>
          <w:t>模式</w:t>
        </w:r>
      </w:ins>
      <w:ins w:id="21" w:author="Microsoft Office User" w:date="2016-05-19T00:32:00Z">
        <w:r w:rsidR="008557C9">
          <w:rPr>
            <w:lang w:eastAsia="zh-CN"/>
          </w:rPr>
          <w:t>要求</w:t>
        </w:r>
      </w:ins>
      <w:del w:id="22" w:author="Microsoft Office User" w:date="2016-05-19T00:28:00Z">
        <w:r w:rsidR="00885B03" w:rsidDel="00A0042E">
          <w:rPr>
            <w:rFonts w:hint="eastAsia"/>
            <w:lang w:eastAsia="zh-CN"/>
          </w:rPr>
          <w:delText>提供的便利性和优势不言而喻</w:delText>
        </w:r>
      </w:del>
      <w:r w:rsidR="00885B03">
        <w:rPr>
          <w:rFonts w:hint="eastAsia"/>
          <w:lang w:eastAsia="zh-CN"/>
        </w:rPr>
        <w:t>。首先，</w:t>
      </w:r>
      <w:r w:rsidR="00885B03">
        <w:rPr>
          <w:lang w:eastAsia="zh-CN"/>
        </w:rPr>
        <w:t>DI</w:t>
      </w:r>
      <w:r w:rsidRPr="00A549B5">
        <w:rPr>
          <w:rFonts w:hint="eastAsia"/>
          <w:lang w:eastAsia="zh-CN"/>
        </w:rPr>
        <w:t>更加容易组合对象之间的关系，通过面向接口编程，可以降低系统组件之间的耦合度；</w:t>
      </w:r>
      <w:r w:rsidRPr="00A549B5">
        <w:rPr>
          <w:rFonts w:hint="eastAsia"/>
          <w:lang w:eastAsia="zh-CN"/>
        </w:rPr>
        <w:t xml:space="preserve">AOP  </w:t>
      </w:r>
      <w:r w:rsidRPr="00A549B5">
        <w:rPr>
          <w:rFonts w:hint="eastAsia"/>
          <w:lang w:eastAsia="zh-CN"/>
        </w:rPr>
        <w:t>可以更加容易的进行功能扩展，遵循</w:t>
      </w:r>
      <w:r w:rsidRPr="00A549B5">
        <w:rPr>
          <w:rFonts w:hint="eastAsia"/>
          <w:lang w:eastAsia="zh-CN"/>
        </w:rPr>
        <w:t xml:space="preserve"> OCP(Open Closed Principle)</w:t>
      </w:r>
      <w:r w:rsidRPr="00A549B5">
        <w:rPr>
          <w:rFonts w:hint="eastAsia"/>
          <w:lang w:eastAsia="zh-CN"/>
        </w:rPr>
        <w:t>。</w:t>
      </w:r>
      <w:r w:rsidR="001D1584">
        <w:rPr>
          <w:rFonts w:hint="eastAsia"/>
          <w:lang w:eastAsia="zh-CN"/>
        </w:rPr>
        <w:t>并且</w:t>
      </w:r>
      <w:r w:rsidRPr="00A549B5">
        <w:rPr>
          <w:rFonts w:hint="eastAsia"/>
          <w:lang w:eastAsia="zh-CN"/>
        </w:rPr>
        <w:t>提供对持久层（</w:t>
      </w:r>
      <w:r w:rsidRPr="00A549B5">
        <w:rPr>
          <w:rFonts w:hint="eastAsia"/>
          <w:lang w:eastAsia="zh-CN"/>
        </w:rPr>
        <w:t>Persistence</w:t>
      </w:r>
      <w:r w:rsidRPr="00A549B5">
        <w:rPr>
          <w:rFonts w:hint="eastAsia"/>
          <w:lang w:eastAsia="zh-CN"/>
        </w:rPr>
        <w:t>），事物（</w:t>
      </w:r>
      <w:r w:rsidRPr="00A549B5">
        <w:rPr>
          <w:rFonts w:hint="eastAsia"/>
          <w:lang w:eastAsia="zh-CN"/>
        </w:rPr>
        <w:t>Transaction</w:t>
      </w:r>
      <w:r w:rsidRPr="00A549B5">
        <w:rPr>
          <w:rFonts w:hint="eastAsia"/>
          <w:lang w:eastAsia="zh-CN"/>
        </w:rPr>
        <w:t>）的支持。除此之外，对于现存的各种框架，</w:t>
      </w:r>
      <w:r w:rsidRPr="00A549B5">
        <w:rPr>
          <w:rFonts w:hint="eastAsia"/>
          <w:lang w:eastAsia="zh-CN"/>
        </w:rPr>
        <w:t xml:space="preserve">Spring </w:t>
      </w:r>
      <w:r w:rsidRPr="00A549B5">
        <w:rPr>
          <w:rFonts w:hint="eastAsia"/>
          <w:lang w:eastAsia="zh-CN"/>
        </w:rPr>
        <w:t>也提供了与它们整合的方案。</w:t>
      </w:r>
      <w:r w:rsidRPr="00A549B5">
        <w:rPr>
          <w:rFonts w:hint="eastAsia"/>
          <w:lang w:eastAsia="zh-CN"/>
        </w:rPr>
        <w:t>Spring</w:t>
      </w:r>
      <w:del w:id="23" w:author="Microsoft Office User" w:date="2016-05-19T00:43:00Z">
        <w:r w:rsidRPr="00A549B5" w:rsidDel="009A08C4">
          <w:rPr>
            <w:rFonts w:hint="eastAsia"/>
            <w:lang w:eastAsia="zh-CN"/>
          </w:rPr>
          <w:delText xml:space="preserve"> </w:delText>
        </w:r>
      </w:del>
      <w:ins w:id="24" w:author="Microsoft Office User" w:date="2016-05-19T00:44:00Z">
        <w:r w:rsidR="009A08C4">
          <w:rPr>
            <w:lang w:eastAsia="zh-CN"/>
          </w:rPr>
          <w:t>作为容器</w:t>
        </w:r>
      </w:ins>
      <w:del w:id="25" w:author="Microsoft Office User" w:date="2016-05-19T00:43:00Z">
        <w:r w:rsidRPr="00A549B5" w:rsidDel="009A08C4">
          <w:rPr>
            <w:rFonts w:hint="eastAsia"/>
            <w:lang w:eastAsia="zh-CN"/>
          </w:rPr>
          <w:delText>更像是一场战争中的统帅</w:delText>
        </w:r>
      </w:del>
      <w:r w:rsidRPr="00A549B5">
        <w:rPr>
          <w:rFonts w:hint="eastAsia"/>
          <w:lang w:eastAsia="zh-CN"/>
        </w:rPr>
        <w:t>，</w:t>
      </w:r>
      <w:ins w:id="26" w:author="Microsoft Office User" w:date="2016-05-19T00:45:00Z">
        <w:r w:rsidR="009A08C4">
          <w:rPr>
            <w:lang w:eastAsia="zh-CN"/>
          </w:rPr>
          <w:t>管理者</w:t>
        </w:r>
      </w:ins>
      <w:del w:id="27" w:author="Microsoft Office User" w:date="2016-05-19T00:45:00Z">
        <w:r w:rsidRPr="00A549B5" w:rsidDel="009A08C4">
          <w:rPr>
            <w:rFonts w:hint="eastAsia"/>
            <w:lang w:eastAsia="zh-CN"/>
          </w:rPr>
          <w:delText>贯穿着</w:delText>
        </w:r>
      </w:del>
      <w:r w:rsidRPr="00A549B5">
        <w:rPr>
          <w:rFonts w:hint="eastAsia"/>
          <w:lang w:eastAsia="zh-CN"/>
        </w:rPr>
        <w:t>表现层、业务层、持久层</w:t>
      </w:r>
      <w:ins w:id="28" w:author="Microsoft Office User" w:date="2016-05-19T00:45:00Z">
        <w:r w:rsidR="009A08C4">
          <w:rPr>
            <w:lang w:eastAsia="zh-CN"/>
          </w:rPr>
          <w:t>中</w:t>
        </w:r>
      </w:ins>
      <w:del w:id="29" w:author="Microsoft Office User" w:date="2016-05-19T00:45:00Z">
        <w:r w:rsidRPr="00A549B5" w:rsidDel="009A08C4">
          <w:rPr>
            <w:rFonts w:hint="eastAsia"/>
            <w:lang w:eastAsia="zh-CN"/>
          </w:rPr>
          <w:delText>，管理着</w:delText>
        </w:r>
      </w:del>
      <w:r w:rsidRPr="00A549B5">
        <w:rPr>
          <w:rFonts w:hint="eastAsia"/>
          <w:lang w:eastAsia="zh-CN"/>
        </w:rPr>
        <w:t>所有</w:t>
      </w:r>
      <w:r w:rsidRPr="00A549B5">
        <w:rPr>
          <w:rFonts w:hint="eastAsia"/>
          <w:lang w:eastAsia="zh-CN"/>
        </w:rPr>
        <w:t xml:space="preserve"> bean </w:t>
      </w:r>
      <w:r w:rsidRPr="00A549B5">
        <w:rPr>
          <w:rFonts w:hint="eastAsia"/>
          <w:lang w:eastAsia="zh-CN"/>
        </w:rPr>
        <w:t>的生命周期和</w:t>
      </w:r>
      <w:ins w:id="30" w:author="Microsoft Office User" w:date="2016-05-19T00:45:00Z">
        <w:r w:rsidR="009A08C4">
          <w:rPr>
            <w:rFonts w:hint="eastAsia"/>
            <w:lang w:eastAsia="zh-CN"/>
          </w:rPr>
          <w:t>它们</w:t>
        </w:r>
        <w:r w:rsidR="009A08C4">
          <w:rPr>
            <w:lang w:eastAsia="zh-CN"/>
          </w:rPr>
          <w:t>之间</w:t>
        </w:r>
      </w:ins>
      <w:r w:rsidRPr="00A549B5">
        <w:rPr>
          <w:rFonts w:hint="eastAsia"/>
          <w:lang w:eastAsia="zh-CN"/>
        </w:rPr>
        <w:t>组合方式。</w:t>
      </w:r>
    </w:p>
    <w:p w14:paraId="4416EB52" w14:textId="77777777" w:rsidR="004073AB" w:rsidRDefault="004073AB" w:rsidP="004073A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B9CE3A0" wp14:editId="74680FC4">
            <wp:extent cx="4186406" cy="3139938"/>
            <wp:effectExtent l="0" t="0" r="5080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pring-overview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976" cy="314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EC197" w14:textId="29F40C6B" w:rsidR="004073AB" w:rsidRDefault="004073AB" w:rsidP="004073A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2-2 Spring </w:t>
      </w:r>
      <w:r>
        <w:rPr>
          <w:lang w:eastAsia="zh-CN"/>
        </w:rPr>
        <w:t>框架模块结构</w:t>
      </w:r>
    </w:p>
    <w:p w14:paraId="48068153" w14:textId="77777777" w:rsidR="00C91675" w:rsidRDefault="00C91675" w:rsidP="00EF1675">
      <w:pPr>
        <w:pStyle w:val="a8"/>
        <w:numPr>
          <w:ilvl w:val="0"/>
          <w:numId w:val="20"/>
        </w:numPr>
        <w:ind w:firstLineChars="0"/>
        <w:rPr>
          <w:lang w:eastAsia="zh-CN"/>
        </w:rPr>
      </w:pPr>
      <w:r w:rsidRPr="00C91675">
        <w:rPr>
          <w:lang w:eastAsia="zh-CN"/>
        </w:rPr>
        <w:t>Hibernate</w:t>
      </w:r>
    </w:p>
    <w:p w14:paraId="42C9E986" w14:textId="0F54771A" w:rsidR="00C91675" w:rsidRDefault="00C91675" w:rsidP="00C91675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 xml:space="preserve">Hibernate </w:t>
      </w:r>
      <w:r>
        <w:rPr>
          <w:rFonts w:hint="eastAsia"/>
          <w:lang w:eastAsia="zh-CN"/>
        </w:rPr>
        <w:t>是一个基于</w:t>
      </w:r>
      <w:r>
        <w:rPr>
          <w:rFonts w:hint="eastAsia"/>
          <w:lang w:eastAsia="zh-CN"/>
        </w:rPr>
        <w:t xml:space="preserve"> Java</w:t>
      </w:r>
      <w:r w:rsidR="00E955EA">
        <w:rPr>
          <w:lang w:eastAsia="zh-CN"/>
        </w:rPr>
        <w:t>开发的一种</w:t>
      </w:r>
      <w:r w:rsidR="00E955EA">
        <w:rPr>
          <w:lang w:eastAsia="zh-CN"/>
        </w:rPr>
        <w:t xml:space="preserve">ORM </w:t>
      </w:r>
      <w:r w:rsidR="00431F55">
        <w:rPr>
          <w:lang w:eastAsia="zh-CN"/>
        </w:rPr>
        <w:t>（</w:t>
      </w:r>
      <w:r w:rsidR="00431F55">
        <w:rPr>
          <w:rFonts w:hint="eastAsia"/>
          <w:lang w:eastAsia="zh-CN"/>
        </w:rPr>
        <w:t>Object-Relational Mapping</w:t>
      </w:r>
      <w:r w:rsidR="00431F55">
        <w:rPr>
          <w:lang w:eastAsia="zh-CN"/>
        </w:rPr>
        <w:t>）</w:t>
      </w:r>
      <w:r w:rsidR="00E955EA">
        <w:rPr>
          <w:lang w:eastAsia="zh-CN"/>
        </w:rPr>
        <w:t>数据持久化开源框架</w:t>
      </w:r>
      <w:r>
        <w:rPr>
          <w:rFonts w:hint="eastAsia"/>
          <w:lang w:eastAsia="zh-CN"/>
        </w:rPr>
        <w:t>。它对</w:t>
      </w:r>
      <w:r>
        <w:rPr>
          <w:rFonts w:hint="eastAsia"/>
          <w:lang w:eastAsia="zh-CN"/>
        </w:rPr>
        <w:t xml:space="preserve"> JDBC </w:t>
      </w:r>
      <w:r>
        <w:rPr>
          <w:rFonts w:hint="eastAsia"/>
          <w:lang w:eastAsia="zh-CN"/>
        </w:rPr>
        <w:t>做了轻量级的封装</w:t>
      </w:r>
      <w:r w:rsidR="001622DB">
        <w:rPr>
          <w:lang w:eastAsia="zh-CN"/>
        </w:rPr>
        <w:t>，</w:t>
      </w:r>
      <w:r w:rsidR="001622DB">
        <w:rPr>
          <w:rFonts w:hint="eastAsia"/>
          <w:lang w:eastAsia="zh-CN"/>
        </w:rPr>
        <w:t>通过</w:t>
      </w:r>
      <w:r w:rsidR="001622DB">
        <w:rPr>
          <w:lang w:eastAsia="zh-CN"/>
        </w:rPr>
        <w:t>配置可以</w:t>
      </w:r>
      <w:r w:rsidR="001622DB">
        <w:rPr>
          <w:rFonts w:hint="eastAsia"/>
          <w:lang w:eastAsia="zh-CN"/>
        </w:rPr>
        <w:t>做到</w:t>
      </w:r>
      <w:r w:rsidR="001622DB">
        <w:rPr>
          <w:lang w:eastAsia="zh-CN"/>
        </w:rPr>
        <w:t>操作</w:t>
      </w:r>
      <w:r w:rsidR="001622DB">
        <w:rPr>
          <w:rFonts w:hint="eastAsia"/>
          <w:lang w:eastAsia="zh-CN"/>
        </w:rPr>
        <w:t>数据库而</w:t>
      </w:r>
      <w:r w:rsidR="001622DB">
        <w:rPr>
          <w:lang w:eastAsia="zh-CN"/>
        </w:rPr>
        <w:t>与具体数据库无关</w:t>
      </w:r>
      <w:r>
        <w:rPr>
          <w:rFonts w:hint="eastAsia"/>
          <w:lang w:eastAsia="zh-CN"/>
        </w:rPr>
        <w:t>。</w:t>
      </w:r>
      <w:r w:rsidR="00341518">
        <w:rPr>
          <w:lang w:eastAsia="zh-CN"/>
        </w:rPr>
        <w:t>和其</w:t>
      </w:r>
      <w:r w:rsidR="00341518">
        <w:rPr>
          <w:rFonts w:hint="eastAsia"/>
          <w:lang w:eastAsia="zh-CN"/>
        </w:rPr>
        <w:t>它</w:t>
      </w:r>
      <w:r w:rsidR="00570E02">
        <w:rPr>
          <w:rFonts w:hint="eastAsia"/>
          <w:lang w:eastAsia="zh-CN"/>
        </w:rPr>
        <w:t xml:space="preserve"> ORM</w:t>
      </w:r>
      <w:r w:rsidR="00341518">
        <w:rPr>
          <w:rFonts w:hint="eastAsia"/>
          <w:lang w:eastAsia="zh-CN"/>
        </w:rPr>
        <w:t>框架</w:t>
      </w:r>
      <w:r w:rsidR="00142780">
        <w:rPr>
          <w:rFonts w:hint="eastAsia"/>
          <w:lang w:eastAsia="zh-CN"/>
        </w:rPr>
        <w:t>的原理</w:t>
      </w:r>
      <w:r w:rsidR="00341518">
        <w:rPr>
          <w:lang w:eastAsia="zh-CN"/>
        </w:rPr>
        <w:t>一样，</w:t>
      </w:r>
      <w:r>
        <w:rPr>
          <w:rFonts w:hint="eastAsia"/>
          <w:lang w:eastAsia="zh-CN"/>
        </w:rPr>
        <w:t xml:space="preserve"> </w:t>
      </w:r>
      <w:r w:rsidR="00303656">
        <w:rPr>
          <w:rFonts w:hint="eastAsia"/>
          <w:lang w:eastAsia="zh-CN"/>
        </w:rPr>
        <w:t>Hib</w:t>
      </w:r>
      <w:r w:rsidR="00303656">
        <w:rPr>
          <w:lang w:eastAsia="zh-CN"/>
        </w:rPr>
        <w:t xml:space="preserve">ernate </w:t>
      </w:r>
      <w:r w:rsidR="00303656">
        <w:rPr>
          <w:rFonts w:hint="eastAsia"/>
          <w:lang w:eastAsia="zh-CN"/>
        </w:rPr>
        <w:t>框架</w:t>
      </w:r>
      <w:r w:rsidR="00235EDF">
        <w:rPr>
          <w:lang w:eastAsia="zh-CN"/>
        </w:rPr>
        <w:t>将</w:t>
      </w:r>
      <w:r>
        <w:rPr>
          <w:rFonts w:hint="eastAsia"/>
          <w:lang w:eastAsia="zh-CN"/>
        </w:rPr>
        <w:t xml:space="preserve">Java </w:t>
      </w:r>
      <w:r>
        <w:rPr>
          <w:rFonts w:hint="eastAsia"/>
          <w:lang w:eastAsia="zh-CN"/>
        </w:rPr>
        <w:t>对象</w:t>
      </w:r>
      <w:r w:rsidR="008238BB">
        <w:rPr>
          <w:rFonts w:hint="eastAsia"/>
          <w:lang w:eastAsia="zh-CN"/>
        </w:rPr>
        <w:t>间</w:t>
      </w:r>
      <w:r w:rsidR="00980DC4">
        <w:rPr>
          <w:lang w:eastAsia="zh-CN"/>
        </w:rPr>
        <w:t>的</w:t>
      </w:r>
      <w:r w:rsidR="001D170C">
        <w:rPr>
          <w:rFonts w:hint="eastAsia"/>
          <w:lang w:eastAsia="zh-CN"/>
        </w:rPr>
        <w:t>关系转换为关系数据库表</w:t>
      </w:r>
      <w:r w:rsidR="001D170C">
        <w:rPr>
          <w:lang w:eastAsia="zh-CN"/>
        </w:rPr>
        <w:t>间的关联</w:t>
      </w:r>
      <w:r w:rsidR="00662F2E">
        <w:rPr>
          <w:lang w:eastAsia="zh-CN"/>
        </w:rPr>
        <w:t>，</w:t>
      </w:r>
      <w:r w:rsidR="00662F2E">
        <w:rPr>
          <w:rFonts w:hint="eastAsia"/>
          <w:lang w:eastAsia="zh-CN"/>
        </w:rPr>
        <w:t>将</w:t>
      </w:r>
      <w:r w:rsidR="00662F2E">
        <w:rPr>
          <w:rFonts w:hint="eastAsia"/>
          <w:lang w:eastAsia="zh-CN"/>
        </w:rPr>
        <w:t>Java</w:t>
      </w:r>
      <w:r w:rsidR="00662F2E">
        <w:rPr>
          <w:lang w:eastAsia="zh-CN"/>
        </w:rPr>
        <w:t xml:space="preserve"> </w:t>
      </w:r>
      <w:r w:rsidR="00662F2E">
        <w:rPr>
          <w:rFonts w:hint="eastAsia"/>
          <w:lang w:eastAsia="zh-CN"/>
        </w:rPr>
        <w:t>对象</w:t>
      </w:r>
      <w:r w:rsidR="00662F2E">
        <w:rPr>
          <w:lang w:eastAsia="zh-CN"/>
        </w:rPr>
        <w:t>的字段映射到数据库表字段上</w:t>
      </w:r>
      <w:r>
        <w:rPr>
          <w:rFonts w:hint="eastAsia"/>
          <w:lang w:eastAsia="zh-CN"/>
        </w:rPr>
        <w:t>。</w:t>
      </w:r>
      <w:r w:rsidR="007469E2">
        <w:rPr>
          <w:rFonts w:hint="eastAsia"/>
          <w:lang w:eastAsia="zh-CN"/>
        </w:rPr>
        <w:t>开发人员通过</w:t>
      </w:r>
      <w:ins w:id="31" w:author="Microsoft Office User" w:date="2016-05-19T00:36:00Z">
        <w:r w:rsidR="009737C6">
          <w:rPr>
            <w:rFonts w:hint="eastAsia"/>
            <w:lang w:eastAsia="zh-CN"/>
          </w:rPr>
          <w:t>编写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HQL</w:t>
        </w:r>
      </w:ins>
      <w:ins w:id="32" w:author="Microsoft Office User" w:date="2016-05-19T00:37:00Z">
        <w:r w:rsidR="009737C6">
          <w:rPr>
            <w:lang w:eastAsia="zh-CN"/>
          </w:rPr>
          <w:t>（</w:t>
        </w:r>
        <w:r w:rsidR="009737C6">
          <w:rPr>
            <w:lang w:eastAsia="zh-CN"/>
          </w:rPr>
          <w:t>Hibernate  Query Language</w:t>
        </w:r>
        <w:r w:rsidR="009737C6">
          <w:rPr>
            <w:lang w:eastAsia="zh-CN"/>
          </w:rPr>
          <w:t>）</w:t>
        </w:r>
      </w:ins>
      <w:r w:rsidR="007469E2">
        <w:rPr>
          <w:lang w:eastAsia="zh-CN"/>
        </w:rPr>
        <w:t>调用</w:t>
      </w:r>
      <w:r w:rsidR="007469E2">
        <w:rPr>
          <w:lang w:eastAsia="zh-CN"/>
        </w:rPr>
        <w:t xml:space="preserve"> </w:t>
      </w:r>
      <w:r w:rsidR="007469E2">
        <w:rPr>
          <w:rFonts w:hint="eastAsia"/>
          <w:lang w:eastAsia="zh-CN"/>
        </w:rPr>
        <w:t>Hiber</w:t>
      </w:r>
      <w:r w:rsidR="007469E2">
        <w:rPr>
          <w:lang w:eastAsia="zh-CN"/>
        </w:rPr>
        <w:t xml:space="preserve">nate API </w:t>
      </w:r>
      <w:r w:rsidR="007469E2">
        <w:rPr>
          <w:lang w:eastAsia="zh-CN"/>
        </w:rPr>
        <w:t>，</w:t>
      </w:r>
      <w:ins w:id="33" w:author="Microsoft Office User" w:date="2016-05-19T00:33:00Z">
        <w:r w:rsidR="009737C6">
          <w:rPr>
            <w:lang w:eastAsia="zh-CN"/>
          </w:rPr>
          <w:t>然后</w:t>
        </w:r>
        <w:r w:rsidR="009737C6">
          <w:rPr>
            <w:rFonts w:hint="eastAsia"/>
            <w:lang w:eastAsia="zh-CN"/>
          </w:rPr>
          <w:t>将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HQL</w:t>
        </w:r>
        <w:r w:rsidR="009737C6">
          <w:rPr>
            <w:rFonts w:hint="eastAsia"/>
            <w:lang w:eastAsia="zh-CN"/>
          </w:rPr>
          <w:t>语言</w:t>
        </w:r>
      </w:ins>
      <w:ins w:id="34" w:author="Microsoft Office User" w:date="2016-05-19T00:38:00Z">
        <w:r w:rsidR="009737C6">
          <w:rPr>
            <w:rFonts w:hint="eastAsia"/>
            <w:lang w:eastAsia="zh-CN"/>
          </w:rPr>
          <w:t>解析</w:t>
        </w:r>
        <w:r w:rsidR="009737C6">
          <w:rPr>
            <w:lang w:eastAsia="zh-CN"/>
          </w:rPr>
          <w:t>成</w:t>
        </w:r>
      </w:ins>
      <w:del w:id="35" w:author="Microsoft Office User" w:date="2016-05-19T00:38:00Z">
        <w:r w:rsidDel="009737C6">
          <w:rPr>
            <w:rFonts w:hint="eastAsia"/>
            <w:lang w:eastAsia="zh-CN"/>
          </w:rPr>
          <w:delText>Hibernate</w:delText>
        </w:r>
        <w:r w:rsidDel="009737C6">
          <w:rPr>
            <w:rFonts w:hint="eastAsia"/>
            <w:lang w:eastAsia="zh-CN"/>
          </w:rPr>
          <w:delText>把</w:delText>
        </w:r>
      </w:del>
      <w:r>
        <w:rPr>
          <w:rFonts w:hint="eastAsia"/>
          <w:lang w:eastAsia="zh-CN"/>
        </w:rPr>
        <w:t xml:space="preserve"> SQL</w:t>
      </w:r>
      <w:ins w:id="36" w:author="Microsoft Office User" w:date="2016-05-19T00:38:00Z">
        <w:r w:rsidR="009737C6">
          <w:rPr>
            <w:lang w:eastAsia="zh-CN"/>
          </w:rPr>
          <w:t>，</w:t>
        </w:r>
        <w:r w:rsidR="009737C6">
          <w:rPr>
            <w:rFonts w:hint="eastAsia"/>
            <w:lang w:eastAsia="zh-CN"/>
          </w:rPr>
          <w:t>通过</w:t>
        </w:r>
        <w:r w:rsidR="009737C6">
          <w:rPr>
            <w:lang w:eastAsia="zh-CN"/>
          </w:rPr>
          <w:t xml:space="preserve"> </w:t>
        </w:r>
        <w:r w:rsidR="009737C6">
          <w:rPr>
            <w:rFonts w:hint="eastAsia"/>
            <w:lang w:eastAsia="zh-CN"/>
          </w:rPr>
          <w:t>JDBC</w:t>
        </w:r>
        <w:r w:rsidR="009A08C4">
          <w:rPr>
            <w:rFonts w:hint="eastAsia"/>
            <w:lang w:eastAsia="zh-CN"/>
          </w:rPr>
          <w:t>操作</w:t>
        </w:r>
      </w:ins>
      <w:del w:id="37" w:author="Microsoft Office User" w:date="2016-05-19T00:38:00Z">
        <w:r w:rsidDel="009A08C4">
          <w:rPr>
            <w:rFonts w:hint="eastAsia"/>
            <w:lang w:eastAsia="zh-CN"/>
          </w:rPr>
          <w:delText xml:space="preserve"> </w:delText>
        </w:r>
        <w:r w:rsidDel="009737C6">
          <w:rPr>
            <w:rFonts w:hint="eastAsia"/>
            <w:lang w:eastAsia="zh-CN"/>
          </w:rPr>
          <w:delText xml:space="preserve"> </w:delText>
        </w:r>
      </w:del>
      <w:del w:id="38" w:author="Microsoft Office User" w:date="2016-05-19T00:39:00Z">
        <w:r w:rsidDel="009A08C4">
          <w:rPr>
            <w:rFonts w:hint="eastAsia"/>
            <w:lang w:eastAsia="zh-CN"/>
          </w:rPr>
          <w:delText>语句传给</w:delText>
        </w:r>
      </w:del>
      <w:r>
        <w:rPr>
          <w:rFonts w:hint="eastAsia"/>
          <w:lang w:eastAsia="zh-CN"/>
        </w:rPr>
        <w:t>数据库，并且把数据库返回的结果</w:t>
      </w:r>
      <w:ins w:id="39" w:author="Microsoft Office User" w:date="2016-05-19T00:39:00Z">
        <w:r w:rsidR="009A08C4">
          <w:rPr>
            <w:lang w:eastAsia="zh-CN"/>
          </w:rPr>
          <w:t>封</w:t>
        </w:r>
      </w:ins>
      <w:del w:id="40" w:author="Microsoft Office User" w:date="2016-05-19T00:39:00Z">
        <w:r w:rsidDel="009A08C4">
          <w:rPr>
            <w:rFonts w:hint="eastAsia"/>
            <w:lang w:eastAsia="zh-CN"/>
          </w:rPr>
          <w:delText>分</w:delText>
        </w:r>
      </w:del>
      <w:r>
        <w:rPr>
          <w:rFonts w:hint="eastAsia"/>
          <w:lang w:eastAsia="zh-CN"/>
        </w:rPr>
        <w:t>装成对象</w:t>
      </w:r>
      <w:ins w:id="41" w:author="Microsoft Office User" w:date="2016-05-19T00:39:00Z">
        <w:r w:rsidR="009A08C4">
          <w:rPr>
            <w:lang w:eastAsia="zh-CN"/>
          </w:rPr>
          <w:t>。</w:t>
        </w:r>
      </w:ins>
      <w:del w:id="42" w:author="Microsoft Office User" w:date="2016-05-19T00:39:00Z">
        <w:r w:rsidDel="009A08C4">
          <w:rPr>
            <w:rFonts w:hint="eastAsia"/>
            <w:lang w:eastAsia="zh-CN"/>
          </w:rPr>
          <w:delText>。内部封装了</w:delText>
        </w:r>
        <w:r w:rsidDel="009A08C4">
          <w:rPr>
            <w:rFonts w:hint="eastAsia"/>
            <w:lang w:eastAsia="zh-CN"/>
          </w:rPr>
          <w:delText xml:space="preserve"> JDBC </w:delText>
        </w:r>
        <w:r w:rsidDel="009A08C4">
          <w:rPr>
            <w:rFonts w:hint="eastAsia"/>
            <w:lang w:eastAsia="zh-CN"/>
          </w:rPr>
          <w:delText>访问数据库的操作，向上层应用提供了面向对象的数据库访问</w:delText>
        </w:r>
        <w:r w:rsidDel="009A08C4">
          <w:rPr>
            <w:rFonts w:hint="eastAsia"/>
            <w:lang w:eastAsia="zh-CN"/>
          </w:rPr>
          <w:delText xml:space="preserve"> API</w:delText>
        </w:r>
        <w:r w:rsidDel="009A08C4">
          <w:rPr>
            <w:rFonts w:hint="eastAsia"/>
            <w:lang w:eastAsia="zh-CN"/>
          </w:rPr>
          <w:delText>。</w:delText>
        </w:r>
      </w:del>
      <w:r w:rsidRPr="00C91675">
        <w:rPr>
          <w:rFonts w:hint="eastAsia"/>
          <w:lang w:eastAsia="zh-CN"/>
        </w:rPr>
        <w:t>如下图</w:t>
      </w:r>
      <w:r w:rsidRPr="00C91675">
        <w:rPr>
          <w:rFonts w:hint="eastAsia"/>
          <w:lang w:eastAsia="zh-CN"/>
        </w:rPr>
        <w:t xml:space="preserve"> 2-3</w:t>
      </w:r>
      <w:r w:rsidRPr="00C91675">
        <w:rPr>
          <w:rFonts w:hint="eastAsia"/>
          <w:lang w:eastAsia="zh-CN"/>
        </w:rPr>
        <w:t>所示</w:t>
      </w:r>
      <w:r>
        <w:rPr>
          <w:lang w:eastAsia="zh-CN"/>
        </w:rPr>
        <w:t>，</w:t>
      </w:r>
      <w:r w:rsidR="000224AD">
        <w:rPr>
          <w:rFonts w:hint="eastAsia"/>
          <w:lang w:eastAsia="zh-CN"/>
        </w:rPr>
        <w:t>在</w:t>
      </w:r>
      <w:r w:rsidR="000224AD">
        <w:rPr>
          <w:lang w:eastAsia="zh-CN"/>
        </w:rPr>
        <w:t xml:space="preserve">Java </w:t>
      </w:r>
      <w:r w:rsidR="000224AD">
        <w:rPr>
          <w:rFonts w:hint="eastAsia"/>
          <w:lang w:eastAsia="zh-CN"/>
        </w:rPr>
        <w:t>开发</w:t>
      </w:r>
      <w:r w:rsidR="000224AD">
        <w:rPr>
          <w:lang w:eastAsia="zh-CN"/>
        </w:rPr>
        <w:t>过程中，</w:t>
      </w:r>
      <w:r>
        <w:rPr>
          <w:rFonts w:hint="eastAsia"/>
          <w:lang w:eastAsia="zh-CN"/>
        </w:rPr>
        <w:t xml:space="preserve">Hibernate </w:t>
      </w:r>
      <w:r w:rsidR="00154151">
        <w:rPr>
          <w:rFonts w:hint="eastAsia"/>
          <w:lang w:eastAsia="zh-CN"/>
        </w:rPr>
        <w:t>是</w:t>
      </w:r>
      <w:r>
        <w:rPr>
          <w:rFonts w:hint="eastAsia"/>
          <w:lang w:eastAsia="zh-CN"/>
        </w:rPr>
        <w:t>传统</w:t>
      </w:r>
      <w:r>
        <w:rPr>
          <w:rFonts w:hint="eastAsia"/>
          <w:lang w:eastAsia="zh-CN"/>
        </w:rPr>
        <w:t xml:space="preserve"> Java </w:t>
      </w:r>
      <w:r w:rsidR="00154151">
        <w:rPr>
          <w:rFonts w:hint="eastAsia"/>
          <w:lang w:eastAsia="zh-CN"/>
        </w:rPr>
        <w:t>对象到</w:t>
      </w:r>
      <w:r>
        <w:rPr>
          <w:rFonts w:hint="eastAsia"/>
          <w:lang w:eastAsia="zh-CN"/>
        </w:rPr>
        <w:t>数据库</w:t>
      </w:r>
      <w:r w:rsidR="00154151">
        <w:rPr>
          <w:lang w:eastAsia="zh-CN"/>
        </w:rPr>
        <w:t>表</w:t>
      </w:r>
      <w:r>
        <w:rPr>
          <w:rFonts w:hint="eastAsia"/>
          <w:lang w:eastAsia="zh-CN"/>
        </w:rPr>
        <w:t>之间</w:t>
      </w:r>
      <w:r w:rsidR="00154151">
        <w:rPr>
          <w:lang w:eastAsia="zh-CN"/>
        </w:rPr>
        <w:t>的桥梁</w:t>
      </w:r>
      <w:r>
        <w:rPr>
          <w:rFonts w:hint="eastAsia"/>
          <w:lang w:eastAsia="zh-CN"/>
        </w:rPr>
        <w:t>，</w:t>
      </w:r>
      <w:r w:rsidR="00B80AA0">
        <w:rPr>
          <w:rFonts w:hint="eastAsia"/>
          <w:lang w:eastAsia="zh-CN"/>
        </w:rPr>
        <w:t>通过</w:t>
      </w:r>
      <w:r w:rsidR="00B80AA0">
        <w:rPr>
          <w:lang w:eastAsia="zh-CN"/>
        </w:rPr>
        <w:t xml:space="preserve">Hibernate </w:t>
      </w:r>
      <w:r w:rsidR="00B80AA0">
        <w:rPr>
          <w:rFonts w:hint="eastAsia"/>
          <w:lang w:eastAsia="zh-CN"/>
        </w:rPr>
        <w:t>A</w:t>
      </w:r>
      <w:r w:rsidR="00B80AA0">
        <w:rPr>
          <w:lang w:eastAsia="zh-CN"/>
        </w:rPr>
        <w:t>PI</w:t>
      </w:r>
      <w:r>
        <w:rPr>
          <w:rFonts w:hint="eastAsia"/>
          <w:lang w:eastAsia="zh-CN"/>
        </w:rPr>
        <w:t>对</w:t>
      </w:r>
      <w:r w:rsidR="000D36A6">
        <w:rPr>
          <w:lang w:eastAsia="zh-CN"/>
        </w:rPr>
        <w:t>作用</w:t>
      </w:r>
      <w:r w:rsidR="000D36A6">
        <w:rPr>
          <w:rFonts w:hint="eastAsia"/>
          <w:lang w:eastAsia="zh-CN"/>
        </w:rPr>
        <w:t>于</w:t>
      </w:r>
      <w:r w:rsidR="000D36A6">
        <w:rPr>
          <w:lang w:eastAsia="zh-CN"/>
        </w:rPr>
        <w:t>对象，</w:t>
      </w:r>
      <w:r w:rsidR="000D36A6">
        <w:rPr>
          <w:rFonts w:hint="eastAsia"/>
          <w:lang w:eastAsia="zh-CN"/>
        </w:rPr>
        <w:t>便可以</w:t>
      </w:r>
      <w:r w:rsidR="00D73A6E">
        <w:rPr>
          <w:rFonts w:hint="eastAsia"/>
          <w:lang w:eastAsia="zh-CN"/>
        </w:rPr>
        <w:t>对象</w:t>
      </w:r>
      <w:r w:rsidR="00D73A6E">
        <w:rPr>
          <w:lang w:eastAsia="zh-CN"/>
        </w:rPr>
        <w:t>或者数据</w:t>
      </w:r>
      <w:r>
        <w:rPr>
          <w:rFonts w:hint="eastAsia"/>
          <w:lang w:eastAsia="zh-CN"/>
        </w:rPr>
        <w:t>进行持久化操作</w:t>
      </w:r>
      <w:r>
        <w:rPr>
          <w:lang w:eastAsia="zh-CN"/>
        </w:rPr>
        <w:t>。</w:t>
      </w:r>
    </w:p>
    <w:p w14:paraId="0B592F1D" w14:textId="77777777" w:rsidR="00BD3A25" w:rsidRDefault="00BD3A25" w:rsidP="00C91675">
      <w:pPr>
        <w:ind w:firstLineChars="0" w:firstLine="480"/>
        <w:rPr>
          <w:lang w:eastAsia="zh-CN"/>
        </w:rPr>
      </w:pPr>
    </w:p>
    <w:p w14:paraId="7F2EAADC" w14:textId="77777777" w:rsidR="00BD3A25" w:rsidRDefault="00BD3A25" w:rsidP="00BD3A25">
      <w:pPr>
        <w:keepNext/>
        <w:spacing w:line="240" w:lineRule="auto"/>
        <w:ind w:firstLineChars="0" w:firstLine="0"/>
        <w:jc w:val="center"/>
      </w:pPr>
      <w:r w:rsidRPr="00E06B04">
        <w:rPr>
          <w:rFonts w:hint="eastAsia"/>
          <w:noProof/>
          <w:lang w:eastAsia="zh-CN"/>
        </w:rPr>
        <w:drawing>
          <wp:inline distT="0" distB="0" distL="0" distR="0" wp14:anchorId="35E60B26" wp14:editId="5546773C">
            <wp:extent cx="3849312" cy="1137412"/>
            <wp:effectExtent l="0" t="0" r="12065" b="571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ibernate_position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1854" cy="1147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9A38" w14:textId="45F422A6" w:rsidR="00B80AA0" w:rsidRPr="00C91675" w:rsidRDefault="00BD3A25" w:rsidP="00BD3A2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2-3 Hibernate </w:t>
      </w:r>
      <w:r>
        <w:rPr>
          <w:lang w:eastAsia="zh-CN"/>
        </w:rPr>
        <w:t>位置关系</w:t>
      </w:r>
    </w:p>
    <w:p w14:paraId="66B2D0CB" w14:textId="6E3F1296" w:rsidR="006A3FA9" w:rsidRDefault="006A3FA9" w:rsidP="00EF1675">
      <w:pPr>
        <w:pStyle w:val="3"/>
        <w:numPr>
          <w:ilvl w:val="2"/>
          <w:numId w:val="2"/>
        </w:numPr>
        <w:ind w:firstLineChars="0"/>
      </w:pPr>
      <w:r w:rsidRPr="006A3FA9">
        <w:rPr>
          <w:rFonts w:hint="eastAsia"/>
        </w:rPr>
        <w:t>工作流</w:t>
      </w:r>
      <w:r>
        <w:t>框架</w:t>
      </w:r>
    </w:p>
    <w:p w14:paraId="4B3C67BB" w14:textId="504822B4" w:rsidR="00913B2C" w:rsidRDefault="00435989" w:rsidP="00441FEF">
      <w:pPr>
        <w:ind w:firstLine="480"/>
        <w:rPr>
          <w:lang w:eastAsia="zh-CN"/>
        </w:rPr>
      </w:pPr>
      <w:r>
        <w:rPr>
          <w:rFonts w:hint="eastAsia"/>
          <w:lang w:eastAsia="zh-CN"/>
        </w:rPr>
        <w:t>一般</w:t>
      </w:r>
      <w:r>
        <w:rPr>
          <w:lang w:eastAsia="zh-CN"/>
        </w:rPr>
        <w:t>而言</w:t>
      </w:r>
      <w:r w:rsidR="002524D7">
        <w:rPr>
          <w:lang w:eastAsia="zh-CN"/>
        </w:rPr>
        <w:t>，一个成熟的</w:t>
      </w:r>
      <w:r w:rsidR="007D105C">
        <w:rPr>
          <w:rFonts w:hint="eastAsia"/>
          <w:lang w:eastAsia="zh-CN"/>
        </w:rPr>
        <w:t>运行</w:t>
      </w:r>
      <w:r w:rsidR="007D105C">
        <w:rPr>
          <w:lang w:eastAsia="zh-CN"/>
        </w:rPr>
        <w:t>成熟的工作流</w:t>
      </w:r>
      <w:r w:rsidR="007D105C">
        <w:rPr>
          <w:rFonts w:hint="eastAsia"/>
          <w:lang w:eastAsia="zh-CN"/>
        </w:rPr>
        <w:t>流转</w:t>
      </w:r>
      <w:r w:rsidR="007D105C">
        <w:rPr>
          <w:lang w:eastAsia="zh-CN"/>
        </w:rPr>
        <w:t>程序</w:t>
      </w:r>
      <w:r w:rsidR="002524D7">
        <w:rPr>
          <w:lang w:eastAsia="zh-CN"/>
        </w:rPr>
        <w:t>会</w:t>
      </w:r>
      <w:r w:rsidR="007D105C">
        <w:rPr>
          <w:rFonts w:hint="eastAsia"/>
          <w:lang w:eastAsia="zh-CN"/>
        </w:rPr>
        <w:t>经历</w:t>
      </w:r>
      <w:r w:rsidR="007D105C">
        <w:rPr>
          <w:lang w:eastAsia="zh-CN"/>
        </w:rPr>
        <w:t>5</w:t>
      </w:r>
      <w:r w:rsidR="007D105C">
        <w:rPr>
          <w:rFonts w:hint="eastAsia"/>
          <w:lang w:eastAsia="zh-CN"/>
        </w:rPr>
        <w:t>个</w:t>
      </w:r>
      <w:r w:rsidR="007D105C">
        <w:rPr>
          <w:lang w:eastAsia="zh-CN"/>
        </w:rPr>
        <w:t>过程</w:t>
      </w:r>
      <w:r w:rsidR="00441FEF">
        <w:rPr>
          <w:lang w:eastAsia="zh-CN"/>
        </w:rPr>
        <w:t>，</w:t>
      </w:r>
      <w:r w:rsidR="00441FEF">
        <w:rPr>
          <w:rFonts w:hint="eastAsia"/>
          <w:lang w:eastAsia="zh-CN"/>
        </w:rPr>
        <w:t>定义</w:t>
      </w:r>
      <w:r w:rsidR="00441FEF">
        <w:rPr>
          <w:lang w:eastAsia="zh-CN"/>
        </w:rPr>
        <w:t>、发布、</w:t>
      </w:r>
      <w:r w:rsidR="00441FEF">
        <w:rPr>
          <w:rFonts w:hint="eastAsia"/>
          <w:lang w:eastAsia="zh-CN"/>
        </w:rPr>
        <w:t>执行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监控</w:t>
      </w:r>
      <w:r w:rsidR="00441FEF">
        <w:rPr>
          <w:lang w:eastAsia="zh-CN"/>
        </w:rPr>
        <w:t>、</w:t>
      </w:r>
      <w:r w:rsidR="00441FEF">
        <w:rPr>
          <w:rFonts w:hint="eastAsia"/>
          <w:lang w:eastAsia="zh-CN"/>
        </w:rPr>
        <w:t>优化</w:t>
      </w:r>
      <w:r w:rsidR="00441FEF">
        <w:rPr>
          <w:lang w:eastAsia="zh-CN"/>
        </w:rPr>
        <w:t>。</w:t>
      </w:r>
      <w:r w:rsidR="000A6EB6">
        <w:rPr>
          <w:rFonts w:hint="eastAsia"/>
          <w:lang w:eastAsia="zh-CN"/>
        </w:rPr>
        <w:t>而</w:t>
      </w:r>
      <w:r w:rsidR="000A6EB6">
        <w:rPr>
          <w:lang w:eastAsia="zh-CN"/>
        </w:rPr>
        <w:t>工作流的业务流转是依赖于一个</w:t>
      </w:r>
      <w:r w:rsidR="00475400">
        <w:rPr>
          <w:lang w:eastAsia="zh-CN"/>
        </w:rPr>
        <w:t>遵循</w:t>
      </w:r>
      <w:r w:rsidR="00475400">
        <w:rPr>
          <w:lang w:eastAsia="zh-CN"/>
        </w:rPr>
        <w:t xml:space="preserve"> </w:t>
      </w:r>
      <w:r w:rsidR="00475400" w:rsidRPr="0078166D">
        <w:rPr>
          <w:rFonts w:hint="eastAsia"/>
          <w:lang w:eastAsia="zh-CN"/>
        </w:rPr>
        <w:t>BPMN</w:t>
      </w:r>
      <w:r w:rsidR="00475400">
        <w:rPr>
          <w:rFonts w:hint="eastAsia"/>
          <w:lang w:eastAsia="zh-CN"/>
        </w:rPr>
        <w:t>规范</w:t>
      </w:r>
      <w:r w:rsidR="00475400">
        <w:rPr>
          <w:lang w:eastAsia="zh-CN"/>
        </w:rPr>
        <w:t>的</w:t>
      </w:r>
      <w:r w:rsidR="007E7EA9">
        <w:rPr>
          <w:lang w:eastAsia="zh-CN"/>
        </w:rPr>
        <w:t>描述文件</w:t>
      </w:r>
      <w:r w:rsidR="009C4542">
        <w:rPr>
          <w:lang w:eastAsia="zh-CN"/>
        </w:rPr>
        <w:t>。</w:t>
      </w:r>
      <w:r w:rsidR="000E51C9">
        <w:rPr>
          <w:rFonts w:hint="eastAsia"/>
          <w:lang w:eastAsia="zh-CN"/>
        </w:rPr>
        <w:t>通俗</w:t>
      </w:r>
      <w:r w:rsidR="000E51C9">
        <w:rPr>
          <w:lang w:eastAsia="zh-CN"/>
        </w:rPr>
        <w:t>来讲这个文件定义了</w:t>
      </w:r>
      <w:r w:rsidR="000E51C9">
        <w:rPr>
          <w:rFonts w:hint="eastAsia"/>
          <w:lang w:eastAsia="zh-CN"/>
        </w:rPr>
        <w:t>工作</w:t>
      </w:r>
      <w:r w:rsidR="000E51C9">
        <w:rPr>
          <w:lang w:eastAsia="zh-CN"/>
        </w:rPr>
        <w:t>流的流程，</w:t>
      </w:r>
      <w:r w:rsidR="000E51C9">
        <w:rPr>
          <w:rFonts w:hint="eastAsia"/>
          <w:lang w:eastAsia="zh-CN"/>
        </w:rPr>
        <w:t>是</w:t>
      </w:r>
      <w:r w:rsidR="000E51C9">
        <w:rPr>
          <w:lang w:eastAsia="zh-CN"/>
        </w:rPr>
        <w:t>整个工作流业务流转的关键文件。</w:t>
      </w:r>
      <w:r w:rsidR="00811F7C">
        <w:rPr>
          <w:rFonts w:hint="eastAsia"/>
          <w:lang w:eastAsia="zh-CN"/>
        </w:rPr>
        <w:t>由于它</w:t>
      </w:r>
      <w:r w:rsidR="00811F7C">
        <w:rPr>
          <w:lang w:eastAsia="zh-CN"/>
        </w:rPr>
        <w:t>是一个规范，所以任何流程设计器</w:t>
      </w:r>
      <w:r w:rsidR="00EC3101">
        <w:rPr>
          <w:rFonts w:hint="eastAsia"/>
          <w:lang w:eastAsia="zh-CN"/>
        </w:rPr>
        <w:t>和</w:t>
      </w:r>
      <w:r w:rsidR="00EC3101">
        <w:rPr>
          <w:lang w:eastAsia="zh-CN"/>
        </w:rPr>
        <w:t>符合</w:t>
      </w:r>
      <w:r w:rsidR="00EC3101">
        <w:rPr>
          <w:lang w:eastAsia="zh-CN"/>
        </w:rPr>
        <w:t>BPMN</w:t>
      </w:r>
      <w:r w:rsidR="00EC3101">
        <w:rPr>
          <w:lang w:eastAsia="zh-CN"/>
        </w:rPr>
        <w:t>规范的流程引擎都可以</w:t>
      </w:r>
      <w:r w:rsidR="00EC3101">
        <w:rPr>
          <w:rFonts w:hint="eastAsia"/>
          <w:lang w:eastAsia="zh-CN"/>
        </w:rPr>
        <w:t>解析</w:t>
      </w:r>
      <w:r w:rsidR="00EC3101">
        <w:rPr>
          <w:lang w:eastAsia="zh-CN"/>
        </w:rPr>
        <w:t>这个</w:t>
      </w:r>
      <w:r w:rsidR="00EC3101">
        <w:rPr>
          <w:rFonts w:hint="eastAsia"/>
          <w:lang w:eastAsia="zh-CN"/>
        </w:rPr>
        <w:t>文件</w:t>
      </w:r>
      <w:r w:rsidR="0078166D" w:rsidRPr="0078166D">
        <w:rPr>
          <w:rFonts w:hint="eastAsia"/>
          <w:lang w:eastAsia="zh-CN"/>
        </w:rPr>
        <w:t>。</w:t>
      </w:r>
      <w:r w:rsidR="00AC5267">
        <w:rPr>
          <w:rFonts w:hint="eastAsia"/>
          <w:lang w:eastAsia="zh-CN"/>
        </w:rPr>
        <w:t>而目前</w:t>
      </w:r>
      <w:r w:rsidR="00AC5267">
        <w:rPr>
          <w:lang w:eastAsia="zh-CN"/>
        </w:rPr>
        <w:t>盛行的</w:t>
      </w:r>
      <w:r w:rsidR="00FF49F3">
        <w:rPr>
          <w:lang w:eastAsia="zh-CN"/>
        </w:rPr>
        <w:t>新一代工作流框架</w:t>
      </w:r>
      <w:r w:rsidR="00915B14" w:rsidRPr="0078166D">
        <w:rPr>
          <w:rFonts w:hint="eastAsia"/>
          <w:lang w:eastAsia="zh-CN"/>
        </w:rPr>
        <w:t>Activiti</w:t>
      </w:r>
      <w:r w:rsidR="00AC5267">
        <w:rPr>
          <w:lang w:eastAsia="zh-CN"/>
        </w:rPr>
        <w:t>，</w:t>
      </w:r>
      <w:r w:rsidR="00915B14" w:rsidRPr="0078166D">
        <w:rPr>
          <w:rFonts w:hint="eastAsia"/>
          <w:lang w:eastAsia="zh-CN"/>
        </w:rPr>
        <w:t xml:space="preserve"> </w:t>
      </w:r>
      <w:r w:rsidR="00915B14" w:rsidRPr="0078166D">
        <w:rPr>
          <w:rFonts w:hint="eastAsia"/>
          <w:lang w:eastAsia="zh-CN"/>
        </w:rPr>
        <w:t>支持并扩展了</w:t>
      </w:r>
      <w:r w:rsidR="00915B14" w:rsidRPr="0078166D">
        <w:rPr>
          <w:rFonts w:hint="eastAsia"/>
          <w:lang w:eastAsia="zh-CN"/>
        </w:rPr>
        <w:t>BPMN 2.0</w:t>
      </w:r>
      <w:r w:rsidR="00915B14">
        <w:rPr>
          <w:lang w:eastAsia="zh-CN"/>
        </w:rPr>
        <w:t>。</w:t>
      </w:r>
    </w:p>
    <w:p w14:paraId="20A9D6E6" w14:textId="3E319346" w:rsidR="00994BD1" w:rsidRDefault="00AB2C50" w:rsidP="00075255">
      <w:pPr>
        <w:ind w:firstLine="480"/>
        <w:rPr>
          <w:lang w:eastAsia="zh-CN"/>
        </w:rPr>
      </w:pPr>
      <w:r>
        <w:rPr>
          <w:rFonts w:hint="eastAsia"/>
          <w:lang w:eastAsia="zh-CN"/>
        </w:rPr>
        <w:t>由于</w:t>
      </w:r>
      <w:r>
        <w:rPr>
          <w:lang w:eastAsia="zh-CN"/>
        </w:rPr>
        <w:t xml:space="preserve">Activiti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流行和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</w:t>
      </w:r>
      <w:r>
        <w:rPr>
          <w:rFonts w:hint="eastAsia"/>
          <w:lang w:eastAsia="zh-CN"/>
        </w:rPr>
        <w:t>的</w:t>
      </w:r>
      <w:r>
        <w:rPr>
          <w:lang w:eastAsia="zh-CN"/>
        </w:rPr>
        <w:t>强大，</w:t>
      </w:r>
      <w:r>
        <w:rPr>
          <w:lang w:eastAsia="zh-CN"/>
        </w:rPr>
        <w:t xml:space="preserve">Activiti 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很轻易的集成到</w:t>
      </w:r>
      <w:r>
        <w:rPr>
          <w:lang w:eastAsia="zh-CN"/>
        </w:rPr>
        <w:t xml:space="preserve">Spring </w:t>
      </w:r>
      <w:r>
        <w:rPr>
          <w:rFonts w:hint="eastAsia"/>
          <w:lang w:eastAsia="zh-CN"/>
        </w:rPr>
        <w:t>中</w:t>
      </w:r>
      <w:r>
        <w:rPr>
          <w:lang w:eastAsia="zh-CN"/>
        </w:rPr>
        <w:t>来。</w:t>
      </w:r>
      <w:r w:rsidR="0044060F">
        <w:rPr>
          <w:lang w:eastAsia="zh-CN"/>
        </w:rPr>
        <w:t>并且</w:t>
      </w:r>
      <w:r w:rsidR="00994BD1" w:rsidRPr="00AC4F08">
        <w:rPr>
          <w:rFonts w:hint="eastAsia"/>
          <w:lang w:eastAsia="zh-CN"/>
        </w:rPr>
        <w:t xml:space="preserve">Activiti </w:t>
      </w:r>
      <w:r w:rsidR="00994BD1" w:rsidRPr="00AC4F08">
        <w:rPr>
          <w:rFonts w:hint="eastAsia"/>
          <w:lang w:eastAsia="zh-CN"/>
        </w:rPr>
        <w:t>团队专门设计了用来设计</w:t>
      </w:r>
      <w:r w:rsidR="00994BD1" w:rsidRPr="00AC4F08">
        <w:rPr>
          <w:rFonts w:hint="eastAsia"/>
          <w:lang w:eastAsia="zh-CN"/>
        </w:rPr>
        <w:t xml:space="preserve">BPMN 2.0 </w:t>
      </w:r>
      <w:r w:rsidR="00994BD1" w:rsidRPr="00AC4F08">
        <w:rPr>
          <w:rFonts w:hint="eastAsia"/>
          <w:lang w:eastAsia="zh-CN"/>
        </w:rPr>
        <w:t>规范的流程设计器—</w:t>
      </w:r>
      <w:r w:rsidR="00994BD1" w:rsidRPr="00AC4F08">
        <w:rPr>
          <w:rFonts w:hint="eastAsia"/>
          <w:lang w:eastAsia="zh-CN"/>
        </w:rPr>
        <w:t>Eclipse Designer</w:t>
      </w:r>
      <w:r w:rsidR="00994BD1" w:rsidRPr="00AC4F08">
        <w:rPr>
          <w:rFonts w:hint="eastAsia"/>
          <w:lang w:eastAsia="zh-CN"/>
        </w:rPr>
        <w:t>。此外还有</w:t>
      </w:r>
      <w:r w:rsidR="00994BD1" w:rsidRPr="00AC4F08">
        <w:rPr>
          <w:rFonts w:hint="eastAsia"/>
          <w:lang w:eastAsia="zh-CN"/>
        </w:rPr>
        <w:t xml:space="preserve">Signavio </w:t>
      </w:r>
      <w:r w:rsidR="00994BD1" w:rsidRPr="00AC4F08">
        <w:rPr>
          <w:rFonts w:hint="eastAsia"/>
          <w:lang w:eastAsia="zh-CN"/>
        </w:rPr>
        <w:t>公司为</w:t>
      </w:r>
      <w:r w:rsidR="00994BD1" w:rsidRPr="00AC4F08">
        <w:rPr>
          <w:rFonts w:hint="eastAsia"/>
          <w:lang w:eastAsia="zh-CN"/>
        </w:rPr>
        <w:t xml:space="preserve">Activiti </w:t>
      </w:r>
      <w:r w:rsidR="00994BD1" w:rsidRPr="00AC4F08">
        <w:rPr>
          <w:rFonts w:hint="eastAsia"/>
          <w:lang w:eastAsia="zh-CN"/>
        </w:rPr>
        <w:t>定制的基于</w:t>
      </w:r>
      <w:r w:rsidR="00994BD1" w:rsidRPr="00AC4F08">
        <w:rPr>
          <w:rFonts w:hint="eastAsia"/>
          <w:lang w:eastAsia="zh-CN"/>
        </w:rPr>
        <w:t xml:space="preserve">Web </w:t>
      </w:r>
      <w:r w:rsidR="00994BD1" w:rsidRPr="00AC4F08">
        <w:rPr>
          <w:rFonts w:hint="eastAsia"/>
          <w:lang w:eastAsia="zh-CN"/>
        </w:rPr>
        <w:t>的</w:t>
      </w:r>
      <w:r w:rsidR="00994BD1" w:rsidRPr="00AC4F08">
        <w:rPr>
          <w:rFonts w:hint="eastAsia"/>
          <w:lang w:eastAsia="zh-CN"/>
        </w:rPr>
        <w:t xml:space="preserve">Activiti Modeler </w:t>
      </w:r>
      <w:r w:rsidR="00994BD1" w:rsidRPr="00AC4F08">
        <w:rPr>
          <w:rFonts w:hint="eastAsia"/>
          <w:lang w:eastAsia="zh-CN"/>
        </w:rPr>
        <w:t>流程设计器</w:t>
      </w:r>
      <w:r w:rsidR="00994BD1">
        <w:rPr>
          <w:lang w:eastAsia="zh-CN"/>
        </w:rPr>
        <w:t>。</w:t>
      </w:r>
    </w:p>
    <w:p w14:paraId="1E3DB989" w14:textId="6D21FF77" w:rsidR="00812621" w:rsidRDefault="002478F5" w:rsidP="00697632">
      <w:pPr>
        <w:ind w:firstLineChars="0" w:firstLine="480"/>
        <w:rPr>
          <w:lang w:eastAsia="zh-CN"/>
        </w:rPr>
      </w:pPr>
      <w:r>
        <w:rPr>
          <w:lang w:eastAsia="zh-CN"/>
        </w:rPr>
        <w:t xml:space="preserve">Activiti </w:t>
      </w:r>
      <w:r w:rsidR="007717D5">
        <w:rPr>
          <w:rFonts w:hint="eastAsia"/>
          <w:lang w:eastAsia="zh-CN"/>
        </w:rPr>
        <w:t>涉及</w:t>
      </w:r>
      <w:r w:rsidR="007717D5">
        <w:rPr>
          <w:lang w:eastAsia="zh-CN"/>
        </w:rPr>
        <w:t>23</w:t>
      </w:r>
      <w:r w:rsidR="007717D5">
        <w:rPr>
          <w:lang w:eastAsia="zh-CN"/>
        </w:rPr>
        <w:t>张表，并且表</w:t>
      </w:r>
      <w:r w:rsidR="007717D5">
        <w:rPr>
          <w:rFonts w:hint="eastAsia"/>
          <w:lang w:eastAsia="zh-CN"/>
        </w:rPr>
        <w:t>设计简洁</w:t>
      </w:r>
      <w:r w:rsidR="007717D5">
        <w:rPr>
          <w:lang w:eastAsia="zh-CN"/>
        </w:rPr>
        <w:t>清晰，</w:t>
      </w:r>
      <w:r w:rsidR="007717D5">
        <w:rPr>
          <w:rFonts w:hint="eastAsia"/>
          <w:lang w:eastAsia="zh-CN"/>
        </w:rPr>
        <w:t>它</w:t>
      </w:r>
      <w:r w:rsidR="007717D5">
        <w:rPr>
          <w:lang w:eastAsia="zh-CN"/>
        </w:rPr>
        <w:t>的持久</w:t>
      </w:r>
      <w:r w:rsidR="007717D5">
        <w:rPr>
          <w:rFonts w:hint="eastAsia"/>
          <w:lang w:eastAsia="zh-CN"/>
        </w:rPr>
        <w:t>化</w:t>
      </w:r>
      <w:r w:rsidR="007717D5">
        <w:rPr>
          <w:lang w:eastAsia="zh-CN"/>
        </w:rPr>
        <w:t>框架选择的是比</w:t>
      </w:r>
      <w:r w:rsidR="007717D5">
        <w:rPr>
          <w:lang w:eastAsia="zh-CN"/>
        </w:rPr>
        <w:t xml:space="preserve"> </w:t>
      </w:r>
      <w:r w:rsidR="007717D5">
        <w:rPr>
          <w:rFonts w:hint="eastAsia"/>
          <w:lang w:eastAsia="zh-CN"/>
        </w:rPr>
        <w:t>Hiber</w:t>
      </w:r>
      <w:r w:rsidR="007717D5">
        <w:rPr>
          <w:lang w:eastAsia="zh-CN"/>
        </w:rPr>
        <w:t xml:space="preserve">nate </w:t>
      </w:r>
      <w:r w:rsidR="007717D5">
        <w:rPr>
          <w:rFonts w:hint="eastAsia"/>
          <w:lang w:eastAsia="zh-CN"/>
        </w:rPr>
        <w:t>还要轻量级</w:t>
      </w:r>
      <w:r w:rsidR="007717D5">
        <w:rPr>
          <w:lang w:eastAsia="zh-CN"/>
        </w:rPr>
        <w:t>的</w:t>
      </w:r>
      <w:r w:rsidR="007717D5">
        <w:rPr>
          <w:lang w:eastAsia="zh-CN"/>
        </w:rPr>
        <w:t xml:space="preserve"> </w:t>
      </w:r>
      <w:r w:rsidR="007717D5">
        <w:rPr>
          <w:rFonts w:hint="eastAsia"/>
          <w:lang w:eastAsia="zh-CN"/>
        </w:rPr>
        <w:t>My</w:t>
      </w:r>
      <w:r w:rsidR="007717D5">
        <w:rPr>
          <w:lang w:eastAsia="zh-CN"/>
        </w:rPr>
        <w:t>b</w:t>
      </w:r>
      <w:r w:rsidR="007717D5">
        <w:rPr>
          <w:rFonts w:hint="eastAsia"/>
          <w:lang w:eastAsia="zh-CN"/>
        </w:rPr>
        <w:t>atis</w:t>
      </w:r>
      <w:r w:rsidR="002C71C0" w:rsidRPr="002C71C0">
        <w:rPr>
          <w:rFonts w:hint="eastAsia"/>
          <w:lang w:eastAsia="zh-CN"/>
        </w:rPr>
        <w:t>。</w:t>
      </w:r>
      <w:r w:rsidR="009D00B9">
        <w:rPr>
          <w:rFonts w:hint="eastAsia"/>
          <w:lang w:eastAsia="zh-CN"/>
        </w:rPr>
        <w:t>A</w:t>
      </w:r>
      <w:r w:rsidR="009D00B9">
        <w:rPr>
          <w:lang w:eastAsia="zh-CN"/>
        </w:rPr>
        <w:t xml:space="preserve">ctiviti </w:t>
      </w:r>
      <w:r w:rsidR="009D00B9">
        <w:rPr>
          <w:rFonts w:hint="eastAsia"/>
          <w:lang w:eastAsia="zh-CN"/>
        </w:rPr>
        <w:t>采用</w:t>
      </w:r>
      <w:r w:rsidR="009D00B9">
        <w:rPr>
          <w:lang w:eastAsia="zh-CN"/>
        </w:rPr>
        <w:t>分层设计，</w:t>
      </w:r>
      <w:r w:rsidR="009D00B9">
        <w:rPr>
          <w:rFonts w:hint="eastAsia"/>
          <w:lang w:eastAsia="zh-CN"/>
        </w:rPr>
        <w:t>接口编程</w:t>
      </w:r>
      <w:r w:rsidR="009D00B9">
        <w:rPr>
          <w:lang w:eastAsia="zh-CN"/>
        </w:rPr>
        <w:t>，</w:t>
      </w:r>
      <w:r w:rsidR="009D00B9">
        <w:rPr>
          <w:rFonts w:hint="eastAsia"/>
          <w:lang w:eastAsia="zh-CN"/>
        </w:rPr>
        <w:t>并且</w:t>
      </w:r>
      <w:r w:rsidR="009D00B9">
        <w:rPr>
          <w:lang w:eastAsia="zh-CN"/>
        </w:rPr>
        <w:t>提供</w:t>
      </w:r>
      <w:r w:rsidR="009D00B9">
        <w:rPr>
          <w:rFonts w:hint="eastAsia"/>
          <w:lang w:eastAsia="zh-CN"/>
        </w:rPr>
        <w:t>了七</w:t>
      </w:r>
      <w:r w:rsidR="009D00B9">
        <w:rPr>
          <w:lang w:eastAsia="zh-CN"/>
        </w:rPr>
        <w:t>大接口，</w:t>
      </w:r>
      <w:r w:rsidR="009D00B9">
        <w:rPr>
          <w:rFonts w:hint="eastAsia"/>
          <w:lang w:eastAsia="zh-CN"/>
        </w:rPr>
        <w:t>基本满足了工作流</w:t>
      </w:r>
      <w:r w:rsidR="009D00B9">
        <w:rPr>
          <w:lang w:eastAsia="zh-CN"/>
        </w:rPr>
        <w:t>相关的</w:t>
      </w:r>
      <w:r w:rsidR="009D00B9">
        <w:rPr>
          <w:rFonts w:hint="eastAsia"/>
          <w:lang w:eastAsia="zh-CN"/>
        </w:rPr>
        <w:t>功能</w:t>
      </w:r>
      <w:r w:rsidR="009D00B9">
        <w:rPr>
          <w:lang w:eastAsia="zh-CN"/>
        </w:rPr>
        <w:t>。</w:t>
      </w:r>
    </w:p>
    <w:p w14:paraId="36028887" w14:textId="2A2ED674" w:rsidR="009D00B9" w:rsidRDefault="005E600B" w:rsidP="005E600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2-1 Activiti 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lang w:eastAsia="zh-CN"/>
        </w:rPr>
        <w:t>七大接口</w:t>
      </w:r>
    </w:p>
    <w:tbl>
      <w:tblPr>
        <w:tblStyle w:val="ad"/>
        <w:tblW w:w="9351" w:type="dxa"/>
        <w:tblLook w:val="04A0" w:firstRow="1" w:lastRow="0" w:firstColumn="1" w:lastColumn="0" w:noHBand="0" w:noVBand="1"/>
      </w:tblPr>
      <w:tblGrid>
        <w:gridCol w:w="2223"/>
        <w:gridCol w:w="7128"/>
      </w:tblGrid>
      <w:tr w:rsidR="009D00B9" w14:paraId="7C4A6DC7" w14:textId="77777777" w:rsidTr="009D00B9">
        <w:trPr>
          <w:trHeight w:val="488"/>
        </w:trPr>
        <w:tc>
          <w:tcPr>
            <w:tcW w:w="2223" w:type="dxa"/>
            <w:shd w:val="clear" w:color="auto" w:fill="AEAAAA" w:themeFill="background2" w:themeFillShade="BF"/>
          </w:tcPr>
          <w:p w14:paraId="4CE3D43E" w14:textId="0A831DFD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 xml:space="preserve">Service </w:t>
            </w:r>
            <w:r w:rsidRPr="00AC4F08">
              <w:rPr>
                <w:rFonts w:hint="eastAsia"/>
                <w:lang w:eastAsia="zh-CN"/>
              </w:rPr>
              <w:t>接口</w:t>
            </w:r>
          </w:p>
        </w:tc>
        <w:tc>
          <w:tcPr>
            <w:tcW w:w="7128" w:type="dxa"/>
            <w:shd w:val="clear" w:color="auto" w:fill="AEAAAA" w:themeFill="background2" w:themeFillShade="BF"/>
          </w:tcPr>
          <w:p w14:paraId="5B523865" w14:textId="04CA96C3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作用</w:t>
            </w:r>
          </w:p>
        </w:tc>
      </w:tr>
      <w:tr w:rsidR="009D00B9" w14:paraId="393B9676" w14:textId="77777777" w:rsidTr="009D00B9">
        <w:trPr>
          <w:trHeight w:val="529"/>
        </w:trPr>
        <w:tc>
          <w:tcPr>
            <w:tcW w:w="2223" w:type="dxa"/>
          </w:tcPr>
          <w:p w14:paraId="4E626B7F" w14:textId="19B58A47" w:rsidR="00AC4F08" w:rsidRDefault="00AC4F08" w:rsidP="00AC4F08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RepositoryService</w:t>
            </w:r>
          </w:p>
        </w:tc>
        <w:tc>
          <w:tcPr>
            <w:tcW w:w="7128" w:type="dxa"/>
          </w:tcPr>
          <w:p w14:paraId="30C2B8E2" w14:textId="38F7D804" w:rsidR="00AC4F08" w:rsidRDefault="00AC4F08" w:rsidP="00584327">
            <w:pPr>
              <w:ind w:firstLineChars="0" w:firstLine="0"/>
              <w:rPr>
                <w:lang w:eastAsia="zh-CN"/>
              </w:rPr>
            </w:pPr>
            <w:r w:rsidRPr="00AC4F08">
              <w:rPr>
                <w:rFonts w:hint="eastAsia"/>
                <w:lang w:eastAsia="zh-CN"/>
              </w:rPr>
              <w:t>仓库</w:t>
            </w:r>
            <w:r w:rsidR="000746A8">
              <w:rPr>
                <w:rFonts w:hint="eastAsia"/>
                <w:lang w:eastAsia="zh-CN"/>
              </w:rPr>
              <w:t>业务</w:t>
            </w:r>
            <w:r w:rsidR="00960023">
              <w:rPr>
                <w:rFonts w:hint="eastAsia"/>
                <w:lang w:eastAsia="zh-CN"/>
              </w:rPr>
              <w:t>接口</w:t>
            </w:r>
            <w:r w:rsidR="005922D6">
              <w:rPr>
                <w:rFonts w:hint="eastAsia"/>
                <w:lang w:eastAsia="zh-CN"/>
              </w:rPr>
              <w:t>，包含</w:t>
            </w:r>
            <w:r w:rsidR="00584327">
              <w:rPr>
                <w:rFonts w:hint="eastAsia"/>
                <w:lang w:eastAsia="zh-CN"/>
              </w:rPr>
              <w:t>读取</w:t>
            </w:r>
            <w:r w:rsidR="00584327">
              <w:rPr>
                <w:lang w:eastAsia="zh-CN"/>
              </w:rPr>
              <w:t>、</w:t>
            </w:r>
            <w:r w:rsidR="00584327">
              <w:rPr>
                <w:rFonts w:hint="eastAsia"/>
                <w:lang w:eastAsia="zh-CN"/>
              </w:rPr>
              <w:t>部署、删除</w:t>
            </w:r>
            <w:r w:rsidR="004D3F1D">
              <w:rPr>
                <w:rFonts w:hint="eastAsia"/>
                <w:lang w:eastAsia="zh-CN"/>
              </w:rPr>
              <w:t>流程资源</w:t>
            </w:r>
            <w:r w:rsidR="005922D6">
              <w:rPr>
                <w:lang w:eastAsia="zh-CN"/>
              </w:rPr>
              <w:t>等</w:t>
            </w:r>
            <w:r w:rsidR="005922D6">
              <w:rPr>
                <w:rFonts w:hint="eastAsia"/>
                <w:lang w:eastAsia="zh-CN"/>
              </w:rPr>
              <w:t>功能</w:t>
            </w:r>
          </w:p>
        </w:tc>
      </w:tr>
      <w:tr w:rsidR="009D00B9" w14:paraId="0B5D94F4" w14:textId="77777777" w:rsidTr="009D00B9">
        <w:tc>
          <w:tcPr>
            <w:tcW w:w="2223" w:type="dxa"/>
          </w:tcPr>
          <w:p w14:paraId="3E07F6F9" w14:textId="1FE6A55C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IdentifyService</w:t>
            </w:r>
          </w:p>
        </w:tc>
        <w:tc>
          <w:tcPr>
            <w:tcW w:w="7128" w:type="dxa"/>
          </w:tcPr>
          <w:p w14:paraId="529A7A95" w14:textId="79887E9B" w:rsidR="00AC4F08" w:rsidRDefault="00CF4B92" w:rsidP="00AC4F08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身份</w:t>
            </w:r>
            <w:r w:rsidR="000746A8">
              <w:rPr>
                <w:lang w:eastAsia="zh-CN"/>
              </w:rPr>
              <w:t>业务接口，</w:t>
            </w:r>
            <w:r w:rsidR="004D3F1D">
              <w:rPr>
                <w:rFonts w:hint="eastAsia"/>
                <w:lang w:eastAsia="zh-CN"/>
              </w:rPr>
              <w:t>处理用户和</w:t>
            </w:r>
            <w:r w:rsidR="004D3F1D">
              <w:rPr>
                <w:lang w:eastAsia="zh-CN"/>
              </w:rPr>
              <w:t>用户</w:t>
            </w:r>
            <w:r w:rsidR="004D3F1D">
              <w:rPr>
                <w:rFonts w:hint="eastAsia"/>
                <w:lang w:eastAsia="zh-CN"/>
              </w:rPr>
              <w:t>组相关</w:t>
            </w:r>
            <w:r w:rsidR="004D3F1D">
              <w:rPr>
                <w:lang w:eastAsia="zh-CN"/>
              </w:rPr>
              <w:t>操作</w:t>
            </w:r>
            <w:r w:rsidR="00CF61B9">
              <w:rPr>
                <w:lang w:eastAsia="zh-CN"/>
              </w:rPr>
              <w:t>。</w:t>
            </w:r>
          </w:p>
        </w:tc>
      </w:tr>
      <w:tr w:rsidR="009D00B9" w14:paraId="4FDA3438" w14:textId="77777777" w:rsidTr="009D00B9">
        <w:tc>
          <w:tcPr>
            <w:tcW w:w="2223" w:type="dxa"/>
          </w:tcPr>
          <w:p w14:paraId="2027FA8E" w14:textId="444CEE4A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RuntimeService</w:t>
            </w:r>
          </w:p>
        </w:tc>
        <w:tc>
          <w:tcPr>
            <w:tcW w:w="7128" w:type="dxa"/>
          </w:tcPr>
          <w:p w14:paraId="38C3EFFB" w14:textId="5DC8C05C" w:rsidR="00AC4F08" w:rsidRDefault="005D5A5F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运行业务</w:t>
            </w:r>
            <w:r>
              <w:rPr>
                <w:rFonts w:hint="eastAsia"/>
                <w:lang w:eastAsia="zh-CN"/>
              </w:rPr>
              <w:t>接口</w:t>
            </w:r>
            <w:r>
              <w:rPr>
                <w:lang w:eastAsia="zh-CN"/>
              </w:rPr>
              <w:t>，处理</w:t>
            </w:r>
            <w:r w:rsidR="006172F0">
              <w:rPr>
                <w:rFonts w:hint="eastAsia"/>
                <w:lang w:eastAsia="zh-CN"/>
              </w:rPr>
              <w:t>正在运行</w:t>
            </w:r>
            <w:r w:rsidR="00AC4F08" w:rsidRPr="00AC4F08">
              <w:rPr>
                <w:rFonts w:hint="eastAsia"/>
                <w:lang w:eastAsia="zh-CN"/>
              </w:rPr>
              <w:t>的流程实例、任务等</w:t>
            </w:r>
            <w:r w:rsidR="006172F0">
              <w:rPr>
                <w:rFonts w:hint="eastAsia"/>
                <w:lang w:eastAsia="zh-CN"/>
              </w:rPr>
              <w:t>功能</w:t>
            </w:r>
            <w:r w:rsidR="00AC4F08" w:rsidRPr="00AC4F08">
              <w:rPr>
                <w:rFonts w:hint="eastAsia"/>
                <w:lang w:eastAsia="zh-CN"/>
              </w:rPr>
              <w:tab/>
            </w:r>
          </w:p>
        </w:tc>
      </w:tr>
      <w:tr w:rsidR="009D00B9" w14:paraId="7A7832B6" w14:textId="77777777" w:rsidTr="009D00B9">
        <w:trPr>
          <w:trHeight w:val="542"/>
        </w:trPr>
        <w:tc>
          <w:tcPr>
            <w:tcW w:w="2223" w:type="dxa"/>
          </w:tcPr>
          <w:p w14:paraId="01121F7D" w14:textId="2569167B" w:rsidR="00AC4F08" w:rsidRDefault="00AC4F08" w:rsidP="00AC4F08">
            <w:pPr>
              <w:tabs>
                <w:tab w:val="left" w:pos="3004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TaskService</w:t>
            </w:r>
          </w:p>
        </w:tc>
        <w:tc>
          <w:tcPr>
            <w:tcW w:w="7128" w:type="dxa"/>
          </w:tcPr>
          <w:p w14:paraId="2F4EBB67" w14:textId="696188C4" w:rsidR="00AC4F08" w:rsidRDefault="00C47A63" w:rsidP="00C47A63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任务业务</w:t>
            </w:r>
            <w:r>
              <w:rPr>
                <w:rFonts w:hint="eastAsia"/>
                <w:lang w:eastAsia="zh-CN"/>
              </w:rPr>
              <w:t>接口</w:t>
            </w:r>
            <w:r>
              <w:rPr>
                <w:lang w:eastAsia="zh-CN"/>
              </w:rPr>
              <w:t>，包含</w:t>
            </w:r>
            <w:r>
              <w:rPr>
                <w:rFonts w:hint="eastAsia"/>
                <w:lang w:eastAsia="zh-CN"/>
              </w:rPr>
              <w:t>查询、签收、办理、指派任务</w:t>
            </w:r>
            <w:r>
              <w:rPr>
                <w:lang w:eastAsia="zh-CN"/>
              </w:rPr>
              <w:t>等</w:t>
            </w:r>
            <w:r>
              <w:rPr>
                <w:rFonts w:hint="eastAsia"/>
                <w:lang w:eastAsia="zh-CN"/>
              </w:rPr>
              <w:t>功能</w:t>
            </w:r>
          </w:p>
        </w:tc>
      </w:tr>
      <w:tr w:rsidR="009D00B9" w14:paraId="480AA41D" w14:textId="77777777" w:rsidTr="009D00B9">
        <w:tc>
          <w:tcPr>
            <w:tcW w:w="2223" w:type="dxa"/>
          </w:tcPr>
          <w:p w14:paraId="703E62B8" w14:textId="75B606B2" w:rsidR="00AC4F08" w:rsidRDefault="00AC4F08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FormService</w:t>
            </w:r>
          </w:p>
        </w:tc>
        <w:tc>
          <w:tcPr>
            <w:tcW w:w="7128" w:type="dxa"/>
          </w:tcPr>
          <w:p w14:paraId="245E12F9" w14:textId="0AB1FDC8" w:rsidR="00AC4F08" w:rsidRDefault="00451660" w:rsidP="002478F5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表单业务接口，</w:t>
            </w:r>
            <w:r w:rsidR="00992477">
              <w:rPr>
                <w:rFonts w:hint="eastAsia"/>
                <w:lang w:eastAsia="zh-CN"/>
              </w:rPr>
              <w:t>包含</w:t>
            </w:r>
            <w:r w:rsidR="00AC4F08" w:rsidRPr="00AC4F08">
              <w:rPr>
                <w:rFonts w:hint="eastAsia"/>
                <w:lang w:eastAsia="zh-CN"/>
              </w:rPr>
              <w:t>读取和流程、任务相关的表单数据</w:t>
            </w:r>
            <w:r w:rsidR="00992477">
              <w:rPr>
                <w:rFonts w:hint="eastAsia"/>
                <w:lang w:eastAsia="zh-CN"/>
              </w:rPr>
              <w:t>功能</w:t>
            </w:r>
          </w:p>
        </w:tc>
      </w:tr>
      <w:tr w:rsidR="009D00B9" w14:paraId="7D7E7549" w14:textId="77777777" w:rsidTr="009D00B9">
        <w:tc>
          <w:tcPr>
            <w:tcW w:w="2223" w:type="dxa"/>
          </w:tcPr>
          <w:p w14:paraId="5B46B537" w14:textId="3B9B0556" w:rsidR="00AC4F08" w:rsidRDefault="00AC4F08" w:rsidP="002478F5">
            <w:pPr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HistoryService</w:t>
            </w:r>
          </w:p>
        </w:tc>
        <w:tc>
          <w:tcPr>
            <w:tcW w:w="7128" w:type="dxa"/>
          </w:tcPr>
          <w:p w14:paraId="42A2E02A" w14:textId="1DD4E06A" w:rsidR="00AC4F08" w:rsidRDefault="00A21EE7" w:rsidP="00A21EE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历史业务接口，</w:t>
            </w:r>
            <w:r>
              <w:rPr>
                <w:rFonts w:hint="eastAsia"/>
                <w:lang w:eastAsia="zh-CN"/>
              </w:rPr>
              <w:t>包含查询历史数据，流程实例、任务</w:t>
            </w:r>
            <w:r>
              <w:rPr>
                <w:lang w:eastAsia="zh-CN"/>
              </w:rPr>
              <w:t>、变量</w:t>
            </w:r>
            <w:r>
              <w:rPr>
                <w:rFonts w:hint="eastAsia"/>
                <w:lang w:eastAsia="zh-CN"/>
              </w:rPr>
              <w:t>等</w:t>
            </w:r>
            <w:r>
              <w:rPr>
                <w:lang w:eastAsia="zh-CN"/>
              </w:rPr>
              <w:t>功能</w:t>
            </w:r>
          </w:p>
        </w:tc>
      </w:tr>
      <w:tr w:rsidR="009D00B9" w14:paraId="49592240" w14:textId="77777777" w:rsidTr="009D00B9">
        <w:tc>
          <w:tcPr>
            <w:tcW w:w="2223" w:type="dxa"/>
          </w:tcPr>
          <w:p w14:paraId="77665D0A" w14:textId="7498CEED" w:rsidR="00AC4F08" w:rsidRDefault="00AC4F08" w:rsidP="00AC4F08">
            <w:pPr>
              <w:tabs>
                <w:tab w:val="left" w:pos="2652"/>
              </w:tabs>
              <w:ind w:firstLineChars="0" w:firstLine="0"/>
              <w:rPr>
                <w:lang w:eastAsia="zh-CN"/>
              </w:rPr>
            </w:pPr>
            <w:r w:rsidRPr="00AC4F08">
              <w:rPr>
                <w:lang w:eastAsia="zh-CN"/>
              </w:rPr>
              <w:t>ManagementService</w:t>
            </w:r>
          </w:p>
        </w:tc>
        <w:tc>
          <w:tcPr>
            <w:tcW w:w="7128" w:type="dxa"/>
          </w:tcPr>
          <w:p w14:paraId="2D0C3BA6" w14:textId="6EFDE8B2" w:rsidR="00AC4F08" w:rsidRDefault="00584327" w:rsidP="0058432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管理业务接口，</w:t>
            </w:r>
            <w:r w:rsidR="00AC4F08">
              <w:rPr>
                <w:rFonts w:hint="eastAsia"/>
                <w:lang w:eastAsia="zh-CN"/>
              </w:rPr>
              <w:t>查询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、</w:t>
            </w:r>
            <w:r w:rsidR="00AC4F08">
              <w:rPr>
                <w:rFonts w:hint="eastAsia"/>
                <w:lang w:eastAsia="zh-CN"/>
              </w:rPr>
              <w:t>引擎配置、作业等</w:t>
            </w:r>
            <w:r>
              <w:rPr>
                <w:rFonts w:hint="eastAsia"/>
                <w:lang w:eastAsia="zh-CN"/>
              </w:rPr>
              <w:t>功能</w:t>
            </w:r>
          </w:p>
        </w:tc>
      </w:tr>
    </w:tbl>
    <w:p w14:paraId="5F73558F" w14:textId="44EF0544" w:rsidR="00AC4F08" w:rsidRPr="00913B2C" w:rsidRDefault="00AC4F08" w:rsidP="00994BD1">
      <w:pPr>
        <w:ind w:firstLineChars="0" w:firstLine="0"/>
        <w:rPr>
          <w:lang w:eastAsia="zh-CN"/>
        </w:rPr>
      </w:pPr>
    </w:p>
    <w:p w14:paraId="7500D85B" w14:textId="77777777" w:rsidR="006A3FA9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权限</w:t>
      </w:r>
      <w:r>
        <w:t>框架</w:t>
      </w:r>
    </w:p>
    <w:p w14:paraId="031521B3" w14:textId="77777777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是一个</w:t>
      </w:r>
      <w:r>
        <w:rPr>
          <w:rFonts w:hint="eastAsia"/>
          <w:lang w:eastAsia="zh-CN"/>
        </w:rPr>
        <w:t xml:space="preserve"> Java </w:t>
      </w:r>
      <w:r>
        <w:rPr>
          <w:rFonts w:hint="eastAsia"/>
          <w:lang w:eastAsia="zh-CN"/>
        </w:rPr>
        <w:t>安全框架。就目前而言，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rFonts w:hint="eastAsia"/>
          <w:lang w:eastAsia="zh-CN"/>
        </w:rPr>
        <w:t xml:space="preserve">Apache Shiro </w:t>
      </w:r>
      <w:r>
        <w:rPr>
          <w:rFonts w:hint="eastAsia"/>
          <w:lang w:eastAsia="zh-CN"/>
        </w:rPr>
        <w:t>的开发者逐渐多了起来。因为它使用起来十分的简单，和</w:t>
      </w:r>
      <w:r>
        <w:rPr>
          <w:rFonts w:hint="eastAsia"/>
          <w:lang w:eastAsia="zh-CN"/>
        </w:rPr>
        <w:t xml:space="preserve"> Spring Security </w:t>
      </w:r>
      <w:r>
        <w:rPr>
          <w:rFonts w:hint="eastAsia"/>
          <w:lang w:eastAsia="zh-CN"/>
        </w:rPr>
        <w:t>相比它更加的轻量级。</w:t>
      </w:r>
    </w:p>
    <w:p w14:paraId="5CBA859A" w14:textId="597C62FB" w:rsidR="001E0C78" w:rsidRDefault="001E0C78" w:rsidP="001E0C78">
      <w:pPr>
        <w:ind w:firstLine="480"/>
        <w:rPr>
          <w:lang w:eastAsia="zh-CN"/>
        </w:rPr>
      </w:pPr>
      <w:r>
        <w:rPr>
          <w:rFonts w:hint="eastAsia"/>
          <w:lang w:eastAsia="zh-CN"/>
        </w:rPr>
        <w:t xml:space="preserve">Shiro </w:t>
      </w:r>
      <w:r>
        <w:rPr>
          <w:rFonts w:hint="eastAsia"/>
          <w:lang w:eastAsia="zh-CN"/>
        </w:rPr>
        <w:t>可以帮助我们完成，认证，授权，加密，会话管理，与</w:t>
      </w:r>
      <w:r>
        <w:rPr>
          <w:rFonts w:hint="eastAsia"/>
          <w:lang w:eastAsia="zh-CN"/>
        </w:rPr>
        <w:t xml:space="preserve">Web </w:t>
      </w:r>
      <w:r>
        <w:rPr>
          <w:rFonts w:hint="eastAsia"/>
          <w:lang w:eastAsia="zh-CN"/>
        </w:rPr>
        <w:t>集成，缓存，但它不会去维护用户和维护权限，这些需要我们自己去设计和提供，然后通过相应的接口注入</w:t>
      </w:r>
      <w:r>
        <w:rPr>
          <w:rFonts w:hint="eastAsia"/>
          <w:lang w:eastAsia="zh-CN"/>
        </w:rPr>
        <w:t xml:space="preserve"> Shiro </w:t>
      </w:r>
      <w:r>
        <w:rPr>
          <w:rFonts w:hint="eastAsia"/>
          <w:lang w:eastAsia="zh-CN"/>
        </w:rPr>
        <w:t>即可。</w:t>
      </w:r>
    </w:p>
    <w:p w14:paraId="4E715E8F" w14:textId="77777777" w:rsidR="00743962" w:rsidRDefault="00743962" w:rsidP="001E0C78">
      <w:pPr>
        <w:ind w:firstLine="480"/>
        <w:rPr>
          <w:lang w:eastAsia="zh-CN"/>
        </w:rPr>
      </w:pPr>
    </w:p>
    <w:p w14:paraId="0CEA5E04" w14:textId="77777777" w:rsidR="00743962" w:rsidRDefault="00743962" w:rsidP="00743962">
      <w:pPr>
        <w:keepNext/>
        <w:spacing w:line="240" w:lineRule="auto"/>
        <w:ind w:firstLine="480"/>
        <w:jc w:val="center"/>
      </w:pPr>
      <w:r>
        <w:rPr>
          <w:rFonts w:hAnsi="宋体" w:hint="eastAsia"/>
          <w:noProof/>
          <w:lang w:eastAsia="zh-CN"/>
        </w:rPr>
        <w:drawing>
          <wp:inline distT="0" distB="0" distL="0" distR="0" wp14:anchorId="22F21A46" wp14:editId="79AEEC54">
            <wp:extent cx="4114165" cy="2134870"/>
            <wp:effectExtent l="0" t="0" r="63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59f6d02-1f45-3285-8983-4ea5f18111d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165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EFA73" w14:textId="631620A3" w:rsidR="001E0C78" w:rsidRDefault="00743962" w:rsidP="007439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EC4596">
        <w:rPr>
          <w:noProof/>
        </w:rPr>
        <w:t>1</w:t>
      </w:r>
      <w:r>
        <w:fldChar w:fldCharType="end"/>
      </w:r>
      <w:r w:rsidR="00C373EA">
        <w:rPr>
          <w:lang w:eastAsia="zh-CN"/>
        </w:rPr>
        <w:t>-4</w:t>
      </w:r>
      <w:r w:rsidR="00834A69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Pr="004244BD">
        <w:rPr>
          <w:rFonts w:hint="eastAsia"/>
        </w:rPr>
        <w:t xml:space="preserve">Shiro </w:t>
      </w:r>
      <w:r w:rsidRPr="004244BD">
        <w:rPr>
          <w:rFonts w:hint="eastAsia"/>
        </w:rPr>
        <w:t>框架模块结构</w:t>
      </w:r>
    </w:p>
    <w:p w14:paraId="75AAEC1C" w14:textId="67EB19A0" w:rsidR="001E0C78" w:rsidRPr="001E0C78" w:rsidRDefault="001E0C78" w:rsidP="001E0C78">
      <w:pPr>
        <w:ind w:firstLine="480"/>
        <w:rPr>
          <w:lang w:eastAsia="zh-CN"/>
        </w:rPr>
      </w:pPr>
    </w:p>
    <w:p w14:paraId="48250E60" w14:textId="5534A951" w:rsidR="001E0C78" w:rsidRDefault="006A3FA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日志</w:t>
      </w:r>
      <w:r>
        <w:t>框架</w:t>
      </w:r>
    </w:p>
    <w:p w14:paraId="6050784B" w14:textId="29AE2638" w:rsidR="001E0C78" w:rsidRDefault="001E0C78" w:rsidP="001E0C78">
      <w:pPr>
        <w:ind w:firstLine="480"/>
        <w:rPr>
          <w:lang w:eastAsia="zh-CN"/>
        </w:rPr>
      </w:pPr>
      <w:r w:rsidRPr="00864CB5">
        <w:t xml:space="preserve">SLF4J(Simple Logging Facade </w:t>
      </w:r>
      <w:r w:rsidRPr="00864CB5">
        <w:rPr>
          <w:rFonts w:hint="eastAsia"/>
        </w:rPr>
        <w:t>For Java</w:t>
      </w:r>
      <w:r w:rsidRPr="00864CB5">
        <w:t>)</w:t>
      </w:r>
      <w:r w:rsidR="002138D9">
        <w:rPr>
          <w:lang w:eastAsia="zh-CN"/>
        </w:rPr>
        <w:t>提供了操作日志的</w:t>
      </w:r>
      <w:r w:rsidR="002138D9">
        <w:rPr>
          <w:rFonts w:hint="eastAsia"/>
          <w:lang w:eastAsia="zh-CN"/>
        </w:rPr>
        <w:t>相应</w:t>
      </w:r>
      <w:r w:rsidR="002138D9">
        <w:rPr>
          <w:lang w:eastAsia="zh-CN"/>
        </w:rPr>
        <w:t>接口规范</w:t>
      </w:r>
      <w:r w:rsidRPr="00864CB5">
        <w:t>，</w:t>
      </w:r>
      <w:r w:rsidRPr="00864CB5">
        <w:rPr>
          <w:rFonts w:hint="eastAsia"/>
        </w:rPr>
        <w:t>而</w:t>
      </w:r>
      <w:r w:rsidRPr="00864CB5">
        <w:t xml:space="preserve"> </w:t>
      </w:r>
      <w:r w:rsidRPr="00864CB5">
        <w:rPr>
          <w:rFonts w:hint="eastAsia"/>
        </w:rPr>
        <w:t>Log</w:t>
      </w:r>
      <w:r w:rsidRPr="00864CB5">
        <w:t>4J(Log For Java )</w:t>
      </w:r>
      <w:r w:rsidR="00CB085A">
        <w:rPr>
          <w:lang w:eastAsia="zh-CN"/>
        </w:rPr>
        <w:t xml:space="preserve"> </w:t>
      </w:r>
      <w:r w:rsidR="002138D9">
        <w:t>框架</w:t>
      </w:r>
      <w:r w:rsidR="002138D9">
        <w:rPr>
          <w:lang w:eastAsia="zh-CN"/>
        </w:rPr>
        <w:t>则是针对该规范接口的</w:t>
      </w:r>
      <w:r w:rsidR="002138D9">
        <w:rPr>
          <w:rFonts w:hint="eastAsia"/>
          <w:lang w:eastAsia="zh-CN"/>
        </w:rPr>
        <w:t>对应</w:t>
      </w:r>
      <w:r w:rsidR="002138D9">
        <w:rPr>
          <w:lang w:eastAsia="zh-CN"/>
        </w:rPr>
        <w:t>实现</w:t>
      </w:r>
      <w:r w:rsidRPr="00864CB5">
        <w:t>。使用</w:t>
      </w:r>
      <w:r w:rsidRPr="00864CB5">
        <w:t xml:space="preserve"> </w:t>
      </w:r>
      <w:r w:rsidRPr="00864CB5">
        <w:rPr>
          <w:rFonts w:hint="eastAsia"/>
        </w:rPr>
        <w:t>SLF</w:t>
      </w:r>
      <w:r w:rsidRPr="00864CB5">
        <w:t>4J</w:t>
      </w:r>
      <w:r w:rsidR="002138D9">
        <w:t>相当于</w:t>
      </w:r>
      <w:r w:rsidR="002138D9">
        <w:rPr>
          <w:lang w:eastAsia="zh-CN"/>
        </w:rPr>
        <w:t>一层</w:t>
      </w:r>
      <w:r w:rsidR="002138D9">
        <w:rPr>
          <w:rFonts w:hint="eastAsia"/>
          <w:lang w:eastAsia="zh-CN"/>
        </w:rPr>
        <w:t>接口</w:t>
      </w:r>
      <w:r w:rsidR="002138D9">
        <w:rPr>
          <w:lang w:eastAsia="zh-CN"/>
        </w:rPr>
        <w:t>，</w:t>
      </w:r>
      <w:r w:rsidR="002138D9">
        <w:rPr>
          <w:rFonts w:hint="eastAsia"/>
          <w:lang w:eastAsia="zh-CN"/>
        </w:rPr>
        <w:t>使用</w:t>
      </w:r>
      <w:r w:rsidR="002138D9">
        <w:rPr>
          <w:lang w:eastAsia="zh-CN"/>
        </w:rPr>
        <w:t>设计模式中的外观模式，</w:t>
      </w:r>
      <w:r w:rsidR="002138D9">
        <w:rPr>
          <w:rFonts w:hint="eastAsia"/>
          <w:lang w:eastAsia="zh-CN"/>
        </w:rPr>
        <w:t>可以</w:t>
      </w:r>
      <w:r w:rsidR="002138D9">
        <w:rPr>
          <w:lang w:eastAsia="zh-CN"/>
        </w:rPr>
        <w:t>很好的分离实现，而不依赖</w:t>
      </w:r>
      <w:r w:rsidR="002138D9">
        <w:rPr>
          <w:rFonts w:hint="eastAsia"/>
          <w:lang w:eastAsia="zh-CN"/>
        </w:rPr>
        <w:t>于</w:t>
      </w:r>
      <w:r w:rsidR="002138D9">
        <w:rPr>
          <w:lang w:eastAsia="zh-CN"/>
        </w:rPr>
        <w:t>具体的</w:t>
      </w:r>
      <w:r w:rsidR="002138D9">
        <w:rPr>
          <w:rFonts w:hint="eastAsia"/>
          <w:lang w:eastAsia="zh-CN"/>
        </w:rPr>
        <w:t>日志</w:t>
      </w:r>
      <w:r w:rsidR="002138D9">
        <w:rPr>
          <w:lang w:eastAsia="zh-CN"/>
        </w:rPr>
        <w:t>实现矿建</w:t>
      </w:r>
      <w:r w:rsidRPr="00864CB5">
        <w:t>。通过默认的</w:t>
      </w:r>
      <w:r w:rsidRPr="00864CB5">
        <w:t xml:space="preserve"> log4.properties </w:t>
      </w:r>
      <w:r w:rsidRPr="00864CB5">
        <w:rPr>
          <w:rFonts w:hint="eastAsia"/>
        </w:rPr>
        <w:t>文件</w:t>
      </w:r>
      <w:r w:rsidRPr="00864CB5">
        <w:t>，</w:t>
      </w:r>
      <w:r w:rsidRPr="00864CB5">
        <w:rPr>
          <w:rFonts w:hint="eastAsia"/>
        </w:rPr>
        <w:t>通过对</w:t>
      </w:r>
      <w:r w:rsidRPr="00864CB5">
        <w:t>日志输出级别的控制，</w:t>
      </w:r>
      <w:r w:rsidRPr="00864CB5">
        <w:rPr>
          <w:rFonts w:hint="eastAsia"/>
        </w:rPr>
        <w:t>和相应</w:t>
      </w:r>
      <w:r w:rsidRPr="00864CB5">
        <w:t>的设置，</w:t>
      </w:r>
      <w:r w:rsidRPr="00864CB5">
        <w:rPr>
          <w:rFonts w:hint="eastAsia"/>
        </w:rPr>
        <w:t>可以</w:t>
      </w:r>
      <w:r w:rsidRPr="00864CB5">
        <w:t>很容易的实现</w:t>
      </w:r>
      <w:r w:rsidRPr="00864CB5">
        <w:rPr>
          <w:rFonts w:hint="eastAsia"/>
        </w:rPr>
        <w:t>对程序</w:t>
      </w:r>
      <w:r w:rsidRPr="00864CB5">
        <w:t>运行过程中日志</w:t>
      </w:r>
      <w:r w:rsidRPr="00864CB5">
        <w:rPr>
          <w:rFonts w:hint="eastAsia"/>
        </w:rPr>
        <w:t>信息</w:t>
      </w:r>
      <w:r w:rsidRPr="00864CB5">
        <w:t>的</w:t>
      </w:r>
      <w:r w:rsidRPr="00864CB5">
        <w:rPr>
          <w:rFonts w:hint="eastAsia"/>
        </w:rPr>
        <w:t>过滤</w:t>
      </w:r>
      <w:r w:rsidRPr="00864CB5">
        <w:t>，</w:t>
      </w:r>
      <w:r w:rsidRPr="00864CB5">
        <w:rPr>
          <w:rFonts w:hint="eastAsia"/>
        </w:rPr>
        <w:t>并且可以</w:t>
      </w:r>
      <w:r w:rsidRPr="00864CB5">
        <w:t>对重要的日志信息进行文件</w:t>
      </w:r>
      <w:r w:rsidRPr="00864CB5">
        <w:rPr>
          <w:rFonts w:hint="eastAsia"/>
        </w:rPr>
        <w:t>存储</w:t>
      </w:r>
      <w:r>
        <w:t>。</w:t>
      </w:r>
    </w:p>
    <w:p w14:paraId="53A83076" w14:textId="77777777" w:rsidR="00E465C9" w:rsidRDefault="00E465C9" w:rsidP="00E465C9">
      <w:pPr>
        <w:ind w:firstLineChars="0" w:firstLine="0"/>
        <w:rPr>
          <w:lang w:eastAsia="zh-CN"/>
        </w:rPr>
      </w:pPr>
    </w:p>
    <w:p w14:paraId="76580331" w14:textId="7D49F24F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布局框架</w:t>
      </w:r>
    </w:p>
    <w:p w14:paraId="5CAE3BA4" w14:textId="377FC634" w:rsidR="001E0C78" w:rsidRDefault="00E465C9" w:rsidP="00273A20">
      <w:pPr>
        <w:ind w:firstLine="480"/>
        <w:rPr>
          <w:lang w:eastAsia="zh-CN"/>
        </w:rPr>
      </w:pPr>
      <w:r w:rsidRPr="00E465C9">
        <w:rPr>
          <w:rFonts w:hint="eastAsia"/>
          <w:lang w:eastAsia="zh-CN"/>
        </w:rPr>
        <w:t xml:space="preserve">SiteMesh </w:t>
      </w:r>
      <w:r w:rsidRPr="00E465C9">
        <w:rPr>
          <w:rFonts w:hint="eastAsia"/>
          <w:lang w:eastAsia="zh-CN"/>
        </w:rPr>
        <w:t>是一个轻量级且灵活的</w:t>
      </w:r>
      <w:r w:rsidRPr="00E465C9">
        <w:rPr>
          <w:rFonts w:hint="eastAsia"/>
          <w:lang w:eastAsia="zh-CN"/>
        </w:rPr>
        <w:t xml:space="preserve">Java web </w:t>
      </w:r>
      <w:r w:rsidRPr="00E465C9">
        <w:rPr>
          <w:rFonts w:hint="eastAsia"/>
          <w:lang w:eastAsia="zh-CN"/>
        </w:rPr>
        <w:t>应用框架，基于</w:t>
      </w:r>
      <w:r w:rsidRPr="00E465C9">
        <w:rPr>
          <w:rFonts w:hint="eastAsia"/>
          <w:lang w:eastAsia="zh-CN"/>
        </w:rPr>
        <w:t xml:space="preserve"> Servlet </w:t>
      </w:r>
      <w:r w:rsidRPr="00E465C9">
        <w:rPr>
          <w:rFonts w:hint="eastAsia"/>
          <w:lang w:eastAsia="zh-CN"/>
        </w:rPr>
        <w:t>中的</w:t>
      </w:r>
      <w:r w:rsidRPr="00E465C9">
        <w:rPr>
          <w:rFonts w:hint="eastAsia"/>
          <w:lang w:eastAsia="zh-CN"/>
        </w:rPr>
        <w:t xml:space="preserve"> Filter</w:t>
      </w:r>
      <w:r w:rsidRPr="00E465C9">
        <w:rPr>
          <w:rFonts w:hint="eastAsia"/>
          <w:lang w:eastAsia="zh-CN"/>
        </w:rPr>
        <w:t>采用了设计模式中的装饰者模式</w:t>
      </w:r>
      <w:r w:rsidRPr="00E465C9">
        <w:rPr>
          <w:rFonts w:hint="eastAsia"/>
          <w:lang w:eastAsia="zh-CN"/>
        </w:rPr>
        <w:t xml:space="preserve">(decorator pattern) </w:t>
      </w:r>
      <w:r w:rsidRPr="00E465C9">
        <w:rPr>
          <w:rFonts w:hint="eastAsia"/>
          <w:lang w:eastAsia="zh-CN"/>
        </w:rPr>
        <w:t>可以很容易的对页面进行布局</w:t>
      </w:r>
      <w:r>
        <w:rPr>
          <w:lang w:eastAsia="zh-CN"/>
        </w:rPr>
        <w:t>。</w:t>
      </w:r>
      <w:r>
        <w:rPr>
          <w:rFonts w:hint="eastAsia"/>
          <w:lang w:eastAsia="zh-CN"/>
        </w:rPr>
        <w:t>它</w:t>
      </w:r>
      <w:r>
        <w:rPr>
          <w:lang w:eastAsia="zh-CN"/>
        </w:rPr>
        <w:t>的处理流程图如下图</w:t>
      </w:r>
      <w:r>
        <w:rPr>
          <w:rFonts w:hint="eastAsia"/>
          <w:lang w:eastAsia="zh-CN"/>
        </w:rPr>
        <w:t>所示</w:t>
      </w:r>
      <w:r>
        <w:rPr>
          <w:lang w:eastAsia="zh-CN"/>
        </w:rPr>
        <w:t>。</w:t>
      </w:r>
    </w:p>
    <w:p w14:paraId="02612069" w14:textId="77777777" w:rsidR="00273A20" w:rsidRDefault="00273A20" w:rsidP="00273A20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6337DF20" wp14:editId="7177BF51">
            <wp:extent cx="4703445" cy="2712720"/>
            <wp:effectExtent l="0" t="0" r="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e 1 with Mobil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44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27807" w14:textId="18885EA3" w:rsidR="00E465C9" w:rsidRDefault="00273A20" w:rsidP="007268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4A69">
        <w:rPr>
          <w:lang w:eastAsia="zh-CN"/>
        </w:rPr>
        <w:t>2-5</w:t>
      </w:r>
      <w:r>
        <w:rPr>
          <w:lang w:eastAsia="zh-CN"/>
        </w:rPr>
        <w:t xml:space="preserve"> SiteMesh </w:t>
      </w:r>
      <w:r>
        <w:rPr>
          <w:lang w:eastAsia="zh-CN"/>
        </w:rPr>
        <w:t>布局框架请求处理流程</w:t>
      </w:r>
    </w:p>
    <w:p w14:paraId="42A35B85" w14:textId="77777777" w:rsidR="007268AA" w:rsidRPr="007268AA" w:rsidRDefault="007268AA" w:rsidP="007268AA">
      <w:pPr>
        <w:ind w:firstLine="480"/>
        <w:rPr>
          <w:lang w:eastAsia="zh-CN"/>
        </w:rPr>
      </w:pPr>
    </w:p>
    <w:p w14:paraId="75D552A1" w14:textId="503F3E14" w:rsidR="00E465C9" w:rsidRDefault="00E465C9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前端</w:t>
      </w:r>
      <w:r>
        <w:t>框架</w:t>
      </w:r>
      <w:r w:rsidR="00CA5879">
        <w:t>列表</w:t>
      </w:r>
    </w:p>
    <w:p w14:paraId="5ED1E5CC" w14:textId="3DEB8F67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lang w:eastAsia="zh-CN"/>
        </w:rPr>
        <w:t>J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框架</w:t>
      </w:r>
      <w:r>
        <w:rPr>
          <w:lang w:eastAsia="zh-CN"/>
        </w:rPr>
        <w:t>：</w:t>
      </w:r>
      <w:r>
        <w:rPr>
          <w:rFonts w:hint="eastAsia"/>
          <w:lang w:eastAsia="zh-CN"/>
        </w:rPr>
        <w:t>J</w:t>
      </w:r>
      <w:r>
        <w:rPr>
          <w:lang w:eastAsia="zh-CN"/>
        </w:rPr>
        <w:t>Query</w:t>
      </w:r>
    </w:p>
    <w:p w14:paraId="10E93B5C" w14:textId="1780478A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 xml:space="preserve">CSS </w:t>
      </w:r>
      <w:r w:rsidRPr="00E465C9">
        <w:rPr>
          <w:rFonts w:hint="eastAsia"/>
          <w:lang w:eastAsia="zh-CN"/>
        </w:rPr>
        <w:t>框架：</w:t>
      </w:r>
      <w:r w:rsidRPr="00E465C9">
        <w:rPr>
          <w:rFonts w:hint="eastAsia"/>
          <w:lang w:eastAsia="zh-CN"/>
        </w:rPr>
        <w:t>Bootstrap inspinia</w:t>
      </w:r>
    </w:p>
    <w:p w14:paraId="2F454017" w14:textId="3B766F5E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客户端校验：</w:t>
      </w:r>
      <w:r w:rsidRPr="00E465C9">
        <w:rPr>
          <w:rFonts w:hint="eastAsia"/>
          <w:lang w:eastAsia="zh-CN"/>
        </w:rPr>
        <w:t>JQuery Validation</w:t>
      </w:r>
    </w:p>
    <w:p w14:paraId="499B39FF" w14:textId="194C9A3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富文本：</w:t>
      </w:r>
      <w:r w:rsidRPr="00E465C9">
        <w:rPr>
          <w:rFonts w:hint="eastAsia"/>
          <w:lang w:eastAsia="zh-CN"/>
        </w:rPr>
        <w:t>CKEcitor</w:t>
      </w:r>
    </w:p>
    <w:p w14:paraId="2AC4D5F9" w14:textId="217FB064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文件管理：</w:t>
      </w:r>
      <w:r w:rsidRPr="00E465C9">
        <w:rPr>
          <w:rFonts w:hint="eastAsia"/>
          <w:lang w:eastAsia="zh-CN"/>
        </w:rPr>
        <w:t>CKFinder</w:t>
      </w:r>
    </w:p>
    <w:p w14:paraId="3A9EA5CC" w14:textId="4EC25AEB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数据表格：</w:t>
      </w:r>
      <w:r w:rsidRPr="00E465C9">
        <w:rPr>
          <w:rFonts w:hint="eastAsia"/>
          <w:lang w:eastAsia="zh-CN"/>
        </w:rPr>
        <w:t>jqGrid</w:t>
      </w:r>
    </w:p>
    <w:p w14:paraId="1126D545" w14:textId="7CCABC85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对话框：</w:t>
      </w:r>
      <w:r w:rsidRPr="00E465C9">
        <w:rPr>
          <w:rFonts w:hint="eastAsia"/>
          <w:lang w:eastAsia="zh-CN"/>
        </w:rPr>
        <w:t>jQuery jBox</w:t>
      </w:r>
    </w:p>
    <w:p w14:paraId="08AF27CA" w14:textId="14B05F66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下拉框：</w:t>
      </w:r>
      <w:r w:rsidRPr="00E465C9">
        <w:rPr>
          <w:rFonts w:hint="eastAsia"/>
          <w:lang w:eastAsia="zh-CN"/>
        </w:rPr>
        <w:t>jQuery Select2</w:t>
      </w:r>
    </w:p>
    <w:p w14:paraId="4D48963C" w14:textId="60A4E6B1" w:rsidR="00E465C9" w:rsidRDefault="00E465C9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 w:rsidRPr="00E465C9">
        <w:rPr>
          <w:rFonts w:hint="eastAsia"/>
          <w:lang w:eastAsia="zh-CN"/>
        </w:rPr>
        <w:t>树形结构控件：</w:t>
      </w:r>
      <w:r w:rsidRPr="00E465C9">
        <w:rPr>
          <w:rFonts w:hint="eastAsia"/>
          <w:lang w:eastAsia="zh-CN"/>
        </w:rPr>
        <w:t>JQuery zTree</w:t>
      </w:r>
    </w:p>
    <w:p w14:paraId="45B26A78" w14:textId="204A7C4E" w:rsidR="005B12C8" w:rsidRDefault="005B12C8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图表控件</w:t>
      </w:r>
      <w:r>
        <w:rPr>
          <w:lang w:eastAsia="zh-CN"/>
        </w:rPr>
        <w:t>：</w:t>
      </w:r>
      <w:r>
        <w:rPr>
          <w:rFonts w:hint="eastAsia"/>
          <w:lang w:eastAsia="zh-CN"/>
        </w:rPr>
        <w:t>C</w:t>
      </w:r>
      <w:r>
        <w:rPr>
          <w:lang w:eastAsia="zh-CN"/>
        </w:rPr>
        <w:t>hart</w:t>
      </w:r>
    </w:p>
    <w:p w14:paraId="59CA3FF8" w14:textId="61467B7D" w:rsidR="00533733" w:rsidRDefault="009B0D2E" w:rsidP="00EF1675">
      <w:pPr>
        <w:pStyle w:val="a8"/>
        <w:numPr>
          <w:ilvl w:val="0"/>
          <w:numId w:val="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we</w:t>
      </w:r>
      <w:r>
        <w:rPr>
          <w:lang w:eastAsia="zh-CN"/>
        </w:rPr>
        <w:t xml:space="preserve">bim 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插件：</w:t>
      </w:r>
      <w:r>
        <w:rPr>
          <w:rFonts w:hint="eastAsia"/>
          <w:lang w:eastAsia="zh-CN"/>
        </w:rPr>
        <w:t>l</w:t>
      </w:r>
      <w:r w:rsidR="00D51668">
        <w:rPr>
          <w:lang w:eastAsia="zh-CN"/>
        </w:rPr>
        <w:t>ayim</w:t>
      </w:r>
    </w:p>
    <w:p w14:paraId="67FC46DF" w14:textId="77777777" w:rsidR="00533733" w:rsidRDefault="00533733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2231884B" w14:textId="77777777" w:rsidR="009B0D2E" w:rsidRPr="00E465C9" w:rsidRDefault="009B0D2E" w:rsidP="00533733">
      <w:pPr>
        <w:pStyle w:val="a8"/>
        <w:ind w:left="960" w:firstLineChars="0" w:firstLine="0"/>
        <w:rPr>
          <w:lang w:eastAsia="zh-CN"/>
        </w:rPr>
      </w:pPr>
    </w:p>
    <w:p w14:paraId="313EE861" w14:textId="024661CC" w:rsidR="00B4233D" w:rsidRPr="00B4233D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需求分析</w:t>
      </w:r>
    </w:p>
    <w:p w14:paraId="6C083241" w14:textId="77777777" w:rsidR="001C7FDD" w:rsidRDefault="001C7FD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系统功能</w:t>
      </w:r>
      <w:r>
        <w:t>需求分析</w:t>
      </w:r>
    </w:p>
    <w:p w14:paraId="117CC6C7" w14:textId="77777777" w:rsidR="001C7FDD" w:rsidRDefault="001C7FDD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如下设计。</w:t>
      </w:r>
    </w:p>
    <w:p w14:paraId="7AE267C7" w14:textId="5A063189" w:rsidR="001C7FDD" w:rsidRDefault="007178E1" w:rsidP="001C7FDD">
      <w:pPr>
        <w:ind w:firstLine="480"/>
        <w:rPr>
          <w:lang w:eastAsia="zh-CN"/>
        </w:rPr>
      </w:pPr>
      <w:r>
        <w:rPr>
          <w:rFonts w:hint="eastAsia"/>
          <w:lang w:eastAsia="zh-CN"/>
        </w:rPr>
        <w:t>为了</w:t>
      </w:r>
      <w:r>
        <w:rPr>
          <w:lang w:eastAsia="zh-CN"/>
        </w:rPr>
        <w:t>体现软件的</w:t>
      </w:r>
      <w:r>
        <w:rPr>
          <w:rFonts w:hint="eastAsia"/>
          <w:lang w:eastAsia="zh-CN"/>
        </w:rPr>
        <w:t>高</w:t>
      </w:r>
      <w:r>
        <w:rPr>
          <w:lang w:eastAsia="zh-CN"/>
        </w:rPr>
        <w:t>内聚、</w:t>
      </w:r>
      <w:r>
        <w:rPr>
          <w:rFonts w:hint="eastAsia"/>
          <w:lang w:eastAsia="zh-CN"/>
        </w:rPr>
        <w:t>低耦合</w:t>
      </w:r>
      <w:r>
        <w:rPr>
          <w:lang w:eastAsia="zh-CN"/>
        </w:rPr>
        <w:t>，</w:t>
      </w:r>
      <w:r w:rsidR="001C7FDD">
        <w:rPr>
          <w:rFonts w:hint="eastAsia"/>
          <w:lang w:eastAsia="zh-CN"/>
        </w:rPr>
        <w:t>按</w:t>
      </w:r>
      <w:r w:rsidR="001C7FDD">
        <w:rPr>
          <w:lang w:eastAsia="zh-CN"/>
        </w:rPr>
        <w:t>功能模块进行划分，</w:t>
      </w:r>
      <w:r w:rsidR="001C7FDD">
        <w:rPr>
          <w:rFonts w:hint="eastAsia"/>
          <w:lang w:eastAsia="zh-CN"/>
        </w:rPr>
        <w:t>大致划分为</w:t>
      </w:r>
      <w:r w:rsidR="00BC32A9">
        <w:rPr>
          <w:rFonts w:hint="eastAsia"/>
          <w:lang w:eastAsia="zh-CN"/>
        </w:rPr>
        <w:t>如下</w:t>
      </w:r>
      <w:r w:rsidR="00BC32A9">
        <w:rPr>
          <w:lang w:eastAsia="zh-CN"/>
        </w:rPr>
        <w:t>模块</w:t>
      </w:r>
      <w:r w:rsidR="00074D0E">
        <w:rPr>
          <w:lang w:eastAsia="zh-CN"/>
        </w:rPr>
        <w:t>：</w:t>
      </w:r>
    </w:p>
    <w:p w14:paraId="5AB432EE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系统模块：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，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，</w:t>
      </w:r>
      <w:r>
        <w:rPr>
          <w:rFonts w:hint="eastAsia"/>
          <w:lang w:eastAsia="zh-CN"/>
        </w:rPr>
        <w:t>部门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</w:p>
    <w:p w14:paraId="4E12B531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：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</w:p>
    <w:p w14:paraId="3EBE05BF" w14:textId="77777777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lang w:eastAsia="zh-CN"/>
        </w:rPr>
        <w:t>工作流模块：流程，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管理</w:t>
      </w:r>
    </w:p>
    <w:p w14:paraId="2963D774" w14:textId="478FB73E" w:rsidR="001C7FDD" w:rsidRDefault="001C7FDD" w:rsidP="00EF1675">
      <w:pPr>
        <w:pStyle w:val="a8"/>
        <w:numPr>
          <w:ilvl w:val="0"/>
          <w:numId w:val="5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通信</w:t>
      </w:r>
      <w:r>
        <w:rPr>
          <w:lang w:eastAsia="zh-CN"/>
        </w:rPr>
        <w:t>模块：</w:t>
      </w:r>
      <w:r>
        <w:rPr>
          <w:rFonts w:hint="eastAsia"/>
          <w:lang w:eastAsia="zh-CN"/>
        </w:rPr>
        <w:t>站内</w:t>
      </w:r>
      <w:r>
        <w:rPr>
          <w:lang w:eastAsia="zh-CN"/>
        </w:rPr>
        <w:t>通知，</w:t>
      </w:r>
      <w:r>
        <w:rPr>
          <w:rFonts w:hint="eastAsia"/>
          <w:lang w:eastAsia="zh-CN"/>
        </w:rPr>
        <w:t>聊天管理</w:t>
      </w:r>
    </w:p>
    <w:p w14:paraId="699A9DC2" w14:textId="3AA73DE5" w:rsidR="001C7FDD" w:rsidRDefault="001C7FDD" w:rsidP="001C7FDD">
      <w:pPr>
        <w:ind w:firstLineChars="0" w:firstLine="480"/>
        <w:rPr>
          <w:lang w:eastAsia="zh-CN"/>
        </w:rPr>
      </w:pPr>
      <w:r>
        <w:rPr>
          <w:lang w:eastAsia="zh-CN"/>
        </w:rPr>
        <w:t>其中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模块为本系统的</w:t>
      </w:r>
      <w:r>
        <w:rPr>
          <w:rFonts w:hint="eastAsia"/>
          <w:lang w:eastAsia="zh-CN"/>
        </w:rPr>
        <w:t>核心</w:t>
      </w:r>
      <w:r>
        <w:rPr>
          <w:lang w:eastAsia="zh-CN"/>
        </w:rPr>
        <w:t>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实际</w:t>
      </w:r>
      <w:r>
        <w:rPr>
          <w:rFonts w:hint="eastAsia"/>
          <w:lang w:eastAsia="zh-CN"/>
        </w:rPr>
        <w:t>的</w:t>
      </w:r>
      <w:r>
        <w:rPr>
          <w:lang w:eastAsia="zh-CN"/>
        </w:rPr>
        <w:t>开发过程中我们可以了解到，</w:t>
      </w:r>
      <w:r>
        <w:rPr>
          <w:rFonts w:hint="eastAsia"/>
          <w:lang w:eastAsia="zh-CN"/>
        </w:rPr>
        <w:t>在软件测试</w:t>
      </w:r>
      <w:r>
        <w:rPr>
          <w:lang w:eastAsia="zh-CN"/>
        </w:rPr>
        <w:t>的过程中，</w:t>
      </w:r>
      <w:r>
        <w:rPr>
          <w:rFonts w:hint="eastAsia"/>
          <w:lang w:eastAsia="zh-CN"/>
        </w:rPr>
        <w:t>参与</w:t>
      </w:r>
      <w:r>
        <w:rPr>
          <w:lang w:eastAsia="zh-CN"/>
        </w:rPr>
        <w:t>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可以划分为</w:t>
      </w:r>
      <w:r w:rsidR="00074D0E">
        <w:rPr>
          <w:lang w:eastAsia="zh-CN"/>
        </w:rPr>
        <w:t>：</w:t>
      </w:r>
    </w:p>
    <w:p w14:paraId="6BA2FC82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lang w:eastAsia="zh-CN"/>
        </w:rPr>
        <w:t>测试人员：负责提交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；</w:t>
      </w:r>
      <w:r>
        <w:rPr>
          <w:rFonts w:hint="eastAsia"/>
          <w:lang w:eastAsia="zh-CN"/>
        </w:rPr>
        <w:t>重新</w:t>
      </w:r>
      <w:r>
        <w:rPr>
          <w:lang w:eastAsia="zh-CN"/>
        </w:rPr>
        <w:t>验证修复的</w:t>
      </w:r>
      <w:r>
        <w:rPr>
          <w:lang w:eastAsia="zh-CN"/>
        </w:rPr>
        <w:t>bug</w:t>
      </w:r>
    </w:p>
    <w:p w14:paraId="66BDE9AE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测试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审核新建的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lang w:eastAsia="zh-CN"/>
        </w:rPr>
        <w:t>；</w:t>
      </w:r>
      <w:r>
        <w:rPr>
          <w:rFonts w:hint="eastAsia"/>
          <w:lang w:eastAsia="zh-CN"/>
        </w:rPr>
        <w:t>确认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有效</w:t>
      </w:r>
    </w:p>
    <w:p w14:paraId="1EBAAC21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经理：</w:t>
      </w:r>
      <w:r>
        <w:rPr>
          <w:lang w:eastAsia="zh-CN"/>
        </w:rPr>
        <w:t xml:space="preserve"> </w:t>
      </w:r>
      <w:r>
        <w:rPr>
          <w:lang w:eastAsia="zh-CN"/>
        </w:rPr>
        <w:t>负责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有效</w:t>
      </w:r>
      <w:r>
        <w:rPr>
          <w:lang w:eastAsia="zh-CN"/>
        </w:rPr>
        <w:t>bug</w:t>
      </w:r>
    </w:p>
    <w:p w14:paraId="7A6A2163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主管：</w:t>
      </w:r>
      <w:r>
        <w:rPr>
          <w:rFonts w:hint="eastAsia"/>
          <w:lang w:eastAsia="zh-CN"/>
        </w:rPr>
        <w:t>负责处理</w:t>
      </w:r>
      <w:r>
        <w:rPr>
          <w:lang w:eastAsia="zh-CN"/>
        </w:rPr>
        <w:t>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</w:p>
    <w:p w14:paraId="548FC408" w14:textId="77777777" w:rsidR="001C7FDD" w:rsidRDefault="001C7FDD" w:rsidP="00EF1675">
      <w:pPr>
        <w:pStyle w:val="a8"/>
        <w:numPr>
          <w:ilvl w:val="0"/>
          <w:numId w:val="6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开发</w:t>
      </w:r>
      <w:r>
        <w:rPr>
          <w:lang w:eastAsia="zh-CN"/>
        </w:rPr>
        <w:t>人员：</w:t>
      </w:r>
      <w:r>
        <w:rPr>
          <w:rFonts w:hint="eastAsia"/>
          <w:lang w:eastAsia="zh-CN"/>
        </w:rPr>
        <w:t>负责</w:t>
      </w:r>
      <w:r>
        <w:rPr>
          <w:lang w:eastAsia="zh-CN"/>
        </w:rPr>
        <w:t>修复分配的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ug</w:t>
      </w:r>
    </w:p>
    <w:p w14:paraId="6C7C2941" w14:textId="4DB26BF9" w:rsidR="00C05A01" w:rsidRDefault="001C7FDD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根据软件</w:t>
      </w:r>
      <w:r>
        <w:rPr>
          <w:lang w:eastAsia="zh-CN"/>
        </w:rPr>
        <w:t>测试过程中角色的划分，</w:t>
      </w:r>
      <w:r>
        <w:rPr>
          <w:rFonts w:hint="eastAsia"/>
          <w:lang w:eastAsia="zh-CN"/>
        </w:rPr>
        <w:t>本系统在启动</w:t>
      </w:r>
      <w:r>
        <w:rPr>
          <w:lang w:eastAsia="zh-CN"/>
        </w:rPr>
        <w:t>时，</w:t>
      </w:r>
      <w:r>
        <w:rPr>
          <w:rFonts w:hint="eastAsia"/>
          <w:lang w:eastAsia="zh-CN"/>
        </w:rPr>
        <w:t>会提供</w:t>
      </w:r>
      <w:r w:rsidR="00C65791">
        <w:rPr>
          <w:lang w:eastAsia="zh-CN"/>
        </w:rPr>
        <w:t>上述分析的</w:t>
      </w:r>
      <w:r>
        <w:rPr>
          <w:rFonts w:hint="eastAsia"/>
          <w:lang w:eastAsia="zh-CN"/>
        </w:rPr>
        <w:t>角色和系统</w:t>
      </w:r>
      <w:r>
        <w:rPr>
          <w:lang w:eastAsia="zh-CN"/>
        </w:rPr>
        <w:t>管理员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。</w:t>
      </w:r>
      <w:r>
        <w:rPr>
          <w:rFonts w:hint="eastAsia"/>
          <w:lang w:eastAsia="zh-CN"/>
        </w:rPr>
        <w:t>也会</w:t>
      </w:r>
      <w:r>
        <w:rPr>
          <w:lang w:eastAsia="zh-CN"/>
        </w:rPr>
        <w:t>提供一个平台默认的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</w:t>
      </w:r>
      <w:r>
        <w:rPr>
          <w:rFonts w:hint="eastAsia"/>
          <w:lang w:eastAsia="zh-CN"/>
        </w:rPr>
        <w:t>，即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人员发现提交</w:t>
      </w:r>
      <w:r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主管将有效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流转</w:t>
      </w:r>
      <w:r>
        <w:rPr>
          <w:rFonts w:hint="eastAsia"/>
          <w:lang w:eastAsia="zh-CN"/>
        </w:rPr>
        <w:t>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决定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是否</w:t>
      </w:r>
      <w:r>
        <w:rPr>
          <w:lang w:eastAsia="zh-CN"/>
        </w:rPr>
        <w:t>要被</w:t>
      </w:r>
      <w:r>
        <w:rPr>
          <w:rFonts w:hint="eastAsia"/>
          <w:lang w:eastAsia="zh-CN"/>
        </w:rPr>
        <w:t>处理</w:t>
      </w:r>
      <w:r>
        <w:rPr>
          <w:lang w:eastAsia="zh-CN"/>
        </w:rPr>
        <w:t>，若需要处理，</w:t>
      </w:r>
      <w:r>
        <w:rPr>
          <w:rFonts w:hint="eastAsia"/>
          <w:lang w:eastAsia="zh-CN"/>
        </w:rPr>
        <w:t>则将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分配</w:t>
      </w:r>
      <w:r w:rsidR="00E745F9">
        <w:rPr>
          <w:rFonts w:hint="eastAsia"/>
          <w:lang w:eastAsia="zh-CN"/>
        </w:rPr>
        <w:t>给</w:t>
      </w:r>
      <w:r>
        <w:rPr>
          <w:rFonts w:hint="eastAsia"/>
          <w:lang w:eastAsia="zh-CN"/>
        </w:rPr>
        <w:t>开发</w:t>
      </w:r>
      <w:r>
        <w:rPr>
          <w:lang w:eastAsia="zh-CN"/>
        </w:rPr>
        <w:t>人员。</w:t>
      </w:r>
      <w:r>
        <w:rPr>
          <w:rFonts w:hint="eastAsia"/>
          <w:lang w:eastAsia="zh-CN"/>
        </w:rPr>
        <w:t>开发人员</w:t>
      </w:r>
      <w:r w:rsidR="00E745F9">
        <w:rPr>
          <w:rFonts w:hint="eastAsia"/>
          <w:lang w:eastAsia="zh-CN"/>
        </w:rPr>
        <w:t>开始</w:t>
      </w:r>
      <w:r w:rsidR="00E745F9">
        <w:rPr>
          <w:lang w:eastAsia="zh-CN"/>
        </w:rPr>
        <w:t>修复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bug</w:t>
      </w:r>
      <w:r>
        <w:rPr>
          <w:lang w:eastAsia="zh-CN"/>
        </w:rPr>
        <w:t>，</w:t>
      </w:r>
      <w:r w:rsidR="00E745F9">
        <w:rPr>
          <w:rFonts w:hint="eastAsia"/>
          <w:lang w:eastAsia="zh-CN"/>
        </w:rPr>
        <w:t>开发</w:t>
      </w:r>
      <w:r w:rsidR="00E745F9">
        <w:rPr>
          <w:lang w:eastAsia="zh-CN"/>
        </w:rPr>
        <w:t>人员确认</w:t>
      </w:r>
      <w:r w:rsidR="00E745F9">
        <w:rPr>
          <w:rFonts w:hint="eastAsia"/>
          <w:lang w:eastAsia="zh-CN"/>
        </w:rPr>
        <w:t>提交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bug</w:t>
      </w:r>
      <w:r w:rsidR="00E745F9">
        <w:rPr>
          <w:lang w:eastAsia="zh-CN"/>
        </w:rPr>
        <w:t xml:space="preserve"> </w:t>
      </w:r>
      <w:r w:rsidR="00E745F9">
        <w:rPr>
          <w:rFonts w:hint="eastAsia"/>
          <w:lang w:eastAsia="zh-CN"/>
        </w:rPr>
        <w:t>被</w:t>
      </w:r>
      <w:r w:rsidR="00E745F9">
        <w:rPr>
          <w:lang w:eastAsia="zh-CN"/>
        </w:rPr>
        <w:t>自己修复后</w:t>
      </w:r>
      <w:r>
        <w:rPr>
          <w:lang w:eastAsia="zh-CN"/>
        </w:rPr>
        <w:t>，测试</w:t>
      </w:r>
      <w:r>
        <w:rPr>
          <w:rFonts w:hint="eastAsia"/>
          <w:lang w:eastAsia="zh-CN"/>
        </w:rPr>
        <w:t>人员</w:t>
      </w:r>
      <w:r w:rsidR="007B052D">
        <w:rPr>
          <w:lang w:eastAsia="zh-CN"/>
        </w:rPr>
        <w:t>将开始再次</w:t>
      </w:r>
      <w:r>
        <w:rPr>
          <w:rFonts w:hint="eastAsia"/>
          <w:lang w:eastAsia="zh-CN"/>
        </w:rPr>
        <w:t>验证</w:t>
      </w:r>
      <w:r w:rsidR="000730D1">
        <w:rPr>
          <w:rFonts w:hint="eastAsia"/>
          <w:lang w:eastAsia="zh-CN"/>
        </w:rPr>
        <w:t>开发</w:t>
      </w:r>
      <w:r w:rsidR="000730D1">
        <w:rPr>
          <w:lang w:eastAsia="zh-CN"/>
        </w:rPr>
        <w:t>人员修复的</w:t>
      </w:r>
      <w:r w:rsidR="000730D1">
        <w:rPr>
          <w:lang w:eastAsia="zh-CN"/>
        </w:rPr>
        <w:t xml:space="preserve"> bu</w:t>
      </w:r>
      <w:r w:rsidR="000730D1">
        <w:rPr>
          <w:rFonts w:hint="eastAsia"/>
          <w:lang w:eastAsia="zh-CN"/>
        </w:rPr>
        <w:t>g</w:t>
      </w:r>
      <w:r>
        <w:rPr>
          <w:lang w:eastAsia="zh-CN"/>
        </w:rPr>
        <w:t>，</w:t>
      </w:r>
      <w:r w:rsidR="000730D1">
        <w:rPr>
          <w:rFonts w:hint="eastAsia"/>
          <w:lang w:eastAsia="zh-CN"/>
        </w:rPr>
        <w:t>若</w:t>
      </w:r>
      <w:r w:rsidR="000730D1">
        <w:rPr>
          <w:lang w:eastAsia="zh-CN"/>
        </w:rPr>
        <w:t>验证</w:t>
      </w:r>
      <w:r w:rsidR="000730D1">
        <w:rPr>
          <w:lang w:eastAsia="zh-CN"/>
        </w:rPr>
        <w:t xml:space="preserve">bug </w:t>
      </w:r>
      <w:r w:rsidR="000730D1">
        <w:rPr>
          <w:lang w:eastAsia="zh-CN"/>
        </w:rPr>
        <w:t>不存在，</w:t>
      </w:r>
      <w:r w:rsidR="00286A52">
        <w:rPr>
          <w:lang w:eastAsia="zh-CN"/>
        </w:rPr>
        <w:t>则</w:t>
      </w:r>
      <w:r w:rsidR="00286A52">
        <w:rPr>
          <w:rFonts w:hint="eastAsia"/>
          <w:lang w:eastAsia="zh-CN"/>
        </w:rPr>
        <w:t>表明</w:t>
      </w:r>
      <w:r w:rsidR="009011F8">
        <w:rPr>
          <w:lang w:eastAsia="zh-CN"/>
        </w:rPr>
        <w:t>bug</w:t>
      </w:r>
      <w:r w:rsidR="000730D1">
        <w:rPr>
          <w:rFonts w:hint="eastAsia"/>
          <w:lang w:eastAsia="zh-CN"/>
        </w:rPr>
        <w:t>确实</w:t>
      </w:r>
      <w:r w:rsidR="000730D1">
        <w:rPr>
          <w:lang w:eastAsia="zh-CN"/>
        </w:rPr>
        <w:t>已被修复</w:t>
      </w:r>
      <w:r>
        <w:rPr>
          <w:lang w:eastAsia="zh-CN"/>
        </w:rPr>
        <w:t>，</w:t>
      </w:r>
      <w:r w:rsidR="00E85D24">
        <w:rPr>
          <w:rFonts w:hint="eastAsia"/>
          <w:lang w:eastAsia="zh-CN"/>
        </w:rPr>
        <w:t>则</w:t>
      </w:r>
      <w:r w:rsidR="00E85D24">
        <w:rPr>
          <w:rFonts w:hint="eastAsia"/>
          <w:lang w:eastAsia="zh-CN"/>
        </w:rPr>
        <w:t>bug</w:t>
      </w:r>
      <w:r w:rsidR="00E85D24">
        <w:rPr>
          <w:lang w:eastAsia="zh-CN"/>
        </w:rPr>
        <w:t xml:space="preserve"> </w:t>
      </w:r>
      <w:r w:rsidR="00BD6B68">
        <w:rPr>
          <w:lang w:eastAsia="zh-CN"/>
        </w:rPr>
        <w:t>被</w:t>
      </w:r>
      <w:r w:rsidR="00E85D24">
        <w:rPr>
          <w:lang w:eastAsia="zh-CN"/>
        </w:rPr>
        <w:t>关闭</w:t>
      </w:r>
      <w:r>
        <w:rPr>
          <w:lang w:eastAsia="zh-CN"/>
        </w:rPr>
        <w:t>。</w:t>
      </w:r>
      <w:r>
        <w:rPr>
          <w:rFonts w:hint="eastAsia"/>
          <w:lang w:eastAsia="zh-CN"/>
        </w:rPr>
        <w:t>当然</w:t>
      </w:r>
      <w:r>
        <w:rPr>
          <w:lang w:eastAsia="zh-CN"/>
        </w:rPr>
        <w:t>，通过在线的</w:t>
      </w:r>
      <w:r>
        <w:rPr>
          <w:rFonts w:hint="eastAsia"/>
          <w:lang w:eastAsia="zh-CN"/>
        </w:rPr>
        <w:t>流程设计器</w:t>
      </w:r>
      <w:r>
        <w:rPr>
          <w:lang w:eastAsia="zh-CN"/>
        </w:rPr>
        <w:t>，也可以对平台默认的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相应</w:t>
      </w:r>
      <w:r>
        <w:rPr>
          <w:lang w:eastAsia="zh-CN"/>
        </w:rPr>
        <w:t>的调整。</w:t>
      </w:r>
    </w:p>
    <w:p w14:paraId="098737F4" w14:textId="24896D33" w:rsidR="00C05A01" w:rsidRDefault="00C05A01" w:rsidP="00C05A0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流程处理过程中，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的分歧</w:t>
      </w:r>
      <w:r>
        <w:rPr>
          <w:lang w:eastAsia="zh-CN"/>
        </w:rPr>
        <w:t>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及时沟通，</w:t>
      </w:r>
      <w:r>
        <w:rPr>
          <w:rFonts w:hint="eastAsia"/>
          <w:lang w:eastAsia="zh-CN"/>
        </w:rPr>
        <w:t>需要</w:t>
      </w:r>
      <w:r>
        <w:rPr>
          <w:lang w:eastAsia="zh-CN"/>
        </w:rPr>
        <w:t>简单的</w:t>
      </w:r>
      <w:r>
        <w:rPr>
          <w:rFonts w:hint="eastAsia"/>
          <w:lang w:eastAsia="zh-CN"/>
        </w:rPr>
        <w:t>聊天</w:t>
      </w:r>
      <w:r>
        <w:rPr>
          <w:lang w:eastAsia="zh-CN"/>
        </w:rPr>
        <w:t>功能。</w:t>
      </w:r>
    </w:p>
    <w:p w14:paraId="3E76145F" w14:textId="77777777" w:rsidR="001C7FDD" w:rsidRDefault="001C7FDD" w:rsidP="001C7FDD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综上</w:t>
      </w:r>
      <w:r>
        <w:rPr>
          <w:lang w:eastAsia="zh-CN"/>
        </w:rPr>
        <w:t>分析，</w:t>
      </w:r>
      <w:r>
        <w:rPr>
          <w:rFonts w:hint="eastAsia"/>
          <w:lang w:eastAsia="zh-CN"/>
        </w:rPr>
        <w:t>要求</w:t>
      </w:r>
      <w:r>
        <w:rPr>
          <w:rFonts w:hint="eastAsia"/>
          <w:lang w:eastAsia="zh-CN"/>
        </w:rPr>
        <w:t>bug</w:t>
      </w:r>
      <w:r>
        <w:rPr>
          <w:rFonts w:hint="eastAsia"/>
          <w:lang w:eastAsia="zh-CN"/>
        </w:rPr>
        <w:t>管理系统应</w:t>
      </w:r>
      <w:r>
        <w:rPr>
          <w:lang w:eastAsia="zh-CN"/>
        </w:rPr>
        <w:t>努力实现</w:t>
      </w:r>
      <w:r>
        <w:rPr>
          <w:rFonts w:hint="eastAsia"/>
          <w:lang w:eastAsia="zh-CN"/>
        </w:rPr>
        <w:t>如下功能</w:t>
      </w:r>
      <w:r>
        <w:rPr>
          <w:lang w:eastAsia="zh-CN"/>
        </w:rPr>
        <w:t>：</w:t>
      </w:r>
    </w:p>
    <w:p w14:paraId="52F86178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细粒度的权限管理功能，保证系统的安全。</w:t>
      </w:r>
    </w:p>
    <w:p w14:paraId="1DC01415" w14:textId="77777777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登录系统可以看到自己参与项目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情况</w:t>
      </w:r>
      <w:r>
        <w:rPr>
          <w:lang w:eastAsia="zh-CN"/>
        </w:rPr>
        <w:t>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待自己处理的任务等详细信息。</w:t>
      </w:r>
    </w:p>
    <w:p w14:paraId="472EF832" w14:textId="6B1D1A27" w:rsidR="00C05A01" w:rsidRDefault="00C05A01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lang w:eastAsia="zh-CN"/>
        </w:rPr>
        <w:t>以图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的形式形象、</w:t>
      </w:r>
      <w:r>
        <w:rPr>
          <w:rFonts w:hint="eastAsia"/>
          <w:lang w:eastAsia="zh-CN"/>
        </w:rPr>
        <w:t>生动</w:t>
      </w:r>
      <w:r>
        <w:rPr>
          <w:lang w:eastAsia="zh-CN"/>
        </w:rPr>
        <w:t>的</w:t>
      </w:r>
      <w:r>
        <w:rPr>
          <w:rFonts w:hint="eastAsia"/>
          <w:lang w:eastAsia="zh-CN"/>
        </w:rPr>
        <w:t>显示项目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的分布图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的</w:t>
      </w:r>
      <w:r>
        <w:rPr>
          <w:rFonts w:hint="eastAsia"/>
          <w:lang w:eastAsia="zh-CN"/>
        </w:rPr>
        <w:t>趋势图</w:t>
      </w:r>
      <w:r>
        <w:rPr>
          <w:lang w:eastAsia="zh-CN"/>
        </w:rPr>
        <w:t>。</w:t>
      </w:r>
    </w:p>
    <w:p w14:paraId="6CCF3B26" w14:textId="34B4855F" w:rsidR="001C7FDD" w:rsidRDefault="001C7FDD" w:rsidP="00EF1675">
      <w:pPr>
        <w:pStyle w:val="a8"/>
        <w:numPr>
          <w:ilvl w:val="0"/>
          <w:numId w:val="12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在线流程设计器</w:t>
      </w:r>
      <w:r>
        <w:rPr>
          <w:lang w:eastAsia="zh-CN"/>
        </w:rPr>
        <w:t>，</w:t>
      </w:r>
      <w:r w:rsidR="00C05A01">
        <w:rPr>
          <w:lang w:eastAsia="zh-CN"/>
        </w:rPr>
        <w:t>新建模型流程或</w:t>
      </w:r>
      <w:r w:rsidR="00C05A01">
        <w:rPr>
          <w:rFonts w:hint="eastAsia"/>
          <w:lang w:eastAsia="zh-CN"/>
        </w:rPr>
        <w:t>对</w:t>
      </w:r>
      <w:r w:rsidR="00C05A01">
        <w:rPr>
          <w:lang w:eastAsia="zh-CN"/>
        </w:rPr>
        <w:t>已有的流程进行在线的修改优化</w:t>
      </w:r>
      <w:r>
        <w:rPr>
          <w:lang w:eastAsia="zh-CN"/>
        </w:rPr>
        <w:t>。</w:t>
      </w:r>
    </w:p>
    <w:p w14:paraId="54C1EE0D" w14:textId="33E1E138" w:rsidR="0076455D" w:rsidRPr="0076455D" w:rsidRDefault="0076455D" w:rsidP="0076455D">
      <w:pPr>
        <w:ind w:firstLine="480"/>
        <w:rPr>
          <w:lang w:eastAsia="zh-CN"/>
        </w:rPr>
      </w:pPr>
    </w:p>
    <w:p w14:paraId="44DEDF14" w14:textId="77777777" w:rsidR="00140D8C" w:rsidRDefault="00625CA4" w:rsidP="00140D8C">
      <w:pPr>
        <w:pStyle w:val="2"/>
        <w:numPr>
          <w:ilvl w:val="1"/>
          <w:numId w:val="2"/>
        </w:numPr>
        <w:ind w:firstLineChars="0"/>
      </w:pPr>
      <w:r>
        <w:t>关键</w:t>
      </w:r>
      <w:r w:rsidR="006A3FA9">
        <w:rPr>
          <w:rFonts w:hint="eastAsia"/>
        </w:rPr>
        <w:t>业务</w:t>
      </w:r>
      <w:r w:rsidR="008568E0">
        <w:t>流程</w:t>
      </w:r>
    </w:p>
    <w:p w14:paraId="3A182D81" w14:textId="06AABCD2" w:rsidR="004045BE" w:rsidRDefault="00987E22" w:rsidP="00140D8C">
      <w:pPr>
        <w:pStyle w:val="2"/>
        <w:numPr>
          <w:ilvl w:val="2"/>
          <w:numId w:val="2"/>
        </w:numPr>
        <w:ind w:firstLineChars="0"/>
      </w:pPr>
      <w:r>
        <w:t xml:space="preserve"> </w:t>
      </w:r>
      <w:r w:rsidR="005820A2">
        <w:t xml:space="preserve"> </w:t>
      </w:r>
      <w:r w:rsidR="001E6F4B">
        <w:t xml:space="preserve">bug </w:t>
      </w:r>
      <w:r w:rsidR="001E6F4B">
        <w:rPr>
          <w:rFonts w:hint="eastAsia"/>
        </w:rPr>
        <w:t>生命</w:t>
      </w:r>
      <w:r w:rsidR="001E6F4B">
        <w:t>周期</w:t>
      </w:r>
    </w:p>
    <w:p w14:paraId="491658BE" w14:textId="325DFB93" w:rsidR="001E6F4B" w:rsidRDefault="001E6F4B" w:rsidP="001E6F4B">
      <w:pPr>
        <w:ind w:firstLine="480"/>
        <w:rPr>
          <w:lang w:eastAsia="zh-CN"/>
        </w:rPr>
      </w:pPr>
      <w:r>
        <w:t>从</w:t>
      </w:r>
      <w:r>
        <w:rPr>
          <w:lang w:eastAsia="zh-CN"/>
        </w:rPr>
        <w:t>下图我们很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生命周期。</w:t>
      </w:r>
    </w:p>
    <w:p w14:paraId="262D63DF" w14:textId="29C3C571" w:rsidR="001E6F4B" w:rsidRDefault="001E6F4B" w:rsidP="001E6F4B">
      <w:pPr>
        <w:ind w:firstLine="480"/>
        <w:rPr>
          <w:lang w:eastAsia="zh-CN"/>
        </w:rPr>
      </w:pPr>
    </w:p>
    <w:p w14:paraId="5C3E956D" w14:textId="77777777" w:rsidR="00546F57" w:rsidRDefault="00546F57" w:rsidP="00546F57">
      <w:pPr>
        <w:keepNext/>
        <w:spacing w:line="240" w:lineRule="auto"/>
        <w:ind w:firstLine="480"/>
      </w:pPr>
      <w:r>
        <w:rPr>
          <w:rFonts w:hint="eastAsia"/>
          <w:noProof/>
          <w:lang w:eastAsia="zh-CN"/>
        </w:rPr>
        <w:drawing>
          <wp:inline distT="0" distB="0" distL="0" distR="0" wp14:anchorId="1D38FC8D" wp14:editId="2E3D6ABD">
            <wp:extent cx="5203825" cy="4318635"/>
            <wp:effectExtent l="0" t="0" r="317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bug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431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8AE9" w14:textId="4406DD08" w:rsidR="001E6F4B" w:rsidRDefault="00546F57" w:rsidP="00546F5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</w:t>
      </w:r>
      <w:r>
        <w:rPr>
          <w:noProof/>
          <w:lang w:eastAsia="zh-CN"/>
        </w:rPr>
        <w:t xml:space="preserve">-1 bug </w:t>
      </w:r>
      <w:r>
        <w:rPr>
          <w:noProof/>
          <w:lang w:eastAsia="zh-CN"/>
        </w:rPr>
        <w:t>生命周</w:t>
      </w:r>
      <w:r>
        <w:rPr>
          <w:rFonts w:hint="eastAsia"/>
          <w:noProof/>
          <w:lang w:eastAsia="zh-CN"/>
        </w:rPr>
        <w:t>周期</w:t>
      </w:r>
    </w:p>
    <w:p w14:paraId="594CFA43" w14:textId="77777777" w:rsidR="001E6F4B" w:rsidRDefault="001E6F4B" w:rsidP="001E6F4B">
      <w:pPr>
        <w:ind w:firstLine="480"/>
        <w:rPr>
          <w:lang w:eastAsia="zh-CN"/>
        </w:rPr>
      </w:pPr>
    </w:p>
    <w:p w14:paraId="0B54541F" w14:textId="1B030C9D" w:rsidR="00326FA5" w:rsidRDefault="00326FA5" w:rsidP="00326FA5">
      <w:pPr>
        <w:ind w:firstLine="480"/>
        <w:rPr>
          <w:lang w:eastAsia="zh-CN"/>
        </w:rPr>
      </w:pPr>
      <w:r>
        <w:rPr>
          <w:rFonts w:hint="eastAsia"/>
          <w:lang w:eastAsia="zh-CN"/>
        </w:rPr>
        <w:t>通过上图</w:t>
      </w:r>
      <w:r>
        <w:rPr>
          <w:lang w:eastAsia="zh-CN"/>
        </w:rPr>
        <w:t>的分析，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可</w:t>
      </w:r>
      <w:r>
        <w:rPr>
          <w:rFonts w:hint="eastAsia"/>
          <w:lang w:eastAsia="zh-CN"/>
        </w:rPr>
        <w:t>看出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的生命周期一定程度反应一次</w:t>
      </w:r>
      <w:r>
        <w:rPr>
          <w:rFonts w:hint="eastAsia"/>
          <w:lang w:eastAsia="zh-CN"/>
        </w:rPr>
        <w:t xml:space="preserve">Bug </w:t>
      </w:r>
      <w:r>
        <w:rPr>
          <w:rFonts w:hint="eastAsia"/>
          <w:lang w:eastAsia="zh-CN"/>
        </w:rPr>
        <w:t>提交的过程中</w:t>
      </w:r>
      <w:r>
        <w:rPr>
          <w:rFonts w:hint="eastAsia"/>
          <w:lang w:eastAsia="zh-CN"/>
        </w:rPr>
        <w:t xml:space="preserve"> bug </w:t>
      </w:r>
      <w:r w:rsidR="002A36CF">
        <w:rPr>
          <w:rFonts w:hint="eastAsia"/>
          <w:lang w:eastAsia="zh-CN"/>
        </w:rPr>
        <w:t>的状态。根据</w:t>
      </w:r>
      <w:r w:rsidR="002A36CF">
        <w:rPr>
          <w:lang w:eastAsia="zh-CN"/>
        </w:rPr>
        <w:t>图</w:t>
      </w:r>
      <w:r w:rsidR="002A36CF">
        <w:rPr>
          <w:lang w:eastAsia="zh-CN"/>
        </w:rPr>
        <w:t xml:space="preserve">3-1 </w:t>
      </w:r>
      <w:r w:rsidR="002A36CF"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上图</w:t>
      </w:r>
      <w:r w:rsidR="002A36CF">
        <w:rPr>
          <w:lang w:eastAsia="zh-CN"/>
        </w:rPr>
        <w:t>分析，</w:t>
      </w:r>
      <w:r>
        <w:rPr>
          <w:rFonts w:hint="eastAsia"/>
          <w:lang w:eastAsia="zh-CN"/>
        </w:rPr>
        <w:t>并结合相应的实际情况</w:t>
      </w:r>
      <w:r w:rsidR="00D14C7B">
        <w:rPr>
          <w:lang w:eastAsia="zh-CN"/>
        </w:rPr>
        <w:t>，</w:t>
      </w:r>
      <w:r w:rsidR="00D14C7B">
        <w:rPr>
          <w:rFonts w:hint="eastAsia"/>
          <w:lang w:eastAsia="zh-CN"/>
        </w:rPr>
        <w:t>对其</w:t>
      </w:r>
      <w:r w:rsidR="00D14C7B">
        <w:rPr>
          <w:lang w:eastAsia="zh-CN"/>
        </w:rPr>
        <w:t>进行调整</w:t>
      </w:r>
      <w:r>
        <w:rPr>
          <w:rFonts w:hint="eastAsia"/>
          <w:lang w:eastAsia="zh-CN"/>
        </w:rPr>
        <w:t>，可以得到如下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状态：</w:t>
      </w:r>
    </w:p>
    <w:p w14:paraId="3D2BE1AF" w14:textId="40423E6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rFonts w:hint="eastAsia"/>
          <w:lang w:eastAsia="zh-CN"/>
        </w:rPr>
        <w:t>(New)</w:t>
      </w:r>
      <w:r>
        <w:rPr>
          <w:rFonts w:hint="eastAsia"/>
          <w:lang w:eastAsia="zh-CN"/>
        </w:rPr>
        <w:t>：缺陷首次被提交，默认状态为新建；</w:t>
      </w:r>
    </w:p>
    <w:p w14:paraId="577DC7CC" w14:textId="755785DD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有效</w:t>
      </w:r>
      <w:r>
        <w:rPr>
          <w:rFonts w:hint="eastAsia"/>
          <w:lang w:eastAsia="zh-CN"/>
        </w:rPr>
        <w:t>(Genuine)</w:t>
      </w:r>
      <w:r>
        <w:rPr>
          <w:rFonts w:hint="eastAsia"/>
          <w:lang w:eastAsia="zh-CN"/>
        </w:rPr>
        <w:t>：审核通过的缺陷；</w:t>
      </w:r>
    </w:p>
    <w:p w14:paraId="0F66B30E" w14:textId="34D14709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分配</w:t>
      </w:r>
      <w:r>
        <w:rPr>
          <w:rFonts w:hint="eastAsia"/>
          <w:lang w:eastAsia="zh-CN"/>
        </w:rPr>
        <w:t>(Assign)</w:t>
      </w:r>
      <w:r>
        <w:rPr>
          <w:rFonts w:hint="eastAsia"/>
          <w:lang w:eastAsia="zh-CN"/>
        </w:rPr>
        <w:t>：缺陷被分配给处理缺陷的成员；</w:t>
      </w:r>
    </w:p>
    <w:p w14:paraId="71EFE0AC" w14:textId="5D198C0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eastAsia="zh-CN"/>
        </w:rPr>
        <w:t>(Open)</w:t>
      </w:r>
      <w:r>
        <w:rPr>
          <w:rFonts w:hint="eastAsia"/>
          <w:lang w:eastAsia="zh-CN"/>
        </w:rPr>
        <w:t>：缺陷被分配的成员签收；</w:t>
      </w:r>
    </w:p>
    <w:p w14:paraId="1A8B165B" w14:textId="39CCFD6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检测</w:t>
      </w:r>
      <w:r>
        <w:rPr>
          <w:rFonts w:hint="eastAsia"/>
          <w:lang w:eastAsia="zh-CN"/>
        </w:rPr>
        <w:t>(Test)</w:t>
      </w:r>
      <w:r>
        <w:rPr>
          <w:rFonts w:hint="eastAsia"/>
          <w:lang w:eastAsia="zh-CN"/>
        </w:rPr>
        <w:t>：缺陷被修复，待验证；</w:t>
      </w:r>
    </w:p>
    <w:p w14:paraId="64E55BE0" w14:textId="4EF02B12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验证</w:t>
      </w:r>
      <w:r>
        <w:rPr>
          <w:rFonts w:hint="eastAsia"/>
          <w:lang w:eastAsia="zh-CN"/>
        </w:rPr>
        <w:t xml:space="preserve">(Verified): </w:t>
      </w:r>
      <w:r>
        <w:rPr>
          <w:rFonts w:hint="eastAsia"/>
          <w:lang w:eastAsia="zh-CN"/>
        </w:rPr>
        <w:t>缺陷被成员验证；</w:t>
      </w:r>
    </w:p>
    <w:p w14:paraId="4E0290C4" w14:textId="56D9292E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重新打开</w:t>
      </w:r>
      <w:r>
        <w:rPr>
          <w:rFonts w:hint="eastAsia"/>
          <w:lang w:eastAsia="zh-CN"/>
        </w:rPr>
        <w:t>(Reopened)</w:t>
      </w:r>
      <w:r>
        <w:rPr>
          <w:rFonts w:hint="eastAsia"/>
          <w:lang w:eastAsia="zh-CN"/>
        </w:rPr>
        <w:t>：验证后，缺陷依然存在；</w:t>
      </w:r>
    </w:p>
    <w:p w14:paraId="53789AB9" w14:textId="0D8D6B74" w:rsidR="00326FA5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拒绝</w:t>
      </w:r>
      <w:r>
        <w:rPr>
          <w:rFonts w:hint="eastAsia"/>
          <w:lang w:eastAsia="zh-CN"/>
        </w:rPr>
        <w:t>(Rejected)</w:t>
      </w:r>
      <w:r>
        <w:rPr>
          <w:rFonts w:hint="eastAsia"/>
          <w:lang w:eastAsia="zh-CN"/>
        </w:rPr>
        <w:t>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缺陷被拒绝；</w:t>
      </w:r>
    </w:p>
    <w:p w14:paraId="45EBBB98" w14:textId="6FDB81FC" w:rsidR="001E6F4B" w:rsidRDefault="00326FA5" w:rsidP="00EF1675">
      <w:pPr>
        <w:pStyle w:val="a8"/>
        <w:numPr>
          <w:ilvl w:val="0"/>
          <w:numId w:val="1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延期</w:t>
      </w:r>
      <w:r>
        <w:rPr>
          <w:rFonts w:hint="eastAsia"/>
          <w:lang w:eastAsia="zh-CN"/>
        </w:rPr>
        <w:t>(Deferred)</w:t>
      </w:r>
      <w:r>
        <w:rPr>
          <w:rFonts w:hint="eastAsia"/>
          <w:lang w:eastAsia="zh-CN"/>
        </w:rPr>
        <w:t>：此次不修复该缺陷</w:t>
      </w:r>
    </w:p>
    <w:p w14:paraId="48429027" w14:textId="77777777" w:rsidR="005617F5" w:rsidRDefault="005617F5" w:rsidP="005617F5">
      <w:pPr>
        <w:ind w:firstLineChars="0" w:firstLine="0"/>
        <w:rPr>
          <w:lang w:eastAsia="zh-CN"/>
        </w:rPr>
      </w:pPr>
    </w:p>
    <w:p w14:paraId="2590B5DB" w14:textId="278DB685" w:rsidR="005617F5" w:rsidRDefault="003F3138" w:rsidP="005D33E8">
      <w:pPr>
        <w:pStyle w:val="3"/>
        <w:ind w:firstLineChars="0" w:firstLine="0"/>
      </w:pPr>
      <w:r>
        <w:rPr>
          <w:rFonts w:hint="eastAsia"/>
        </w:rPr>
        <w:t>3.2.2</w:t>
      </w:r>
      <w:r w:rsidR="00987E22">
        <w:t>.</w:t>
      </w:r>
      <w:r w:rsidR="00987E22">
        <w:tab/>
      </w:r>
      <w:r w:rsidR="005617F5">
        <w:rPr>
          <w:rFonts w:hint="eastAsia"/>
        </w:rPr>
        <w:t>bug</w:t>
      </w:r>
      <w:r w:rsidR="005617F5">
        <w:t xml:space="preserve"> </w:t>
      </w:r>
      <w:r w:rsidR="005617F5">
        <w:t>类型</w:t>
      </w:r>
    </w:p>
    <w:p w14:paraId="57FCDED7" w14:textId="37B9FD85" w:rsidR="00C17FE5" w:rsidRDefault="00C17FE5" w:rsidP="00C17FE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>本系统</w:t>
      </w:r>
      <w:r>
        <w:rPr>
          <w:rFonts w:hint="eastAsia"/>
          <w:lang w:eastAsia="zh-CN"/>
        </w:rPr>
        <w:t>中</w:t>
      </w:r>
      <w:r>
        <w:rPr>
          <w:lang w:eastAsia="zh-CN"/>
        </w:rPr>
        <w:t>，</w:t>
      </w:r>
      <w:r>
        <w:rPr>
          <w:rFonts w:hint="eastAsia"/>
          <w:lang w:eastAsia="zh-CN"/>
        </w:rPr>
        <w:t>我们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类型</w:t>
      </w:r>
      <w:r w:rsidR="00A76C59">
        <w:rPr>
          <w:rFonts w:hint="eastAsia"/>
          <w:lang w:eastAsia="zh-CN"/>
        </w:rPr>
        <w:t>划分为</w:t>
      </w:r>
    </w:p>
    <w:p w14:paraId="01E8DD84" w14:textId="4E552AC1" w:rsidR="006B375C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bug</w:t>
      </w:r>
    </w:p>
    <w:p w14:paraId="3D851FE3" w14:textId="1AA12194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改进</w:t>
      </w:r>
    </w:p>
    <w:p w14:paraId="2E2D7212" w14:textId="3291E55C" w:rsidR="00A76C59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lang w:eastAsia="zh-CN"/>
        </w:rPr>
        <w:t>任务</w:t>
      </w:r>
    </w:p>
    <w:p w14:paraId="2218D5E9" w14:textId="2DD31D2B" w:rsidR="00A76C59" w:rsidRPr="00C17FE5" w:rsidRDefault="00A76C59" w:rsidP="00EF1675">
      <w:pPr>
        <w:pStyle w:val="a8"/>
        <w:numPr>
          <w:ilvl w:val="0"/>
          <w:numId w:val="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需求</w:t>
      </w:r>
    </w:p>
    <w:p w14:paraId="27BA1350" w14:textId="48312D87" w:rsidR="005D33E8" w:rsidRDefault="003F3138" w:rsidP="005D33E8">
      <w:pPr>
        <w:pStyle w:val="3"/>
        <w:ind w:firstLineChars="0" w:firstLine="0"/>
      </w:pPr>
      <w:r>
        <w:t>3.2.3</w:t>
      </w:r>
      <w:r w:rsidR="00AE0718">
        <w:t>.</w:t>
      </w:r>
      <w:r w:rsidR="00AE0718">
        <w:tab/>
        <w:t xml:space="preserve"> </w:t>
      </w:r>
      <w:r w:rsidR="005D33E8">
        <w:rPr>
          <w:rFonts w:hint="eastAsia"/>
        </w:rPr>
        <w:t>bug</w:t>
      </w:r>
      <w:r w:rsidR="005D33E8">
        <w:t xml:space="preserve"> </w:t>
      </w:r>
      <w:r w:rsidR="005D33E8">
        <w:rPr>
          <w:rFonts w:hint="eastAsia"/>
        </w:rPr>
        <w:t>优先级</w:t>
      </w:r>
    </w:p>
    <w:p w14:paraId="1712C614" w14:textId="7EB98B35" w:rsidR="00A76C59" w:rsidRDefault="00A76C59" w:rsidP="00A76C59">
      <w:pPr>
        <w:ind w:firstLineChars="83" w:firstLine="199"/>
        <w:rPr>
          <w:lang w:eastAsia="zh-CN"/>
        </w:rPr>
      </w:pPr>
      <w:r>
        <w:rPr>
          <w:lang w:eastAsia="zh-CN"/>
        </w:rPr>
        <w:t xml:space="preserve">     </w:t>
      </w:r>
      <w:r>
        <w:rPr>
          <w:rFonts w:hint="eastAsia"/>
          <w:lang w:eastAsia="zh-CN"/>
        </w:rPr>
        <w:t>在</w:t>
      </w:r>
      <w:r>
        <w:rPr>
          <w:lang w:eastAsia="zh-CN"/>
        </w:rPr>
        <w:t>本系统中，</w:t>
      </w:r>
      <w:r>
        <w:rPr>
          <w:rFonts w:hint="eastAsia"/>
          <w:lang w:eastAsia="zh-CN"/>
        </w:rPr>
        <w:t>依据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严重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将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划分为</w:t>
      </w:r>
      <w:r>
        <w:rPr>
          <w:lang w:eastAsia="zh-CN"/>
        </w:rPr>
        <w:t>如下优先级</w:t>
      </w:r>
    </w:p>
    <w:p w14:paraId="4B0D0DC3" w14:textId="77777777" w:rsidR="009A24D1" w:rsidRDefault="00A76C59" w:rsidP="00EF1675">
      <w:pPr>
        <w:pStyle w:val="a8"/>
        <w:numPr>
          <w:ilvl w:val="0"/>
          <w:numId w:val="8"/>
        </w:numPr>
        <w:ind w:firstLineChars="0"/>
        <w:rPr>
          <w:ins w:id="43" w:author="Microsoft Office User" w:date="2016-05-19T00:55:00Z"/>
          <w:lang w:eastAsia="zh-CN"/>
        </w:rPr>
      </w:pPr>
      <w:r>
        <w:rPr>
          <w:lang w:eastAsia="zh-CN"/>
        </w:rPr>
        <w:t>紧急</w:t>
      </w:r>
      <w:r w:rsidR="007546DE">
        <w:rPr>
          <w:lang w:eastAsia="zh-CN"/>
        </w:rPr>
        <w:t>：</w:t>
      </w:r>
      <w:ins w:id="44" w:author="Microsoft Office User" w:date="2016-05-19T00:53:00Z">
        <w:r w:rsidR="00F0523A">
          <w:rPr>
            <w:rFonts w:hint="eastAsia"/>
            <w:lang w:eastAsia="zh-CN"/>
          </w:rPr>
          <w:t>特别</w:t>
        </w:r>
        <w:r w:rsidR="00F0523A">
          <w:rPr>
            <w:lang w:eastAsia="zh-CN"/>
          </w:rPr>
          <w:t>严重的</w:t>
        </w:r>
      </w:ins>
      <w:del w:id="45" w:author="Microsoft Office User" w:date="2016-05-19T00:53:00Z">
        <w:r w:rsidR="007546DE" w:rsidDel="00F0523A">
          <w:rPr>
            <w:lang w:eastAsia="zh-CN"/>
          </w:rPr>
          <w:delText>非常</w:delText>
        </w:r>
        <w:r w:rsidR="007546DE" w:rsidDel="00F0523A">
          <w:rPr>
            <w:rFonts w:hint="eastAsia"/>
            <w:lang w:eastAsia="zh-CN"/>
          </w:rPr>
          <w:delText>严重</w:delText>
        </w:r>
        <w:r w:rsidR="007546DE" w:rsidDel="00F0523A">
          <w:rPr>
            <w:lang w:eastAsia="zh-CN"/>
          </w:rPr>
          <w:delText xml:space="preserve"> </w:delText>
        </w:r>
      </w:del>
      <w:r w:rsidR="007546DE">
        <w:rPr>
          <w:rFonts w:hint="eastAsia"/>
          <w:lang w:eastAsia="zh-CN"/>
        </w:rPr>
        <w:t>bug</w:t>
      </w:r>
      <w:r w:rsidR="007546DE">
        <w:rPr>
          <w:lang w:eastAsia="zh-CN"/>
        </w:rPr>
        <w:t>，</w:t>
      </w:r>
      <w:ins w:id="46" w:author="Microsoft Office User" w:date="2016-05-19T00:53:00Z">
        <w:r w:rsidR="00F0523A">
          <w:rPr>
            <w:lang w:eastAsia="zh-CN"/>
          </w:rPr>
          <w:t>必须</w:t>
        </w:r>
      </w:ins>
      <w:del w:id="47" w:author="Microsoft Office User" w:date="2016-05-19T00:53:00Z">
        <w:r w:rsidR="007546DE" w:rsidDel="00F0523A">
          <w:rPr>
            <w:rFonts w:hint="eastAsia"/>
            <w:lang w:eastAsia="zh-CN"/>
          </w:rPr>
          <w:delText>需要</w:delText>
        </w:r>
      </w:del>
      <w:ins w:id="48" w:author="Microsoft Office User" w:date="2016-05-19T00:53:00Z">
        <w:r w:rsidR="00F0523A">
          <w:rPr>
            <w:lang w:eastAsia="zh-CN"/>
          </w:rPr>
          <w:t>马上</w:t>
        </w:r>
      </w:ins>
      <w:del w:id="49" w:author="Microsoft Office User" w:date="2016-05-19T00:53:00Z">
        <w:r w:rsidR="007546DE" w:rsidDel="00F0523A">
          <w:rPr>
            <w:lang w:eastAsia="zh-CN"/>
          </w:rPr>
          <w:delText>立即</w:delText>
        </w:r>
      </w:del>
      <w:ins w:id="50" w:author="Microsoft Office User" w:date="2016-05-19T00:53:00Z">
        <w:r w:rsidR="00F0523A">
          <w:rPr>
            <w:lang w:eastAsia="zh-CN"/>
          </w:rPr>
          <w:t>进行处理</w:t>
        </w:r>
      </w:ins>
      <w:del w:id="51" w:author="Microsoft Office User" w:date="2016-05-19T00:53:00Z">
        <w:r w:rsidR="007546DE" w:rsidDel="00F0523A">
          <w:rPr>
            <w:lang w:eastAsia="zh-CN"/>
          </w:rPr>
          <w:delText>解决</w:delText>
        </w:r>
      </w:del>
      <w:r w:rsidR="007546DE">
        <w:rPr>
          <w:lang w:eastAsia="zh-CN"/>
        </w:rPr>
        <w:t>，</w:t>
      </w:r>
      <w:ins w:id="52" w:author="Microsoft Office User" w:date="2016-05-19T00:48:00Z">
        <w:del w:id="53" w:author="Microsoft Office User" w:date="2016-05-19T00:54:00Z">
          <w:r w:rsidR="003C6F17" w:rsidDel="00F0523A">
            <w:rPr>
              <w:lang w:eastAsia="zh-CN"/>
            </w:rPr>
            <w:delText>关联到其他</w:delText>
          </w:r>
        </w:del>
      </w:ins>
      <w:ins w:id="54" w:author="Microsoft Office User" w:date="2016-05-19T00:55:00Z">
        <w:r w:rsidR="009A24D1">
          <w:rPr>
            <w:rFonts w:hint="eastAsia"/>
            <w:lang w:eastAsia="zh-CN"/>
          </w:rPr>
          <w:t>因为</w:t>
        </w:r>
        <w:r w:rsidR="009A24D1">
          <w:rPr>
            <w:lang w:eastAsia="zh-CN"/>
          </w:rPr>
          <w:t>如果不能</w:t>
        </w:r>
        <w:r w:rsidR="009A24D1">
          <w:rPr>
            <w:rFonts w:hint="eastAsia"/>
            <w:lang w:eastAsia="zh-CN"/>
          </w:rPr>
          <w:t>立刻</w:t>
        </w:r>
        <w:r w:rsidR="009A24D1">
          <w:rPr>
            <w:lang w:eastAsia="zh-CN"/>
          </w:rPr>
          <w:t>处理</w:t>
        </w:r>
      </w:ins>
      <w:del w:id="55" w:author="Microsoft Office User" w:date="2016-05-19T00:55:00Z">
        <w:r w:rsidR="007546DE" w:rsidDel="009A24D1">
          <w:rPr>
            <w:rFonts w:hint="eastAsia"/>
            <w:lang w:eastAsia="zh-CN"/>
          </w:rPr>
          <w:delText>若不解决</w:delText>
        </w:r>
      </w:del>
      <w:r w:rsidR="007546DE">
        <w:rPr>
          <w:lang w:eastAsia="zh-CN"/>
        </w:rPr>
        <w:t>，</w:t>
      </w:r>
      <w:ins w:id="56" w:author="Microsoft Office User" w:date="2016-05-19T00:55:00Z">
        <w:r w:rsidR="009A24D1">
          <w:rPr>
            <w:lang w:eastAsia="zh-CN"/>
          </w:rPr>
          <w:t>系统的</w:t>
        </w:r>
      </w:ins>
    </w:p>
    <w:p w14:paraId="506D4F97" w14:textId="14A537FB" w:rsidR="006319DB" w:rsidDel="009A24D1" w:rsidRDefault="007546DE" w:rsidP="009A24D1">
      <w:pPr>
        <w:ind w:firstLineChars="0" w:firstLine="0"/>
        <w:rPr>
          <w:del w:id="57" w:author="Microsoft Office User" w:date="2016-05-19T00:55:00Z"/>
          <w:lang w:eastAsia="zh-CN"/>
        </w:rPr>
        <w:pPrChange w:id="58" w:author="Microsoft Office User" w:date="2016-05-19T00:55:00Z">
          <w:pPr>
            <w:pStyle w:val="a8"/>
            <w:numPr>
              <w:numId w:val="8"/>
            </w:numPr>
            <w:ind w:left="951" w:firstLineChars="0" w:hanging="480"/>
          </w:pPr>
        </w:pPrChange>
      </w:pPr>
      <w:r>
        <w:rPr>
          <w:rFonts w:hint="eastAsia"/>
          <w:lang w:eastAsia="zh-CN"/>
        </w:rPr>
        <w:t>基本功</w:t>
      </w:r>
      <w:ins w:id="59" w:author="Microsoft Office User" w:date="2016-05-19T00:55:00Z">
        <w:r w:rsidR="009A24D1">
          <w:rPr>
            <w:lang w:eastAsia="zh-CN"/>
          </w:rPr>
          <w:t>没有办法</w:t>
        </w:r>
      </w:ins>
      <w:ins w:id="60" w:author="Microsoft Office User" w:date="2016-05-19T00:56:00Z">
        <w:r w:rsidR="009A24D1">
          <w:rPr>
            <w:lang w:eastAsia="zh-CN"/>
          </w:rPr>
          <w:t>继续运行</w:t>
        </w:r>
      </w:ins>
      <w:bookmarkStart w:id="61" w:name="_GoBack"/>
      <w:bookmarkEnd w:id="61"/>
      <w:del w:id="62" w:author="Microsoft Office User" w:date="2016-05-19T00:55:00Z">
        <w:r w:rsidDel="009A24D1">
          <w:rPr>
            <w:rFonts w:hint="eastAsia"/>
            <w:lang w:eastAsia="zh-CN"/>
          </w:rPr>
          <w:delText>能无法</w:delText>
        </w:r>
        <w:r w:rsidDel="009A24D1">
          <w:rPr>
            <w:lang w:eastAsia="zh-CN"/>
          </w:rPr>
          <w:delText>使用</w:delText>
        </w:r>
      </w:del>
      <w:r>
        <w:rPr>
          <w:lang w:eastAsia="zh-CN"/>
        </w:rPr>
        <w:t>，</w:t>
      </w:r>
      <w:r>
        <w:rPr>
          <w:rFonts w:hint="eastAsia"/>
          <w:lang w:eastAsia="zh-CN"/>
        </w:rPr>
        <w:t>测试</w:t>
      </w:r>
      <w:r>
        <w:rPr>
          <w:lang w:eastAsia="zh-CN"/>
        </w:rPr>
        <w:t>没</w:t>
      </w:r>
    </w:p>
    <w:p w14:paraId="2F1E7D0C" w14:textId="0C933185" w:rsidR="00A76C59" w:rsidRDefault="007546DE" w:rsidP="006319DB">
      <w:pPr>
        <w:ind w:firstLineChars="0" w:firstLine="0"/>
        <w:rPr>
          <w:lang w:eastAsia="zh-CN"/>
        </w:rPr>
      </w:pPr>
      <w:r>
        <w:rPr>
          <w:lang w:eastAsia="zh-CN"/>
        </w:rPr>
        <w:t>有</w:t>
      </w:r>
      <w:r>
        <w:rPr>
          <w:rFonts w:hint="eastAsia"/>
          <w:lang w:eastAsia="zh-CN"/>
        </w:rPr>
        <w:t>办法进行</w:t>
      </w:r>
      <w:r>
        <w:rPr>
          <w:lang w:eastAsia="zh-CN"/>
        </w:rPr>
        <w:t>。</w:t>
      </w:r>
    </w:p>
    <w:p w14:paraId="272BFF7C" w14:textId="1BF9704E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高</w:t>
      </w:r>
      <w:r w:rsidR="007546DE">
        <w:rPr>
          <w:lang w:eastAsia="zh-CN"/>
        </w:rPr>
        <w:t>：严重</w:t>
      </w:r>
      <w:r w:rsidR="007546DE">
        <w:rPr>
          <w:lang w:eastAsia="zh-CN"/>
        </w:rPr>
        <w:t>bug</w:t>
      </w:r>
    </w:p>
    <w:p w14:paraId="1DB083A8" w14:textId="1B612F4B" w:rsidR="00A76C59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普通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常见</w:t>
      </w:r>
      <w:r w:rsidR="006319DB">
        <w:rPr>
          <w:lang w:eastAsia="zh-CN"/>
        </w:rPr>
        <w:t>的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bug</w:t>
      </w:r>
    </w:p>
    <w:p w14:paraId="76D7AC38" w14:textId="61D2D61C" w:rsidR="00CA659A" w:rsidRDefault="00A76C59" w:rsidP="00EF1675">
      <w:pPr>
        <w:pStyle w:val="a8"/>
        <w:numPr>
          <w:ilvl w:val="0"/>
          <w:numId w:val="8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低</w:t>
      </w:r>
      <w:r w:rsidR="006319DB">
        <w:rPr>
          <w:lang w:eastAsia="zh-CN"/>
        </w:rPr>
        <w:t>：</w:t>
      </w:r>
      <w:r w:rsidR="006319DB">
        <w:rPr>
          <w:rFonts w:hint="eastAsia"/>
          <w:lang w:eastAsia="zh-CN"/>
        </w:rPr>
        <w:t>建议类</w:t>
      </w:r>
      <w:r w:rsidR="006319DB">
        <w:rPr>
          <w:lang w:eastAsia="zh-CN"/>
        </w:rPr>
        <w:t xml:space="preserve"> </w:t>
      </w:r>
      <w:r w:rsidR="006319DB">
        <w:rPr>
          <w:rFonts w:hint="eastAsia"/>
          <w:lang w:eastAsia="zh-CN"/>
        </w:rPr>
        <w:t>bu</w:t>
      </w:r>
      <w:r w:rsidR="006319DB">
        <w:rPr>
          <w:lang w:eastAsia="zh-CN"/>
        </w:rPr>
        <w:t>g</w:t>
      </w:r>
    </w:p>
    <w:p w14:paraId="4425CEFC" w14:textId="77777777" w:rsidR="00CA659A" w:rsidRDefault="00CA659A">
      <w:pPr>
        <w:spacing w:line="240" w:lineRule="auto"/>
        <w:ind w:firstLineChars="0" w:firstLine="0"/>
        <w:jc w:val="left"/>
        <w:rPr>
          <w:lang w:eastAsia="zh-CN"/>
        </w:rPr>
      </w:pPr>
      <w:r>
        <w:rPr>
          <w:lang w:eastAsia="zh-CN"/>
        </w:rPr>
        <w:br w:type="page"/>
      </w:r>
    </w:p>
    <w:p w14:paraId="1B870034" w14:textId="77777777" w:rsidR="00A76C59" w:rsidRPr="00A76C59" w:rsidRDefault="00A76C59" w:rsidP="00CA659A">
      <w:pPr>
        <w:pStyle w:val="a8"/>
        <w:ind w:left="951" w:firstLineChars="0" w:firstLine="0"/>
        <w:rPr>
          <w:lang w:eastAsia="zh-CN"/>
        </w:rPr>
      </w:pPr>
    </w:p>
    <w:p w14:paraId="67ED516F" w14:textId="462E313A" w:rsidR="004045BE" w:rsidRDefault="001E6F4B" w:rsidP="004045BE">
      <w:pPr>
        <w:pStyle w:val="3"/>
        <w:ind w:firstLineChars="0" w:firstLine="0"/>
      </w:pPr>
      <w:r>
        <w:t>3</w:t>
      </w:r>
      <w:r w:rsidR="002279B0">
        <w:t>.2.4</w:t>
      </w:r>
      <w:r w:rsidR="00AE0718">
        <w:t>.</w:t>
      </w:r>
      <w:r w:rsidR="00AE0718">
        <w:tab/>
      </w:r>
      <w:r w:rsidR="004045BE">
        <w:rPr>
          <w:rFonts w:hint="eastAsia"/>
        </w:rPr>
        <w:t>B</w:t>
      </w:r>
      <w:r w:rsidR="004045BE">
        <w:t xml:space="preserve">PMN </w:t>
      </w:r>
      <w:r w:rsidR="004045BE">
        <w:rPr>
          <w:rFonts w:hint="eastAsia"/>
        </w:rPr>
        <w:t>流程</w:t>
      </w:r>
      <w:r w:rsidR="004045BE">
        <w:t>定义图</w:t>
      </w:r>
      <w:r w:rsidR="004045BE">
        <w:t xml:space="preserve"> </w:t>
      </w:r>
    </w:p>
    <w:p w14:paraId="522AEF12" w14:textId="727DEC05" w:rsidR="004045BE" w:rsidRDefault="00AD10E1" w:rsidP="004045BE">
      <w:pPr>
        <w:ind w:firstLine="480"/>
        <w:rPr>
          <w:lang w:eastAsia="zh-CN"/>
        </w:rPr>
      </w:pPr>
      <w:r>
        <w:rPr>
          <w:lang w:eastAsia="zh-CN"/>
        </w:rPr>
        <w:t>本系统</w:t>
      </w:r>
      <w:r>
        <w:rPr>
          <w:rFonts w:hint="eastAsia"/>
          <w:lang w:eastAsia="zh-CN"/>
        </w:rPr>
        <w:t>在初次</w:t>
      </w:r>
      <w:r>
        <w:rPr>
          <w:lang w:eastAsia="zh-CN"/>
        </w:rPr>
        <w:t>启动，</w:t>
      </w:r>
      <w:r>
        <w:rPr>
          <w:rFonts w:hint="eastAsia"/>
          <w:lang w:eastAsia="zh-CN"/>
        </w:rPr>
        <w:t>会部署</w:t>
      </w:r>
      <w:r w:rsidR="004045BE">
        <w:rPr>
          <w:rFonts w:hint="eastAsia"/>
          <w:lang w:eastAsia="zh-CN"/>
        </w:rPr>
        <w:t>B</w:t>
      </w:r>
      <w:r w:rsidR="004045BE">
        <w:rPr>
          <w:lang w:eastAsia="zh-CN"/>
        </w:rPr>
        <w:t xml:space="preserve">ug </w:t>
      </w:r>
      <w:r w:rsidR="004045BE">
        <w:rPr>
          <w:rFonts w:hint="eastAsia"/>
          <w:lang w:eastAsia="zh-CN"/>
        </w:rPr>
        <w:t>管理</w:t>
      </w:r>
      <w:r w:rsidR="004045BE">
        <w:rPr>
          <w:lang w:eastAsia="zh-CN"/>
        </w:rPr>
        <w:t>系统中</w:t>
      </w:r>
      <w:r>
        <w:rPr>
          <w:lang w:eastAsia="zh-CN"/>
        </w:rPr>
        <w:t>默认的</w:t>
      </w:r>
      <w:r w:rsidR="004045BE">
        <w:rPr>
          <w:lang w:eastAsia="zh-CN"/>
        </w:rPr>
        <w:t xml:space="preserve"> bug </w:t>
      </w:r>
      <w:r w:rsidR="004045BE">
        <w:rPr>
          <w:rFonts w:hint="eastAsia"/>
          <w:lang w:eastAsia="zh-CN"/>
        </w:rPr>
        <w:t>的</w:t>
      </w:r>
      <w:r>
        <w:rPr>
          <w:lang w:eastAsia="zh-CN"/>
        </w:rPr>
        <w:t>流转流程，</w:t>
      </w:r>
      <w:r>
        <w:rPr>
          <w:rFonts w:hint="eastAsia"/>
          <w:lang w:eastAsia="zh-CN"/>
        </w:rPr>
        <w:t>具体流程</w:t>
      </w:r>
      <w:r>
        <w:rPr>
          <w:lang w:eastAsia="zh-CN"/>
        </w:rPr>
        <w:t>定义如</w:t>
      </w:r>
      <w:r w:rsidR="004045BE">
        <w:rPr>
          <w:lang w:eastAsia="zh-CN"/>
        </w:rPr>
        <w:t>图</w:t>
      </w:r>
      <w:r>
        <w:rPr>
          <w:lang w:eastAsia="zh-CN"/>
        </w:rPr>
        <w:t>2-3</w:t>
      </w:r>
      <w:r w:rsidR="004045BE">
        <w:rPr>
          <w:rFonts w:hint="eastAsia"/>
          <w:lang w:eastAsia="zh-CN"/>
        </w:rPr>
        <w:t>所示</w:t>
      </w:r>
    </w:p>
    <w:p w14:paraId="7887022A" w14:textId="77777777" w:rsidR="002A20A8" w:rsidRDefault="002A20A8" w:rsidP="00A7518B">
      <w:pPr>
        <w:keepNext/>
        <w:spacing w:line="240" w:lineRule="auto"/>
        <w:ind w:firstLineChars="0" w:firstLine="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5202CF03" wp14:editId="19292775">
            <wp:extent cx="4592194" cy="3205026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default-bug-proc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4354" cy="321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9AA86" w14:textId="718AB12E" w:rsidR="00484209" w:rsidRPr="00484209" w:rsidRDefault="002A20A8" w:rsidP="002A20A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3-2 </w:t>
      </w:r>
      <w:r>
        <w:rPr>
          <w:lang w:eastAsia="zh-CN"/>
        </w:rPr>
        <w:t>平台默认的</w:t>
      </w:r>
      <w:r>
        <w:rPr>
          <w:lang w:eastAsia="zh-CN"/>
        </w:rPr>
        <w:t xml:space="preserve"> bug </w:t>
      </w:r>
      <w:r>
        <w:rPr>
          <w:lang w:eastAsia="zh-CN"/>
        </w:rPr>
        <w:t>流转流程图</w:t>
      </w:r>
    </w:p>
    <w:p w14:paraId="0C1DE96F" w14:textId="0767B8FD" w:rsidR="005820A2" w:rsidRDefault="005820A2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FD1AEF">
        <w:rPr>
          <w:rFonts w:hint="eastAsia"/>
        </w:rPr>
        <w:t>用例图</w:t>
      </w:r>
    </w:p>
    <w:p w14:paraId="2ACA6108" w14:textId="42B55299" w:rsidR="00FD1AEF" w:rsidRDefault="00E91C02" w:rsidP="00EF1675">
      <w:pPr>
        <w:pStyle w:val="3"/>
        <w:numPr>
          <w:ilvl w:val="2"/>
          <w:numId w:val="2"/>
        </w:numPr>
        <w:ind w:firstLineChars="0"/>
      </w:pPr>
      <w:r w:rsidRPr="00CA659A">
        <w:rPr>
          <w:rFonts w:hint="eastAsia"/>
        </w:rPr>
        <w:t>系</w:t>
      </w:r>
      <w:r w:rsidR="005A735C">
        <w:rPr>
          <w:rFonts w:hint="eastAsia"/>
        </w:rPr>
        <w:t>统模块</w:t>
      </w:r>
    </w:p>
    <w:p w14:paraId="79F4549E" w14:textId="77777777" w:rsidR="0059773C" w:rsidRDefault="0059773C" w:rsidP="0059773C">
      <w:pPr>
        <w:ind w:firstLineChars="0" w:firstLine="480"/>
      </w:pPr>
      <w:r>
        <w:rPr>
          <w:rFonts w:hint="eastAsia"/>
        </w:rPr>
        <w:t>本</w:t>
      </w:r>
      <w:r>
        <w:t>模块</w:t>
      </w:r>
      <w:r>
        <w:rPr>
          <w:rFonts w:hint="eastAsia"/>
        </w:rPr>
        <w:t>由</w:t>
      </w:r>
      <w:r>
        <w:t>主要由用户管理，</w:t>
      </w:r>
      <w:r>
        <w:rPr>
          <w:rFonts w:hint="eastAsia"/>
        </w:rPr>
        <w:t>角色</w:t>
      </w:r>
      <w:r>
        <w:t>管理，</w:t>
      </w:r>
      <w:r>
        <w:rPr>
          <w:rFonts w:hint="eastAsia"/>
        </w:rPr>
        <w:t>权限</w:t>
      </w:r>
      <w:r>
        <w:t>管理，部门管理，</w:t>
      </w:r>
      <w:r>
        <w:rPr>
          <w:rFonts w:hint="eastAsia"/>
        </w:rPr>
        <w:t>字典</w:t>
      </w:r>
      <w:r>
        <w:t>管理，个人文件管理</w:t>
      </w:r>
      <w:r>
        <w:rPr>
          <w:rFonts w:hint="eastAsia"/>
        </w:rPr>
        <w:t>功能</w:t>
      </w:r>
      <w:r>
        <w:t>组成。</w:t>
      </w:r>
    </w:p>
    <w:p w14:paraId="2D5F1834" w14:textId="77777777" w:rsidR="0059773C" w:rsidRDefault="0059773C" w:rsidP="0059773C">
      <w:pPr>
        <w:ind w:firstLineChars="0" w:firstLine="480"/>
        <w:rPr>
          <w:lang w:eastAsia="zh-CN"/>
        </w:rPr>
      </w:pPr>
      <w:r>
        <w:t>本平台初始化系统</w:t>
      </w:r>
      <w:r>
        <w:rPr>
          <w:rFonts w:hint="eastAsia"/>
        </w:rPr>
        <w:t>管理</w:t>
      </w:r>
      <w:r>
        <w:t>员拥有</w:t>
      </w:r>
      <w:r>
        <w:rPr>
          <w:rFonts w:hint="eastAsia"/>
        </w:rPr>
        <w:t>本系统最高</w:t>
      </w:r>
      <w:r>
        <w:t>权限，即可以对用户，</w:t>
      </w:r>
      <w:r>
        <w:rPr>
          <w:rFonts w:hint="eastAsia"/>
        </w:rPr>
        <w:t>角色</w:t>
      </w:r>
      <w:r>
        <w:t>，</w:t>
      </w:r>
      <w:r>
        <w:rPr>
          <w:rFonts w:hint="eastAsia"/>
        </w:rPr>
        <w:t>权限</w:t>
      </w:r>
      <w:r>
        <w:t>，</w:t>
      </w:r>
      <w:r>
        <w:rPr>
          <w:rFonts w:hint="eastAsia"/>
        </w:rPr>
        <w:t>部门</w:t>
      </w:r>
      <w:r>
        <w:t>，</w:t>
      </w:r>
      <w:r>
        <w:rPr>
          <w:rFonts w:hint="eastAsia"/>
        </w:rPr>
        <w:t>字典</w:t>
      </w:r>
      <w:r>
        <w:t>，</w:t>
      </w:r>
      <w:r>
        <w:rPr>
          <w:rFonts w:hint="eastAsia"/>
        </w:rPr>
        <w:t>文件</w:t>
      </w:r>
      <w:r>
        <w:t>进行管理。</w:t>
      </w:r>
      <w:r>
        <w:rPr>
          <w:rFonts w:hint="eastAsia"/>
        </w:rPr>
        <w:t>本</w:t>
      </w:r>
      <w:r>
        <w:t>平台普通</w:t>
      </w:r>
      <w:r>
        <w:rPr>
          <w:rFonts w:hint="eastAsia"/>
        </w:rPr>
        <w:t>角色</w:t>
      </w:r>
      <w:r>
        <w:t>成员，可以进行个人信息的管理，例如</w:t>
      </w:r>
      <w:r>
        <w:rPr>
          <w:rFonts w:hint="eastAsia"/>
        </w:rPr>
        <w:t>查看个人</w:t>
      </w:r>
      <w:r>
        <w:t>信息、</w:t>
      </w:r>
      <w:r>
        <w:rPr>
          <w:rFonts w:hint="eastAsia"/>
        </w:rPr>
        <w:t>修改</w:t>
      </w:r>
      <w:r>
        <w:t>个人信息、</w:t>
      </w:r>
      <w:r>
        <w:rPr>
          <w:rFonts w:hint="eastAsia"/>
        </w:rPr>
        <w:t>修改</w:t>
      </w:r>
      <w:r>
        <w:t>密码，</w:t>
      </w:r>
      <w:r>
        <w:rPr>
          <w:rFonts w:hint="eastAsia"/>
        </w:rPr>
        <w:t>个人</w:t>
      </w:r>
      <w:r>
        <w:t>文</w:t>
      </w:r>
      <w:r>
        <w:rPr>
          <w:lang w:eastAsia="zh-CN"/>
        </w:rPr>
        <w:t>件管理</w:t>
      </w:r>
      <w:r>
        <w:rPr>
          <w:rFonts w:hint="eastAsia"/>
          <w:lang w:eastAsia="zh-CN"/>
        </w:rPr>
        <w:t>，而项目</w:t>
      </w:r>
      <w:r>
        <w:rPr>
          <w:lang w:eastAsia="zh-CN"/>
        </w:rPr>
        <w:t>经理</w:t>
      </w:r>
      <w:r>
        <w:rPr>
          <w:rFonts w:hint="eastAsia"/>
          <w:lang w:eastAsia="zh-CN"/>
        </w:rPr>
        <w:t>在</w:t>
      </w:r>
      <w:r>
        <w:rPr>
          <w:lang w:eastAsia="zh-CN"/>
        </w:rPr>
        <w:t>此基础</w:t>
      </w:r>
      <w:r>
        <w:rPr>
          <w:rFonts w:hint="eastAsia"/>
          <w:lang w:eastAsia="zh-CN"/>
        </w:rPr>
        <w:t>之上</w:t>
      </w:r>
      <w:r>
        <w:rPr>
          <w:lang w:eastAsia="zh-CN"/>
        </w:rPr>
        <w:t>，可以</w:t>
      </w:r>
      <w:r>
        <w:rPr>
          <w:rFonts w:hint="eastAsia"/>
          <w:lang w:eastAsia="zh-CN"/>
        </w:rPr>
        <w:t>对</w:t>
      </w:r>
      <w:r>
        <w:rPr>
          <w:lang w:eastAsia="zh-CN"/>
        </w:rPr>
        <w:t>用户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一定</w:t>
      </w:r>
      <w:r>
        <w:rPr>
          <w:rFonts w:hint="eastAsia"/>
          <w:lang w:eastAsia="zh-CN"/>
        </w:rPr>
        <w:t>程度</w:t>
      </w:r>
      <w:r>
        <w:rPr>
          <w:lang w:eastAsia="zh-CN"/>
        </w:rPr>
        <w:t>上的管理。</w:t>
      </w:r>
    </w:p>
    <w:p w14:paraId="52A0B2B3" w14:textId="77777777" w:rsidR="0059773C" w:rsidRPr="0059773C" w:rsidRDefault="0059773C" w:rsidP="0059773C">
      <w:pPr>
        <w:ind w:firstLine="480"/>
        <w:rPr>
          <w:lang w:eastAsia="zh-CN"/>
        </w:rPr>
      </w:pPr>
    </w:p>
    <w:p w14:paraId="1E15E963" w14:textId="77777777" w:rsidR="00CA659A" w:rsidRDefault="00CA659A" w:rsidP="00A7518B">
      <w:pPr>
        <w:pStyle w:val="ac"/>
        <w:jc w:val="center"/>
      </w:pPr>
      <w:r>
        <w:rPr>
          <w:rFonts w:hint="eastAsia"/>
          <w:noProof/>
        </w:rPr>
        <w:drawing>
          <wp:inline distT="0" distB="0" distL="0" distR="0" wp14:anchorId="1E90EBEF" wp14:editId="597539D3">
            <wp:extent cx="4911412" cy="2707752"/>
            <wp:effectExtent l="0" t="0" r="0" b="1016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ug-sys-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3" cy="2715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768D5" w14:textId="7F18BB64" w:rsidR="00FD1AEF" w:rsidRDefault="00CA659A" w:rsidP="00CA659A">
      <w:pPr>
        <w:pStyle w:val="ab"/>
        <w:ind w:firstLine="400"/>
        <w:jc w:val="center"/>
      </w:pPr>
      <w:r>
        <w:rPr>
          <w:rFonts w:ascii="SimSun" w:eastAsia="SimSun" w:hAnsi="SimSun" w:cs="SimSun"/>
        </w:rPr>
        <w:t>图</w:t>
      </w:r>
      <w:r>
        <w:rPr>
          <w:lang w:eastAsia="zh-CN"/>
        </w:rPr>
        <w:t>3-3</w:t>
      </w:r>
      <w:r>
        <w:rPr>
          <w:lang w:eastAsia="zh-CN"/>
        </w:rPr>
        <w:t>系统模块用例图</w:t>
      </w:r>
    </w:p>
    <w:p w14:paraId="272F3D43" w14:textId="6C63646A" w:rsidR="00964EFA" w:rsidRDefault="00964EFA" w:rsidP="007D1D5C">
      <w:pPr>
        <w:ind w:left="960" w:firstLineChars="0" w:firstLine="0"/>
        <w:rPr>
          <w:lang w:eastAsia="zh-CN"/>
        </w:rPr>
      </w:pPr>
    </w:p>
    <w:p w14:paraId="732F7460" w14:textId="77777777" w:rsidR="00CA659A" w:rsidRDefault="00CA659A" w:rsidP="00CA659A">
      <w:pPr>
        <w:pStyle w:val="a8"/>
        <w:ind w:left="960" w:firstLineChars="0" w:firstLine="0"/>
      </w:pPr>
    </w:p>
    <w:p w14:paraId="1CC3EBF2" w14:textId="412E8702" w:rsidR="00FC4512" w:rsidRDefault="00FC451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</w:t>
      </w:r>
      <w:r>
        <w:rPr>
          <w:rFonts w:hint="eastAsia"/>
        </w:rPr>
        <w:t>模块</w:t>
      </w:r>
    </w:p>
    <w:p w14:paraId="1D55D401" w14:textId="77777777" w:rsidR="00EE5830" w:rsidRDefault="00EE5830" w:rsidP="00EE5830">
      <w:pPr>
        <w:pStyle w:val="a8"/>
        <w:ind w:left="425" w:firstLineChars="0" w:firstLine="0"/>
        <w:rPr>
          <w:lang w:eastAsia="zh-CN"/>
        </w:rPr>
      </w:pPr>
      <w:r>
        <w:t>本</w:t>
      </w:r>
      <w:r>
        <w:rPr>
          <w:lang w:eastAsia="zh-CN"/>
        </w:rPr>
        <w:t>模块</w:t>
      </w:r>
      <w:r>
        <w:rPr>
          <w:rFonts w:hint="eastAsia"/>
          <w:lang w:eastAsia="zh-CN"/>
        </w:rPr>
        <w:t>由</w:t>
      </w:r>
      <w:r>
        <w:rPr>
          <w:lang w:eastAsia="zh-CN"/>
        </w:rPr>
        <w:t>项目管理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管理组成</w:t>
      </w:r>
      <w:r>
        <w:rPr>
          <w:lang w:eastAsia="zh-CN"/>
        </w:rPr>
        <w:t>。</w:t>
      </w:r>
    </w:p>
    <w:p w14:paraId="00B2FCB7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管理</w:t>
      </w:r>
      <w:r>
        <w:rPr>
          <w:rFonts w:hint="eastAsia"/>
          <w:lang w:eastAsia="zh-CN"/>
        </w:rPr>
        <w:t>包含项目</w:t>
      </w:r>
      <w:r>
        <w:rPr>
          <w:lang w:eastAsia="zh-CN"/>
        </w:rPr>
        <w:t>创建、</w:t>
      </w:r>
      <w:r>
        <w:rPr>
          <w:rFonts w:hint="eastAsia"/>
          <w:lang w:eastAsia="zh-CN"/>
        </w:rPr>
        <w:t>查看</w:t>
      </w:r>
      <w:r>
        <w:rPr>
          <w:lang w:eastAsia="zh-CN"/>
        </w:rPr>
        <w:t>项目信息</w:t>
      </w:r>
      <w:r>
        <w:rPr>
          <w:rFonts w:hint="eastAsia"/>
          <w:lang w:eastAsia="zh-CN"/>
        </w:rPr>
        <w:t>、编辑</w:t>
      </w:r>
      <w:r>
        <w:rPr>
          <w:lang w:eastAsia="zh-CN"/>
        </w:rPr>
        <w:t>项目、</w:t>
      </w:r>
      <w:r>
        <w:rPr>
          <w:rFonts w:hint="eastAsia"/>
          <w:lang w:eastAsia="zh-CN"/>
        </w:rPr>
        <w:t>给</w:t>
      </w:r>
      <w:r>
        <w:rPr>
          <w:lang w:eastAsia="zh-CN"/>
        </w:rPr>
        <w:t>项目组分配人员、</w:t>
      </w:r>
      <w:r>
        <w:rPr>
          <w:rFonts w:hint="eastAsia"/>
          <w:lang w:eastAsia="zh-CN"/>
        </w:rPr>
        <w:t>项目统计</w:t>
      </w:r>
      <w:r>
        <w:rPr>
          <w:lang w:eastAsia="zh-CN"/>
        </w:rPr>
        <w:t>。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 xml:space="preserve">ug </w:t>
      </w:r>
      <w:r>
        <w:rPr>
          <w:rFonts w:hint="eastAsia"/>
          <w:lang w:eastAsia="zh-CN"/>
        </w:rPr>
        <w:t>管理包含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提交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、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分配、</w:t>
      </w:r>
      <w:r>
        <w:rPr>
          <w:lang w:eastAsia="zh-CN"/>
        </w:rPr>
        <w:t>bug</w:t>
      </w:r>
      <w:r>
        <w:rPr>
          <w:rFonts w:hint="eastAsia"/>
          <w:lang w:eastAsia="zh-CN"/>
        </w:rPr>
        <w:t>追踪</w:t>
      </w:r>
      <w:r>
        <w:rPr>
          <w:lang w:eastAsia="zh-CN"/>
        </w:rPr>
        <w:t>、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。</w:t>
      </w:r>
    </w:p>
    <w:p w14:paraId="6D959D7E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经理负责创建项目</w:t>
      </w:r>
      <w:r>
        <w:rPr>
          <w:rFonts w:hint="eastAsia"/>
          <w:lang w:eastAsia="zh-CN"/>
        </w:rPr>
        <w:t>及其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号</w:t>
      </w:r>
      <w:r>
        <w:rPr>
          <w:lang w:eastAsia="zh-CN"/>
        </w:rPr>
        <w:t>，</w:t>
      </w:r>
      <w:r>
        <w:rPr>
          <w:rFonts w:hint="eastAsia"/>
          <w:lang w:eastAsia="zh-CN"/>
        </w:rPr>
        <w:t>测试人员选择项目及其</w:t>
      </w:r>
      <w:r>
        <w:rPr>
          <w:lang w:eastAsia="zh-CN"/>
        </w:rPr>
        <w:t>对应的版本号提交软件测试过程中发现的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，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流模块的调度之下，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任务流转到项目</w:t>
      </w:r>
      <w:r>
        <w:rPr>
          <w:rFonts w:hint="eastAsia"/>
          <w:lang w:eastAsia="zh-CN"/>
        </w:rPr>
        <w:t>组</w:t>
      </w:r>
      <w:r>
        <w:rPr>
          <w:lang w:eastAsia="zh-CN"/>
        </w:rPr>
        <w:t>中的各个成员。</w:t>
      </w:r>
      <w:r>
        <w:rPr>
          <w:rFonts w:hint="eastAsia"/>
          <w:lang w:eastAsia="zh-CN"/>
        </w:rPr>
        <w:t>项目组</w:t>
      </w:r>
      <w:r>
        <w:rPr>
          <w:lang w:eastAsia="zh-CN"/>
        </w:rPr>
        <w:t>成员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对应的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可以看</w:t>
      </w:r>
      <w:r>
        <w:rPr>
          <w:rFonts w:hint="eastAsia"/>
          <w:lang w:eastAsia="zh-CN"/>
        </w:rPr>
        <w:t>到</w:t>
      </w:r>
      <w:r>
        <w:rPr>
          <w:lang w:eastAsia="zh-CN"/>
        </w:rPr>
        <w:t>项目</w:t>
      </w:r>
      <w:r>
        <w:rPr>
          <w:rFonts w:hint="eastAsia"/>
          <w:lang w:eastAsia="zh-CN"/>
        </w:rPr>
        <w:t>的</w:t>
      </w:r>
      <w:r>
        <w:rPr>
          <w:lang w:eastAsia="zh-CN"/>
        </w:rPr>
        <w:t>基本信息，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统计</w:t>
      </w:r>
      <w:r>
        <w:rPr>
          <w:lang w:eastAsia="zh-CN"/>
        </w:rPr>
        <w:t>分布、</w:t>
      </w:r>
      <w:r>
        <w:rPr>
          <w:rFonts w:hint="eastAsia"/>
          <w:lang w:eastAsia="zh-CN"/>
        </w:rPr>
        <w:t>分配给</w:t>
      </w:r>
      <w:r>
        <w:rPr>
          <w:lang w:eastAsia="zh-CN"/>
        </w:rPr>
        <w:t>我</w:t>
      </w:r>
      <w:r>
        <w:rPr>
          <w:rFonts w:hint="eastAsia"/>
          <w:lang w:eastAsia="zh-CN"/>
        </w:rPr>
        <w:t>的</w:t>
      </w:r>
      <w:r>
        <w:rPr>
          <w:lang w:eastAsia="zh-CN"/>
        </w:rPr>
        <w:t>任务、我提交的</w:t>
      </w:r>
      <w:r>
        <w:rPr>
          <w:lang w:eastAsia="zh-CN"/>
        </w:rPr>
        <w:t>bug</w:t>
      </w:r>
      <w:r>
        <w:rPr>
          <w:lang w:eastAsia="zh-CN"/>
        </w:rPr>
        <w:t>、</w:t>
      </w:r>
      <w:r>
        <w:rPr>
          <w:rFonts w:hint="eastAsia"/>
          <w:lang w:eastAsia="zh-CN"/>
        </w:rPr>
        <w:t>我</w:t>
      </w:r>
      <w:r>
        <w:rPr>
          <w:lang w:eastAsia="zh-CN"/>
        </w:rPr>
        <w:t>参与的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。</w:t>
      </w:r>
    </w:p>
    <w:p w14:paraId="72D07FCA" w14:textId="29A6A5AB" w:rsidR="0075133B" w:rsidRDefault="0075133B" w:rsidP="0075133B">
      <w:pPr>
        <w:pStyle w:val="a8"/>
        <w:ind w:left="960" w:firstLineChars="0" w:firstLine="0"/>
        <w:rPr>
          <w:lang w:eastAsia="zh-CN"/>
        </w:rPr>
      </w:pPr>
    </w:p>
    <w:p w14:paraId="74EFFC21" w14:textId="77777777" w:rsidR="00CA659A" w:rsidRDefault="00CA659A" w:rsidP="00A7518B">
      <w:pPr>
        <w:keepNext/>
        <w:spacing w:line="240" w:lineRule="auto"/>
        <w:ind w:firstLineChars="0"/>
        <w:jc w:val="center"/>
      </w:pPr>
      <w:r>
        <w:rPr>
          <w:noProof/>
          <w:lang w:eastAsia="zh-CN"/>
        </w:rPr>
        <w:drawing>
          <wp:inline distT="0" distB="0" distL="0" distR="0" wp14:anchorId="5F99AEA3" wp14:editId="07AC2977">
            <wp:extent cx="5199731" cy="287747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ug-bug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823" cy="287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FB39" w14:textId="4F9A72B5" w:rsidR="00964EFA" w:rsidRDefault="00CA659A" w:rsidP="00CA659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 xml:space="preserve">3-4 bug </w:t>
      </w:r>
      <w:r>
        <w:rPr>
          <w:lang w:eastAsia="zh-CN"/>
        </w:rPr>
        <w:t>模块用例图</w:t>
      </w:r>
    </w:p>
    <w:p w14:paraId="10EBA30F" w14:textId="6571965B" w:rsidR="00964EFA" w:rsidRDefault="00964EFA" w:rsidP="00CA659A">
      <w:pPr>
        <w:ind w:firstLineChars="0" w:firstLine="480"/>
        <w:rPr>
          <w:lang w:eastAsia="zh-CN"/>
        </w:rPr>
      </w:pPr>
    </w:p>
    <w:p w14:paraId="0D9D0EE1" w14:textId="1BFABD42" w:rsidR="0075133B" w:rsidRDefault="00D13A3A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工作流</w:t>
      </w:r>
      <w:r w:rsidR="005A735C">
        <w:t>模块</w:t>
      </w:r>
    </w:p>
    <w:p w14:paraId="43B2AAE5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本模块由流程管理和模型管理</w:t>
      </w:r>
      <w:r>
        <w:rPr>
          <w:rFonts w:hint="eastAsia"/>
          <w:lang w:eastAsia="zh-CN"/>
        </w:rPr>
        <w:t>两大</w:t>
      </w:r>
      <w:r>
        <w:rPr>
          <w:lang w:eastAsia="zh-CN"/>
        </w:rPr>
        <w:t>部分组</w:t>
      </w:r>
      <w:r>
        <w:rPr>
          <w:rFonts w:hint="eastAsia"/>
          <w:lang w:eastAsia="zh-CN"/>
        </w:rPr>
        <w:t>成</w:t>
      </w:r>
      <w:r>
        <w:rPr>
          <w:lang w:eastAsia="zh-CN"/>
        </w:rPr>
        <w:t>。</w:t>
      </w:r>
    </w:p>
    <w:p w14:paraId="3852F5F3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模型</w:t>
      </w:r>
      <w:r>
        <w:rPr>
          <w:lang w:eastAsia="zh-CN"/>
        </w:rPr>
        <w:t>管理包含新建模型、</w:t>
      </w:r>
      <w:r>
        <w:rPr>
          <w:rFonts w:hint="eastAsia"/>
          <w:lang w:eastAsia="zh-CN"/>
        </w:rPr>
        <w:t>编辑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导出</w:t>
      </w:r>
      <w:r>
        <w:rPr>
          <w:lang w:eastAsia="zh-CN"/>
        </w:rPr>
        <w:t>模型、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模型。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模型包含挂起、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、转化为模型、</w:t>
      </w:r>
      <w:r>
        <w:rPr>
          <w:rFonts w:hint="eastAsia"/>
          <w:lang w:eastAsia="zh-CN"/>
        </w:rPr>
        <w:t>部署</w:t>
      </w:r>
      <w:r>
        <w:rPr>
          <w:lang w:eastAsia="zh-CN"/>
        </w:rPr>
        <w:t>流程、</w:t>
      </w:r>
      <w:r>
        <w:rPr>
          <w:rFonts w:hint="eastAsia"/>
          <w:lang w:eastAsia="zh-CN"/>
        </w:rPr>
        <w:t>删除</w:t>
      </w:r>
      <w:r>
        <w:rPr>
          <w:lang w:eastAsia="zh-CN"/>
        </w:rPr>
        <w:t>运行中流程。</w:t>
      </w:r>
    </w:p>
    <w:p w14:paraId="61B22E30" w14:textId="77777777" w:rsidR="00EE5830" w:rsidRDefault="00EE5830" w:rsidP="00EE5830">
      <w:pPr>
        <w:ind w:firstLineChars="0" w:firstLine="480"/>
        <w:rPr>
          <w:lang w:eastAsia="zh-CN"/>
        </w:rPr>
      </w:pPr>
      <w:r>
        <w:rPr>
          <w:lang w:eastAsia="zh-CN"/>
        </w:rPr>
        <w:t>管理人员和项目经理</w:t>
      </w:r>
      <w:r>
        <w:rPr>
          <w:rFonts w:hint="eastAsia"/>
          <w:lang w:eastAsia="zh-CN"/>
        </w:rPr>
        <w:t>通过新建模型</w:t>
      </w:r>
      <w:r>
        <w:rPr>
          <w:lang w:eastAsia="zh-CN"/>
        </w:rPr>
        <w:t>，</w:t>
      </w:r>
      <w:r>
        <w:rPr>
          <w:rFonts w:hint="eastAsia"/>
          <w:lang w:eastAsia="zh-CN"/>
        </w:rPr>
        <w:t>或是</w:t>
      </w:r>
      <w:r>
        <w:rPr>
          <w:lang w:eastAsia="zh-CN"/>
        </w:rPr>
        <w:t>修改已有</w:t>
      </w:r>
      <w:r>
        <w:rPr>
          <w:rFonts w:hint="eastAsia"/>
          <w:lang w:eastAsia="zh-CN"/>
        </w:rPr>
        <w:t>的</w:t>
      </w:r>
      <w:r>
        <w:rPr>
          <w:lang w:eastAsia="zh-CN"/>
        </w:rPr>
        <w:t>模型，</w:t>
      </w:r>
      <w:r>
        <w:rPr>
          <w:rFonts w:hint="eastAsia"/>
          <w:lang w:eastAsia="zh-CN"/>
        </w:rPr>
        <w:t>然后使用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Activiti </w:t>
      </w:r>
      <w:r>
        <w:rPr>
          <w:rFonts w:hint="eastAsia"/>
          <w:lang w:eastAsia="zh-CN"/>
        </w:rPr>
        <w:t>的</w:t>
      </w:r>
      <w:r>
        <w:rPr>
          <w:lang w:eastAsia="zh-CN"/>
        </w:rPr>
        <w:t>在线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编辑器，</w:t>
      </w:r>
      <w:r>
        <w:rPr>
          <w:rFonts w:hint="eastAsia"/>
          <w:lang w:eastAsia="zh-CN"/>
        </w:rPr>
        <w:t>在本</w:t>
      </w:r>
      <w:r>
        <w:rPr>
          <w:lang w:eastAsia="zh-CN"/>
        </w:rPr>
        <w:t>系统就可以</w:t>
      </w:r>
      <w:r>
        <w:rPr>
          <w:rFonts w:hint="eastAsia"/>
          <w:lang w:eastAsia="zh-CN"/>
        </w:rPr>
        <w:t>新建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流程或是</w:t>
      </w:r>
      <w:r>
        <w:rPr>
          <w:rFonts w:hint="eastAsia"/>
          <w:lang w:eastAsia="zh-CN"/>
        </w:rPr>
        <w:t>对</w:t>
      </w:r>
      <w:r>
        <w:rPr>
          <w:lang w:eastAsia="zh-CN"/>
        </w:rPr>
        <w:t>已有的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流程进行</w:t>
      </w:r>
      <w:r>
        <w:rPr>
          <w:rFonts w:hint="eastAsia"/>
          <w:lang w:eastAsia="zh-CN"/>
        </w:rPr>
        <w:t>修改</w:t>
      </w:r>
      <w:r>
        <w:rPr>
          <w:lang w:eastAsia="zh-CN"/>
        </w:rPr>
        <w:t>。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导入模型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，</w:t>
      </w:r>
      <w:r>
        <w:rPr>
          <w:rFonts w:hint="eastAsia"/>
          <w:lang w:eastAsia="zh-CN"/>
        </w:rPr>
        <w:t>导入</w:t>
      </w:r>
      <w:r>
        <w:rPr>
          <w:lang w:eastAsia="zh-CN"/>
        </w:rPr>
        <w:t>模型进行</w:t>
      </w:r>
      <w:r>
        <w:rPr>
          <w:rFonts w:hint="eastAsia"/>
          <w:lang w:eastAsia="zh-CN"/>
        </w:rPr>
        <w:t>在线</w:t>
      </w:r>
      <w:r>
        <w:rPr>
          <w:lang w:eastAsia="zh-CN"/>
        </w:rPr>
        <w:t>编辑，</w:t>
      </w:r>
      <w:r>
        <w:rPr>
          <w:rFonts w:hint="eastAsia"/>
          <w:lang w:eastAsia="zh-CN"/>
        </w:rPr>
        <w:t>然后</w:t>
      </w:r>
      <w:r>
        <w:rPr>
          <w:lang w:eastAsia="zh-CN"/>
        </w:rPr>
        <w:t>进行部署，</w:t>
      </w:r>
      <w:r>
        <w:rPr>
          <w:rFonts w:hint="eastAsia"/>
          <w:lang w:eastAsia="zh-CN"/>
        </w:rPr>
        <w:t>将</w:t>
      </w:r>
      <w:r>
        <w:rPr>
          <w:lang w:eastAsia="zh-CN"/>
        </w:rPr>
        <w:t>模型转换为流程。</w:t>
      </w:r>
      <w:r>
        <w:rPr>
          <w:rFonts w:hint="eastAsia"/>
          <w:lang w:eastAsia="zh-CN"/>
        </w:rPr>
        <w:t>通过对</w:t>
      </w:r>
      <w:r>
        <w:rPr>
          <w:lang w:eastAsia="zh-CN"/>
        </w:rPr>
        <w:t>运行</w:t>
      </w:r>
      <w:r>
        <w:rPr>
          <w:rFonts w:hint="eastAsia"/>
          <w:lang w:eastAsia="zh-CN"/>
        </w:rPr>
        <w:t>中</w:t>
      </w:r>
      <w:r>
        <w:rPr>
          <w:lang w:eastAsia="zh-CN"/>
        </w:rPr>
        <w:t>的</w:t>
      </w:r>
      <w:r>
        <w:rPr>
          <w:rFonts w:hint="eastAsia"/>
          <w:lang w:eastAsia="zh-CN"/>
        </w:rPr>
        <w:t>流程</w:t>
      </w:r>
      <w:r>
        <w:rPr>
          <w:lang w:eastAsia="zh-CN"/>
        </w:rPr>
        <w:t>进行挂起，</w:t>
      </w:r>
      <w:r>
        <w:rPr>
          <w:rFonts w:hint="eastAsia"/>
          <w:lang w:eastAsia="zh-CN"/>
        </w:rPr>
        <w:t>然后将其</w:t>
      </w:r>
      <w:r>
        <w:rPr>
          <w:lang w:eastAsia="zh-CN"/>
        </w:rPr>
        <w:t>转化为模型，</w:t>
      </w:r>
      <w:r>
        <w:rPr>
          <w:rFonts w:hint="eastAsia"/>
          <w:lang w:eastAsia="zh-CN"/>
        </w:rPr>
        <w:t>对其</w:t>
      </w:r>
      <w:r>
        <w:rPr>
          <w:lang w:eastAsia="zh-CN"/>
        </w:rPr>
        <w:t>进行模型编辑，</w:t>
      </w:r>
      <w:r>
        <w:rPr>
          <w:rFonts w:hint="eastAsia"/>
          <w:lang w:eastAsia="zh-CN"/>
        </w:rPr>
        <w:t>对</w:t>
      </w:r>
      <w:r>
        <w:rPr>
          <w:lang w:eastAsia="zh-CN"/>
        </w:rPr>
        <w:t>模型进行调整和优化后，</w:t>
      </w:r>
      <w:r>
        <w:rPr>
          <w:rFonts w:hint="eastAsia"/>
          <w:lang w:eastAsia="zh-CN"/>
        </w:rPr>
        <w:t>将其部署并转化为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对</w:t>
      </w:r>
      <w:r>
        <w:rPr>
          <w:lang w:eastAsia="zh-CN"/>
        </w:rPr>
        <w:t xml:space="preserve"> bug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流程流转。</w:t>
      </w:r>
    </w:p>
    <w:p w14:paraId="24D2BD3E" w14:textId="77777777" w:rsidR="00EE5830" w:rsidRPr="00EE5830" w:rsidRDefault="00EE5830" w:rsidP="00EE5830">
      <w:pPr>
        <w:ind w:firstLine="480"/>
        <w:rPr>
          <w:lang w:eastAsia="zh-CN"/>
        </w:rPr>
      </w:pPr>
    </w:p>
    <w:p w14:paraId="36075159" w14:textId="77777777" w:rsidR="00CA659A" w:rsidRDefault="00CA659A" w:rsidP="00CA659A">
      <w:pPr>
        <w:keepNext/>
        <w:spacing w:line="240" w:lineRule="auto"/>
        <w:ind w:firstLineChars="0"/>
      </w:pPr>
      <w:r>
        <w:rPr>
          <w:rFonts w:hint="eastAsia"/>
          <w:noProof/>
          <w:lang w:eastAsia="zh-CN"/>
        </w:rPr>
        <w:drawing>
          <wp:inline distT="0" distB="0" distL="0" distR="0" wp14:anchorId="7857E6D1" wp14:editId="5F3ECBAC">
            <wp:extent cx="5138420" cy="24860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ug-flow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6B4A" w14:textId="54D752F6" w:rsidR="00964EFA" w:rsidRDefault="00CA659A" w:rsidP="00C34B8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3-5 </w:t>
      </w:r>
      <w:r>
        <w:rPr>
          <w:lang w:eastAsia="zh-CN"/>
        </w:rPr>
        <w:t>工作流模块用例图</w:t>
      </w:r>
    </w:p>
    <w:p w14:paraId="6396785D" w14:textId="77777777" w:rsidR="00C34B85" w:rsidRPr="00C34B85" w:rsidRDefault="00C34B85" w:rsidP="00C34B85">
      <w:pPr>
        <w:ind w:firstLine="480"/>
        <w:rPr>
          <w:lang w:eastAsia="zh-CN"/>
        </w:rPr>
      </w:pPr>
    </w:p>
    <w:p w14:paraId="5D507620" w14:textId="4599D0FD" w:rsidR="0075133B" w:rsidRDefault="0075133B" w:rsidP="0075133B">
      <w:pPr>
        <w:pStyle w:val="a8"/>
        <w:ind w:left="960" w:firstLineChars="0" w:firstLine="0"/>
      </w:pPr>
    </w:p>
    <w:p w14:paraId="34856255" w14:textId="7E068B93" w:rsidR="00D13A3A" w:rsidRDefault="005A735C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通信模块</w:t>
      </w:r>
    </w:p>
    <w:p w14:paraId="0914EB94" w14:textId="77777777" w:rsidR="00E86F18" w:rsidRDefault="00D35966" w:rsidP="00E86F18">
      <w:pPr>
        <w:ind w:firstLineChars="0" w:firstLine="482"/>
        <w:rPr>
          <w:lang w:eastAsia="zh-CN"/>
        </w:rPr>
      </w:pPr>
      <w:r>
        <w:rPr>
          <w:lang w:eastAsia="zh-CN"/>
        </w:rPr>
        <w:t>本</w:t>
      </w:r>
      <w:r>
        <w:rPr>
          <w:rFonts w:hint="eastAsia"/>
          <w:lang w:eastAsia="zh-CN"/>
        </w:rPr>
        <w:t>模块</w:t>
      </w:r>
      <w:r>
        <w:rPr>
          <w:lang w:eastAsia="zh-CN"/>
        </w:rPr>
        <w:t>分为站内通知和简单的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聊天功能。</w:t>
      </w:r>
    </w:p>
    <w:p w14:paraId="47F2A95F" w14:textId="640CEC18" w:rsidR="00D35966" w:rsidRDefault="00E86F18" w:rsidP="00E86F18">
      <w:pPr>
        <w:ind w:firstLineChars="0" w:firstLine="482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经理</w:t>
      </w:r>
      <w:r>
        <w:rPr>
          <w:lang w:eastAsia="zh-CN"/>
        </w:rPr>
        <w:t>可以通过通知功能下达一些</w:t>
      </w:r>
      <w:r>
        <w:rPr>
          <w:rFonts w:hint="eastAsia"/>
          <w:lang w:eastAsia="zh-CN"/>
        </w:rPr>
        <w:t xml:space="preserve"> 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通知</w:t>
      </w:r>
      <w:r>
        <w:rPr>
          <w:lang w:eastAsia="zh-CN"/>
        </w:rPr>
        <w:t>和要求，</w:t>
      </w:r>
      <w:r>
        <w:rPr>
          <w:rFonts w:hint="eastAsia"/>
          <w:lang w:eastAsia="zh-CN"/>
        </w:rPr>
        <w:t>以及</w:t>
      </w:r>
      <w:r>
        <w:rPr>
          <w:lang w:eastAsia="zh-CN"/>
        </w:rPr>
        <w:t>一些文档。</w:t>
      </w:r>
      <w:r>
        <w:rPr>
          <w:rFonts w:hint="eastAsia"/>
          <w:lang w:eastAsia="zh-CN"/>
        </w:rPr>
        <w:t>平台</w:t>
      </w:r>
      <w:r>
        <w:rPr>
          <w:lang w:eastAsia="zh-CN"/>
        </w:rPr>
        <w:t>用户也可以通过</w:t>
      </w:r>
      <w:r>
        <w:rPr>
          <w:rFonts w:hint="eastAsia"/>
          <w:lang w:eastAsia="zh-CN"/>
        </w:rPr>
        <w:t>实时</w:t>
      </w:r>
      <w:r>
        <w:rPr>
          <w:lang w:eastAsia="zh-CN"/>
        </w:rPr>
        <w:t>聊天功能，</w:t>
      </w:r>
      <w:r>
        <w:rPr>
          <w:rFonts w:hint="eastAsia"/>
          <w:lang w:eastAsia="zh-CN"/>
        </w:rPr>
        <w:t>在对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处理过程中进行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 w:rsidR="00A34A19">
        <w:rPr>
          <w:rFonts w:hint="eastAsia"/>
          <w:lang w:eastAsia="zh-CN"/>
        </w:rPr>
        <w:t>沟通</w:t>
      </w:r>
      <w:r w:rsidR="00A34A19">
        <w:rPr>
          <w:lang w:eastAsia="zh-CN"/>
        </w:rPr>
        <w:t>和交流。</w:t>
      </w:r>
    </w:p>
    <w:p w14:paraId="748B5C28" w14:textId="77777777" w:rsidR="006D2854" w:rsidRDefault="006D2854" w:rsidP="006D2854">
      <w:pPr>
        <w:ind w:firstLineChars="0" w:firstLine="480"/>
        <w:rPr>
          <w:lang w:eastAsia="zh-CN"/>
        </w:rPr>
      </w:pPr>
    </w:p>
    <w:p w14:paraId="42CF809D" w14:textId="00D086A7" w:rsidR="006D2854" w:rsidRDefault="00D35966" w:rsidP="006D2854">
      <w:pPr>
        <w:keepNext/>
        <w:spacing w:line="240" w:lineRule="auto"/>
        <w:ind w:firstLineChars="0" w:firstLine="482"/>
      </w:pPr>
      <w:r>
        <w:rPr>
          <w:lang w:eastAsia="zh-CN"/>
        </w:rPr>
        <w:t xml:space="preserve"> </w:t>
      </w:r>
      <w:r>
        <w:rPr>
          <w:noProof/>
          <w:lang w:eastAsia="zh-CN"/>
        </w:rPr>
        <w:drawing>
          <wp:inline distT="0" distB="0" distL="0" distR="0" wp14:anchorId="17A96362" wp14:editId="31660FB5">
            <wp:extent cx="4792087" cy="235375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bug-imm-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979" cy="237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736D" w14:textId="2513B9ED" w:rsidR="006D2854" w:rsidRDefault="006D2854" w:rsidP="00D3596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3-6</w:t>
      </w:r>
      <w:r w:rsidRPr="007562C6">
        <w:rPr>
          <w:rFonts w:hint="eastAsia"/>
        </w:rPr>
        <w:t>通信模块用例图</w:t>
      </w:r>
    </w:p>
    <w:p w14:paraId="5C88C5FA" w14:textId="1BA40EF6" w:rsidR="008C5CD8" w:rsidRDefault="008C5CD8" w:rsidP="00FC4512">
      <w:pPr>
        <w:ind w:left="960" w:firstLineChars="0" w:firstLine="0"/>
        <w:rPr>
          <w:lang w:eastAsia="zh-CN"/>
        </w:rPr>
      </w:pPr>
    </w:p>
    <w:p w14:paraId="58969772" w14:textId="453EA840" w:rsidR="00D13A3A" w:rsidRDefault="00D13A3A" w:rsidP="00FC4512">
      <w:pPr>
        <w:ind w:left="960" w:firstLineChars="0" w:firstLine="0"/>
        <w:rPr>
          <w:lang w:eastAsia="zh-CN"/>
        </w:rPr>
      </w:pPr>
    </w:p>
    <w:p w14:paraId="243CE142" w14:textId="6D95375F" w:rsidR="00D13A3A" w:rsidRDefault="00D13A3A" w:rsidP="00FC4512">
      <w:pPr>
        <w:ind w:left="960" w:firstLineChars="0" w:firstLine="0"/>
        <w:rPr>
          <w:lang w:eastAsia="zh-CN"/>
        </w:rPr>
      </w:pPr>
    </w:p>
    <w:p w14:paraId="72910A62" w14:textId="0F90D14C" w:rsidR="005820A2" w:rsidRDefault="009636F1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总体</w:t>
      </w:r>
      <w:r>
        <w:t>设计</w:t>
      </w:r>
    </w:p>
    <w:p w14:paraId="0F949028" w14:textId="179C3918" w:rsidR="000A48FD" w:rsidRPr="000A48FD" w:rsidRDefault="000A48FD" w:rsidP="000A48FD">
      <w:pPr>
        <w:ind w:firstLineChars="0" w:firstLine="0"/>
        <w:rPr>
          <w:lang w:eastAsia="zh-CN"/>
        </w:rPr>
      </w:pPr>
    </w:p>
    <w:p w14:paraId="4148413F" w14:textId="41766713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功能</w:t>
      </w:r>
      <w:r>
        <w:rPr>
          <w:rFonts w:hint="eastAsia"/>
        </w:rPr>
        <w:t>框架</w:t>
      </w:r>
      <w:r>
        <w:t xml:space="preserve"> </w:t>
      </w:r>
    </w:p>
    <w:p w14:paraId="2A1BC482" w14:textId="77777777" w:rsidR="00680FCB" w:rsidRDefault="00680FCB" w:rsidP="00A7518B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FAE98D2" wp14:editId="071EDBCC">
            <wp:extent cx="5482912" cy="2255772"/>
            <wp:effectExtent l="0" t="0" r="381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ample Organization Template-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901" cy="225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90C39" w14:textId="577911F0" w:rsidR="00941271" w:rsidRDefault="00680FCB" w:rsidP="00680FCB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lang w:eastAsia="zh-CN"/>
        </w:rPr>
        <w:t>系统功能框架图</w:t>
      </w:r>
    </w:p>
    <w:p w14:paraId="4886DE70" w14:textId="77777777" w:rsidR="000A48FD" w:rsidRDefault="000A48FD" w:rsidP="00941271">
      <w:pPr>
        <w:ind w:firstLine="480"/>
        <w:rPr>
          <w:lang w:eastAsia="zh-CN"/>
        </w:rPr>
      </w:pPr>
    </w:p>
    <w:p w14:paraId="79103D82" w14:textId="0E8511D4" w:rsidR="000A48FD" w:rsidRPr="00941271" w:rsidRDefault="000A48FD" w:rsidP="00BB1BDE">
      <w:pPr>
        <w:ind w:firstLineChars="0" w:firstLine="0"/>
        <w:rPr>
          <w:lang w:eastAsia="zh-CN"/>
        </w:rPr>
      </w:pPr>
    </w:p>
    <w:p w14:paraId="43F58D81" w14:textId="77777777" w:rsidR="00BB1BDE" w:rsidRDefault="001F42E1" w:rsidP="00EF1675">
      <w:pPr>
        <w:pStyle w:val="2"/>
        <w:numPr>
          <w:ilvl w:val="1"/>
          <w:numId w:val="2"/>
        </w:numPr>
        <w:ind w:firstLineChars="0"/>
      </w:pPr>
      <w:r>
        <w:t>数据库模型设计</w:t>
      </w:r>
    </w:p>
    <w:p w14:paraId="27EC3189" w14:textId="1FBAFBE8" w:rsidR="00695627" w:rsidRP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系统共有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表，</w:t>
      </w:r>
      <w:r>
        <w:rPr>
          <w:rFonts w:hint="eastAsia"/>
          <w:lang w:eastAsia="zh-CN"/>
        </w:rPr>
        <w:t>除去</w:t>
      </w:r>
      <w:r>
        <w:rPr>
          <w:lang w:eastAsia="zh-CN"/>
        </w:rPr>
        <w:t>工作</w:t>
      </w:r>
      <w:r>
        <w:rPr>
          <w:rFonts w:hint="eastAsia"/>
          <w:lang w:eastAsia="zh-CN"/>
        </w:rPr>
        <w:t>流相关</w:t>
      </w:r>
      <w:r>
        <w:rPr>
          <w:lang w:eastAsia="zh-CN"/>
        </w:rPr>
        <w:t xml:space="preserve"> 23 </w:t>
      </w:r>
      <w:r>
        <w:rPr>
          <w:rFonts w:hint="eastAsia"/>
          <w:lang w:eastAsia="zh-CN"/>
        </w:rPr>
        <w:t>张</w:t>
      </w:r>
      <w:r>
        <w:rPr>
          <w:lang w:eastAsia="zh-CN"/>
        </w:rPr>
        <w:t>表外，</w:t>
      </w:r>
      <w:r w:rsidR="00315A2B">
        <w:rPr>
          <w:rFonts w:hint="eastAsia"/>
          <w:lang w:eastAsia="zh-CN"/>
        </w:rPr>
        <w:t>和</w:t>
      </w:r>
      <w:r w:rsidR="00315A2B">
        <w:rPr>
          <w:lang w:eastAsia="zh-CN"/>
        </w:rPr>
        <w:t>本系统</w:t>
      </w:r>
      <w:r w:rsidR="00315A2B">
        <w:rPr>
          <w:rFonts w:hint="eastAsia"/>
          <w:lang w:eastAsia="zh-CN"/>
        </w:rPr>
        <w:t>业务</w:t>
      </w:r>
      <w:r w:rsidR="00315A2B">
        <w:rPr>
          <w:lang w:eastAsia="zh-CN"/>
        </w:rPr>
        <w:t>相关的表有</w:t>
      </w:r>
      <w:r w:rsidR="007A319D">
        <w:rPr>
          <w:lang w:eastAsia="zh-CN"/>
        </w:rPr>
        <w:t>14</w:t>
      </w:r>
      <w:r w:rsidR="007A319D">
        <w:rPr>
          <w:rFonts w:hint="eastAsia"/>
          <w:lang w:eastAsia="zh-CN"/>
        </w:rPr>
        <w:t>张表</w:t>
      </w:r>
      <w:r w:rsidR="007A319D">
        <w:rPr>
          <w:lang w:eastAsia="zh-CN"/>
        </w:rPr>
        <w:t>，</w:t>
      </w:r>
      <w:r w:rsidR="007A319D">
        <w:rPr>
          <w:rFonts w:hint="eastAsia"/>
          <w:lang w:eastAsia="zh-CN"/>
        </w:rPr>
        <w:t>分析设计</w:t>
      </w:r>
      <w:r w:rsidR="007A319D">
        <w:rPr>
          <w:lang w:eastAsia="zh-CN"/>
        </w:rPr>
        <w:t>实体</w:t>
      </w:r>
      <w:r w:rsidR="007A319D">
        <w:rPr>
          <w:rFonts w:hint="eastAsia"/>
          <w:lang w:eastAsia="zh-CN"/>
        </w:rPr>
        <w:t>及其实体</w:t>
      </w:r>
      <w:r w:rsidR="007A319D">
        <w:rPr>
          <w:lang w:eastAsia="zh-CN"/>
        </w:rPr>
        <w:t>关系如下。</w:t>
      </w:r>
    </w:p>
    <w:p w14:paraId="084E0AC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角色：一个用户有多个角色，一个角色有多个用户。</w:t>
      </w:r>
    </w:p>
    <w:p w14:paraId="35006895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一个部门有多个用户，一个用户隶属于一个部门。</w:t>
      </w:r>
    </w:p>
    <w:p w14:paraId="6BB8F25E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部门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部门：一个用户有多个下级部门，一个下级部门只有一个</w:t>
      </w:r>
      <w:r>
        <w:rPr>
          <w:lang w:eastAsia="zh-CN"/>
        </w:rPr>
        <w:t>直接</w:t>
      </w:r>
      <w:r>
        <w:rPr>
          <w:rFonts w:hint="eastAsia"/>
          <w:lang w:eastAsia="zh-CN"/>
        </w:rPr>
        <w:t>上级部门。</w:t>
      </w:r>
    </w:p>
    <w:p w14:paraId="313702F9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角色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权限：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一个角色拥有多个个权限，一个权限可以分配给多个角色。</w:t>
      </w:r>
    </w:p>
    <w:p w14:paraId="2679E9FE" w14:textId="4B739FF4" w:rsidR="00695627" w:rsidRDefault="00E22376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 w:rsidR="003131A0">
        <w:rPr>
          <w:lang w:eastAsia="zh-CN"/>
        </w:rPr>
        <w:t>-</w:t>
      </w:r>
      <w:r w:rsidR="003131A0"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：</w:t>
      </w:r>
      <w:r w:rsidR="003131A0">
        <w:rPr>
          <w:rFonts w:hint="eastAsia"/>
          <w:lang w:eastAsia="zh-CN"/>
        </w:rPr>
        <w:t>一个项目里</w:t>
      </w:r>
      <w:r w:rsidR="003131A0">
        <w:rPr>
          <w:lang w:eastAsia="zh-CN"/>
        </w:rPr>
        <w:t>有多个</w:t>
      </w:r>
      <w:r w:rsidR="003131A0">
        <w:rPr>
          <w:rFonts w:hint="eastAsia"/>
          <w:lang w:eastAsia="zh-CN"/>
        </w:rPr>
        <w:t>用户</w:t>
      </w:r>
      <w:r w:rsidR="003131A0">
        <w:rPr>
          <w:lang w:eastAsia="zh-CN"/>
        </w:rPr>
        <w:t>参与，</w:t>
      </w:r>
      <w:r>
        <w:rPr>
          <w:rFonts w:hint="eastAsia"/>
          <w:lang w:eastAsia="zh-CN"/>
        </w:rPr>
        <w:t>一个用户参与多个</w:t>
      </w:r>
      <w:r w:rsidR="006260CC">
        <w:rPr>
          <w:rFonts w:hint="eastAsia"/>
          <w:lang w:eastAsia="zh-CN"/>
        </w:rPr>
        <w:t>项目</w:t>
      </w:r>
      <w:r w:rsidR="00695627">
        <w:rPr>
          <w:rFonts w:hint="eastAsia"/>
          <w:lang w:eastAsia="zh-CN"/>
        </w:rPr>
        <w:t>。</w:t>
      </w:r>
      <w:r w:rsidR="00695627">
        <w:rPr>
          <w:rFonts w:hint="eastAsia"/>
          <w:lang w:eastAsia="zh-CN"/>
        </w:rPr>
        <w:t xml:space="preserve"> </w:t>
      </w:r>
    </w:p>
    <w:p w14:paraId="2E127F74" w14:textId="660D056C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</w:t>
      </w:r>
      <w:r>
        <w:rPr>
          <w:lang w:eastAsia="zh-CN"/>
        </w:rPr>
        <w:t>ug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项目：一个缺陷属于一个项目，一个项目有多个缺陷。</w:t>
      </w:r>
    </w:p>
    <w:p w14:paraId="16B0583D" w14:textId="77777777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rFonts w:hint="eastAsia"/>
          <w:lang w:eastAsia="zh-CN"/>
        </w:rPr>
        <w:t>-</w:t>
      </w:r>
      <w:r>
        <w:rPr>
          <w:rFonts w:hint="eastAsia"/>
          <w:lang w:eastAsia="zh-CN"/>
        </w:rPr>
        <w:t>用户：一个用户有多个好友，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一个用户被多个人加为好友。</w:t>
      </w:r>
    </w:p>
    <w:p w14:paraId="0635E080" w14:textId="5ED2EFF3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A7518B">
        <w:rPr>
          <w:rFonts w:hint="eastAsia"/>
          <w:lang w:eastAsia="zh-CN"/>
        </w:rPr>
        <w:t>-b</w:t>
      </w:r>
      <w:r>
        <w:rPr>
          <w:rFonts w:hint="eastAsia"/>
          <w:lang w:eastAsia="zh-CN"/>
        </w:rPr>
        <w:t xml:space="preserve">ug </w:t>
      </w:r>
      <w:r>
        <w:rPr>
          <w:rFonts w:hint="eastAsia"/>
          <w:lang w:eastAsia="zh-CN"/>
        </w:rPr>
        <w:t>：一个用户报告多个</w:t>
      </w:r>
      <w:r>
        <w:rPr>
          <w:rFonts w:hint="eastAsia"/>
          <w:lang w:eastAsia="zh-CN"/>
        </w:rPr>
        <w:t xml:space="preserve"> Bug</w:t>
      </w:r>
      <w:r>
        <w:rPr>
          <w:rFonts w:hint="eastAsia"/>
          <w:lang w:eastAsia="zh-CN"/>
        </w:rPr>
        <w:t>，一个</w:t>
      </w:r>
      <w:r>
        <w:rPr>
          <w:rFonts w:hint="eastAsia"/>
          <w:lang w:eastAsia="zh-CN"/>
        </w:rPr>
        <w:t xml:space="preserve"> Bug </w:t>
      </w:r>
      <w:r>
        <w:rPr>
          <w:rFonts w:hint="eastAsia"/>
          <w:lang w:eastAsia="zh-CN"/>
        </w:rPr>
        <w:t>只能被一个用户报告。</w:t>
      </w:r>
    </w:p>
    <w:p w14:paraId="5BF234C9" w14:textId="77777777" w:rsidR="00695627" w:rsidRDefault="00695627" w:rsidP="00695627">
      <w:pPr>
        <w:ind w:firstLine="480"/>
        <w:rPr>
          <w:lang w:eastAsia="zh-CN"/>
        </w:rPr>
      </w:pPr>
      <w:r>
        <w:rPr>
          <w:lang w:eastAsia="zh-CN"/>
        </w:rPr>
        <w:tab/>
      </w:r>
      <w:r>
        <w:rPr>
          <w:rFonts w:hint="eastAsia"/>
          <w:lang w:eastAsia="zh-CN"/>
        </w:rPr>
        <w:t>项目</w:t>
      </w:r>
      <w:r>
        <w:rPr>
          <w:lang w:eastAsia="zh-CN"/>
        </w:rPr>
        <w:t>-</w:t>
      </w:r>
      <w:r>
        <w:rPr>
          <w:lang w:eastAsia="zh-CN"/>
        </w:rPr>
        <w:t>版本：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项目有多个版本，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版本</w:t>
      </w:r>
      <w:r>
        <w:rPr>
          <w:rFonts w:hint="eastAsia"/>
          <w:lang w:eastAsia="zh-CN"/>
        </w:rPr>
        <w:t>只对应</w:t>
      </w:r>
      <w:r>
        <w:rPr>
          <w:lang w:eastAsia="zh-CN"/>
        </w:rPr>
        <w:t>一个项目。</w:t>
      </w:r>
    </w:p>
    <w:p w14:paraId="75DFFC40" w14:textId="4F7AED53" w:rsidR="00695627" w:rsidRDefault="00695627" w:rsidP="00695627">
      <w:pPr>
        <w:ind w:firstLine="480"/>
        <w:rPr>
          <w:lang w:eastAsia="zh-CN"/>
        </w:rPr>
      </w:pPr>
      <w:r>
        <w:rPr>
          <w:rFonts w:hint="eastAsia"/>
          <w:lang w:eastAsia="zh-CN"/>
        </w:rPr>
        <w:tab/>
      </w:r>
      <w:r>
        <w:rPr>
          <w:rFonts w:hint="eastAsia"/>
          <w:lang w:eastAsia="zh-CN"/>
        </w:rPr>
        <w:t>通知</w:t>
      </w:r>
      <w:r w:rsidR="00047115">
        <w:rPr>
          <w:lang w:eastAsia="zh-CN"/>
        </w:rPr>
        <w:t>-</w:t>
      </w:r>
      <w:r w:rsidR="00047115">
        <w:rPr>
          <w:rFonts w:hint="eastAsia"/>
          <w:lang w:eastAsia="zh-CN"/>
        </w:rPr>
        <w:t>用户</w:t>
      </w:r>
      <w:r>
        <w:rPr>
          <w:lang w:eastAsia="zh-CN"/>
        </w:rPr>
        <w:t>：</w:t>
      </w:r>
      <w:r w:rsidR="00C50D86">
        <w:rPr>
          <w:lang w:eastAsia="zh-CN"/>
        </w:rPr>
        <w:t>一个</w:t>
      </w:r>
      <w:r w:rsidR="00C50D86">
        <w:rPr>
          <w:rFonts w:hint="eastAsia"/>
          <w:lang w:eastAsia="zh-CN"/>
        </w:rPr>
        <w:t>通知</w:t>
      </w:r>
      <w:r w:rsidR="00C50D86">
        <w:rPr>
          <w:lang w:eastAsia="zh-CN"/>
        </w:rPr>
        <w:t>可以</w:t>
      </w:r>
      <w:r w:rsidR="00C50D86">
        <w:rPr>
          <w:rFonts w:hint="eastAsia"/>
          <w:lang w:eastAsia="zh-CN"/>
        </w:rPr>
        <w:t>被</w:t>
      </w:r>
      <w:r w:rsidR="00C50D86">
        <w:rPr>
          <w:lang w:eastAsia="zh-CN"/>
        </w:rPr>
        <w:t>多个用户接</w:t>
      </w:r>
      <w:r w:rsidR="00C50D86">
        <w:rPr>
          <w:rFonts w:hint="eastAsia"/>
          <w:lang w:eastAsia="zh-CN"/>
        </w:rPr>
        <w:t>收</w:t>
      </w:r>
      <w:r w:rsidR="00C50D86">
        <w:rPr>
          <w:lang w:eastAsia="zh-CN"/>
        </w:rPr>
        <w:t>，</w:t>
      </w:r>
      <w:r>
        <w:rPr>
          <w:rFonts w:hint="eastAsia"/>
          <w:lang w:eastAsia="zh-CN"/>
        </w:rPr>
        <w:t>一个</w:t>
      </w:r>
      <w:r>
        <w:rPr>
          <w:lang w:eastAsia="zh-CN"/>
        </w:rPr>
        <w:t>用户</w:t>
      </w:r>
      <w:r w:rsidR="00C50D86">
        <w:rPr>
          <w:lang w:eastAsia="zh-CN"/>
        </w:rPr>
        <w:t>可以</w:t>
      </w:r>
      <w:r>
        <w:rPr>
          <w:rFonts w:hint="eastAsia"/>
          <w:lang w:eastAsia="zh-CN"/>
        </w:rPr>
        <w:t>发送多个</w:t>
      </w:r>
      <w:r w:rsidR="00C50D86">
        <w:rPr>
          <w:lang w:eastAsia="zh-CN"/>
        </w:rPr>
        <w:t>通知。</w:t>
      </w:r>
    </w:p>
    <w:p w14:paraId="49CED57F" w14:textId="77777777" w:rsidR="001421E9" w:rsidRDefault="001421E9" w:rsidP="00695627">
      <w:pPr>
        <w:ind w:firstLine="480"/>
        <w:rPr>
          <w:lang w:eastAsia="zh-CN"/>
        </w:rPr>
      </w:pPr>
    </w:p>
    <w:p w14:paraId="7B3C2037" w14:textId="77777777" w:rsidR="001421E9" w:rsidRDefault="001421E9" w:rsidP="004468DE">
      <w:pPr>
        <w:keepNext/>
        <w:spacing w:line="240" w:lineRule="auto"/>
        <w:ind w:firstLineChars="0" w:firstLine="0"/>
        <w:jc w:val="center"/>
      </w:pPr>
      <w:r>
        <w:rPr>
          <w:noProof/>
          <w:lang w:eastAsia="zh-CN"/>
        </w:rPr>
        <w:drawing>
          <wp:inline distT="0" distB="0" distL="0" distR="0" wp14:anchorId="063108AD" wp14:editId="19D8C803">
            <wp:extent cx="5339008" cy="310695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R-本系统-3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1360" cy="311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DA7C" w14:textId="22CA669A" w:rsidR="008154FB" w:rsidRDefault="001421E9" w:rsidP="001421E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E-R </w:t>
      </w:r>
      <w:r>
        <w:rPr>
          <w:lang w:eastAsia="zh-CN"/>
        </w:rPr>
        <w:t>图</w:t>
      </w:r>
    </w:p>
    <w:p w14:paraId="13920D7B" w14:textId="4959A40D" w:rsidR="008154FB" w:rsidRDefault="008154FB" w:rsidP="001421E9">
      <w:pPr>
        <w:pStyle w:val="a8"/>
        <w:spacing w:line="240" w:lineRule="auto"/>
        <w:ind w:left="958" w:firstLineChars="0" w:firstLine="0"/>
        <w:rPr>
          <w:lang w:eastAsia="zh-CN"/>
        </w:rPr>
      </w:pPr>
    </w:p>
    <w:p w14:paraId="57F03385" w14:textId="282F71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数据库</w:t>
      </w:r>
      <w:r>
        <w:t>表设计</w:t>
      </w:r>
    </w:p>
    <w:p w14:paraId="5F657D51" w14:textId="1BC83C5E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B70226">
        <w:rPr>
          <w:rFonts w:ascii="Times New Roman" w:hAnsi="Times New Roman"/>
          <w:color w:val="000000"/>
          <w:kern w:val="0"/>
        </w:rPr>
        <w:t>sys_user</w:t>
      </w:r>
      <w: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是用来保存用户的基本信息</w:t>
      </w:r>
    </w:p>
    <w:p w14:paraId="6EF066F0" w14:textId="22F9BA83" w:rsidR="00164915" w:rsidRDefault="009B3284" w:rsidP="009B3284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 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33E1317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E225BB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725F24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CD0DA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69264E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3722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D30D387" w14:textId="77777777" w:rsidTr="00D40B06">
        <w:tc>
          <w:tcPr>
            <w:tcW w:w="2071" w:type="dxa"/>
          </w:tcPr>
          <w:p w14:paraId="2F6F61A7" w14:textId="324B12A9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F0206BA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BC8FD3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6F32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7CC219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EE2E7E" w14:paraId="467B81DA" w14:textId="77777777" w:rsidTr="00D40B06">
        <w:tc>
          <w:tcPr>
            <w:tcW w:w="2071" w:type="dxa"/>
          </w:tcPr>
          <w:p w14:paraId="5CBCACC4" w14:textId="77174A6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company_id</w:t>
            </w:r>
          </w:p>
        </w:tc>
        <w:tc>
          <w:tcPr>
            <w:tcW w:w="1953" w:type="dxa"/>
          </w:tcPr>
          <w:p w14:paraId="4D3CB7E4" w14:textId="10682B5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2D6773C1" w14:textId="6C9D161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4D0895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324484" w14:textId="084A06F4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公司编号</w:t>
            </w:r>
          </w:p>
        </w:tc>
      </w:tr>
      <w:tr w:rsidR="00EE2E7E" w14:paraId="6B5B8C5B" w14:textId="77777777" w:rsidTr="00D40B06">
        <w:tc>
          <w:tcPr>
            <w:tcW w:w="2071" w:type="dxa"/>
          </w:tcPr>
          <w:p w14:paraId="046060B1" w14:textId="1E9D4DD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006A1B34" w14:textId="0256A70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varchar(64)  </w:t>
            </w:r>
          </w:p>
        </w:tc>
        <w:tc>
          <w:tcPr>
            <w:tcW w:w="1425" w:type="dxa"/>
          </w:tcPr>
          <w:p w14:paraId="01A25683" w14:textId="61659C8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DD91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E1233D8" w14:textId="1AF9743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部门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1444AB21" w14:textId="77777777" w:rsidTr="00D40B06">
        <w:tc>
          <w:tcPr>
            <w:tcW w:w="2071" w:type="dxa"/>
          </w:tcPr>
          <w:p w14:paraId="29672CAB" w14:textId="478AED7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login_name</w:t>
            </w:r>
          </w:p>
        </w:tc>
        <w:tc>
          <w:tcPr>
            <w:tcW w:w="1953" w:type="dxa"/>
          </w:tcPr>
          <w:p w14:paraId="76297210" w14:textId="6E4C8F3B" w:rsidR="00EE2E7E" w:rsidRPr="00B70226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F09B6C4" w14:textId="123343D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B546DC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F6C2E9B" w14:textId="1146ABF1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登录名</w:t>
            </w:r>
          </w:p>
        </w:tc>
      </w:tr>
      <w:tr w:rsidR="00EE2E7E" w14:paraId="3FE57B7E" w14:textId="77777777" w:rsidTr="00D40B06">
        <w:tc>
          <w:tcPr>
            <w:tcW w:w="2071" w:type="dxa"/>
          </w:tcPr>
          <w:p w14:paraId="4CF8E603" w14:textId="718F900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password</w:t>
            </w:r>
          </w:p>
        </w:tc>
        <w:tc>
          <w:tcPr>
            <w:tcW w:w="1953" w:type="dxa"/>
          </w:tcPr>
          <w:p w14:paraId="039CD65D" w14:textId="500C762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32D85606" w14:textId="53BF0DB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68EC69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4255E1" w14:textId="5F3EF977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EE2E7E" w14:paraId="39E2AB7F" w14:textId="77777777" w:rsidTr="00D40B06">
        <w:tc>
          <w:tcPr>
            <w:tcW w:w="2071" w:type="dxa"/>
          </w:tcPr>
          <w:p w14:paraId="03DCCB15" w14:textId="4529A401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953" w:type="dxa"/>
          </w:tcPr>
          <w:p w14:paraId="4867A165" w14:textId="091C9A05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4AA78572" w14:textId="556DB4B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7338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402545" w14:textId="2741DD4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工</w:t>
            </w:r>
            <w:r>
              <w:rPr>
                <w:rFonts w:ascii="Times New Roman" w:hAnsi="Times New Roman"/>
                <w:lang w:eastAsia="zh-CN"/>
              </w:rPr>
              <w:t>号</w:t>
            </w:r>
          </w:p>
        </w:tc>
      </w:tr>
      <w:tr w:rsidR="00EE2E7E" w14:paraId="759BAAD9" w14:textId="77777777" w:rsidTr="00D40B06">
        <w:tc>
          <w:tcPr>
            <w:tcW w:w="2071" w:type="dxa"/>
          </w:tcPr>
          <w:p w14:paraId="7E6C4B8A" w14:textId="46456D09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1B9AED7D" w14:textId="294D76FA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21958DBC" w14:textId="5813B96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170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4601894" w14:textId="24D315E8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姓名</w:t>
            </w:r>
          </w:p>
        </w:tc>
      </w:tr>
      <w:tr w:rsidR="00EE2E7E" w14:paraId="608823EB" w14:textId="77777777" w:rsidTr="00D40B06">
        <w:tc>
          <w:tcPr>
            <w:tcW w:w="2071" w:type="dxa"/>
          </w:tcPr>
          <w:p w14:paraId="2693E86E" w14:textId="4A710F3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1348994F" w14:textId="1A4011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632E1AE7" w14:textId="4DA335E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CAFA6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7F4AC70" w14:textId="191F13B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邮件</w:t>
            </w:r>
            <w:r>
              <w:rPr>
                <w:rFonts w:ascii="Times New Roman" w:hAnsi="Times New Roman"/>
                <w:lang w:eastAsia="zh-CN"/>
              </w:rPr>
              <w:t>地址</w:t>
            </w:r>
          </w:p>
        </w:tc>
      </w:tr>
      <w:tr w:rsidR="00EE2E7E" w14:paraId="28C670DD" w14:textId="77777777" w:rsidTr="00D40B06">
        <w:tc>
          <w:tcPr>
            <w:tcW w:w="2071" w:type="dxa"/>
          </w:tcPr>
          <w:p w14:paraId="3FE79E6C" w14:textId="4A88AFE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33B563D6" w14:textId="6F6BB90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0C3D0F9" w14:textId="09573E2E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34BE3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71408F" w14:textId="4301C42C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联系</w:t>
            </w:r>
            <w:r>
              <w:rPr>
                <w:rFonts w:ascii="Times New Roman" w:hAnsi="Times New Roman"/>
                <w:lang w:eastAsia="zh-CN"/>
              </w:rPr>
              <w:t>方式</w:t>
            </w:r>
          </w:p>
        </w:tc>
      </w:tr>
      <w:tr w:rsidR="00EE2E7E" w14:paraId="1FF3DB80" w14:textId="77777777" w:rsidTr="00D40B06">
        <w:tc>
          <w:tcPr>
            <w:tcW w:w="2071" w:type="dxa"/>
          </w:tcPr>
          <w:p w14:paraId="2D50F7FD" w14:textId="72327100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mobile</w:t>
            </w:r>
          </w:p>
        </w:tc>
        <w:tc>
          <w:tcPr>
            <w:tcW w:w="1953" w:type="dxa"/>
          </w:tcPr>
          <w:p w14:paraId="164663ED" w14:textId="71C7012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25744BB9" w14:textId="72F90FB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989BC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1B8CC3" w14:textId="35CFA29A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手机号</w:t>
            </w:r>
          </w:p>
        </w:tc>
      </w:tr>
      <w:tr w:rsidR="00EE2E7E" w14:paraId="64F30B47" w14:textId="77777777" w:rsidTr="00D40B06">
        <w:tc>
          <w:tcPr>
            <w:tcW w:w="2071" w:type="dxa"/>
          </w:tcPr>
          <w:p w14:paraId="10388FB3" w14:textId="133CD0FC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user_type</w:t>
            </w:r>
          </w:p>
        </w:tc>
        <w:tc>
          <w:tcPr>
            <w:tcW w:w="1953" w:type="dxa"/>
          </w:tcPr>
          <w:p w14:paraId="64ED875D" w14:textId="53726CC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     </w:t>
            </w:r>
          </w:p>
        </w:tc>
        <w:tc>
          <w:tcPr>
            <w:tcW w:w="1425" w:type="dxa"/>
          </w:tcPr>
          <w:p w14:paraId="076EE39D" w14:textId="57DD2211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1EB5E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3658A1" w14:textId="34E3BD3F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用户类型</w:t>
            </w:r>
          </w:p>
        </w:tc>
      </w:tr>
      <w:tr w:rsidR="00EE2E7E" w14:paraId="3F4E8AE1" w14:textId="77777777" w:rsidTr="00D40B06">
        <w:tc>
          <w:tcPr>
            <w:tcW w:w="2071" w:type="dxa"/>
          </w:tcPr>
          <w:p w14:paraId="5C12E5E2" w14:textId="2C19CECF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photo</w:t>
            </w:r>
          </w:p>
        </w:tc>
        <w:tc>
          <w:tcPr>
            <w:tcW w:w="1953" w:type="dxa"/>
          </w:tcPr>
          <w:p w14:paraId="5C09E9D7" w14:textId="13377771" w:rsidR="00EE2E7E" w:rsidRPr="00B70226" w:rsidRDefault="00EE2E7E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varchar(1000)</w:t>
            </w:r>
          </w:p>
        </w:tc>
        <w:tc>
          <w:tcPr>
            <w:tcW w:w="1425" w:type="dxa"/>
          </w:tcPr>
          <w:p w14:paraId="035CB5AD" w14:textId="5970DBB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6B255C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91D2BD" w14:textId="4891039D" w:rsidR="00EE2E7E" w:rsidRDefault="00FF0B4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照片</w:t>
            </w:r>
          </w:p>
        </w:tc>
      </w:tr>
      <w:tr w:rsidR="00EE2E7E" w14:paraId="3905005E" w14:textId="77777777" w:rsidTr="00D40B06">
        <w:tc>
          <w:tcPr>
            <w:tcW w:w="2071" w:type="dxa"/>
          </w:tcPr>
          <w:p w14:paraId="7150C4E8" w14:textId="4BE90D03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login_ip</w:t>
            </w:r>
          </w:p>
        </w:tc>
        <w:tc>
          <w:tcPr>
            <w:tcW w:w="1953" w:type="dxa"/>
          </w:tcPr>
          <w:p w14:paraId="429EE0BB" w14:textId="2D9792D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varchar(100)  </w:t>
            </w:r>
          </w:p>
        </w:tc>
        <w:tc>
          <w:tcPr>
            <w:tcW w:w="1425" w:type="dxa"/>
          </w:tcPr>
          <w:p w14:paraId="642047DD" w14:textId="59AABB4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71D2A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AA7987" w14:textId="337E8BA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IP</w:t>
            </w:r>
          </w:p>
        </w:tc>
      </w:tr>
      <w:tr w:rsidR="00EE2E7E" w14:paraId="7BE782E1" w14:textId="77777777" w:rsidTr="00D40B06">
        <w:tc>
          <w:tcPr>
            <w:tcW w:w="2071" w:type="dxa"/>
          </w:tcPr>
          <w:p w14:paraId="00774BB4" w14:textId="4388312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login_date</w:t>
            </w:r>
          </w:p>
        </w:tc>
        <w:tc>
          <w:tcPr>
            <w:tcW w:w="1953" w:type="dxa"/>
          </w:tcPr>
          <w:p w14:paraId="7B9FF1B5" w14:textId="77B7EBB2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4208AB3C" w14:textId="05DF4F9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9DF330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38762D7" w14:textId="1DB499E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</w:t>
            </w:r>
            <w:r>
              <w:rPr>
                <w:rFonts w:ascii="Times New Roman" w:hAnsi="Times New Roman" w:hint="eastAsia"/>
                <w:lang w:eastAsia="zh-CN"/>
              </w:rPr>
              <w:t>日期</w:t>
            </w:r>
          </w:p>
        </w:tc>
      </w:tr>
      <w:tr w:rsidR="00EE2E7E" w14:paraId="2F07FBAE" w14:textId="77777777" w:rsidTr="003609D1">
        <w:trPr>
          <w:trHeight w:val="557"/>
        </w:trPr>
        <w:tc>
          <w:tcPr>
            <w:tcW w:w="2071" w:type="dxa"/>
          </w:tcPr>
          <w:p w14:paraId="46041D2D" w14:textId="48F492F6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login_flag</w:t>
            </w:r>
          </w:p>
        </w:tc>
        <w:tc>
          <w:tcPr>
            <w:tcW w:w="1953" w:type="dxa"/>
          </w:tcPr>
          <w:p w14:paraId="26E02995" w14:textId="22455C1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A7F1A1" w14:textId="62FC06B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ED5F51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E6E7840" w14:textId="534C7D3F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登录标记</w:t>
            </w:r>
          </w:p>
        </w:tc>
      </w:tr>
    </w:tbl>
    <w:p w14:paraId="6BC094B9" w14:textId="47E3833F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/>
          <w:color w:val="000000"/>
          <w:kern w:val="0"/>
        </w:rPr>
        <w:t>sys_role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表是</w:t>
      </w:r>
      <w:r>
        <w:rPr>
          <w:lang w:eastAsia="zh-CN"/>
        </w:rPr>
        <w:t>用来保存角色的基本信息</w:t>
      </w:r>
    </w:p>
    <w:p w14:paraId="652FB4B0" w14:textId="62803A5E" w:rsidR="00164915" w:rsidRDefault="00C27519" w:rsidP="00C27519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4-2 </w:t>
      </w:r>
      <w:r>
        <w:rPr>
          <w:lang w:eastAsia="zh-CN"/>
        </w:rPr>
        <w:t>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659553D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3B35D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18C639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D6BCA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610301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61242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28B08CA" w14:textId="77777777" w:rsidTr="00D40B06">
        <w:tc>
          <w:tcPr>
            <w:tcW w:w="2071" w:type="dxa"/>
          </w:tcPr>
          <w:p w14:paraId="2CBE739D" w14:textId="1CD9E738" w:rsidR="00164915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1662853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25CD4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40B7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BCE431" w14:textId="386DB9CC" w:rsidR="00164915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E2E7E" w14:paraId="401CCE21" w14:textId="77777777" w:rsidTr="00D40B06">
        <w:tc>
          <w:tcPr>
            <w:tcW w:w="2071" w:type="dxa"/>
          </w:tcPr>
          <w:p w14:paraId="120AA752" w14:textId="7320411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DC1B8E6" w14:textId="65A74DA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BDF2DAA" w14:textId="740FF5A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BE7B1FE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431F2" w14:textId="699AE35A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归属机构</w:t>
            </w:r>
          </w:p>
        </w:tc>
      </w:tr>
      <w:tr w:rsidR="00EE2E7E" w14:paraId="2E9D046B" w14:textId="77777777" w:rsidTr="00E52057">
        <w:trPr>
          <w:trHeight w:val="473"/>
        </w:trPr>
        <w:tc>
          <w:tcPr>
            <w:tcW w:w="2071" w:type="dxa"/>
          </w:tcPr>
          <w:p w14:paraId="06B10A18" w14:textId="34AE3E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50DCF5B0" w14:textId="0C6EC53D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7CA38E7" w14:textId="6777C73B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5D93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99A46DA" w14:textId="40425820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角色名称</w:t>
            </w:r>
          </w:p>
        </w:tc>
      </w:tr>
      <w:tr w:rsidR="00EE2E7E" w14:paraId="147C9785" w14:textId="77777777" w:rsidTr="00D40B06">
        <w:tc>
          <w:tcPr>
            <w:tcW w:w="2071" w:type="dxa"/>
          </w:tcPr>
          <w:p w14:paraId="017F7ADE" w14:textId="7724F33F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enname</w:t>
            </w:r>
          </w:p>
        </w:tc>
        <w:tc>
          <w:tcPr>
            <w:tcW w:w="1953" w:type="dxa"/>
          </w:tcPr>
          <w:p w14:paraId="12995A76" w14:textId="35F200AE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030231B" w14:textId="5C49D98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1BF97A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2A3693" w14:textId="3C0D35F3" w:rsidR="00EE2E7E" w:rsidRDefault="00020834" w:rsidP="00020834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英文名称</w:t>
            </w:r>
          </w:p>
        </w:tc>
      </w:tr>
      <w:tr w:rsidR="00EE2E7E" w14:paraId="380405EA" w14:textId="77777777" w:rsidTr="00D40B06">
        <w:tc>
          <w:tcPr>
            <w:tcW w:w="2071" w:type="dxa"/>
          </w:tcPr>
          <w:p w14:paraId="4699F46D" w14:textId="45BD0A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role_type</w:t>
            </w:r>
          </w:p>
        </w:tc>
        <w:tc>
          <w:tcPr>
            <w:tcW w:w="1953" w:type="dxa"/>
          </w:tcPr>
          <w:p w14:paraId="1B42D16B" w14:textId="436BA884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D68A4D9" w14:textId="182C0D6E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8914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EE6777" w14:textId="274A2A67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角色类型</w:t>
            </w:r>
          </w:p>
        </w:tc>
      </w:tr>
      <w:tr w:rsidR="00EE2E7E" w14:paraId="060494BF" w14:textId="77777777" w:rsidTr="00D40B06">
        <w:tc>
          <w:tcPr>
            <w:tcW w:w="2071" w:type="dxa"/>
          </w:tcPr>
          <w:p w14:paraId="63693B18" w14:textId="2041E49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data_scope</w:t>
            </w:r>
          </w:p>
        </w:tc>
        <w:tc>
          <w:tcPr>
            <w:tcW w:w="1953" w:type="dxa"/>
          </w:tcPr>
          <w:p w14:paraId="570CF3B0" w14:textId="11C813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6ED9D53" w14:textId="6D0BFD90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B952B2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62C76" w14:textId="60FF0325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数据范围</w:t>
            </w:r>
          </w:p>
        </w:tc>
      </w:tr>
      <w:tr w:rsidR="00EE2E7E" w14:paraId="23C24177" w14:textId="77777777" w:rsidTr="00D40B06">
        <w:tc>
          <w:tcPr>
            <w:tcW w:w="2071" w:type="dxa"/>
          </w:tcPr>
          <w:p w14:paraId="3AD64DE7" w14:textId="7C8C446B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is_sys</w:t>
            </w:r>
          </w:p>
        </w:tc>
        <w:tc>
          <w:tcPr>
            <w:tcW w:w="1953" w:type="dxa"/>
          </w:tcPr>
          <w:p w14:paraId="4A775DF3" w14:textId="14987C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5C149C" w14:textId="000B7DE5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78F7CA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6AD5C7E" w14:textId="34E70796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是否系统数据</w:t>
            </w:r>
          </w:p>
        </w:tc>
      </w:tr>
      <w:tr w:rsidR="00EE2E7E" w14:paraId="1E35917A" w14:textId="77777777" w:rsidTr="00D40B06">
        <w:tc>
          <w:tcPr>
            <w:tcW w:w="2071" w:type="dxa"/>
          </w:tcPr>
          <w:p w14:paraId="71C63398" w14:textId="0220A7E8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useable</w:t>
            </w:r>
          </w:p>
        </w:tc>
        <w:tc>
          <w:tcPr>
            <w:tcW w:w="1953" w:type="dxa"/>
          </w:tcPr>
          <w:p w14:paraId="5BB63791" w14:textId="18B68B17" w:rsidR="00EE2E7E" w:rsidRPr="00B70226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7E9E7F" w14:textId="53E961FA" w:rsidR="00EE2E7E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C9372C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A669CC" w14:textId="7BF89C02" w:rsidR="00EE2E7E" w:rsidRDefault="0002083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020834">
              <w:rPr>
                <w:rFonts w:ascii="Times New Roman" w:hAnsi="Times New Roman" w:hint="eastAsia"/>
                <w:lang w:eastAsia="zh-CN"/>
              </w:rPr>
              <w:t>是否可用</w:t>
            </w:r>
          </w:p>
        </w:tc>
      </w:tr>
    </w:tbl>
    <w:p w14:paraId="7233AB30" w14:textId="77777777" w:rsidR="00164915" w:rsidRDefault="00164915" w:rsidP="00164915">
      <w:pPr>
        <w:pStyle w:val="a8"/>
        <w:ind w:left="960" w:firstLineChars="0" w:firstLine="0"/>
      </w:pPr>
    </w:p>
    <w:p w14:paraId="7E2ED55C" w14:textId="1EDA4DEA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是用来保存部门的基本信息</w:t>
      </w:r>
    </w:p>
    <w:p w14:paraId="7ADCF0D1" w14:textId="22850B0C" w:rsidR="00164915" w:rsidRDefault="00C23B1C" w:rsidP="00C23B1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4-3 </w:t>
      </w:r>
      <w:r>
        <w:rPr>
          <w:lang w:eastAsia="zh-CN"/>
        </w:rPr>
        <w:t>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7DE3A6FA" w14:textId="77777777" w:rsidTr="00E52057">
        <w:tc>
          <w:tcPr>
            <w:tcW w:w="2071" w:type="dxa"/>
            <w:shd w:val="clear" w:color="auto" w:fill="BFBFBF" w:themeFill="background1" w:themeFillShade="BF"/>
          </w:tcPr>
          <w:p w14:paraId="2FFDA0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FFF1AF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8BA01C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E3ABF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348760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C85A0DC" w14:textId="77777777" w:rsidTr="00E52057">
        <w:tc>
          <w:tcPr>
            <w:tcW w:w="2071" w:type="dxa"/>
          </w:tcPr>
          <w:p w14:paraId="2189C1E1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CDF8E5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7652D0C" w14:textId="77777777" w:rsidR="00164915" w:rsidRPr="00B70226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F7E061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0BC8D4E" w14:textId="3FC3D9E4" w:rsidR="00164915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D3E1F81" w14:textId="77777777" w:rsidTr="00E52057">
        <w:tc>
          <w:tcPr>
            <w:tcW w:w="2071" w:type="dxa"/>
          </w:tcPr>
          <w:p w14:paraId="7A44B301" w14:textId="5E99DF5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38942267" w14:textId="4C85A6F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5F898C5" w14:textId="70C23DB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D097E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0508D01" w14:textId="7594DF5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480535B6" w14:textId="77777777" w:rsidTr="00E52057">
        <w:tc>
          <w:tcPr>
            <w:tcW w:w="2071" w:type="dxa"/>
          </w:tcPr>
          <w:p w14:paraId="5D39072F" w14:textId="7B09802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6FD58471" w14:textId="4DB7676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D46D23E" w14:textId="66C6227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50FC83A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25312CF" w14:textId="2D344651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012A7F6C" w14:textId="77777777" w:rsidTr="00E52057">
        <w:tc>
          <w:tcPr>
            <w:tcW w:w="2071" w:type="dxa"/>
          </w:tcPr>
          <w:p w14:paraId="404086B3" w14:textId="30A9ED8F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067C692E" w14:textId="6CEC65B4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DDBCF9E" w14:textId="1C7CABB0" w:rsidR="00E52057" w:rsidRPr="00B70226" w:rsidRDefault="00E52057" w:rsidP="00B7022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24B8CC4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8248AA" w14:textId="53938E34" w:rsidR="00E52057" w:rsidRDefault="00746FF8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201CC5B7" w14:textId="77777777" w:rsidTr="00E52057">
        <w:tc>
          <w:tcPr>
            <w:tcW w:w="2071" w:type="dxa"/>
          </w:tcPr>
          <w:p w14:paraId="6DA0A116" w14:textId="7B9913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4650B27E" w14:textId="1DBD72E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20DC5C06" w14:textId="75D3522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0C31A4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D34C24" w14:textId="5024EE3A" w:rsidR="00E52057" w:rsidRDefault="00746FF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46FF8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76859545" w14:textId="77777777" w:rsidTr="00E52057">
        <w:tc>
          <w:tcPr>
            <w:tcW w:w="2071" w:type="dxa"/>
          </w:tcPr>
          <w:p w14:paraId="37532181" w14:textId="3ED269A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code</w:t>
            </w:r>
          </w:p>
        </w:tc>
        <w:tc>
          <w:tcPr>
            <w:tcW w:w="1953" w:type="dxa"/>
          </w:tcPr>
          <w:p w14:paraId="0B392A35" w14:textId="2867441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2B14ECA7" w14:textId="2E087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CC77B63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D5720F" w14:textId="2CDD882F" w:rsidR="00E52057" w:rsidRDefault="00C31329" w:rsidP="00746FF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区域编码</w:t>
            </w:r>
          </w:p>
        </w:tc>
      </w:tr>
      <w:tr w:rsidR="00E52057" w14:paraId="1445F930" w14:textId="77777777" w:rsidTr="00E52057">
        <w:tc>
          <w:tcPr>
            <w:tcW w:w="2071" w:type="dxa"/>
          </w:tcPr>
          <w:p w14:paraId="1F24FC6E" w14:textId="3FAE1BB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68F4DD27" w14:textId="7654FB68" w:rsidR="00E52057" w:rsidRPr="00B70226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 xml:space="preserve">char(1)  </w:t>
            </w:r>
          </w:p>
        </w:tc>
        <w:tc>
          <w:tcPr>
            <w:tcW w:w="1425" w:type="dxa"/>
          </w:tcPr>
          <w:p w14:paraId="14D50F2A" w14:textId="1E789D6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4CB38A9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ED96009" w14:textId="7E7CF29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机构类型</w:t>
            </w:r>
          </w:p>
        </w:tc>
      </w:tr>
      <w:tr w:rsidR="00E52057" w14:paraId="55B2FB45" w14:textId="77777777" w:rsidTr="00E52057">
        <w:tc>
          <w:tcPr>
            <w:tcW w:w="2071" w:type="dxa"/>
          </w:tcPr>
          <w:p w14:paraId="6969D322" w14:textId="189A360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grade</w:t>
            </w:r>
          </w:p>
        </w:tc>
        <w:tc>
          <w:tcPr>
            <w:tcW w:w="1953" w:type="dxa"/>
          </w:tcPr>
          <w:p w14:paraId="1BD5AC99" w14:textId="3D3C420E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6F4B3CFA" w14:textId="143AA57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346F230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9FA613" w14:textId="061B81A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机构等级</w:t>
            </w:r>
          </w:p>
        </w:tc>
      </w:tr>
      <w:tr w:rsidR="00E52057" w14:paraId="77B453DD" w14:textId="77777777" w:rsidTr="00E52057">
        <w:tc>
          <w:tcPr>
            <w:tcW w:w="2071" w:type="dxa"/>
          </w:tcPr>
          <w:p w14:paraId="22AE0EF9" w14:textId="5BA41B7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address</w:t>
            </w:r>
          </w:p>
        </w:tc>
        <w:tc>
          <w:tcPr>
            <w:tcW w:w="1953" w:type="dxa"/>
          </w:tcPr>
          <w:p w14:paraId="0A8131B0" w14:textId="73B15301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95BEE81" w14:textId="4294F34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6D97BD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071C58C" w14:textId="3DA40C14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联系地址</w:t>
            </w:r>
          </w:p>
        </w:tc>
      </w:tr>
      <w:tr w:rsidR="00E52057" w14:paraId="120C6B72" w14:textId="77777777" w:rsidTr="00E52057">
        <w:tc>
          <w:tcPr>
            <w:tcW w:w="2071" w:type="dxa"/>
          </w:tcPr>
          <w:p w14:paraId="4E2DFE0F" w14:textId="0CAEE4A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zip_code</w:t>
            </w:r>
          </w:p>
        </w:tc>
        <w:tc>
          <w:tcPr>
            <w:tcW w:w="1953" w:type="dxa"/>
          </w:tcPr>
          <w:p w14:paraId="557875B1" w14:textId="0DBB801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947E4E4" w14:textId="674703AD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624AD49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1894AC" w14:textId="5F528D8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邮政编码</w:t>
            </w:r>
          </w:p>
        </w:tc>
      </w:tr>
      <w:tr w:rsidR="00E52057" w14:paraId="3E6CED8F" w14:textId="77777777" w:rsidTr="00E52057">
        <w:tc>
          <w:tcPr>
            <w:tcW w:w="2071" w:type="dxa"/>
          </w:tcPr>
          <w:p w14:paraId="65648380" w14:textId="4F968C5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master</w:t>
            </w:r>
          </w:p>
        </w:tc>
        <w:tc>
          <w:tcPr>
            <w:tcW w:w="1953" w:type="dxa"/>
          </w:tcPr>
          <w:p w14:paraId="5C15C09B" w14:textId="3A8B0D5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498AE4DB" w14:textId="2A64E5DB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07A8AA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256A54" w14:textId="2D7C6DBB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负责人</w:t>
            </w:r>
          </w:p>
        </w:tc>
      </w:tr>
      <w:tr w:rsidR="00E52057" w14:paraId="4BC87016" w14:textId="77777777" w:rsidTr="00E52057">
        <w:tc>
          <w:tcPr>
            <w:tcW w:w="2071" w:type="dxa"/>
          </w:tcPr>
          <w:p w14:paraId="14DBC794" w14:textId="6155D583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phone</w:t>
            </w:r>
          </w:p>
        </w:tc>
        <w:tc>
          <w:tcPr>
            <w:tcW w:w="1953" w:type="dxa"/>
          </w:tcPr>
          <w:p w14:paraId="4E8434B5" w14:textId="0FCC368F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0E6E995" w14:textId="7BD2CC82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59BCD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1BEFB9" w14:textId="28827A99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电话</w:t>
            </w:r>
          </w:p>
        </w:tc>
      </w:tr>
      <w:tr w:rsidR="00E52057" w14:paraId="17037799" w14:textId="77777777" w:rsidTr="00E52057">
        <w:tc>
          <w:tcPr>
            <w:tcW w:w="2071" w:type="dxa"/>
          </w:tcPr>
          <w:p w14:paraId="2A7B2421" w14:textId="2D9ED8E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fax</w:t>
            </w:r>
          </w:p>
        </w:tc>
        <w:tc>
          <w:tcPr>
            <w:tcW w:w="1953" w:type="dxa"/>
          </w:tcPr>
          <w:p w14:paraId="5125C138" w14:textId="7B4A5987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30725E85" w14:textId="60FCA224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EA0D5F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3CCFF9" w14:textId="31AA5AB7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传真</w:t>
            </w:r>
          </w:p>
        </w:tc>
      </w:tr>
      <w:tr w:rsidR="00E52057" w14:paraId="1352D1A2" w14:textId="77777777" w:rsidTr="00E52057">
        <w:tc>
          <w:tcPr>
            <w:tcW w:w="2071" w:type="dxa"/>
          </w:tcPr>
          <w:p w14:paraId="6F9783EA" w14:textId="33451B35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email</w:t>
            </w:r>
          </w:p>
        </w:tc>
        <w:tc>
          <w:tcPr>
            <w:tcW w:w="1953" w:type="dxa"/>
          </w:tcPr>
          <w:p w14:paraId="22ACA990" w14:textId="7B1128E0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4F1AF09" w14:textId="56E5364A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6D4CF2C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D1CC232" w14:textId="77106698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邮箱</w:t>
            </w:r>
          </w:p>
        </w:tc>
      </w:tr>
      <w:tr w:rsidR="00E52057" w14:paraId="5D2F2A18" w14:textId="77777777" w:rsidTr="00E52057">
        <w:tc>
          <w:tcPr>
            <w:tcW w:w="2071" w:type="dxa"/>
          </w:tcPr>
          <w:p w14:paraId="12B93C5D" w14:textId="2FC2B8D5" w:rsidR="00E52057" w:rsidRPr="00B70226" w:rsidRDefault="00B7022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use</w:t>
            </w:r>
            <w:r>
              <w:rPr>
                <w:rFonts w:ascii="Times New Roman" w:hAnsi="Times New Roman"/>
                <w:color w:val="000000"/>
                <w:kern w:val="0"/>
                <w:lang w:eastAsia="zh-CN"/>
              </w:rPr>
              <w:t>able</w:t>
            </w:r>
          </w:p>
        </w:tc>
        <w:tc>
          <w:tcPr>
            <w:tcW w:w="1953" w:type="dxa"/>
          </w:tcPr>
          <w:p w14:paraId="674D77BA" w14:textId="058EABCC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1F70066" w14:textId="32608E59" w:rsidR="00E52057" w:rsidRPr="00B70226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B70226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BD71D20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526D3" w14:textId="44CDCF7C" w:rsidR="00E52057" w:rsidRDefault="00C3132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31329">
              <w:rPr>
                <w:rFonts w:ascii="Times New Roman" w:hAnsi="Times New Roman" w:hint="eastAsia"/>
                <w:lang w:eastAsia="zh-CN"/>
              </w:rPr>
              <w:t>是否启用</w:t>
            </w:r>
          </w:p>
        </w:tc>
      </w:tr>
    </w:tbl>
    <w:p w14:paraId="090F6E0D" w14:textId="77777777" w:rsidR="00164915" w:rsidRDefault="00164915" w:rsidP="00164915">
      <w:pPr>
        <w:pStyle w:val="a8"/>
        <w:ind w:left="960" w:firstLineChars="0" w:firstLine="0"/>
      </w:pPr>
    </w:p>
    <w:p w14:paraId="37EBDEFA" w14:textId="39290AC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</w:t>
      </w:r>
      <w:r w:rsidRPr="00EE67E1">
        <w:rPr>
          <w:rFonts w:ascii="Times New Roman" w:hAnsi="Times New Roman"/>
          <w:color w:val="000000"/>
          <w:kern w:val="0"/>
        </w:rPr>
        <w:t>_menu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</w:t>
      </w:r>
      <w:r>
        <w:rPr>
          <w:rFonts w:hint="eastAsia"/>
          <w:lang w:eastAsia="zh-CN"/>
        </w:rPr>
        <w:t>用来</w:t>
      </w:r>
      <w:r>
        <w:rPr>
          <w:lang w:eastAsia="zh-CN"/>
        </w:rPr>
        <w:t>保存权限的基本信息</w:t>
      </w:r>
    </w:p>
    <w:p w14:paraId="1D78E241" w14:textId="4792C85A" w:rsidR="00164915" w:rsidRDefault="00C23B1C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4-4 </w:t>
      </w:r>
      <w:r>
        <w:rPr>
          <w:lang w:eastAsia="zh-CN"/>
        </w:rPr>
        <w:t>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024A5C53" w14:textId="77777777" w:rsidTr="001C72D2">
        <w:tc>
          <w:tcPr>
            <w:tcW w:w="2071" w:type="dxa"/>
            <w:shd w:val="clear" w:color="auto" w:fill="BFBFBF" w:themeFill="background1" w:themeFillShade="BF"/>
          </w:tcPr>
          <w:p w14:paraId="48D4B69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36E727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F28FE8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2B8E0E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998B45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59C6BF1" w14:textId="77777777" w:rsidTr="001C72D2">
        <w:tc>
          <w:tcPr>
            <w:tcW w:w="2071" w:type="dxa"/>
          </w:tcPr>
          <w:p w14:paraId="79C487E8" w14:textId="3E92FF6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39ED27D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EFDAB8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4AB0528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F1AD92" w14:textId="00BD580E" w:rsidR="00164915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E52057" w14:paraId="2098693F" w14:textId="77777777" w:rsidTr="001C72D2">
        <w:tc>
          <w:tcPr>
            <w:tcW w:w="2071" w:type="dxa"/>
          </w:tcPr>
          <w:p w14:paraId="0ED4F78E" w14:textId="163B687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1B29A9C7" w14:textId="126DD291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862EAB2" w14:textId="78CACB6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5D2795D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686E8A9" w14:textId="25D1B7F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  <w:tr w:rsidR="00E52057" w14:paraId="5B35666A" w14:textId="77777777" w:rsidTr="001C72D2">
        <w:tc>
          <w:tcPr>
            <w:tcW w:w="2071" w:type="dxa"/>
          </w:tcPr>
          <w:p w14:paraId="052E0244" w14:textId="55B0BBA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parent_ids</w:t>
            </w:r>
          </w:p>
        </w:tc>
        <w:tc>
          <w:tcPr>
            <w:tcW w:w="1953" w:type="dxa"/>
          </w:tcPr>
          <w:p w14:paraId="5119A585" w14:textId="4C3B0CB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5FEFCFB5" w14:textId="16EA15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E003E48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A61F65F" w14:textId="663A3DF7" w:rsidR="00E52057" w:rsidRDefault="001C72D2" w:rsidP="001C72D2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所有父级编号</w:t>
            </w:r>
          </w:p>
        </w:tc>
      </w:tr>
      <w:tr w:rsidR="00E52057" w14:paraId="182A1D59" w14:textId="77777777" w:rsidTr="001C72D2">
        <w:tc>
          <w:tcPr>
            <w:tcW w:w="2071" w:type="dxa"/>
          </w:tcPr>
          <w:p w14:paraId="4042E84E" w14:textId="61D72189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1D6DB17" w14:textId="4828FB5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0A9FEAA2" w14:textId="6DC6AAE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F90432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22C69B" w14:textId="5A83E70E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52057" w14:paraId="1A935507" w14:textId="77777777" w:rsidTr="001C72D2">
        <w:tc>
          <w:tcPr>
            <w:tcW w:w="2071" w:type="dxa"/>
          </w:tcPr>
          <w:p w14:paraId="26A31BD7" w14:textId="32EFAA4E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5A6FC7EB" w14:textId="6A6E20F8" w:rsidR="00E52057" w:rsidRPr="00F51425" w:rsidRDefault="00E52057" w:rsidP="00E52057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0D5560C9" w14:textId="79975F11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F6EAD67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0C9A" w14:textId="024AADA7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E52057" w14:paraId="4DD099FB" w14:textId="77777777" w:rsidTr="001C72D2">
        <w:tc>
          <w:tcPr>
            <w:tcW w:w="2071" w:type="dxa"/>
          </w:tcPr>
          <w:p w14:paraId="58246706" w14:textId="5AB27CD5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href</w:t>
            </w:r>
          </w:p>
        </w:tc>
        <w:tc>
          <w:tcPr>
            <w:tcW w:w="1953" w:type="dxa"/>
          </w:tcPr>
          <w:p w14:paraId="07913463" w14:textId="5E62C112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938052" w14:textId="5A8DA997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DAEB92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301240B" w14:textId="3A738D34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链接</w:t>
            </w:r>
          </w:p>
        </w:tc>
      </w:tr>
      <w:tr w:rsidR="00E52057" w14:paraId="60E3EACE" w14:textId="77777777" w:rsidTr="001C72D2">
        <w:tc>
          <w:tcPr>
            <w:tcW w:w="2071" w:type="dxa"/>
          </w:tcPr>
          <w:p w14:paraId="2D4B8018" w14:textId="5428B5F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target</w:t>
            </w:r>
          </w:p>
        </w:tc>
        <w:tc>
          <w:tcPr>
            <w:tcW w:w="1953" w:type="dxa"/>
          </w:tcPr>
          <w:p w14:paraId="447DF302" w14:textId="6F97486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varchar(20)</w:t>
            </w:r>
          </w:p>
        </w:tc>
        <w:tc>
          <w:tcPr>
            <w:tcW w:w="1425" w:type="dxa"/>
          </w:tcPr>
          <w:p w14:paraId="2EE068D9" w14:textId="07AFE05F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230D7E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C9919C" w14:textId="34743EC1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目标</w:t>
            </w:r>
          </w:p>
        </w:tc>
      </w:tr>
      <w:tr w:rsidR="00E52057" w14:paraId="53EDA39D" w14:textId="77777777" w:rsidTr="001C72D2">
        <w:tc>
          <w:tcPr>
            <w:tcW w:w="2071" w:type="dxa"/>
          </w:tcPr>
          <w:p w14:paraId="20CF1AD6" w14:textId="2C5B2E0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icon</w:t>
            </w:r>
          </w:p>
        </w:tc>
        <w:tc>
          <w:tcPr>
            <w:tcW w:w="1953" w:type="dxa"/>
          </w:tcPr>
          <w:p w14:paraId="444550D8" w14:textId="1FCBDC5D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323B44CA" w14:textId="013F602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6CAB674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C6350A" w14:textId="5F0AE04D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图标</w:t>
            </w:r>
          </w:p>
        </w:tc>
      </w:tr>
      <w:tr w:rsidR="00E52057" w14:paraId="37A13C70" w14:textId="77777777" w:rsidTr="001C72D2">
        <w:tc>
          <w:tcPr>
            <w:tcW w:w="2071" w:type="dxa"/>
          </w:tcPr>
          <w:p w14:paraId="404A00E8" w14:textId="71E27AEC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is_show</w:t>
            </w:r>
          </w:p>
        </w:tc>
        <w:tc>
          <w:tcPr>
            <w:tcW w:w="1953" w:type="dxa"/>
          </w:tcPr>
          <w:p w14:paraId="721198F3" w14:textId="08F83AE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82585DC" w14:textId="3F2718D2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28D0BD5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80BCC16" w14:textId="5C7CD67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是否在菜单中显示</w:t>
            </w:r>
          </w:p>
        </w:tc>
      </w:tr>
      <w:tr w:rsidR="00E52057" w14:paraId="0881C45C" w14:textId="77777777" w:rsidTr="001C72D2">
        <w:tc>
          <w:tcPr>
            <w:tcW w:w="2071" w:type="dxa"/>
          </w:tcPr>
          <w:p w14:paraId="10B6CD98" w14:textId="182C6BFB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permission</w:t>
            </w:r>
          </w:p>
        </w:tc>
        <w:tc>
          <w:tcPr>
            <w:tcW w:w="1953" w:type="dxa"/>
          </w:tcPr>
          <w:p w14:paraId="4FF9EF7F" w14:textId="0D8F817F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4265CC94" w14:textId="775952A5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6623C1" w14:textId="7777777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7682B9" w14:textId="07E4CD23" w:rsidR="00E52057" w:rsidRDefault="001C72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1C72D2">
              <w:rPr>
                <w:rFonts w:ascii="Times New Roman" w:hAnsi="Times New Roman" w:hint="eastAsia"/>
                <w:lang w:eastAsia="zh-CN"/>
              </w:rPr>
              <w:t>权限标识</w:t>
            </w:r>
          </w:p>
        </w:tc>
      </w:tr>
    </w:tbl>
    <w:p w14:paraId="418C9248" w14:textId="77777777" w:rsidR="00164915" w:rsidRDefault="00164915" w:rsidP="00164915">
      <w:pPr>
        <w:pStyle w:val="a8"/>
        <w:ind w:left="960" w:firstLineChars="0" w:firstLine="0"/>
      </w:pPr>
    </w:p>
    <w:p w14:paraId="768E9641" w14:textId="76E543D7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sys_user_role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是用来保存用户角色</w:t>
      </w:r>
      <w:r>
        <w:rPr>
          <w:rFonts w:hint="eastAsia"/>
          <w:lang w:eastAsia="zh-CN"/>
        </w:rPr>
        <w:t>关系</w:t>
      </w:r>
    </w:p>
    <w:p w14:paraId="1CE5D558" w14:textId="09679396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4-5 </w:t>
      </w:r>
      <w:r>
        <w:rPr>
          <w:lang w:eastAsia="zh-CN"/>
        </w:rPr>
        <w:t>用户角色表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1182AB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653EAE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C6828B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2EECB2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DF536E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347B5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523036BF" w14:textId="77777777" w:rsidTr="00D40B06">
        <w:tc>
          <w:tcPr>
            <w:tcW w:w="2071" w:type="dxa"/>
          </w:tcPr>
          <w:p w14:paraId="572A6825" w14:textId="43A86547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953" w:type="dxa"/>
          </w:tcPr>
          <w:p w14:paraId="10EA34DA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3FA47C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3A0095D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94027D" w14:textId="43A73DA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用户编号</w:t>
            </w:r>
          </w:p>
        </w:tc>
      </w:tr>
      <w:tr w:rsidR="00E52057" w14:paraId="4903EE39" w14:textId="77777777" w:rsidTr="00E52057">
        <w:trPr>
          <w:trHeight w:val="445"/>
        </w:trPr>
        <w:tc>
          <w:tcPr>
            <w:tcW w:w="2071" w:type="dxa"/>
          </w:tcPr>
          <w:p w14:paraId="39242F16" w14:textId="39C7C843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C2F3BD4" w14:textId="33582487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B170FE0" w14:textId="7B9292FE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EC8F8BD" w14:textId="7FC390F7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EFB47F2" w14:textId="0BA211DA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</w:tbl>
    <w:p w14:paraId="38364DD0" w14:textId="77777777" w:rsidR="00164915" w:rsidRDefault="00164915" w:rsidP="00164915">
      <w:pPr>
        <w:pStyle w:val="a8"/>
        <w:ind w:left="960" w:firstLineChars="0" w:firstLine="0"/>
      </w:pPr>
    </w:p>
    <w:p w14:paraId="54688424" w14:textId="0B415462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</w:t>
      </w:r>
      <w:r w:rsidRPr="00EE67E1">
        <w:rPr>
          <w:rFonts w:ascii="Times New Roman" w:hAnsi="Times New Roman"/>
          <w:color w:val="000000"/>
          <w:kern w:val="0"/>
        </w:rPr>
        <w:t>s_role_menu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和权限关系</w:t>
      </w:r>
    </w:p>
    <w:p w14:paraId="514D4CCD" w14:textId="6505A01A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4-6 </w:t>
      </w:r>
      <w:r>
        <w:rPr>
          <w:lang w:eastAsia="zh-CN"/>
        </w:rPr>
        <w:t>角色权限表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C6643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F558BC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FE113C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8C0D77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16DB1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CDF68D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880CDDB" w14:textId="77777777" w:rsidTr="00D40B06">
        <w:tc>
          <w:tcPr>
            <w:tcW w:w="2071" w:type="dxa"/>
          </w:tcPr>
          <w:p w14:paraId="42FE5BFB" w14:textId="2D520110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331B7E28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0C3936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9FBC711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B10A46D" w14:textId="6A0F5DEA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B51080A" w14:textId="77777777" w:rsidTr="00D40B06">
        <w:tc>
          <w:tcPr>
            <w:tcW w:w="2071" w:type="dxa"/>
          </w:tcPr>
          <w:p w14:paraId="1526E09B" w14:textId="3EBDE910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menu_id</w:t>
            </w:r>
          </w:p>
        </w:tc>
        <w:tc>
          <w:tcPr>
            <w:tcW w:w="1953" w:type="dxa"/>
          </w:tcPr>
          <w:p w14:paraId="0F834ACA" w14:textId="7FEBC634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AD8EEDD" w14:textId="080ACA1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F507911" w14:textId="1AA8F4E8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41406A" w14:textId="5D192121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菜单编号</w:t>
            </w:r>
          </w:p>
        </w:tc>
      </w:tr>
    </w:tbl>
    <w:p w14:paraId="1EB12637" w14:textId="77777777" w:rsidR="00164915" w:rsidRDefault="00164915" w:rsidP="00164915">
      <w:pPr>
        <w:ind w:firstLineChars="0"/>
        <w:rPr>
          <w:lang w:eastAsia="zh-CN"/>
        </w:rPr>
      </w:pPr>
    </w:p>
    <w:p w14:paraId="5065FF62" w14:textId="5A93740B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sys_role_office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和部门关系</w:t>
      </w:r>
    </w:p>
    <w:p w14:paraId="01C08DB7" w14:textId="23DBEFFF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4-7 </w:t>
      </w:r>
      <w:r>
        <w:rPr>
          <w:lang w:eastAsia="zh-CN"/>
        </w:rPr>
        <w:t>角色部门表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1461F32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EEDCB2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3968B5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16CD7C8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9EF6A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868A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5F239B6" w14:textId="77777777" w:rsidTr="00D40B06">
        <w:tc>
          <w:tcPr>
            <w:tcW w:w="2071" w:type="dxa"/>
          </w:tcPr>
          <w:p w14:paraId="0A279995" w14:textId="54490848" w:rsidR="00164915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role_id</w:t>
            </w:r>
          </w:p>
        </w:tc>
        <w:tc>
          <w:tcPr>
            <w:tcW w:w="1953" w:type="dxa"/>
          </w:tcPr>
          <w:p w14:paraId="2C3BA97E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E221B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93516C5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4B74581" w14:textId="701C73A8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角色编号</w:t>
            </w:r>
          </w:p>
        </w:tc>
      </w:tr>
      <w:tr w:rsidR="00E52057" w14:paraId="0182546F" w14:textId="77777777" w:rsidTr="00D40B06">
        <w:tc>
          <w:tcPr>
            <w:tcW w:w="2071" w:type="dxa"/>
          </w:tcPr>
          <w:p w14:paraId="01E105CB" w14:textId="05546626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office_id</w:t>
            </w:r>
          </w:p>
        </w:tc>
        <w:tc>
          <w:tcPr>
            <w:tcW w:w="1953" w:type="dxa"/>
          </w:tcPr>
          <w:p w14:paraId="30A7ECED" w14:textId="44760168" w:rsidR="00E52057" w:rsidRPr="00F51425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5391213" w14:textId="350CA59D" w:rsidR="00E52057" w:rsidRDefault="00E520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9772270" w14:textId="2ED098AC" w:rsidR="00E52057" w:rsidRPr="00EC104E" w:rsidRDefault="00E52057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A712417" w14:textId="5DD31C72" w:rsidR="00E52057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C2479">
              <w:rPr>
                <w:rFonts w:ascii="Times New Roman" w:hAnsi="Times New Roman" w:hint="eastAsia"/>
                <w:lang w:eastAsia="zh-CN"/>
              </w:rPr>
              <w:t>机构编号</w:t>
            </w:r>
          </w:p>
        </w:tc>
      </w:tr>
    </w:tbl>
    <w:p w14:paraId="359EFA1C" w14:textId="77777777" w:rsidR="00164915" w:rsidRDefault="00164915" w:rsidP="00164915">
      <w:pPr>
        <w:ind w:firstLineChars="0"/>
        <w:rPr>
          <w:lang w:eastAsia="zh-CN"/>
        </w:rPr>
      </w:pPr>
    </w:p>
    <w:p w14:paraId="089CB86A" w14:textId="4F3B3EB2" w:rsidR="00164915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sys_user_friend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保存用户</w:t>
      </w:r>
      <w:r>
        <w:rPr>
          <w:lang w:eastAsia="zh-CN"/>
        </w:rPr>
        <w:t>好友关系</w:t>
      </w:r>
    </w:p>
    <w:p w14:paraId="2EE1132C" w14:textId="651CFFCE" w:rsidR="009C615A" w:rsidRDefault="009C615A" w:rsidP="009C615A">
      <w:pPr>
        <w:pStyle w:val="ab"/>
        <w:ind w:firstLine="400"/>
        <w:jc w:val="center"/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4-8 </w:t>
      </w:r>
      <w:r>
        <w:rPr>
          <w:lang w:eastAsia="zh-CN"/>
        </w:rPr>
        <w:t>用户好友表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D86B566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902F4B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17414B0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D4A5A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088109C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FDBF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A85A4DA" w14:textId="77777777" w:rsidTr="00D40B06">
        <w:tc>
          <w:tcPr>
            <w:tcW w:w="2071" w:type="dxa"/>
          </w:tcPr>
          <w:p w14:paraId="43E9F102" w14:textId="621E6A4B" w:rsidR="00164915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0CFA33C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8B5EF8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B36A8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C0BC4B2" w14:textId="06F72226" w:rsidR="00164915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814EB" w14:paraId="42088561" w14:textId="77777777" w:rsidTr="00D40B06">
        <w:tc>
          <w:tcPr>
            <w:tcW w:w="2071" w:type="dxa"/>
          </w:tcPr>
          <w:p w14:paraId="77F7246F" w14:textId="27FB8A92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userId</w:t>
            </w:r>
          </w:p>
        </w:tc>
        <w:tc>
          <w:tcPr>
            <w:tcW w:w="1953" w:type="dxa"/>
          </w:tcPr>
          <w:p w14:paraId="5F3DB759" w14:textId="4F11B370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AFC971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3BCFD46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148A40" w14:textId="78C4FDD9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814EB" w14:paraId="320C799E" w14:textId="77777777" w:rsidTr="00D40B06">
        <w:tc>
          <w:tcPr>
            <w:tcW w:w="2071" w:type="dxa"/>
          </w:tcPr>
          <w:p w14:paraId="5949B93A" w14:textId="2CC9A0EC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friendId</w:t>
            </w:r>
          </w:p>
        </w:tc>
        <w:tc>
          <w:tcPr>
            <w:tcW w:w="1953" w:type="dxa"/>
          </w:tcPr>
          <w:p w14:paraId="7C53BA5C" w14:textId="751DBAD5" w:rsidR="007814EB" w:rsidRPr="00F51425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32168E3" w14:textId="77777777" w:rsidR="007814EB" w:rsidRDefault="007814E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23C1A3E9" w14:textId="77777777" w:rsidR="007814EB" w:rsidRPr="00EC104E" w:rsidRDefault="007814E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6B9D425" w14:textId="3E761BB6" w:rsidR="007814EB" w:rsidRDefault="00CC247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好友编号</w:t>
            </w:r>
          </w:p>
        </w:tc>
      </w:tr>
    </w:tbl>
    <w:p w14:paraId="0FD8535E" w14:textId="77777777" w:rsidR="00164915" w:rsidRDefault="00164915" w:rsidP="00164915">
      <w:pPr>
        <w:ind w:firstLineChars="0"/>
        <w:rPr>
          <w:lang w:eastAsia="zh-CN"/>
        </w:rPr>
      </w:pPr>
    </w:p>
    <w:p w14:paraId="21C08F1A" w14:textId="19D84B45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sys_</w:t>
      </w:r>
      <w:r w:rsidRPr="00EE67E1">
        <w:rPr>
          <w:rFonts w:ascii="Times New Roman" w:hAnsi="Times New Roman"/>
          <w:color w:val="000000"/>
          <w:kern w:val="0"/>
        </w:rPr>
        <w:t>dict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 w:rsidR="002539F3">
        <w:rPr>
          <w:rFonts w:hint="eastAsia"/>
          <w:lang w:eastAsia="zh-CN"/>
        </w:rPr>
        <w:t>保存</w:t>
      </w:r>
      <w:r w:rsidR="002539F3">
        <w:rPr>
          <w:lang w:eastAsia="zh-CN"/>
        </w:rPr>
        <w:t>字典</w:t>
      </w:r>
      <w:r w:rsidR="002539F3">
        <w:rPr>
          <w:rFonts w:hint="eastAsia"/>
          <w:lang w:eastAsia="zh-CN"/>
        </w:rPr>
        <w:t>的</w:t>
      </w:r>
      <w:r w:rsidR="002539F3">
        <w:rPr>
          <w:lang w:eastAsia="zh-CN"/>
        </w:rPr>
        <w:t>基本信息</w:t>
      </w:r>
    </w:p>
    <w:p w14:paraId="4411FDE9" w14:textId="248E7D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4-9 </w:t>
      </w:r>
      <w:r>
        <w:rPr>
          <w:lang w:eastAsia="zh-CN"/>
        </w:rPr>
        <w:t>数据字典表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4E0C5EF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0BD931C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3C14B5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75702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5D4111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996176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44D463D1" w14:textId="77777777" w:rsidTr="00D40B06">
        <w:tc>
          <w:tcPr>
            <w:tcW w:w="2071" w:type="dxa"/>
          </w:tcPr>
          <w:p w14:paraId="4BA36146" w14:textId="6CECB9AC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55D7A1D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C68355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4D2C642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50CBDA6" w14:textId="37B110AA" w:rsidR="00164915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09AFE7DB" w14:textId="77777777" w:rsidTr="00D40B06">
        <w:tc>
          <w:tcPr>
            <w:tcW w:w="2071" w:type="dxa"/>
          </w:tcPr>
          <w:p w14:paraId="62DB4DEC" w14:textId="4018EAF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</w:t>
            </w:r>
          </w:p>
        </w:tc>
        <w:tc>
          <w:tcPr>
            <w:tcW w:w="1953" w:type="dxa"/>
          </w:tcPr>
          <w:p w14:paraId="12494315" w14:textId="3681FD4F" w:rsidR="00896AA4" w:rsidRPr="00F51425" w:rsidRDefault="00896AA4" w:rsidP="00896AA4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F9F4922" w14:textId="6AA79FEC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CC5624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B58688D" w14:textId="3CCAD477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数据值</w:t>
            </w:r>
          </w:p>
        </w:tc>
      </w:tr>
      <w:tr w:rsidR="00896AA4" w14:paraId="6EE94C31" w14:textId="77777777" w:rsidTr="00D40B06">
        <w:tc>
          <w:tcPr>
            <w:tcW w:w="2071" w:type="dxa"/>
          </w:tcPr>
          <w:p w14:paraId="25632676" w14:textId="06FD0FC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label</w:t>
            </w:r>
          </w:p>
        </w:tc>
        <w:tc>
          <w:tcPr>
            <w:tcW w:w="1953" w:type="dxa"/>
          </w:tcPr>
          <w:p w14:paraId="67C7476B" w14:textId="0D82E793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630BC9CE" w14:textId="3BAF12C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649E04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2E6BC5" w14:textId="1669C04E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标签名</w:t>
            </w:r>
          </w:p>
        </w:tc>
      </w:tr>
      <w:tr w:rsidR="00896AA4" w14:paraId="4F15E80C" w14:textId="77777777" w:rsidTr="00D40B06">
        <w:tc>
          <w:tcPr>
            <w:tcW w:w="2071" w:type="dxa"/>
          </w:tcPr>
          <w:p w14:paraId="71D4AB07" w14:textId="35AF061F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6B21100" w14:textId="3647AB18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7842DE60" w14:textId="4670214D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859FD9D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6349DF" w14:textId="013C77CA" w:rsidR="00896AA4" w:rsidRDefault="006C457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356D500F" w14:textId="77777777" w:rsidTr="00896AA4">
        <w:trPr>
          <w:trHeight w:val="473"/>
        </w:trPr>
        <w:tc>
          <w:tcPr>
            <w:tcW w:w="2071" w:type="dxa"/>
          </w:tcPr>
          <w:p w14:paraId="6FF44C7B" w14:textId="6172EC5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0A270AD1" w14:textId="7CABB6B5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425" w:type="dxa"/>
          </w:tcPr>
          <w:p w14:paraId="16D6986B" w14:textId="56BA6BFA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1A205F5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CB4D9C" w14:textId="2D5AC216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描述</w:t>
            </w:r>
          </w:p>
        </w:tc>
      </w:tr>
      <w:tr w:rsidR="00896AA4" w14:paraId="3C016471" w14:textId="77777777" w:rsidTr="00D40B06">
        <w:tc>
          <w:tcPr>
            <w:tcW w:w="2071" w:type="dxa"/>
          </w:tcPr>
          <w:p w14:paraId="72487AE2" w14:textId="623202FD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sort</w:t>
            </w:r>
          </w:p>
        </w:tc>
        <w:tc>
          <w:tcPr>
            <w:tcW w:w="1953" w:type="dxa"/>
          </w:tcPr>
          <w:p w14:paraId="619F2FDA" w14:textId="5BEB5BA7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decimal(10,0)</w:t>
            </w:r>
          </w:p>
        </w:tc>
        <w:tc>
          <w:tcPr>
            <w:tcW w:w="1425" w:type="dxa"/>
          </w:tcPr>
          <w:p w14:paraId="32FBB2DC" w14:textId="48CD29F7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D0974A4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ECCA5CC" w14:textId="677D0A0F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排序</w:t>
            </w:r>
          </w:p>
        </w:tc>
      </w:tr>
      <w:tr w:rsidR="00896AA4" w14:paraId="13C68869" w14:textId="77777777" w:rsidTr="00D40B06">
        <w:tc>
          <w:tcPr>
            <w:tcW w:w="2071" w:type="dxa"/>
          </w:tcPr>
          <w:p w14:paraId="6E3ADE53" w14:textId="081EE25E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</w:t>
            </w:r>
          </w:p>
        </w:tc>
        <w:tc>
          <w:tcPr>
            <w:tcW w:w="1953" w:type="dxa"/>
          </w:tcPr>
          <w:p w14:paraId="637016CD" w14:textId="69F6C194" w:rsidR="00896AA4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E27B207" w14:textId="490E627E" w:rsidR="00896AA4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3E5A4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E60E7D" w14:textId="5C07B99B" w:rsidR="00896AA4" w:rsidRDefault="006C457D" w:rsidP="006C457D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6C457D">
              <w:rPr>
                <w:rFonts w:ascii="Times New Roman" w:hAnsi="Times New Roman" w:hint="eastAsia"/>
                <w:lang w:eastAsia="zh-CN"/>
              </w:rPr>
              <w:t>父级编号</w:t>
            </w:r>
          </w:p>
        </w:tc>
      </w:tr>
    </w:tbl>
    <w:p w14:paraId="477C906D" w14:textId="77777777" w:rsidR="00164915" w:rsidRDefault="00164915" w:rsidP="00164915">
      <w:pPr>
        <w:ind w:firstLineChars="0"/>
        <w:rPr>
          <w:lang w:eastAsia="zh-CN"/>
        </w:rPr>
      </w:pPr>
    </w:p>
    <w:p w14:paraId="2073D4AF" w14:textId="4FED278B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</w:t>
      </w:r>
      <w:r>
        <w:rPr>
          <w:lang w:eastAsia="zh-CN"/>
        </w:rPr>
        <w:t xml:space="preserve"> </w:t>
      </w:r>
      <w:r>
        <w:rPr>
          <w:lang w:eastAsia="zh-CN"/>
        </w:rPr>
        <w:t>表是用来保存通知信息</w:t>
      </w:r>
    </w:p>
    <w:p w14:paraId="230632F4" w14:textId="65958FB9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4-10 </w:t>
      </w:r>
      <w:r>
        <w:rPr>
          <w:lang w:eastAsia="zh-CN"/>
        </w:rPr>
        <w:t>通知表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37031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7ABD4C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0E363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A430C6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940F576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C15825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0F4BC233" w14:textId="77777777" w:rsidTr="00D40B06">
        <w:tc>
          <w:tcPr>
            <w:tcW w:w="2071" w:type="dxa"/>
          </w:tcPr>
          <w:p w14:paraId="797EC3B3" w14:textId="7C92F80A" w:rsidR="00164915" w:rsidRPr="00F51425" w:rsidRDefault="00896AA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0F26A044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7DF1C74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53807C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F74CF92" w14:textId="4EA8C338" w:rsidR="00164915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96AA4" w14:paraId="7CA5A2E3" w14:textId="77777777" w:rsidTr="00D40B06">
        <w:tc>
          <w:tcPr>
            <w:tcW w:w="2071" w:type="dxa"/>
          </w:tcPr>
          <w:p w14:paraId="27FF7A58" w14:textId="57E430AD" w:rsidR="00896AA4" w:rsidRPr="00F51425" w:rsidRDefault="00896AA4" w:rsidP="00896AA4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</w:t>
            </w:r>
          </w:p>
        </w:tc>
        <w:tc>
          <w:tcPr>
            <w:tcW w:w="1953" w:type="dxa"/>
          </w:tcPr>
          <w:p w14:paraId="0F05451C" w14:textId="5AF7F688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5838ED0E" w14:textId="45A70A5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EB2088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94BD134" w14:textId="5061ED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896AA4" w14:paraId="271A744B" w14:textId="77777777" w:rsidTr="00D40B06">
        <w:tc>
          <w:tcPr>
            <w:tcW w:w="2071" w:type="dxa"/>
          </w:tcPr>
          <w:p w14:paraId="2A53884A" w14:textId="7DF21C07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title</w:t>
            </w:r>
          </w:p>
        </w:tc>
        <w:tc>
          <w:tcPr>
            <w:tcW w:w="1953" w:type="dxa"/>
          </w:tcPr>
          <w:p w14:paraId="61A03A60" w14:textId="6EC27A5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varchar(200)</w:t>
            </w:r>
          </w:p>
        </w:tc>
        <w:tc>
          <w:tcPr>
            <w:tcW w:w="1425" w:type="dxa"/>
          </w:tcPr>
          <w:p w14:paraId="5AEC5741" w14:textId="344528DD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7DC456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85F9D19" w14:textId="32BFB360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标题</w:t>
            </w:r>
          </w:p>
        </w:tc>
      </w:tr>
      <w:tr w:rsidR="00896AA4" w14:paraId="05C82007" w14:textId="77777777" w:rsidTr="00D40B06">
        <w:tc>
          <w:tcPr>
            <w:tcW w:w="2071" w:type="dxa"/>
          </w:tcPr>
          <w:p w14:paraId="043B7A3B" w14:textId="0879E40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</w:t>
            </w:r>
          </w:p>
        </w:tc>
        <w:tc>
          <w:tcPr>
            <w:tcW w:w="1953" w:type="dxa"/>
          </w:tcPr>
          <w:p w14:paraId="78CCEB98" w14:textId="4ED23FBB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68770EF7" w14:textId="5C3D7E06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A861789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541BBA2" w14:textId="7E39A7A3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内容</w:t>
            </w:r>
          </w:p>
        </w:tc>
      </w:tr>
      <w:tr w:rsidR="00896AA4" w14:paraId="3153F59A" w14:textId="77777777" w:rsidTr="00D40B06">
        <w:tc>
          <w:tcPr>
            <w:tcW w:w="2071" w:type="dxa"/>
          </w:tcPr>
          <w:p w14:paraId="4BBD0234" w14:textId="4907CF0C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files</w:t>
            </w:r>
          </w:p>
        </w:tc>
        <w:tc>
          <w:tcPr>
            <w:tcW w:w="1953" w:type="dxa"/>
          </w:tcPr>
          <w:p w14:paraId="2D0A572A" w14:textId="27189314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varchar(2000)</w:t>
            </w:r>
          </w:p>
        </w:tc>
        <w:tc>
          <w:tcPr>
            <w:tcW w:w="1425" w:type="dxa"/>
          </w:tcPr>
          <w:p w14:paraId="00BEAAAC" w14:textId="3E18A0EB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DA635BE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6888C6" w14:textId="0F5B8B7B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附件</w:t>
            </w:r>
          </w:p>
        </w:tc>
      </w:tr>
      <w:tr w:rsidR="00896AA4" w14:paraId="10BE0B16" w14:textId="77777777" w:rsidTr="00D40B06">
        <w:tc>
          <w:tcPr>
            <w:tcW w:w="2071" w:type="dxa"/>
          </w:tcPr>
          <w:p w14:paraId="4EA5AF1D" w14:textId="267B3CA9" w:rsidR="00896AA4" w:rsidRPr="00F51425" w:rsidRDefault="00CE4B64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status</w:t>
            </w:r>
          </w:p>
        </w:tc>
        <w:tc>
          <w:tcPr>
            <w:tcW w:w="1953" w:type="dxa"/>
          </w:tcPr>
          <w:p w14:paraId="453BDB1A" w14:textId="496E906F" w:rsidR="00896AA4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425" w:type="dxa"/>
          </w:tcPr>
          <w:p w14:paraId="2451600B" w14:textId="51E2310F" w:rsidR="00896AA4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0DE598A" w14:textId="77777777" w:rsidR="00896AA4" w:rsidRPr="00EC104E" w:rsidRDefault="00896AA4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D1DF147" w14:textId="4B9C7958" w:rsidR="00896AA4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</w:tbl>
    <w:p w14:paraId="36F3C153" w14:textId="77777777" w:rsidR="00A8325C" w:rsidRDefault="00A8325C" w:rsidP="00695627">
      <w:pPr>
        <w:ind w:firstLineChars="0" w:firstLine="0"/>
        <w:rPr>
          <w:lang w:eastAsia="zh-CN"/>
        </w:rPr>
      </w:pPr>
    </w:p>
    <w:p w14:paraId="5812D18B" w14:textId="4C6EA889" w:rsidR="00E82B2C" w:rsidRDefault="00E82B2C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oa</w:t>
      </w:r>
      <w:r w:rsidRPr="00EE67E1">
        <w:rPr>
          <w:rFonts w:ascii="Times New Roman" w:hAnsi="Times New Roman"/>
          <w:color w:val="000000"/>
          <w:kern w:val="0"/>
        </w:rPr>
        <w:t>_notify_record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使用</w:t>
      </w:r>
      <w:r>
        <w:rPr>
          <w:lang w:eastAsia="zh-CN"/>
        </w:rPr>
        <w:t>来保存通知关系信息</w:t>
      </w:r>
    </w:p>
    <w:p w14:paraId="6865CDCE" w14:textId="5D08A73F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 xml:space="preserve">4-11 </w:t>
      </w:r>
      <w:r>
        <w:rPr>
          <w:lang w:eastAsia="zh-CN"/>
        </w:rPr>
        <w:t>通知联系表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51"/>
        <w:gridCol w:w="1336"/>
        <w:gridCol w:w="1701"/>
        <w:gridCol w:w="1725"/>
        <w:gridCol w:w="1395"/>
      </w:tblGrid>
      <w:tr w:rsidR="00F51425" w14:paraId="1FE1B42E" w14:textId="77777777" w:rsidTr="00F51425">
        <w:tc>
          <w:tcPr>
            <w:tcW w:w="2051" w:type="dxa"/>
            <w:shd w:val="clear" w:color="auto" w:fill="BFBFBF" w:themeFill="background1" w:themeFillShade="BF"/>
          </w:tcPr>
          <w:p w14:paraId="7AB4407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336" w:type="dxa"/>
            <w:shd w:val="clear" w:color="auto" w:fill="BFBFBF" w:themeFill="background1" w:themeFillShade="BF"/>
          </w:tcPr>
          <w:p w14:paraId="701B460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01" w:type="dxa"/>
            <w:shd w:val="clear" w:color="auto" w:fill="BFBFBF" w:themeFill="background1" w:themeFillShade="BF"/>
          </w:tcPr>
          <w:p w14:paraId="6159E74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25" w:type="dxa"/>
            <w:shd w:val="clear" w:color="auto" w:fill="BFBFBF" w:themeFill="background1" w:themeFillShade="BF"/>
          </w:tcPr>
          <w:p w14:paraId="510AC1A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95" w:type="dxa"/>
            <w:shd w:val="clear" w:color="auto" w:fill="BFBFBF" w:themeFill="background1" w:themeFillShade="BF"/>
          </w:tcPr>
          <w:p w14:paraId="24B3C6E3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3B4BAA21" w14:textId="77777777" w:rsidTr="00F51425">
        <w:tc>
          <w:tcPr>
            <w:tcW w:w="2051" w:type="dxa"/>
          </w:tcPr>
          <w:p w14:paraId="30CA07A7" w14:textId="06F0EC1E" w:rsidR="00164915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336" w:type="dxa"/>
          </w:tcPr>
          <w:p w14:paraId="51945B52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438047D5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25" w:type="dxa"/>
          </w:tcPr>
          <w:p w14:paraId="2B50979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95" w:type="dxa"/>
          </w:tcPr>
          <w:p w14:paraId="4DD33957" w14:textId="085CE89B" w:rsidR="00164915" w:rsidRDefault="00400C57" w:rsidP="00400C57">
            <w:pPr>
              <w:pStyle w:val="a8"/>
              <w:ind w:firstLineChars="0" w:firstLine="0"/>
              <w:jc w:val="center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F51425" w14:paraId="419FB3E7" w14:textId="77777777" w:rsidTr="00F51425">
        <w:tc>
          <w:tcPr>
            <w:tcW w:w="2051" w:type="dxa"/>
          </w:tcPr>
          <w:p w14:paraId="35F7933F" w14:textId="655391B7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oa_notify_id</w:t>
            </w:r>
          </w:p>
        </w:tc>
        <w:tc>
          <w:tcPr>
            <w:tcW w:w="1336" w:type="dxa"/>
          </w:tcPr>
          <w:p w14:paraId="75D8B6E5" w14:textId="7CF45116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5ED5552" w14:textId="452ECA9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4CEEF471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06248219" w14:textId="6443A1E1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通知通告</w:t>
            </w:r>
            <w:r w:rsidRPr="00400C57">
              <w:rPr>
                <w:rFonts w:ascii="Times New Roman" w:hAnsi="Times New Roman" w:hint="eastAsia"/>
                <w:lang w:eastAsia="zh-CN"/>
              </w:rPr>
              <w:t>ID</w:t>
            </w:r>
          </w:p>
        </w:tc>
      </w:tr>
      <w:tr w:rsidR="00F51425" w14:paraId="6139D5FF" w14:textId="77777777" w:rsidTr="00F51425">
        <w:tc>
          <w:tcPr>
            <w:tcW w:w="2051" w:type="dxa"/>
          </w:tcPr>
          <w:p w14:paraId="65687520" w14:textId="64DF0A68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</w:t>
            </w:r>
          </w:p>
        </w:tc>
        <w:tc>
          <w:tcPr>
            <w:tcW w:w="1336" w:type="dxa"/>
          </w:tcPr>
          <w:p w14:paraId="73624901" w14:textId="46D9FA0C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01" w:type="dxa"/>
          </w:tcPr>
          <w:p w14:paraId="1C979949" w14:textId="2F1E29EB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7EE04AF9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DA94144" w14:textId="5606BCC0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接受人</w:t>
            </w:r>
          </w:p>
        </w:tc>
      </w:tr>
      <w:tr w:rsidR="00F51425" w14:paraId="3960DD28" w14:textId="77777777" w:rsidTr="00F51425">
        <w:tc>
          <w:tcPr>
            <w:tcW w:w="2051" w:type="dxa"/>
          </w:tcPr>
          <w:p w14:paraId="611B12BC" w14:textId="007F51EC" w:rsidR="00A8325C" w:rsidRPr="00F51425" w:rsidRDefault="00A8325C" w:rsidP="00A8325C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read_flag</w:t>
            </w:r>
          </w:p>
        </w:tc>
        <w:tc>
          <w:tcPr>
            <w:tcW w:w="1336" w:type="dxa"/>
          </w:tcPr>
          <w:p w14:paraId="66AAB0CD" w14:textId="3199A480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char(1)</w:t>
            </w:r>
          </w:p>
        </w:tc>
        <w:tc>
          <w:tcPr>
            <w:tcW w:w="1701" w:type="dxa"/>
          </w:tcPr>
          <w:p w14:paraId="3D4DA800" w14:textId="333ADEE9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6732E7AE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26EEFCB1" w14:textId="0164FCCF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阅读标记</w:t>
            </w:r>
          </w:p>
        </w:tc>
      </w:tr>
      <w:tr w:rsidR="00F51425" w14:paraId="64449941" w14:textId="77777777" w:rsidTr="00F51425">
        <w:tc>
          <w:tcPr>
            <w:tcW w:w="2051" w:type="dxa"/>
          </w:tcPr>
          <w:p w14:paraId="3CA818BE" w14:textId="6D4B0C84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read_date</w:t>
            </w:r>
          </w:p>
        </w:tc>
        <w:tc>
          <w:tcPr>
            <w:tcW w:w="1336" w:type="dxa"/>
          </w:tcPr>
          <w:p w14:paraId="17C9F9A2" w14:textId="723DEBCD" w:rsidR="00A8325C" w:rsidRPr="00F51425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</w:t>
            </w:r>
          </w:p>
        </w:tc>
        <w:tc>
          <w:tcPr>
            <w:tcW w:w="1701" w:type="dxa"/>
          </w:tcPr>
          <w:p w14:paraId="3A7A6FB4" w14:textId="74864F82" w:rsidR="00A8325C" w:rsidRDefault="00A8325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25" w:type="dxa"/>
          </w:tcPr>
          <w:p w14:paraId="061C1A8B" w14:textId="77777777" w:rsidR="00A8325C" w:rsidRPr="00EC104E" w:rsidRDefault="00A8325C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95" w:type="dxa"/>
          </w:tcPr>
          <w:p w14:paraId="7F330B47" w14:textId="73DD3AEB" w:rsidR="00A8325C" w:rsidRDefault="00400C5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C57">
              <w:rPr>
                <w:rFonts w:ascii="Times New Roman" w:hAnsi="Times New Roman" w:hint="eastAsia"/>
                <w:lang w:eastAsia="zh-CN"/>
              </w:rPr>
              <w:t>阅读时间</w:t>
            </w:r>
          </w:p>
        </w:tc>
      </w:tr>
    </w:tbl>
    <w:p w14:paraId="1A4CFF66" w14:textId="77777777" w:rsidR="005D659E" w:rsidRDefault="005D659E" w:rsidP="00695627">
      <w:pPr>
        <w:ind w:firstLineChars="0" w:firstLine="0"/>
        <w:rPr>
          <w:lang w:eastAsia="zh-CN"/>
        </w:rPr>
      </w:pPr>
    </w:p>
    <w:p w14:paraId="59910EA1" w14:textId="66C94CE1" w:rsidR="00585076" w:rsidRDefault="00585076" w:rsidP="00EF1675">
      <w:pPr>
        <w:pStyle w:val="a8"/>
        <w:numPr>
          <w:ilvl w:val="0"/>
          <w:numId w:val="10"/>
        </w:numPr>
        <w:ind w:firstLineChars="0"/>
      </w:pPr>
      <w:r>
        <w:rPr>
          <w:rFonts w:hint="eastAsia"/>
          <w:lang w:eastAsia="zh-CN"/>
        </w:rPr>
        <w:t>b</w:t>
      </w:r>
      <w:r w:rsidRPr="00EE67E1">
        <w:rPr>
          <w:rFonts w:ascii="Times New Roman" w:hAnsi="Times New Roman"/>
          <w:color w:val="000000"/>
          <w:kern w:val="0"/>
        </w:rPr>
        <w:t xml:space="preserve">ug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信息</w:t>
      </w:r>
    </w:p>
    <w:p w14:paraId="0943A124" w14:textId="3004F640" w:rsidR="00164915" w:rsidRDefault="00CF7BC3" w:rsidP="00CF7BC3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-12</w:t>
      </w:r>
      <w:r>
        <w:rPr>
          <w:lang w:eastAsia="zh-CN"/>
        </w:rPr>
        <w:t xml:space="preserve">bug </w:t>
      </w:r>
      <w:r>
        <w:rPr>
          <w:lang w:eastAsia="zh-CN"/>
        </w:rPr>
        <w:t>内容表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50F4B4A5" w14:textId="77777777" w:rsidTr="00F51425">
        <w:tc>
          <w:tcPr>
            <w:tcW w:w="2071" w:type="dxa"/>
            <w:shd w:val="clear" w:color="auto" w:fill="BFBFBF" w:themeFill="background1" w:themeFillShade="BF"/>
          </w:tcPr>
          <w:p w14:paraId="368CCD9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2B7F9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FB5A9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3CFA28F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F9C0EE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1C8A962B" w14:textId="77777777" w:rsidTr="00F51425">
        <w:tc>
          <w:tcPr>
            <w:tcW w:w="2071" w:type="dxa"/>
          </w:tcPr>
          <w:p w14:paraId="56C2FA2D" w14:textId="59E78177" w:rsidR="00164915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1048131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DCFD67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CF258FE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84CFCC9" w14:textId="5614F5E2" w:rsidR="00164915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</w:tr>
      <w:tr w:rsidR="007E13FD" w14:paraId="2DB14A9A" w14:textId="77777777" w:rsidTr="00F51425">
        <w:tc>
          <w:tcPr>
            <w:tcW w:w="2071" w:type="dxa"/>
          </w:tcPr>
          <w:p w14:paraId="0088CD43" w14:textId="4369DDA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bug_version_id</w:t>
            </w:r>
          </w:p>
        </w:tc>
        <w:tc>
          <w:tcPr>
            <w:tcW w:w="1953" w:type="dxa"/>
          </w:tcPr>
          <w:p w14:paraId="1B372BA7" w14:textId="4A60C052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E9274DF" w14:textId="2DAA3C13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39A4DC4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A6239F" w14:textId="6C9B8260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版本主键</w:t>
            </w:r>
          </w:p>
        </w:tc>
      </w:tr>
      <w:tr w:rsidR="007E13FD" w14:paraId="205882B9" w14:textId="77777777" w:rsidTr="00F51425">
        <w:tc>
          <w:tcPr>
            <w:tcW w:w="2071" w:type="dxa"/>
          </w:tcPr>
          <w:p w14:paraId="6AC485B0" w14:textId="0C24BB59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10498FBA" w14:textId="439F589B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11B7D80" w14:textId="10079E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6AA9AC6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A0080C3" w14:textId="04F2AB1F" w:rsidR="007E13FD" w:rsidRDefault="00E37BF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7BF6">
              <w:rPr>
                <w:rFonts w:ascii="Times New Roman" w:hAnsi="Times New Roman" w:hint="eastAsia"/>
                <w:lang w:eastAsia="zh-CN"/>
              </w:rPr>
              <w:t>项目主键</w:t>
            </w:r>
          </w:p>
        </w:tc>
      </w:tr>
      <w:tr w:rsidR="007E13FD" w14:paraId="229A2AC0" w14:textId="77777777" w:rsidTr="00F51425">
        <w:tc>
          <w:tcPr>
            <w:tcW w:w="2071" w:type="dxa"/>
          </w:tcPr>
          <w:p w14:paraId="3FCE9A15" w14:textId="7DE562F8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bug_type</w:t>
            </w:r>
          </w:p>
        </w:tc>
        <w:tc>
          <w:tcPr>
            <w:tcW w:w="1953" w:type="dxa"/>
          </w:tcPr>
          <w:p w14:paraId="73F9DAFD" w14:textId="379E4F71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3530110" w14:textId="6D713A17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5CA50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3475DB" w14:textId="48B24889" w:rsidR="007E13FD" w:rsidRDefault="00C51D6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C51D67"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7E13FD" w14:paraId="7636749A" w14:textId="77777777" w:rsidTr="00F51425">
        <w:tc>
          <w:tcPr>
            <w:tcW w:w="2071" w:type="dxa"/>
          </w:tcPr>
          <w:p w14:paraId="72B68E96" w14:textId="3FA2621D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bug_status</w:t>
            </w:r>
          </w:p>
        </w:tc>
        <w:tc>
          <w:tcPr>
            <w:tcW w:w="1953" w:type="dxa"/>
          </w:tcPr>
          <w:p w14:paraId="60890FF2" w14:textId="5B67017C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5358FB5" w14:textId="2BCE836F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2D6CF9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E6E6F1" w14:textId="2B9E3441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状态</w:t>
            </w:r>
          </w:p>
        </w:tc>
      </w:tr>
      <w:tr w:rsidR="007E13FD" w14:paraId="516458B6" w14:textId="77777777" w:rsidTr="00F51425">
        <w:tc>
          <w:tcPr>
            <w:tcW w:w="2071" w:type="dxa"/>
          </w:tcPr>
          <w:p w14:paraId="5B97BB05" w14:textId="75826654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bug_level</w:t>
            </w:r>
          </w:p>
        </w:tc>
        <w:tc>
          <w:tcPr>
            <w:tcW w:w="1953" w:type="dxa"/>
          </w:tcPr>
          <w:p w14:paraId="66EE9B89" w14:textId="2FFA8496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D1C61C" w14:textId="2C951590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AA1D3B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5301A0D" w14:textId="1BF5E862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优先级</w:t>
            </w:r>
          </w:p>
        </w:tc>
      </w:tr>
      <w:tr w:rsidR="007E13FD" w14:paraId="69E2A9E4" w14:textId="77777777" w:rsidTr="00F51425">
        <w:trPr>
          <w:trHeight w:val="473"/>
        </w:trPr>
        <w:tc>
          <w:tcPr>
            <w:tcW w:w="2071" w:type="dxa"/>
          </w:tcPr>
          <w:p w14:paraId="1D8C1A37" w14:textId="5F8AF9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22D67D62" w14:textId="4C2BA8FD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94E46F" w14:textId="6E68FFC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00C22E9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CA3FB0A" w14:textId="2E65C91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7E13FD" w14:paraId="5EABC39D" w14:textId="77777777" w:rsidTr="00F51425">
        <w:tc>
          <w:tcPr>
            <w:tcW w:w="2071" w:type="dxa"/>
          </w:tcPr>
          <w:p w14:paraId="13F244D5" w14:textId="12904F7E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5047564D" w14:textId="4FA06C4F" w:rsidR="007E13FD" w:rsidRPr="00F51425" w:rsidRDefault="005D1950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BC6A748" w14:textId="4D29D75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F0C50CA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845B34" w14:textId="1E5E3E0D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简介</w:t>
            </w:r>
          </w:p>
        </w:tc>
      </w:tr>
      <w:tr w:rsidR="007E13FD" w14:paraId="49E155DF" w14:textId="77777777" w:rsidTr="00F51425">
        <w:tc>
          <w:tcPr>
            <w:tcW w:w="2071" w:type="dxa"/>
          </w:tcPr>
          <w:p w14:paraId="30C59846" w14:textId="6D73657C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</w:t>
            </w:r>
          </w:p>
        </w:tc>
        <w:tc>
          <w:tcPr>
            <w:tcW w:w="1953" w:type="dxa"/>
          </w:tcPr>
          <w:p w14:paraId="276F79C4" w14:textId="5B89E0F4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longtext</w:t>
            </w:r>
          </w:p>
        </w:tc>
        <w:tc>
          <w:tcPr>
            <w:tcW w:w="1425" w:type="dxa"/>
          </w:tcPr>
          <w:p w14:paraId="7A9F20DA" w14:textId="593771FC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5BC446E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9A05E7" w14:textId="41E55D68" w:rsidR="007E13FD" w:rsidRDefault="003E319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3E3198">
              <w:rPr>
                <w:rFonts w:ascii="Times New Roman" w:hAnsi="Times New Roman" w:hint="eastAsia"/>
                <w:lang w:eastAsia="zh-CN"/>
              </w:rPr>
              <w:t>内容详情</w:t>
            </w:r>
          </w:p>
        </w:tc>
      </w:tr>
      <w:tr w:rsidR="007E13FD" w14:paraId="329103EF" w14:textId="77777777" w:rsidTr="00F51425">
        <w:tc>
          <w:tcPr>
            <w:tcW w:w="2071" w:type="dxa"/>
          </w:tcPr>
          <w:p w14:paraId="75EA1E38" w14:textId="218B3A6A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file</w:t>
            </w:r>
          </w:p>
        </w:tc>
        <w:tc>
          <w:tcPr>
            <w:tcW w:w="1953" w:type="dxa"/>
          </w:tcPr>
          <w:p w14:paraId="319638DD" w14:textId="1E8BDE89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B104D20" w14:textId="3F1CA5AA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6BB27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AA8A86" w14:textId="038786A2" w:rsidR="007E13FD" w:rsidRDefault="00E34DC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34DC0">
              <w:rPr>
                <w:rFonts w:ascii="Times New Roman" w:hAnsi="Times New Roman" w:hint="eastAsia"/>
                <w:lang w:eastAsia="zh-CN"/>
              </w:rPr>
              <w:t>文件</w:t>
            </w:r>
          </w:p>
        </w:tc>
      </w:tr>
      <w:tr w:rsidR="007E13FD" w14:paraId="567DD953" w14:textId="77777777" w:rsidTr="00F51425">
        <w:tc>
          <w:tcPr>
            <w:tcW w:w="2071" w:type="dxa"/>
          </w:tcPr>
          <w:p w14:paraId="79B4064A" w14:textId="1DF40540" w:rsidR="007E13FD" w:rsidRPr="00F51425" w:rsidRDefault="007E13F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image</w:t>
            </w:r>
          </w:p>
        </w:tc>
        <w:tc>
          <w:tcPr>
            <w:tcW w:w="1953" w:type="dxa"/>
          </w:tcPr>
          <w:p w14:paraId="0A623F2B" w14:textId="46F8102B" w:rsidR="007E13F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61E18E1" w14:textId="490C51C9" w:rsidR="007E13F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BAD5BC8" w14:textId="77777777" w:rsidR="007E13FD" w:rsidRPr="00EC104E" w:rsidRDefault="007E13F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A70529" w14:textId="2CC412D5" w:rsidR="007E13F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5315D">
              <w:rPr>
                <w:rFonts w:ascii="Times New Roman" w:hAnsi="Times New Roman" w:hint="eastAsia"/>
                <w:lang w:eastAsia="zh-CN"/>
              </w:rPr>
              <w:t>图片</w:t>
            </w:r>
          </w:p>
        </w:tc>
      </w:tr>
      <w:tr w:rsidR="002C1A3D" w14:paraId="3D479C27" w14:textId="77777777" w:rsidTr="00F51425">
        <w:tc>
          <w:tcPr>
            <w:tcW w:w="2071" w:type="dxa"/>
          </w:tcPr>
          <w:p w14:paraId="3FC943D3" w14:textId="7C854F37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proc_ins_id</w:t>
            </w:r>
          </w:p>
        </w:tc>
        <w:tc>
          <w:tcPr>
            <w:tcW w:w="1953" w:type="dxa"/>
          </w:tcPr>
          <w:p w14:paraId="273BDE07" w14:textId="07376EF2" w:rsidR="002C1A3D" w:rsidRPr="00F51425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EC18D5B" w14:textId="53943E59" w:rsidR="002C1A3D" w:rsidRDefault="002C1A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258BB98" w14:textId="77777777" w:rsidR="002C1A3D" w:rsidRPr="00EC104E" w:rsidRDefault="002C1A3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D592FE2" w14:textId="77777777" w:rsidR="0075315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1218066" w14:textId="618EDC06" w:rsidR="002C1A3D" w:rsidRDefault="007531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</w:tbl>
    <w:p w14:paraId="2215B9FC" w14:textId="77777777" w:rsidR="00164915" w:rsidRDefault="00164915" w:rsidP="00164915">
      <w:pPr>
        <w:ind w:firstLineChars="0"/>
        <w:rPr>
          <w:lang w:eastAsia="zh-CN"/>
        </w:rPr>
      </w:pPr>
    </w:p>
    <w:p w14:paraId="1C7F467B" w14:textId="34EEED28" w:rsidR="00252CA5" w:rsidRDefault="00585076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 w:rsidRPr="00EE67E1">
        <w:rPr>
          <w:rFonts w:ascii="Times New Roman" w:hAnsi="Times New Roman"/>
          <w:color w:val="000000"/>
          <w:kern w:val="0"/>
        </w:rPr>
        <w:t>_project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是用来保存</w:t>
      </w:r>
      <w:r>
        <w:rPr>
          <w:rFonts w:hint="eastAsia"/>
          <w:lang w:eastAsia="zh-CN"/>
        </w:rPr>
        <w:t>项目</w:t>
      </w:r>
      <w:r w:rsidR="006825EF">
        <w:rPr>
          <w:lang w:eastAsia="zh-CN"/>
        </w:rPr>
        <w:t>信息</w:t>
      </w:r>
    </w:p>
    <w:p w14:paraId="0BAFBFB9" w14:textId="35B788D2" w:rsidR="00164915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4-13</w:t>
      </w:r>
      <w:r>
        <w:rPr>
          <w:lang w:eastAsia="zh-CN"/>
        </w:rPr>
        <w:t xml:space="preserve"> </w:t>
      </w:r>
      <w:r>
        <w:rPr>
          <w:lang w:eastAsia="zh-CN"/>
        </w:rPr>
        <w:t>项目表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164915" w14:paraId="20BC12E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83230EB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88B6509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6AFF6EA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7A05762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D45257D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164915" w14:paraId="23367E9A" w14:textId="77777777" w:rsidTr="00D40B06">
        <w:tc>
          <w:tcPr>
            <w:tcW w:w="2071" w:type="dxa"/>
          </w:tcPr>
          <w:p w14:paraId="6A2E6110" w14:textId="23191A79" w:rsidR="00164915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104E9CA6" w14:textId="77777777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2DC4D1E" w14:textId="7777777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887564F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B06E972" w14:textId="4D01E9D5" w:rsidR="00164915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203E46" w14:paraId="52D8C7CC" w14:textId="77777777" w:rsidTr="00D40B06">
        <w:tc>
          <w:tcPr>
            <w:tcW w:w="2071" w:type="dxa"/>
          </w:tcPr>
          <w:p w14:paraId="4CC95450" w14:textId="294A14F2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</w:t>
            </w:r>
          </w:p>
        </w:tc>
        <w:tc>
          <w:tcPr>
            <w:tcW w:w="1953" w:type="dxa"/>
          </w:tcPr>
          <w:p w14:paraId="62B45F78" w14:textId="01FF78EF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CBF79B4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18ACB294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44B967B" w14:textId="3959ED7F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203E46" w14:paraId="612A2A30" w14:textId="77777777" w:rsidTr="00D40B06">
        <w:tc>
          <w:tcPr>
            <w:tcW w:w="2071" w:type="dxa"/>
          </w:tcPr>
          <w:p w14:paraId="6A9357B7" w14:textId="08854017" w:rsidR="00203E46" w:rsidRPr="00F51425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summary</w:t>
            </w:r>
          </w:p>
        </w:tc>
        <w:tc>
          <w:tcPr>
            <w:tcW w:w="1953" w:type="dxa"/>
          </w:tcPr>
          <w:p w14:paraId="3199062F" w14:textId="62BD1BD2" w:rsidR="00203E46" w:rsidRPr="00F51425" w:rsidRDefault="008154F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68F18D5" w14:textId="77777777" w:rsidR="00203E46" w:rsidRDefault="00203E4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34" w:type="dxa"/>
          </w:tcPr>
          <w:p w14:paraId="4AB88276" w14:textId="77777777" w:rsidR="00203E46" w:rsidRPr="00EC104E" w:rsidRDefault="00203E4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371D5F7" w14:textId="49F8F86E" w:rsidR="00203E46" w:rsidRDefault="007C6B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简介</w:t>
            </w:r>
          </w:p>
        </w:tc>
      </w:tr>
    </w:tbl>
    <w:p w14:paraId="58BE50E4" w14:textId="77777777" w:rsidR="00164915" w:rsidRDefault="00164915" w:rsidP="00164915">
      <w:pPr>
        <w:ind w:firstLineChars="0"/>
        <w:rPr>
          <w:lang w:eastAsia="zh-CN"/>
        </w:rPr>
      </w:pPr>
    </w:p>
    <w:p w14:paraId="7A5B236E" w14:textId="6147E4A4" w:rsidR="008154FB" w:rsidRDefault="008154FB" w:rsidP="00EF1675">
      <w:pPr>
        <w:pStyle w:val="a8"/>
        <w:numPr>
          <w:ilvl w:val="0"/>
          <w:numId w:val="10"/>
        </w:numPr>
        <w:ind w:firstLineChars="0"/>
      </w:pPr>
      <w:r w:rsidRPr="00EE67E1">
        <w:rPr>
          <w:rFonts w:ascii="Times New Roman" w:hAnsi="Times New Roman" w:hint="eastAsia"/>
          <w:color w:val="000000"/>
          <w:kern w:val="0"/>
        </w:rPr>
        <w:t>bug</w:t>
      </w:r>
      <w:r>
        <w:rPr>
          <w:rFonts w:ascii="Times New Roman" w:hAnsi="Times New Roman"/>
          <w:color w:val="000000"/>
          <w:kern w:val="0"/>
        </w:rPr>
        <w:t>_</w:t>
      </w:r>
      <w:r>
        <w:rPr>
          <w:rFonts w:ascii="Times New Roman" w:hAnsi="Times New Roman" w:hint="eastAsia"/>
          <w:color w:val="000000"/>
          <w:kern w:val="0"/>
          <w:lang w:eastAsia="zh-CN"/>
        </w:rPr>
        <w:t>ver</w:t>
      </w:r>
      <w:r>
        <w:rPr>
          <w:rFonts w:ascii="Times New Roman" w:hAnsi="Times New Roman"/>
          <w:color w:val="000000"/>
          <w:kern w:val="0"/>
          <w:lang w:eastAsia="zh-CN"/>
        </w:rPr>
        <w:t>sion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表</w:t>
      </w:r>
      <w:r>
        <w:rPr>
          <w:lang w:eastAsia="zh-CN"/>
        </w:rPr>
        <w:t>是用来</w:t>
      </w:r>
      <w:r>
        <w:rPr>
          <w:rFonts w:hint="eastAsia"/>
          <w:lang w:eastAsia="zh-CN"/>
        </w:rPr>
        <w:t>保存</w:t>
      </w:r>
      <w:r>
        <w:rPr>
          <w:lang w:eastAsia="zh-CN"/>
        </w:rPr>
        <w:t>项目版本</w:t>
      </w:r>
      <w:r>
        <w:rPr>
          <w:rFonts w:hint="eastAsia"/>
          <w:lang w:eastAsia="zh-CN"/>
        </w:rPr>
        <w:t>信息</w:t>
      </w:r>
    </w:p>
    <w:p w14:paraId="1E1B502E" w14:textId="4967D156" w:rsidR="008154FB" w:rsidRDefault="009C615A" w:rsidP="009C615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695627">
        <w:rPr>
          <w:lang w:eastAsia="zh-CN"/>
        </w:rPr>
        <w:t>4-14</w:t>
      </w:r>
      <w:r>
        <w:rPr>
          <w:lang w:eastAsia="zh-CN"/>
        </w:rPr>
        <w:t>项目版本表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8154FB" w14:paraId="1D2906E7" w14:textId="77777777" w:rsidTr="00695627">
        <w:tc>
          <w:tcPr>
            <w:tcW w:w="2071" w:type="dxa"/>
            <w:shd w:val="clear" w:color="auto" w:fill="BFBFBF" w:themeFill="background1" w:themeFillShade="BF"/>
          </w:tcPr>
          <w:p w14:paraId="39214802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4CD44C1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778069F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2A2A355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460B5BD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8154FB" w14:paraId="25C4BBBF" w14:textId="77777777" w:rsidTr="00695627">
        <w:tc>
          <w:tcPr>
            <w:tcW w:w="2071" w:type="dxa"/>
          </w:tcPr>
          <w:p w14:paraId="49FA8D55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</w:t>
            </w:r>
          </w:p>
        </w:tc>
        <w:tc>
          <w:tcPr>
            <w:tcW w:w="1953" w:type="dxa"/>
          </w:tcPr>
          <w:p w14:paraId="2C0CBF4F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01413D8" w14:textId="77777777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D49E64A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7146DCA" w14:textId="4DE5C890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8154FB" w14:paraId="6C239D12" w14:textId="77777777" w:rsidTr="00695627">
        <w:tc>
          <w:tcPr>
            <w:tcW w:w="2071" w:type="dxa"/>
          </w:tcPr>
          <w:p w14:paraId="07634E4E" w14:textId="1C0B1624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</w:t>
            </w:r>
          </w:p>
        </w:tc>
        <w:tc>
          <w:tcPr>
            <w:tcW w:w="1953" w:type="dxa"/>
          </w:tcPr>
          <w:p w14:paraId="07BFB77E" w14:textId="77777777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0EF163E" w14:textId="2C47AB22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F352E93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48A660" w14:textId="5B73865F" w:rsidR="008154FB" w:rsidRDefault="00BA2E18" w:rsidP="00BA2E18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 w:hint="eastAsia"/>
                <w:lang w:eastAsia="zh-CN"/>
              </w:rPr>
              <w:t>版本</w:t>
            </w:r>
          </w:p>
        </w:tc>
      </w:tr>
      <w:tr w:rsidR="008154FB" w14:paraId="52900154" w14:textId="77777777" w:rsidTr="00695627">
        <w:tc>
          <w:tcPr>
            <w:tcW w:w="2071" w:type="dxa"/>
          </w:tcPr>
          <w:p w14:paraId="2D4DA078" w14:textId="5AAA4DE5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build</w:t>
            </w:r>
          </w:p>
        </w:tc>
        <w:tc>
          <w:tcPr>
            <w:tcW w:w="1953" w:type="dxa"/>
          </w:tcPr>
          <w:p w14:paraId="1611E8D9" w14:textId="6CCAB4AF" w:rsidR="008154FB" w:rsidRPr="00F51425" w:rsidRDefault="008154FB" w:rsidP="008154F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81E8AB9" w14:textId="547CFCCF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6BCB665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0AE1CB5" w14:textId="259BA440" w:rsidR="008154FB" w:rsidRDefault="00BA2E18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BA2E18">
              <w:rPr>
                <w:rFonts w:ascii="Times New Roman" w:hAnsi="Times New Roman"/>
                <w:lang w:eastAsia="zh-CN"/>
              </w:rPr>
              <w:t>build</w:t>
            </w:r>
          </w:p>
        </w:tc>
      </w:tr>
      <w:tr w:rsidR="008154FB" w14:paraId="3475F8B2" w14:textId="77777777" w:rsidTr="00695627">
        <w:trPr>
          <w:trHeight w:val="431"/>
        </w:trPr>
        <w:tc>
          <w:tcPr>
            <w:tcW w:w="2071" w:type="dxa"/>
          </w:tcPr>
          <w:p w14:paraId="57E732B5" w14:textId="24266E6C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bug_project_id</w:t>
            </w:r>
          </w:p>
        </w:tc>
        <w:tc>
          <w:tcPr>
            <w:tcW w:w="1953" w:type="dxa"/>
          </w:tcPr>
          <w:p w14:paraId="5B913919" w14:textId="125806FF" w:rsidR="008154FB" w:rsidRPr="00F51425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D484AC6" w14:textId="59FB79A6" w:rsidR="008154FB" w:rsidRDefault="008154FB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696DD7" w14:textId="77777777" w:rsidR="008154FB" w:rsidRPr="00EC104E" w:rsidRDefault="008154FB" w:rsidP="00A319DA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A797C4" w14:textId="1B19EF66" w:rsidR="008154FB" w:rsidRDefault="007C6B90" w:rsidP="00A319DA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项目编号</w:t>
            </w:r>
          </w:p>
        </w:tc>
      </w:tr>
    </w:tbl>
    <w:p w14:paraId="157F6939" w14:textId="77777777" w:rsidR="00164915" w:rsidRDefault="00164915" w:rsidP="009C615A">
      <w:pPr>
        <w:ind w:firstLineChars="0" w:firstLine="0"/>
        <w:rPr>
          <w:lang w:eastAsia="zh-CN"/>
        </w:rPr>
      </w:pPr>
    </w:p>
    <w:p w14:paraId="0899EFA6" w14:textId="742C7B10" w:rsidR="00CC39B1" w:rsidRPr="00CC39B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</w:rPr>
      </w:pPr>
      <w:r w:rsidRPr="00EE67E1">
        <w:rPr>
          <w:rFonts w:ascii="Times New Roman" w:hAnsi="Times New Roman"/>
          <w:color w:val="000000"/>
          <w:kern w:val="0"/>
        </w:rPr>
        <w:t>ACT_GE_BYTEARRAY</w:t>
      </w:r>
      <w:r w:rsidR="00940252">
        <w:rPr>
          <w:rFonts w:ascii="Times New Roman" w:hAnsi="Times New Roman" w:hint="eastAsia"/>
          <w:color w:val="000000"/>
          <w:kern w:val="0"/>
          <w:lang w:eastAsia="zh-CN"/>
        </w:rPr>
        <w:t>用</w:t>
      </w:r>
      <w:r w:rsidR="00571997">
        <w:rPr>
          <w:rFonts w:ascii="Times New Roman" w:hAnsi="Times New Roman"/>
          <w:color w:val="000000"/>
          <w:kern w:val="0"/>
          <w:lang w:eastAsia="zh-CN"/>
        </w:rPr>
        <w:t>来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940252">
        <w:rPr>
          <w:rFonts w:ascii="Times New Roman" w:hAnsi="Times New Roman"/>
          <w:color w:val="000000"/>
          <w:kern w:val="0"/>
          <w:lang w:eastAsia="zh-CN"/>
        </w:rPr>
        <w:t>资源部署时相关</w:t>
      </w:r>
      <w:r w:rsidR="00571997">
        <w:rPr>
          <w:rFonts w:ascii="Times New Roman" w:hAnsi="Times New Roman"/>
          <w:color w:val="000000"/>
          <w:kern w:val="0"/>
          <w:lang w:eastAsia="zh-CN"/>
        </w:rPr>
        <w:t>二进制数据</w:t>
      </w:r>
      <w:r w:rsidR="00571997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571997">
        <w:rPr>
          <w:rFonts w:ascii="Times New Roman" w:hAnsi="Times New Roman"/>
          <w:color w:val="000000"/>
          <w:kern w:val="0"/>
          <w:lang w:eastAsia="zh-CN"/>
        </w:rPr>
        <w:t>。</w:t>
      </w:r>
    </w:p>
    <w:p w14:paraId="4C5CFFA9" w14:textId="2ED6B326" w:rsidR="00CC39B1" w:rsidRPr="00CC39B1" w:rsidRDefault="00CF7BC3" w:rsidP="00CF7BC3">
      <w:pPr>
        <w:pStyle w:val="ab"/>
        <w:ind w:firstLine="400"/>
        <w:jc w:val="center"/>
        <w:rPr>
          <w:rFonts w:ascii="Times New Roman" w:hAnsi="Times New Roman"/>
          <w:lang w:eastAsia="zh-CN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-15</w:t>
      </w:r>
      <w:r>
        <w:rPr>
          <w:lang w:eastAsia="zh-CN"/>
        </w:rPr>
        <w:t xml:space="preserve"> </w:t>
      </w:r>
      <w:r>
        <w:rPr>
          <w:lang w:eastAsia="zh-CN"/>
        </w:rPr>
        <w:t>资源</w:t>
      </w:r>
      <w:r w:rsidR="006928DD">
        <w:rPr>
          <w:rFonts w:hint="eastAsia"/>
          <w:lang w:eastAsia="zh-CN"/>
        </w:rPr>
        <w:t>内容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1843"/>
        <w:gridCol w:w="1762"/>
        <w:gridCol w:w="1667"/>
        <w:gridCol w:w="1756"/>
        <w:gridCol w:w="1180"/>
      </w:tblGrid>
      <w:tr w:rsidR="00F51425" w14:paraId="0431D03A" w14:textId="77777777" w:rsidTr="00F51425">
        <w:tc>
          <w:tcPr>
            <w:tcW w:w="1843" w:type="dxa"/>
            <w:shd w:val="clear" w:color="auto" w:fill="BFBFBF" w:themeFill="background1" w:themeFillShade="BF"/>
          </w:tcPr>
          <w:p w14:paraId="39CEB93B" w14:textId="4521F390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762" w:type="dxa"/>
            <w:shd w:val="clear" w:color="auto" w:fill="BFBFBF" w:themeFill="background1" w:themeFillShade="BF"/>
          </w:tcPr>
          <w:p w14:paraId="4AA4E24D" w14:textId="4289B2F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667" w:type="dxa"/>
            <w:shd w:val="clear" w:color="auto" w:fill="BFBFBF" w:themeFill="background1" w:themeFillShade="BF"/>
          </w:tcPr>
          <w:p w14:paraId="328A83F5" w14:textId="0F5E02BA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756" w:type="dxa"/>
            <w:shd w:val="clear" w:color="auto" w:fill="BFBFBF" w:themeFill="background1" w:themeFillShade="BF"/>
          </w:tcPr>
          <w:p w14:paraId="12EC36E0" w14:textId="6EE37B31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180" w:type="dxa"/>
            <w:shd w:val="clear" w:color="auto" w:fill="BFBFBF" w:themeFill="background1" w:themeFillShade="BF"/>
          </w:tcPr>
          <w:p w14:paraId="06F51BA2" w14:textId="3C89F0EB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51425" w14:paraId="7F251329" w14:textId="77777777" w:rsidTr="00F51425">
        <w:tc>
          <w:tcPr>
            <w:tcW w:w="1843" w:type="dxa"/>
          </w:tcPr>
          <w:p w14:paraId="060DE14B" w14:textId="6BCDB9F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762" w:type="dxa"/>
          </w:tcPr>
          <w:p w14:paraId="5D88B1C4" w14:textId="651831D1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60189CE5" w14:textId="6C4328B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756" w:type="dxa"/>
          </w:tcPr>
          <w:p w14:paraId="60CD895C" w14:textId="677EA3B7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180" w:type="dxa"/>
          </w:tcPr>
          <w:p w14:paraId="2B47DE3A" w14:textId="74D0782F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7911C9">
              <w:rPr>
                <w:rFonts w:ascii="Times New Roman" w:hAnsi="Times New Roman" w:hint="eastAsia"/>
                <w:color w:val="000000"/>
                <w:kern w:val="0"/>
                <w:lang w:eastAsia="zh-CN"/>
              </w:rPr>
              <w:t>主键</w:t>
            </w:r>
          </w:p>
        </w:tc>
      </w:tr>
      <w:tr w:rsidR="00F51425" w14:paraId="5DA3271D" w14:textId="77777777" w:rsidTr="00F51425">
        <w:trPr>
          <w:trHeight w:val="487"/>
        </w:trPr>
        <w:tc>
          <w:tcPr>
            <w:tcW w:w="1843" w:type="dxa"/>
          </w:tcPr>
          <w:p w14:paraId="740C048E" w14:textId="325F1EE8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762" w:type="dxa"/>
          </w:tcPr>
          <w:p w14:paraId="0C17B02E" w14:textId="7DA3EE1B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667" w:type="dxa"/>
          </w:tcPr>
          <w:p w14:paraId="03CE7A1B" w14:textId="3964D4C4" w:rsidR="00EC104E" w:rsidRPr="00EC104E" w:rsidRDefault="00EC104E" w:rsidP="00EC104E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607E2CDC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232F036D" w14:textId="7C9FA871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F51425" w14:paraId="21202A36" w14:textId="77777777" w:rsidTr="00F51425">
        <w:tc>
          <w:tcPr>
            <w:tcW w:w="1843" w:type="dxa"/>
          </w:tcPr>
          <w:p w14:paraId="5A4E289E" w14:textId="34392FD9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762" w:type="dxa"/>
          </w:tcPr>
          <w:p w14:paraId="03792ABD" w14:textId="38134C03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667" w:type="dxa"/>
          </w:tcPr>
          <w:p w14:paraId="5A69595E" w14:textId="1E944697" w:rsidR="00EC104E" w:rsidRDefault="00EC104E" w:rsidP="00EC104E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09BFB135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16965AA5" w14:textId="5DED1433" w:rsidR="00EC104E" w:rsidRDefault="007911C9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文件名</w:t>
            </w:r>
          </w:p>
        </w:tc>
      </w:tr>
      <w:tr w:rsidR="00F51425" w14:paraId="5C89D8C9" w14:textId="77777777" w:rsidTr="00F51425">
        <w:tc>
          <w:tcPr>
            <w:tcW w:w="1843" w:type="dxa"/>
          </w:tcPr>
          <w:p w14:paraId="18BE7F12" w14:textId="77777777" w:rsid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  <w:lang w:eastAsia="zh-CN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</w:t>
            </w:r>
          </w:p>
          <w:p w14:paraId="5E6B4197" w14:textId="5F1D8E1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_ID_</w:t>
            </w:r>
          </w:p>
        </w:tc>
        <w:tc>
          <w:tcPr>
            <w:tcW w:w="1762" w:type="dxa"/>
          </w:tcPr>
          <w:p w14:paraId="53C02016" w14:textId="5F2E8B0F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667" w:type="dxa"/>
          </w:tcPr>
          <w:p w14:paraId="0C9BCADB" w14:textId="276F056F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3F577749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4FC1E563" w14:textId="5185666F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表编号</w:t>
            </w:r>
          </w:p>
        </w:tc>
      </w:tr>
      <w:tr w:rsidR="00F51425" w14:paraId="2E6E0CD2" w14:textId="77777777" w:rsidTr="00F51425">
        <w:tc>
          <w:tcPr>
            <w:tcW w:w="1843" w:type="dxa"/>
          </w:tcPr>
          <w:p w14:paraId="216144AD" w14:textId="07AB2610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BYTES_</w:t>
            </w:r>
          </w:p>
        </w:tc>
        <w:tc>
          <w:tcPr>
            <w:tcW w:w="1762" w:type="dxa"/>
          </w:tcPr>
          <w:p w14:paraId="2B945599" w14:textId="7C4E6B36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667" w:type="dxa"/>
          </w:tcPr>
          <w:p w14:paraId="74A4A39F" w14:textId="693044F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11D25124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6B26112E" w14:textId="160ED3C9" w:rsidR="00EC104E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F51425" w14:paraId="0258B70D" w14:textId="77777777" w:rsidTr="00F51425">
        <w:trPr>
          <w:trHeight w:val="416"/>
        </w:trPr>
        <w:tc>
          <w:tcPr>
            <w:tcW w:w="1843" w:type="dxa"/>
          </w:tcPr>
          <w:p w14:paraId="36F9815D" w14:textId="2B9177AC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GENERATED_</w:t>
            </w:r>
          </w:p>
        </w:tc>
        <w:tc>
          <w:tcPr>
            <w:tcW w:w="1762" w:type="dxa"/>
          </w:tcPr>
          <w:p w14:paraId="1CE4A487" w14:textId="1DD5E2F2" w:rsidR="00EC104E" w:rsidRPr="00F51425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667" w:type="dxa"/>
          </w:tcPr>
          <w:p w14:paraId="0A889D6C" w14:textId="7BD3680C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756" w:type="dxa"/>
          </w:tcPr>
          <w:p w14:paraId="5438FE7D" w14:textId="77777777" w:rsidR="00EC104E" w:rsidRDefault="00EC104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180" w:type="dxa"/>
          </w:tcPr>
          <w:p w14:paraId="360BEB90" w14:textId="2C5A0A12" w:rsidR="004E5AE2" w:rsidRDefault="00C924EE" w:rsidP="00CC39B1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是否生成</w:t>
            </w:r>
          </w:p>
        </w:tc>
      </w:tr>
    </w:tbl>
    <w:p w14:paraId="4A952020" w14:textId="77777777" w:rsidR="00CC39B1" w:rsidRPr="00CC39B1" w:rsidRDefault="00CC39B1" w:rsidP="00CC39B1">
      <w:pPr>
        <w:pStyle w:val="a8"/>
        <w:ind w:left="960" w:firstLineChars="0" w:firstLine="0"/>
        <w:rPr>
          <w:rFonts w:ascii="Times New Roman" w:hAnsi="Times New Roman"/>
        </w:rPr>
      </w:pPr>
    </w:p>
    <w:p w14:paraId="1076E9D9" w14:textId="3C186196" w:rsidR="00EC104E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ACT_GE_PROPERTY</w:t>
      </w:r>
      <w:r w:rsidR="00977567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174900">
        <w:rPr>
          <w:rFonts w:ascii="Times New Roman" w:hAnsi="Times New Roman" w:hint="eastAsia"/>
          <w:color w:val="000000"/>
          <w:kern w:val="0"/>
          <w:lang w:eastAsia="zh-CN"/>
        </w:rPr>
        <w:t>资源</w:t>
      </w:r>
      <w:r w:rsidR="00FC05A8">
        <w:rPr>
          <w:rFonts w:ascii="Times New Roman" w:hAnsi="Times New Roman"/>
          <w:color w:val="000000"/>
          <w:kern w:val="0"/>
          <w:lang w:eastAsia="zh-CN"/>
        </w:rPr>
        <w:t>属性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1B1898">
        <w:rPr>
          <w:rFonts w:ascii="Times New Roman" w:hAnsi="Times New Roman"/>
          <w:color w:val="000000"/>
          <w:kern w:val="0"/>
          <w:lang w:eastAsia="zh-CN"/>
        </w:rPr>
        <w:t>，</w:t>
      </w:r>
      <w:r w:rsidR="001B1898">
        <w:rPr>
          <w:rFonts w:ascii="Times New Roman" w:hAnsi="Times New Roman" w:hint="eastAsia"/>
          <w:color w:val="000000"/>
          <w:kern w:val="0"/>
          <w:lang w:eastAsia="zh-CN"/>
        </w:rPr>
        <w:t>保存</w:t>
      </w:r>
      <w:r w:rsidR="00F61AC2">
        <w:rPr>
          <w:rFonts w:ascii="Times New Roman" w:hAnsi="Times New Roman"/>
          <w:color w:val="000000"/>
          <w:kern w:val="0"/>
          <w:lang w:eastAsia="zh-CN"/>
        </w:rPr>
        <w:t xml:space="preserve">Activiti </w:t>
      </w:r>
      <w:r w:rsidR="001A60CD">
        <w:rPr>
          <w:rFonts w:ascii="Times New Roman" w:hAnsi="Times New Roman"/>
          <w:color w:val="000000"/>
          <w:kern w:val="0"/>
          <w:lang w:eastAsia="zh-CN"/>
        </w:rPr>
        <w:t>引擎</w:t>
      </w:r>
      <w:r w:rsidR="00E167E2">
        <w:rPr>
          <w:rFonts w:ascii="Times New Roman" w:hAnsi="Times New Roman"/>
          <w:color w:val="000000"/>
          <w:kern w:val="0"/>
          <w:lang w:eastAsia="zh-CN"/>
        </w:rPr>
        <w:t>相关属性</w:t>
      </w:r>
      <w:r w:rsidR="00FC05A8">
        <w:rPr>
          <w:rFonts w:ascii="Times New Roman" w:hAnsi="Times New Roman"/>
          <w:color w:val="000000"/>
          <w:kern w:val="0"/>
          <w:lang w:eastAsia="zh-CN"/>
        </w:rPr>
        <w:t>的数据</w:t>
      </w:r>
    </w:p>
    <w:p w14:paraId="52D1241B" w14:textId="7DA389A6" w:rsidR="00EC104E" w:rsidRDefault="006928DD" w:rsidP="006928DD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 w:rsidR="00992E4D">
        <w:rPr>
          <w:lang w:eastAsia="zh-CN"/>
        </w:rPr>
        <w:t>4</w:t>
      </w:r>
      <w:r w:rsidR="00695627">
        <w:rPr>
          <w:lang w:eastAsia="zh-CN"/>
        </w:rPr>
        <w:t>-16</w:t>
      </w:r>
      <w:r>
        <w:rPr>
          <w:lang w:eastAsia="zh-CN"/>
        </w:rPr>
        <w:t xml:space="preserve"> </w:t>
      </w:r>
      <w:r>
        <w:rPr>
          <w:lang w:eastAsia="zh-CN"/>
        </w:rPr>
        <w:t>资源属性表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EC104E" w14:paraId="54AB3509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51FC843C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69DD8B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B64FEF9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C96A2B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9ED6E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EC104E" w14:paraId="6D206250" w14:textId="77777777" w:rsidTr="00F7385B">
        <w:tc>
          <w:tcPr>
            <w:tcW w:w="2071" w:type="dxa"/>
          </w:tcPr>
          <w:p w14:paraId="471E856B" w14:textId="1BD8154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NAME_  </w:t>
            </w:r>
          </w:p>
        </w:tc>
        <w:tc>
          <w:tcPr>
            <w:tcW w:w="1953" w:type="dxa"/>
          </w:tcPr>
          <w:p w14:paraId="78F129F7" w14:textId="26B093BD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6E3EF9A" w14:textId="05E9F419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16BBEFD" w14:textId="48DC94A4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D8AB3CC" w14:textId="7C3593CC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EC104E" w14:paraId="3E459983" w14:textId="77777777" w:rsidTr="00F7385B">
        <w:tc>
          <w:tcPr>
            <w:tcW w:w="2071" w:type="dxa"/>
          </w:tcPr>
          <w:p w14:paraId="0E688E2A" w14:textId="5C9FEB36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VALUE_  </w:t>
            </w:r>
          </w:p>
        </w:tc>
        <w:tc>
          <w:tcPr>
            <w:tcW w:w="1953" w:type="dxa"/>
          </w:tcPr>
          <w:p w14:paraId="5C229D20" w14:textId="77035B48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varchar(300)</w:t>
            </w:r>
          </w:p>
        </w:tc>
        <w:tc>
          <w:tcPr>
            <w:tcW w:w="1425" w:type="dxa"/>
          </w:tcPr>
          <w:p w14:paraId="36F2B37C" w14:textId="513F359D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DC743E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F6419FA" w14:textId="2E73FD49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EC104E" w14:paraId="1C7DF38B" w14:textId="77777777" w:rsidTr="00F7385B">
        <w:tc>
          <w:tcPr>
            <w:tcW w:w="2071" w:type="dxa"/>
          </w:tcPr>
          <w:p w14:paraId="0F1EFCA7" w14:textId="0045AFED" w:rsidR="00EC104E" w:rsidRPr="00F51425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2CF3FC7" w14:textId="7B9CB789" w:rsidR="00EC104E" w:rsidRPr="00F51425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</w:t>
            </w:r>
          </w:p>
        </w:tc>
        <w:tc>
          <w:tcPr>
            <w:tcW w:w="1425" w:type="dxa"/>
          </w:tcPr>
          <w:p w14:paraId="53CE761B" w14:textId="00F8A04E" w:rsidR="00EC104E" w:rsidRDefault="0064676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295C838" w14:textId="77777777" w:rsidR="00EC104E" w:rsidRDefault="00EC104E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72EE117" w14:textId="3193293F" w:rsidR="00EC104E" w:rsidRDefault="00573A92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乐观锁</w:t>
            </w:r>
          </w:p>
        </w:tc>
      </w:tr>
    </w:tbl>
    <w:p w14:paraId="50855726" w14:textId="77777777" w:rsidR="00EC104E" w:rsidRPr="00EC104E" w:rsidRDefault="00EC104E" w:rsidP="00EC104E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3AEFA76" w14:textId="37F9D653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ACT_HI_ACTINST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713D70">
        <w:rPr>
          <w:rFonts w:ascii="Times New Roman" w:hAnsi="Times New Roman" w:hint="eastAsia"/>
          <w:color w:val="000000"/>
          <w:kern w:val="0"/>
          <w:lang w:eastAsia="zh-CN"/>
        </w:rPr>
        <w:t>表</w:t>
      </w:r>
      <w:r w:rsidR="00713D70">
        <w:rPr>
          <w:rFonts w:ascii="Times New Roman" w:hAnsi="Times New Roman"/>
          <w:color w:val="000000"/>
          <w:kern w:val="0"/>
          <w:lang w:eastAsia="zh-CN"/>
        </w:rPr>
        <w:t>用来保存历史节点数据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  <w:r w:rsidR="00FC05A8">
        <w:rPr>
          <w:rFonts w:ascii="Times New Roman" w:hAnsi="Times New Roman"/>
          <w:color w:val="000000"/>
          <w:kern w:val="0"/>
          <w:lang w:eastAsia="zh-CN"/>
        </w:rPr>
        <w:t>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和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HI</w:t>
      </w:r>
      <w:r w:rsidR="00FC05A8">
        <w:rPr>
          <w:rFonts w:ascii="Times New Roman" w:hAnsi="Times New Roman"/>
          <w:color w:val="000000"/>
          <w:kern w:val="0"/>
          <w:lang w:eastAsia="zh-CN"/>
        </w:rPr>
        <w:t>_TASKINST</w:t>
      </w:r>
      <w:r w:rsidR="00FC05A8">
        <w:rPr>
          <w:rFonts w:ascii="Times New Roman" w:hAnsi="Times New Roman"/>
          <w:color w:val="000000"/>
          <w:kern w:val="0"/>
          <w:lang w:eastAsia="zh-CN"/>
        </w:rPr>
        <w:t>的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区别</w:t>
      </w:r>
      <w:r w:rsidR="00FC05A8">
        <w:rPr>
          <w:rFonts w:ascii="Times New Roman" w:hAnsi="Times New Roman"/>
          <w:color w:val="000000"/>
          <w:kern w:val="0"/>
          <w:lang w:eastAsia="zh-CN"/>
        </w:rPr>
        <w:t>在于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ta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skinst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只</w:t>
      </w:r>
      <w:r w:rsidR="00FC05A8">
        <w:rPr>
          <w:rFonts w:ascii="Times New Roman" w:hAnsi="Times New Roman"/>
          <w:color w:val="000000"/>
          <w:kern w:val="0"/>
          <w:lang w:eastAsia="zh-CN"/>
        </w:rPr>
        <w:t>记录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user</w:t>
      </w:r>
      <w:r w:rsidR="00FC05A8">
        <w:rPr>
          <w:rFonts w:ascii="Times New Roman" w:hAnsi="Times New Roman"/>
          <w:color w:val="000000"/>
          <w:kern w:val="0"/>
          <w:lang w:eastAsia="zh-CN"/>
        </w:rPr>
        <w:t xml:space="preserve">task </w:t>
      </w:r>
      <w:r w:rsidR="00FC05A8">
        <w:rPr>
          <w:rFonts w:ascii="Times New Roman" w:hAnsi="Times New Roman" w:hint="eastAsia"/>
          <w:color w:val="000000"/>
          <w:kern w:val="0"/>
          <w:lang w:eastAsia="zh-CN"/>
        </w:rPr>
        <w:t>内容</w:t>
      </w:r>
    </w:p>
    <w:p w14:paraId="3C1C0E05" w14:textId="05E4A523" w:rsidR="00F7385B" w:rsidRDefault="00992E4D" w:rsidP="00906AE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A64D81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-17</w:t>
      </w:r>
      <w:r>
        <w:rPr>
          <w:lang w:eastAsia="zh-CN"/>
        </w:rPr>
        <w:t xml:space="preserve"> </w:t>
      </w:r>
      <w:r>
        <w:rPr>
          <w:lang w:eastAsia="zh-CN"/>
        </w:rPr>
        <w:t>历史活动实例表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83"/>
        <w:gridCol w:w="1789"/>
        <w:gridCol w:w="1292"/>
        <w:gridCol w:w="835"/>
        <w:gridCol w:w="2209"/>
      </w:tblGrid>
      <w:tr w:rsidR="00695627" w14:paraId="1FA3D22F" w14:textId="77777777" w:rsidTr="00D7043E">
        <w:tc>
          <w:tcPr>
            <w:tcW w:w="1938" w:type="dxa"/>
            <w:shd w:val="clear" w:color="auto" w:fill="BFBFBF" w:themeFill="background1" w:themeFillShade="BF"/>
          </w:tcPr>
          <w:p w14:paraId="22F4139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08A046B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24" w:type="dxa"/>
            <w:shd w:val="clear" w:color="auto" w:fill="BFBFBF" w:themeFill="background1" w:themeFillShade="BF"/>
          </w:tcPr>
          <w:p w14:paraId="07C5E9E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43" w:type="dxa"/>
            <w:shd w:val="clear" w:color="auto" w:fill="BFBFBF" w:themeFill="background1" w:themeFillShade="BF"/>
          </w:tcPr>
          <w:p w14:paraId="4EAAC2FE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297" w:type="dxa"/>
            <w:shd w:val="clear" w:color="auto" w:fill="BFBFBF" w:themeFill="background1" w:themeFillShade="BF"/>
          </w:tcPr>
          <w:p w14:paraId="08076B16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95627" w14:paraId="42A228C9" w14:textId="77777777" w:rsidTr="00D7043E">
        <w:tc>
          <w:tcPr>
            <w:tcW w:w="1938" w:type="dxa"/>
          </w:tcPr>
          <w:p w14:paraId="6AC3087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5728FB06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A32F2B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6F953E26" w14:textId="77777777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297" w:type="dxa"/>
          </w:tcPr>
          <w:p w14:paraId="4B7E2D71" w14:textId="6317F8E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编程</w:t>
            </w:r>
          </w:p>
        </w:tc>
      </w:tr>
      <w:tr w:rsidR="00695627" w14:paraId="701AA5B8" w14:textId="77777777" w:rsidTr="00D7043E">
        <w:trPr>
          <w:trHeight w:val="487"/>
        </w:trPr>
        <w:tc>
          <w:tcPr>
            <w:tcW w:w="1938" w:type="dxa"/>
          </w:tcPr>
          <w:p w14:paraId="62036D9A" w14:textId="785AFB5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38908AD5" w14:textId="04868B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1C2AD7B6" w14:textId="525BBF9E" w:rsidR="00F7385B" w:rsidRPr="00EC104E" w:rsidRDefault="00F7385B" w:rsidP="00F7385B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32A21BC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010D07B" w14:textId="4E698113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95627" w14:paraId="3B083B9D" w14:textId="77777777" w:rsidTr="00D7043E">
        <w:tc>
          <w:tcPr>
            <w:tcW w:w="1938" w:type="dxa"/>
          </w:tcPr>
          <w:p w14:paraId="49547609" w14:textId="71367E29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48410A37" w14:textId="2221A81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0231BCBF" w14:textId="5EA110B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92299E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F779E7F" w14:textId="7B7A8C1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95627" w14:paraId="729F562C" w14:textId="77777777" w:rsidTr="00D7043E">
        <w:trPr>
          <w:trHeight w:val="585"/>
        </w:trPr>
        <w:tc>
          <w:tcPr>
            <w:tcW w:w="1938" w:type="dxa"/>
          </w:tcPr>
          <w:p w14:paraId="45E3C8D5" w14:textId="4CA826F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806" w:type="dxa"/>
          </w:tcPr>
          <w:p w14:paraId="4E9C6234" w14:textId="2142273C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60704206" w14:textId="0F23840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DA1D7E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4E50FE3" w14:textId="402BA640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95627" w14:paraId="6817B935" w14:textId="77777777" w:rsidTr="00D7043E">
        <w:trPr>
          <w:trHeight w:val="585"/>
        </w:trPr>
        <w:tc>
          <w:tcPr>
            <w:tcW w:w="1938" w:type="dxa"/>
          </w:tcPr>
          <w:p w14:paraId="02F1C21E" w14:textId="5A14D4C8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1806" w:type="dxa"/>
          </w:tcPr>
          <w:p w14:paraId="0FB0A08A" w14:textId="0F5AB18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60B84FD" w14:textId="608CC75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02F98088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38C491BC" w14:textId="13711892" w:rsidR="00F7385B" w:rsidRDefault="00EB1F45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95627" w14:paraId="17C900C7" w14:textId="77777777" w:rsidTr="00D7043E">
        <w:trPr>
          <w:trHeight w:val="585"/>
        </w:trPr>
        <w:tc>
          <w:tcPr>
            <w:tcW w:w="1938" w:type="dxa"/>
          </w:tcPr>
          <w:p w14:paraId="545E4FBB" w14:textId="1E115CC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412589B5" w14:textId="7DA05BED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5820B740" w14:textId="2B47B77F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A22EB9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28B3E0EF" w14:textId="7BE472E7" w:rsidR="00F7385B" w:rsidRDefault="00C16336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任务实例编号</w:t>
            </w:r>
          </w:p>
        </w:tc>
      </w:tr>
      <w:tr w:rsidR="00695627" w14:paraId="02675A0F" w14:textId="77777777" w:rsidTr="00D7043E">
        <w:trPr>
          <w:trHeight w:val="585"/>
        </w:trPr>
        <w:tc>
          <w:tcPr>
            <w:tcW w:w="1938" w:type="dxa"/>
          </w:tcPr>
          <w:p w14:paraId="31E486EA" w14:textId="77777777" w:rsidR="00695627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CALL_PROC</w:t>
            </w:r>
          </w:p>
          <w:p w14:paraId="412E9ABA" w14:textId="2718934E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_INST_ID_</w:t>
            </w:r>
          </w:p>
        </w:tc>
        <w:tc>
          <w:tcPr>
            <w:tcW w:w="1806" w:type="dxa"/>
          </w:tcPr>
          <w:p w14:paraId="33F2A81D" w14:textId="0DB2341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24" w:type="dxa"/>
          </w:tcPr>
          <w:p w14:paraId="7F283281" w14:textId="1CC8CB90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44267420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1241D3CF" w14:textId="240F7A8C" w:rsidR="00F7385B" w:rsidRDefault="005B07B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调用外部流程的流程实例</w:t>
            </w:r>
            <w:r>
              <w:rPr>
                <w:rFonts w:ascii="Times New Roman" w:hAnsi="Times New Roman"/>
                <w:lang w:eastAsia="zh-CN"/>
              </w:rPr>
              <w:t>ID</w:t>
            </w:r>
          </w:p>
        </w:tc>
      </w:tr>
      <w:tr w:rsidR="00695627" w14:paraId="7BDCFA45" w14:textId="77777777" w:rsidTr="00D7043E">
        <w:tc>
          <w:tcPr>
            <w:tcW w:w="1938" w:type="dxa"/>
          </w:tcPr>
          <w:p w14:paraId="65B9C69A" w14:textId="7D37400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ACT_NAME_</w:t>
            </w:r>
          </w:p>
        </w:tc>
        <w:tc>
          <w:tcPr>
            <w:tcW w:w="1806" w:type="dxa"/>
          </w:tcPr>
          <w:p w14:paraId="2304DC16" w14:textId="04BBE1B5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C7BFF2D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0BF92A4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0D6CF56" w14:textId="6D0A6145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节点名称</w:t>
            </w:r>
          </w:p>
        </w:tc>
      </w:tr>
      <w:tr w:rsidR="00695627" w14:paraId="706DB993" w14:textId="77777777" w:rsidTr="00D7043E">
        <w:trPr>
          <w:trHeight w:val="416"/>
        </w:trPr>
        <w:tc>
          <w:tcPr>
            <w:tcW w:w="1938" w:type="dxa"/>
          </w:tcPr>
          <w:p w14:paraId="677A15C9" w14:textId="1CBE31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ACT_TYPE_</w:t>
            </w:r>
          </w:p>
        </w:tc>
        <w:tc>
          <w:tcPr>
            <w:tcW w:w="1806" w:type="dxa"/>
          </w:tcPr>
          <w:p w14:paraId="51A2AF70" w14:textId="6889CFBD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69313958" w14:textId="77CE36E6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2071E71F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CBC574B" w14:textId="0B735887" w:rsidR="00F7385B" w:rsidRDefault="004978EA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节点类型</w:t>
            </w:r>
          </w:p>
        </w:tc>
      </w:tr>
      <w:tr w:rsidR="00695627" w14:paraId="20B3E9BD" w14:textId="77777777" w:rsidTr="00D7043E">
        <w:trPr>
          <w:trHeight w:val="416"/>
        </w:trPr>
        <w:tc>
          <w:tcPr>
            <w:tcW w:w="1938" w:type="dxa"/>
          </w:tcPr>
          <w:p w14:paraId="2685DF4D" w14:textId="1BC1A59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806" w:type="dxa"/>
          </w:tcPr>
          <w:p w14:paraId="78D4549A" w14:textId="5E85BF6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04BE8AAA" w14:textId="614BFB55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1CDA52D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EA87C42" w14:textId="01942124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</w:p>
        </w:tc>
      </w:tr>
      <w:tr w:rsidR="00695627" w14:paraId="633BBF15" w14:textId="77777777" w:rsidTr="00D7043E">
        <w:trPr>
          <w:trHeight w:val="416"/>
        </w:trPr>
        <w:tc>
          <w:tcPr>
            <w:tcW w:w="1938" w:type="dxa"/>
          </w:tcPr>
          <w:p w14:paraId="6FE4522D" w14:textId="15141F18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START_TIME_   </w:t>
            </w:r>
          </w:p>
        </w:tc>
        <w:tc>
          <w:tcPr>
            <w:tcW w:w="1806" w:type="dxa"/>
          </w:tcPr>
          <w:p w14:paraId="25316F9A" w14:textId="213E435A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7493261B" w14:textId="3D1D013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43" w:type="dxa"/>
          </w:tcPr>
          <w:p w14:paraId="4C29DEBB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7D528EC3" w14:textId="430F3588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95627" w14:paraId="7CD36921" w14:textId="77777777" w:rsidTr="00D7043E">
        <w:trPr>
          <w:trHeight w:val="416"/>
        </w:trPr>
        <w:tc>
          <w:tcPr>
            <w:tcW w:w="1938" w:type="dxa"/>
          </w:tcPr>
          <w:p w14:paraId="7222D53B" w14:textId="27A7264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END_TIME_  </w:t>
            </w:r>
          </w:p>
        </w:tc>
        <w:tc>
          <w:tcPr>
            <w:tcW w:w="1806" w:type="dxa"/>
          </w:tcPr>
          <w:p w14:paraId="3D5B2E25" w14:textId="681E517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24" w:type="dxa"/>
          </w:tcPr>
          <w:p w14:paraId="6E062911" w14:textId="3AF5DA19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7D625307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40183C70" w14:textId="5052B630" w:rsidR="00F7385B" w:rsidRDefault="001F5614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结束时间</w:t>
            </w:r>
          </w:p>
        </w:tc>
      </w:tr>
      <w:tr w:rsidR="00695627" w14:paraId="4CAEDC20" w14:textId="77777777" w:rsidTr="00D7043E">
        <w:trPr>
          <w:trHeight w:val="416"/>
        </w:trPr>
        <w:tc>
          <w:tcPr>
            <w:tcW w:w="1938" w:type="dxa"/>
          </w:tcPr>
          <w:p w14:paraId="15D806EB" w14:textId="6646940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DURATION_  </w:t>
            </w:r>
          </w:p>
        </w:tc>
        <w:tc>
          <w:tcPr>
            <w:tcW w:w="1806" w:type="dxa"/>
          </w:tcPr>
          <w:p w14:paraId="1B8E34B9" w14:textId="297B365B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24" w:type="dxa"/>
          </w:tcPr>
          <w:p w14:paraId="39895E65" w14:textId="04BCD258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65F7239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551CCB44" w14:textId="1BF7548E" w:rsidR="00F7385B" w:rsidRDefault="00F91293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毫秒值</w:t>
            </w:r>
          </w:p>
        </w:tc>
      </w:tr>
      <w:tr w:rsidR="00695627" w14:paraId="7FD1EED7" w14:textId="77777777" w:rsidTr="00D7043E">
        <w:trPr>
          <w:trHeight w:val="416"/>
        </w:trPr>
        <w:tc>
          <w:tcPr>
            <w:tcW w:w="1938" w:type="dxa"/>
          </w:tcPr>
          <w:p w14:paraId="53898738" w14:textId="656A5A6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06" w:type="dxa"/>
          </w:tcPr>
          <w:p w14:paraId="5E15474F" w14:textId="31ACDF70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24" w:type="dxa"/>
          </w:tcPr>
          <w:p w14:paraId="715D84FA" w14:textId="5ADE249A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43" w:type="dxa"/>
          </w:tcPr>
          <w:p w14:paraId="2BC35E8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297" w:type="dxa"/>
          </w:tcPr>
          <w:p w14:paraId="010D8C74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0E902E7" w14:textId="77777777" w:rsidR="00F7385B" w:rsidRPr="00820127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EB16E13" w14:textId="08DA41EA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ACT_HI_ATTACHMENT</w:t>
      </w:r>
      <w:r w:rsidR="00713D70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825EF">
        <w:rPr>
          <w:rFonts w:ascii="Times New Roman" w:hAnsi="Times New Roman"/>
          <w:color w:val="000000"/>
          <w:kern w:val="0"/>
          <w:lang w:eastAsia="zh-CN"/>
        </w:rPr>
        <w:t>表用来保存历史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附件信息</w:t>
      </w:r>
    </w:p>
    <w:p w14:paraId="6E5A5F6A" w14:textId="77777777" w:rsidR="00F7385B" w:rsidRDefault="00F7385B" w:rsidP="00F7385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A8E17FA" w14:textId="5F33068F" w:rsidR="00F7385B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6754A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-18</w:t>
      </w:r>
      <w:r>
        <w:rPr>
          <w:lang w:eastAsia="zh-CN"/>
        </w:rPr>
        <w:t xml:space="preserve"> </w:t>
      </w:r>
      <w:r>
        <w:rPr>
          <w:lang w:eastAsia="zh-CN"/>
        </w:rPr>
        <w:t>历史活动附件表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F7385B" w14:paraId="0B9E8124" w14:textId="77777777" w:rsidTr="00F7385B">
        <w:tc>
          <w:tcPr>
            <w:tcW w:w="2071" w:type="dxa"/>
            <w:shd w:val="clear" w:color="auto" w:fill="BFBFBF" w:themeFill="background1" w:themeFillShade="BF"/>
          </w:tcPr>
          <w:p w14:paraId="2F1FF553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8134119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5B55505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88B5AE2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52A878A" w14:textId="77777777" w:rsidR="00F7385B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F7385B" w:rsidRPr="00F51425" w14:paraId="7FCC0DCC" w14:textId="77777777" w:rsidTr="00F7385B">
        <w:tc>
          <w:tcPr>
            <w:tcW w:w="2071" w:type="dxa"/>
          </w:tcPr>
          <w:p w14:paraId="5ACD0AE8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7285567" w14:textId="495B5570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1611235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NO</w:t>
            </w:r>
          </w:p>
        </w:tc>
        <w:tc>
          <w:tcPr>
            <w:tcW w:w="1334" w:type="dxa"/>
          </w:tcPr>
          <w:p w14:paraId="74044129" w14:textId="77777777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425" w:type="dxa"/>
          </w:tcPr>
          <w:p w14:paraId="6244ADCA" w14:textId="76A2DEA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编号</w:t>
            </w:r>
          </w:p>
        </w:tc>
      </w:tr>
      <w:tr w:rsidR="00F7385B" w:rsidRPr="00F51425" w14:paraId="46A37109" w14:textId="77777777" w:rsidTr="00F7385B">
        <w:trPr>
          <w:trHeight w:val="487"/>
        </w:trPr>
        <w:tc>
          <w:tcPr>
            <w:tcW w:w="2071" w:type="dxa"/>
          </w:tcPr>
          <w:p w14:paraId="523A4F22" w14:textId="3A1C863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1FAA74A" w14:textId="5242725B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7F096DA" w14:textId="72DB6580" w:rsidR="00F7385B" w:rsidRPr="00F51425" w:rsidRDefault="007636E4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53D80249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0DC833D" w14:textId="0E20C038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乐观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锁</w:t>
            </w:r>
          </w:p>
        </w:tc>
      </w:tr>
      <w:tr w:rsidR="00F7385B" w:rsidRPr="00F51425" w14:paraId="1CF44B1C" w14:textId="77777777" w:rsidTr="00F7385B">
        <w:tc>
          <w:tcPr>
            <w:tcW w:w="2071" w:type="dxa"/>
          </w:tcPr>
          <w:p w14:paraId="073430C1" w14:textId="0093655A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783EFE5A" w14:textId="1668C15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23B0C346" w14:textId="408F71E1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4F40229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A7B72E9" w14:textId="16B191C2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用户编号</w:t>
            </w:r>
          </w:p>
        </w:tc>
      </w:tr>
      <w:tr w:rsidR="00F7385B" w:rsidRPr="00F51425" w14:paraId="615FE123" w14:textId="77777777" w:rsidTr="00F7385B">
        <w:trPr>
          <w:trHeight w:val="585"/>
        </w:trPr>
        <w:tc>
          <w:tcPr>
            <w:tcW w:w="2071" w:type="dxa"/>
          </w:tcPr>
          <w:p w14:paraId="62F22B50" w14:textId="69E2A946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F749A77" w14:textId="7B8BB6B7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3756B17B" w14:textId="4A360A39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3E3850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1A73A3CE" w14:textId="353175BA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名称</w:t>
            </w:r>
          </w:p>
        </w:tc>
      </w:tr>
      <w:tr w:rsidR="00F7385B" w:rsidRPr="00F51425" w14:paraId="3C15622D" w14:textId="77777777" w:rsidTr="00F7385B">
        <w:trPr>
          <w:trHeight w:val="585"/>
        </w:trPr>
        <w:tc>
          <w:tcPr>
            <w:tcW w:w="2071" w:type="dxa"/>
          </w:tcPr>
          <w:p w14:paraId="364CEA9C" w14:textId="4608C45E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3FD135EB" w14:textId="2B8E8419" w:rsidR="00F7385B" w:rsidRPr="00F51425" w:rsidRDefault="000A76F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</w:t>
            </w:r>
            <w:r w:rsidR="007D5B12" w:rsidRPr="00F51425">
              <w:rPr>
                <w:rFonts w:ascii="Times New Roman" w:hAnsi="Times New Roman"/>
                <w:color w:val="000000"/>
                <w:kern w:val="0"/>
              </w:rPr>
              <w:t>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580E4AA4" w14:textId="3E585CFD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752605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E473050" w14:textId="5039AA9E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描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述</w:t>
            </w:r>
          </w:p>
        </w:tc>
      </w:tr>
      <w:tr w:rsidR="00F7385B" w:rsidRPr="00F51425" w14:paraId="75B389D2" w14:textId="77777777" w:rsidTr="00F7385B">
        <w:trPr>
          <w:trHeight w:val="585"/>
        </w:trPr>
        <w:tc>
          <w:tcPr>
            <w:tcW w:w="2071" w:type="dxa"/>
          </w:tcPr>
          <w:p w14:paraId="1B642E98" w14:textId="0F9461F0" w:rsidR="00F7385B" w:rsidRPr="00F51425" w:rsidRDefault="00F7385B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6D5C3351" w14:textId="4D9DEB21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052989D0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2598ACE2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D2D160B" w14:textId="4F53627D" w:rsidR="00F7385B" w:rsidRPr="00F51425" w:rsidRDefault="00D21FA1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类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型</w:t>
            </w:r>
          </w:p>
        </w:tc>
      </w:tr>
      <w:tr w:rsidR="00F7385B" w:rsidRPr="00F51425" w14:paraId="24C56522" w14:textId="77777777" w:rsidTr="00F7385B">
        <w:trPr>
          <w:trHeight w:val="585"/>
        </w:trPr>
        <w:tc>
          <w:tcPr>
            <w:tcW w:w="2071" w:type="dxa"/>
          </w:tcPr>
          <w:p w14:paraId="03BB37CD" w14:textId="17EC442B" w:rsidR="00F7385B" w:rsidRPr="00F51425" w:rsidRDefault="007D5B12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40586659" w14:textId="5BF1658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A5B4AF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B58798B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07A642D7" w14:textId="72424C8E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任务</w:t>
            </w: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实例</w:t>
            </w:r>
          </w:p>
          <w:p w14:paraId="4C3B94B9" w14:textId="1B7F7BED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编</w:t>
            </w:r>
            <w:r w:rsidR="00D55B17">
              <w:rPr>
                <w:rFonts w:ascii="Times New Roman" w:hAnsi="Times New Roman"/>
                <w:color w:val="000000"/>
                <w:kern w:val="0"/>
                <w:lang w:eastAsia="zh-CN"/>
              </w:rPr>
              <w:t xml:space="preserve"> 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号</w:t>
            </w:r>
          </w:p>
        </w:tc>
      </w:tr>
      <w:tr w:rsidR="00F7385B" w:rsidRPr="00F51425" w14:paraId="464E4567" w14:textId="77777777" w:rsidTr="00F7385B">
        <w:tc>
          <w:tcPr>
            <w:tcW w:w="2071" w:type="dxa"/>
          </w:tcPr>
          <w:p w14:paraId="43C5A0B8" w14:textId="18C163D4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0FB384BE" w14:textId="4A91E24A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4F834F4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71145CDD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2349A290" w14:textId="747FCEA8" w:rsidR="00D21FA1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流程实例</w:t>
            </w:r>
          </w:p>
          <w:p w14:paraId="353B7D9A" w14:textId="14D0E449" w:rsidR="00F7385B" w:rsidRPr="00F51425" w:rsidRDefault="00D21FA1" w:rsidP="00D21FA1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编号</w:t>
            </w:r>
          </w:p>
        </w:tc>
      </w:tr>
      <w:tr w:rsidR="00F7385B" w:rsidRPr="00F51425" w14:paraId="679BAE0A" w14:textId="77777777" w:rsidTr="00F7385B">
        <w:trPr>
          <w:trHeight w:val="416"/>
        </w:trPr>
        <w:tc>
          <w:tcPr>
            <w:tcW w:w="2071" w:type="dxa"/>
          </w:tcPr>
          <w:p w14:paraId="43C94CB2" w14:textId="301C1252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URL_</w:t>
            </w:r>
          </w:p>
        </w:tc>
        <w:tc>
          <w:tcPr>
            <w:tcW w:w="1953" w:type="dxa"/>
          </w:tcPr>
          <w:p w14:paraId="1C901F0F" w14:textId="726FAB1B" w:rsidR="00F7385B" w:rsidRPr="00F51425" w:rsidRDefault="00027F47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F7385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6004467C" w14:textId="5903C87B" w:rsidR="00F7385B" w:rsidRPr="00F51425" w:rsidRDefault="007636E4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1F10DA31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648F46CA" w14:textId="099DA2F9" w:rsidR="00F7385B" w:rsidRPr="00F51425" w:rsidRDefault="0057705C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 w:hint="eastAsia"/>
                <w:color w:val="000000"/>
                <w:kern w:val="0"/>
              </w:rPr>
              <w:t>附件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地址</w:t>
            </w:r>
          </w:p>
        </w:tc>
      </w:tr>
      <w:tr w:rsidR="00F7385B" w:rsidRPr="00F51425" w14:paraId="0CDFE678" w14:textId="77777777" w:rsidTr="00F7385B">
        <w:trPr>
          <w:trHeight w:val="416"/>
        </w:trPr>
        <w:tc>
          <w:tcPr>
            <w:tcW w:w="2071" w:type="dxa"/>
          </w:tcPr>
          <w:p w14:paraId="5A709CBC" w14:textId="0A22A599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CONTENT_ID_</w:t>
            </w:r>
          </w:p>
        </w:tc>
        <w:tc>
          <w:tcPr>
            <w:tcW w:w="1953" w:type="dxa"/>
          </w:tcPr>
          <w:p w14:paraId="2D39AFBD" w14:textId="60105098" w:rsidR="00F7385B" w:rsidRPr="00F51425" w:rsidRDefault="007D5B1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917BE87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YES</w:t>
            </w:r>
          </w:p>
        </w:tc>
        <w:tc>
          <w:tcPr>
            <w:tcW w:w="1334" w:type="dxa"/>
          </w:tcPr>
          <w:p w14:paraId="3EF504DA" w14:textId="77777777" w:rsidR="00F7385B" w:rsidRPr="00F51425" w:rsidRDefault="00F7385B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</w:p>
        </w:tc>
        <w:tc>
          <w:tcPr>
            <w:tcW w:w="1425" w:type="dxa"/>
          </w:tcPr>
          <w:p w14:paraId="58C807CB" w14:textId="6A768316" w:rsidR="00F7385B" w:rsidRPr="00F51425" w:rsidRDefault="00B71082" w:rsidP="00F7385B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字节表编号</w:t>
            </w:r>
          </w:p>
        </w:tc>
      </w:tr>
    </w:tbl>
    <w:p w14:paraId="683AB433" w14:textId="77777777" w:rsidR="00F7385B" w:rsidRPr="00820127" w:rsidRDefault="00F7385B" w:rsidP="00F51425">
      <w:pPr>
        <w:pStyle w:val="a8"/>
        <w:ind w:firstLineChars="0" w:firstLine="0"/>
        <w:rPr>
          <w:rFonts w:ascii="Times New Roman" w:hAnsi="Times New Roman"/>
          <w:color w:val="000000"/>
          <w:kern w:val="0"/>
        </w:rPr>
      </w:pPr>
    </w:p>
    <w:p w14:paraId="74EDCB65" w14:textId="528FD099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977567">
        <w:rPr>
          <w:rFonts w:ascii="Times New Roman" w:hAnsi="Times New Roman"/>
          <w:color w:val="000000"/>
          <w:kern w:val="0"/>
        </w:rPr>
        <w:t>ACT_HI_COMMENT</w:t>
      </w:r>
      <w:r w:rsidR="006825EF">
        <w:rPr>
          <w:rFonts w:ascii="Times New Roman" w:hAnsi="Times New Roman"/>
          <w:color w:val="000000"/>
          <w:kern w:val="0"/>
          <w:lang w:eastAsia="zh-CN"/>
        </w:rPr>
        <w:t>保存历史意见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01F2162C" w14:textId="6724CF2B" w:rsidR="00D15F0F" w:rsidRDefault="00D15F0F" w:rsidP="00D15F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2749A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-19</w:t>
      </w:r>
      <w:r>
        <w:rPr>
          <w:lang w:eastAsia="zh-CN"/>
        </w:rPr>
        <w:t>历史意见表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BF3D6B" w14:paraId="10C389FA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608143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EFD8BF5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FEEEC0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BE1A0F4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9E8BDB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F3D6B" w14:paraId="36364634" w14:textId="77777777" w:rsidTr="00D40B06">
        <w:tc>
          <w:tcPr>
            <w:tcW w:w="2071" w:type="dxa"/>
          </w:tcPr>
          <w:p w14:paraId="3890E388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2975BC96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D09A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1CC183F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DCB2AD0" w14:textId="743D9B05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0C5AAED6" w14:textId="77777777" w:rsidTr="00D40B06">
        <w:trPr>
          <w:trHeight w:val="487"/>
        </w:trPr>
        <w:tc>
          <w:tcPr>
            <w:tcW w:w="2071" w:type="dxa"/>
          </w:tcPr>
          <w:p w14:paraId="5B300E28" w14:textId="3A956BD8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D9C097E" w14:textId="0FF1441D" w:rsidR="00BF3D6B" w:rsidRPr="00F51425" w:rsidRDefault="00BF3D6B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255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625155E" w14:textId="77777777" w:rsidR="00BF3D6B" w:rsidRPr="00EC104E" w:rsidRDefault="00BF3D6B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7B194E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2A984DC" w14:textId="7A7102A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BF3D6B" w14:paraId="24E01907" w14:textId="77777777" w:rsidTr="00D40B06">
        <w:tc>
          <w:tcPr>
            <w:tcW w:w="2071" w:type="dxa"/>
          </w:tcPr>
          <w:p w14:paraId="0DF20317" w14:textId="4BFB8FD2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186D3770" w14:textId="2E8CD44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25" w:type="dxa"/>
          </w:tcPr>
          <w:p w14:paraId="30F4925D" w14:textId="0122CDB0" w:rsidR="00BF3D6B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19FC8FC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9EE4529" w14:textId="1E00CF32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F3D6B" w14:paraId="6D3944A0" w14:textId="77777777" w:rsidTr="00D40B06">
        <w:trPr>
          <w:trHeight w:val="585"/>
        </w:trPr>
        <w:tc>
          <w:tcPr>
            <w:tcW w:w="2071" w:type="dxa"/>
          </w:tcPr>
          <w:p w14:paraId="442CE0EF" w14:textId="0CD2CA5B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8BDFDEE" w14:textId="77777777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25" w:type="dxa"/>
          </w:tcPr>
          <w:p w14:paraId="7BC3436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CFE1CF1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A8FE87" w14:textId="09B8136F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BF3D6B" w14:paraId="7B3F51AE" w14:textId="77777777" w:rsidTr="00D40B06">
        <w:trPr>
          <w:trHeight w:val="585"/>
        </w:trPr>
        <w:tc>
          <w:tcPr>
            <w:tcW w:w="2071" w:type="dxa"/>
          </w:tcPr>
          <w:p w14:paraId="490AA82F" w14:textId="6A3F7B25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8E2E8DE" w14:textId="1D4C8BF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740C65A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A4FC82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677C14C" w14:textId="7A334D19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任务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BF3D6B" w14:paraId="166452ED" w14:textId="77777777" w:rsidTr="00D40B06">
        <w:trPr>
          <w:trHeight w:val="585"/>
        </w:trPr>
        <w:tc>
          <w:tcPr>
            <w:tcW w:w="2071" w:type="dxa"/>
          </w:tcPr>
          <w:p w14:paraId="472D6E95" w14:textId="0B6239CE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34F81309" w14:textId="2A987401" w:rsidR="00BF3D6B" w:rsidRPr="00F51425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</w:t>
            </w:r>
            <w:r w:rsidR="007D105D" w:rsidRPr="00F51425">
              <w:rPr>
                <w:rFonts w:ascii="Times New Roman" w:hAnsi="Times New Roman"/>
                <w:color w:val="000000"/>
                <w:kern w:val="0"/>
              </w:rPr>
              <w:t>64</w:t>
            </w:r>
            <w:r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2BFF0FFF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315674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07FB60D" w14:textId="77777777" w:rsidR="00BF3D6B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1728E19F" w14:textId="21E08A26" w:rsidR="00564890" w:rsidRDefault="005648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F3D6B" w14:paraId="1EA3607B" w14:textId="77777777" w:rsidTr="00D40B06">
        <w:trPr>
          <w:trHeight w:val="585"/>
        </w:trPr>
        <w:tc>
          <w:tcPr>
            <w:tcW w:w="2071" w:type="dxa"/>
          </w:tcPr>
          <w:p w14:paraId="21CE107C" w14:textId="7227AF98" w:rsidR="00BF3D6B" w:rsidRPr="00F51425" w:rsidRDefault="007D105D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ACTION_</w:t>
            </w:r>
          </w:p>
        </w:tc>
        <w:tc>
          <w:tcPr>
            <w:tcW w:w="1953" w:type="dxa"/>
          </w:tcPr>
          <w:p w14:paraId="795B3C56" w14:textId="637EA61A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3C26A089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E973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70D2725" w14:textId="102A3F8C" w:rsidR="00BF3D6B" w:rsidRDefault="00CE40E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行为类型</w:t>
            </w:r>
          </w:p>
        </w:tc>
      </w:tr>
      <w:tr w:rsidR="00BF3D6B" w14:paraId="2A040CF0" w14:textId="77777777" w:rsidTr="00D40B06">
        <w:tc>
          <w:tcPr>
            <w:tcW w:w="2071" w:type="dxa"/>
          </w:tcPr>
          <w:p w14:paraId="7CB8FE56" w14:textId="43D614FE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MESSAGE_</w:t>
            </w:r>
          </w:p>
        </w:tc>
        <w:tc>
          <w:tcPr>
            <w:tcW w:w="1953" w:type="dxa"/>
          </w:tcPr>
          <w:p w14:paraId="60021729" w14:textId="682BDCAB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</w:t>
            </w:r>
            <w:r w:rsidR="00BF3D6B" w:rsidRPr="00F51425">
              <w:rPr>
                <w:rFonts w:ascii="Times New Roman" w:hAnsi="Times New Roman"/>
                <w:color w:val="000000"/>
                <w:kern w:val="0"/>
              </w:rPr>
              <w:t>)</w:t>
            </w:r>
          </w:p>
        </w:tc>
        <w:tc>
          <w:tcPr>
            <w:tcW w:w="1425" w:type="dxa"/>
          </w:tcPr>
          <w:p w14:paraId="4B3F6BB7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B1433EE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119133E" w14:textId="16154499" w:rsidR="00BF3D6B" w:rsidRDefault="00C77AD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基本</w:t>
            </w:r>
            <w:r>
              <w:rPr>
                <w:rFonts w:ascii="Times New Roman" w:hAnsi="Times New Roman"/>
                <w:lang w:eastAsia="zh-CN"/>
              </w:rPr>
              <w:t>内容</w:t>
            </w:r>
          </w:p>
        </w:tc>
      </w:tr>
      <w:tr w:rsidR="00BF3D6B" w14:paraId="3211180E" w14:textId="77777777" w:rsidTr="007D105D">
        <w:trPr>
          <w:trHeight w:val="501"/>
        </w:trPr>
        <w:tc>
          <w:tcPr>
            <w:tcW w:w="2071" w:type="dxa"/>
          </w:tcPr>
          <w:p w14:paraId="78711DBD" w14:textId="5DEA6850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FULL_MSG_</w:t>
            </w:r>
          </w:p>
        </w:tc>
        <w:tc>
          <w:tcPr>
            <w:tcW w:w="1953" w:type="dxa"/>
          </w:tcPr>
          <w:p w14:paraId="268ED199" w14:textId="01A675E2" w:rsidR="00BF3D6B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500BB0D3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B8B6B1D" w14:textId="77777777" w:rsidR="00BF3D6B" w:rsidRDefault="00BF3D6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E9916EB" w14:textId="155B2863" w:rsidR="00BF3D6B" w:rsidRDefault="00C41C2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全部内容</w:t>
            </w:r>
          </w:p>
        </w:tc>
      </w:tr>
    </w:tbl>
    <w:p w14:paraId="427A2800" w14:textId="77777777" w:rsidR="007D105D" w:rsidRPr="00977567" w:rsidRDefault="007D105D" w:rsidP="00BF3D6B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6E6B0615" w14:textId="37DDC10D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ACT_HI_DETAIL</w:t>
      </w:r>
      <w:r w:rsidR="004B058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</w:t>
      </w:r>
      <w:r w:rsidR="00C57528">
        <w:rPr>
          <w:rFonts w:ascii="Times New Roman" w:hAnsi="Times New Roman"/>
          <w:color w:val="000000"/>
          <w:kern w:val="0"/>
          <w:lang w:eastAsia="zh-CN"/>
        </w:rPr>
        <w:t>流程</w:t>
      </w:r>
      <w:r w:rsidR="00303C80">
        <w:rPr>
          <w:rFonts w:ascii="Times New Roman" w:hAnsi="Times New Roman" w:hint="eastAsia"/>
          <w:color w:val="000000"/>
          <w:kern w:val="0"/>
          <w:lang w:eastAsia="zh-CN"/>
        </w:rPr>
        <w:t>详细</w:t>
      </w:r>
      <w:r w:rsidR="00303C80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635D70E6" w14:textId="6DE42B4E" w:rsidR="007D105D" w:rsidRDefault="00D15F0F" w:rsidP="007C45E0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FD1C96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-20</w:t>
      </w:r>
      <w:r>
        <w:rPr>
          <w:lang w:eastAsia="zh-CN"/>
        </w:rPr>
        <w:t xml:space="preserve"> </w:t>
      </w:r>
      <w:r>
        <w:rPr>
          <w:lang w:eastAsia="zh-CN"/>
        </w:rPr>
        <w:t>历史详情表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35"/>
        <w:gridCol w:w="1391"/>
        <w:gridCol w:w="1304"/>
        <w:gridCol w:w="1402"/>
      </w:tblGrid>
      <w:tr w:rsidR="007D105D" w14:paraId="65162E9F" w14:textId="77777777" w:rsidTr="00217964">
        <w:tc>
          <w:tcPr>
            <w:tcW w:w="2071" w:type="dxa"/>
            <w:shd w:val="clear" w:color="auto" w:fill="BFBFBF" w:themeFill="background1" w:themeFillShade="BF"/>
          </w:tcPr>
          <w:p w14:paraId="374460D3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5434B4E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ACC23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2BA3410C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1034260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7D105D" w14:paraId="6BC7DF4E" w14:textId="77777777" w:rsidTr="00217964">
        <w:tc>
          <w:tcPr>
            <w:tcW w:w="2071" w:type="dxa"/>
          </w:tcPr>
          <w:p w14:paraId="1F076A1F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7EF15D" w14:textId="77777777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2FE6F46" w14:textId="77777777" w:rsidR="007D105D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5FFBF40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F58C69A" w14:textId="56386AFC" w:rsidR="007D105D" w:rsidRDefault="00A11E0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F949533" w14:textId="77777777" w:rsidTr="00217964">
        <w:tc>
          <w:tcPr>
            <w:tcW w:w="2071" w:type="dxa"/>
          </w:tcPr>
          <w:p w14:paraId="0B6E254B" w14:textId="037E2A5B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1B995297" w14:textId="51CAEF7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64022200" w14:textId="1D08624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0DF4E3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C86341" w14:textId="3B154604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D105D" w14:paraId="5873306B" w14:textId="77777777" w:rsidTr="00217964">
        <w:tc>
          <w:tcPr>
            <w:tcW w:w="2071" w:type="dxa"/>
          </w:tcPr>
          <w:p w14:paraId="44557D65" w14:textId="17285EB1" w:rsidR="007D105D" w:rsidRPr="00F51425" w:rsidRDefault="007D105D" w:rsidP="007D105D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1EB8538D" w14:textId="7F4596F3" w:rsidR="007D105D" w:rsidRPr="00F51425" w:rsidRDefault="00A63F55" w:rsidP="00A63F5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06A1A1F" w14:textId="6BE532AA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178DF3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5257D4B" w14:textId="77777777" w:rsidR="00B121A9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35174307" w14:textId="0A4449D7" w:rsidR="007D105D" w:rsidRDefault="00977A8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A43A4A1" w14:textId="77777777" w:rsidTr="00217964">
        <w:tc>
          <w:tcPr>
            <w:tcW w:w="2071" w:type="dxa"/>
          </w:tcPr>
          <w:p w14:paraId="3FD7CC18" w14:textId="6B56ABA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54BD98BF" w14:textId="01B6E29A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899C409" w14:textId="52D59041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E024F49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C56B71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09A857F9" w14:textId="76B7D2F8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74DF42D1" w14:textId="77777777" w:rsidTr="00217964">
        <w:tc>
          <w:tcPr>
            <w:tcW w:w="2071" w:type="dxa"/>
          </w:tcPr>
          <w:p w14:paraId="3DE3C979" w14:textId="13C6C45A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66B50DE8" w14:textId="601FD4D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AE36D26" w14:textId="660BE80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DF2BEA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3E4194D" w14:textId="77777777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任务实例</w:t>
            </w:r>
          </w:p>
          <w:p w14:paraId="39A47312" w14:textId="70AB8360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19C35CBB" w14:textId="77777777" w:rsidTr="00217964">
        <w:tc>
          <w:tcPr>
            <w:tcW w:w="2071" w:type="dxa"/>
          </w:tcPr>
          <w:p w14:paraId="6C7CF1F3" w14:textId="59B12FB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ACT_INST_ID_</w:t>
            </w:r>
          </w:p>
        </w:tc>
        <w:tc>
          <w:tcPr>
            <w:tcW w:w="1953" w:type="dxa"/>
          </w:tcPr>
          <w:p w14:paraId="105AEE44" w14:textId="4034D3A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B736B44" w14:textId="71D21DC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5E6CAE5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4642433" w14:textId="77777777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6202A00F" w14:textId="60F29EE6" w:rsidR="00B121A9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7D105D" w14:paraId="0B7FFDCE" w14:textId="77777777" w:rsidTr="00217964">
        <w:tc>
          <w:tcPr>
            <w:tcW w:w="2071" w:type="dxa"/>
          </w:tcPr>
          <w:p w14:paraId="79D169EF" w14:textId="19EA665C" w:rsidR="007D105D" w:rsidRPr="00F51425" w:rsidRDefault="007D105D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71D9E5D7" w14:textId="56717250" w:rsidR="007D105D" w:rsidRPr="00F51425" w:rsidRDefault="00A63F5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F535839" w14:textId="65AF783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6C6AEF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94F1FB4" w14:textId="56C6D3CA" w:rsidR="007D105D" w:rsidRDefault="00B121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7D105D" w14:paraId="64C084D1" w14:textId="77777777" w:rsidTr="00217964">
        <w:tc>
          <w:tcPr>
            <w:tcW w:w="2071" w:type="dxa"/>
          </w:tcPr>
          <w:p w14:paraId="319F71A8" w14:textId="3EB2A181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1953" w:type="dxa"/>
          </w:tcPr>
          <w:p w14:paraId="4CD80063" w14:textId="2576C077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593C550" w14:textId="24CD3A14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1053E64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137623D" w14:textId="4A8A658C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7D105D" w14:paraId="2A285180" w14:textId="77777777" w:rsidTr="00217964">
        <w:trPr>
          <w:trHeight w:val="515"/>
        </w:trPr>
        <w:tc>
          <w:tcPr>
            <w:tcW w:w="2071" w:type="dxa"/>
          </w:tcPr>
          <w:p w14:paraId="6161B8B4" w14:textId="737BE73C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7CF7B92A" w14:textId="53B9B5EF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4687700D" w14:textId="7039E2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4E27CDC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FDCF178" w14:textId="1C99A732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乐观</w:t>
            </w:r>
            <w:r>
              <w:rPr>
                <w:rFonts w:ascii="Times New Roman" w:hAnsi="Times New Roman"/>
                <w:lang w:eastAsia="zh-CN"/>
              </w:rPr>
              <w:t>锁</w:t>
            </w:r>
          </w:p>
        </w:tc>
      </w:tr>
      <w:tr w:rsidR="007D105D" w14:paraId="59EE801C" w14:textId="77777777" w:rsidTr="00217964">
        <w:tc>
          <w:tcPr>
            <w:tcW w:w="2071" w:type="dxa"/>
          </w:tcPr>
          <w:p w14:paraId="0C8AAA7B" w14:textId="3497367D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TIME_</w:t>
            </w:r>
          </w:p>
        </w:tc>
        <w:tc>
          <w:tcPr>
            <w:tcW w:w="1953" w:type="dxa"/>
          </w:tcPr>
          <w:p w14:paraId="3EBAD553" w14:textId="1801849D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datetime   </w:t>
            </w:r>
          </w:p>
        </w:tc>
        <w:tc>
          <w:tcPr>
            <w:tcW w:w="1425" w:type="dxa"/>
          </w:tcPr>
          <w:p w14:paraId="2096A42D" w14:textId="17A3ACD3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E250FB7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ED8B040" w14:textId="26424CED" w:rsidR="007D105D" w:rsidRDefault="00971D0C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时间戳</w:t>
            </w:r>
          </w:p>
        </w:tc>
      </w:tr>
      <w:tr w:rsidR="007D105D" w14:paraId="4B947B08" w14:textId="77777777" w:rsidTr="00217964">
        <w:tc>
          <w:tcPr>
            <w:tcW w:w="2071" w:type="dxa"/>
          </w:tcPr>
          <w:p w14:paraId="3BE53658" w14:textId="5D05B2C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53" w:type="dxa"/>
          </w:tcPr>
          <w:p w14:paraId="6362A39C" w14:textId="4C6D3F0B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A2B891D" w14:textId="77B58B38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337F786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624929" w14:textId="77777777" w:rsidR="00D71FA2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</w:t>
            </w:r>
          </w:p>
          <w:p w14:paraId="251FAF4A" w14:textId="729D774B" w:rsidR="007D105D" w:rsidRDefault="00D71FA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7D105D" w14:paraId="61BEEF07" w14:textId="77777777" w:rsidTr="00217964">
        <w:tc>
          <w:tcPr>
            <w:tcW w:w="2071" w:type="dxa"/>
          </w:tcPr>
          <w:p w14:paraId="4E102365" w14:textId="4BC35764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53" w:type="dxa"/>
          </w:tcPr>
          <w:p w14:paraId="5C2AB780" w14:textId="6CA1C813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double  </w:t>
            </w:r>
          </w:p>
        </w:tc>
        <w:tc>
          <w:tcPr>
            <w:tcW w:w="1425" w:type="dxa"/>
          </w:tcPr>
          <w:p w14:paraId="6DCE9339" w14:textId="0AAAEC8B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F2D6DD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C214E4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07299828" w14:textId="05FB4E28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7D105D" w14:paraId="2C3493C5" w14:textId="77777777" w:rsidTr="00217964">
        <w:tc>
          <w:tcPr>
            <w:tcW w:w="2071" w:type="dxa"/>
          </w:tcPr>
          <w:p w14:paraId="3711CCCA" w14:textId="308EA750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53" w:type="dxa"/>
          </w:tcPr>
          <w:p w14:paraId="40EA3F6B" w14:textId="3C2FCC25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425" w:type="dxa"/>
          </w:tcPr>
          <w:p w14:paraId="758FC422" w14:textId="5A413416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7644B82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4F2144C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4DB17725" w14:textId="26017131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7D105D" w14:paraId="09597200" w14:textId="77777777" w:rsidTr="00217964">
        <w:tc>
          <w:tcPr>
            <w:tcW w:w="2071" w:type="dxa"/>
          </w:tcPr>
          <w:p w14:paraId="0EEEDFEF" w14:textId="2DE64559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53" w:type="dxa"/>
          </w:tcPr>
          <w:p w14:paraId="7D117BD5" w14:textId="69A2A771" w:rsidR="007D105D" w:rsidRPr="00F51425" w:rsidRDefault="00A63F55" w:rsidP="00A63F55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2C89A6F" w14:textId="1278148D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4D95823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B6F9ED9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116F8F4" w14:textId="784C89C5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</w:t>
            </w:r>
            <w:r>
              <w:rPr>
                <w:rFonts w:ascii="Times New Roman" w:hAnsi="Times New Roman"/>
                <w:lang w:eastAsia="zh-CN"/>
              </w:rPr>
              <w:t>ring</w:t>
            </w:r>
          </w:p>
        </w:tc>
      </w:tr>
      <w:tr w:rsidR="007D105D" w14:paraId="5B65AD38" w14:textId="77777777" w:rsidTr="00217964">
        <w:tc>
          <w:tcPr>
            <w:tcW w:w="2071" w:type="dxa"/>
          </w:tcPr>
          <w:p w14:paraId="57A97425" w14:textId="5C518835" w:rsidR="007D105D" w:rsidRPr="00F51425" w:rsidRDefault="007D105D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53" w:type="dxa"/>
          </w:tcPr>
          <w:p w14:paraId="1AD9A575" w14:textId="006B9B19" w:rsidR="007D105D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25" w:type="dxa"/>
          </w:tcPr>
          <w:p w14:paraId="2AAD3034" w14:textId="23B90F8F" w:rsidR="007D105D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11F054B" w14:textId="77777777" w:rsidR="007D105D" w:rsidRPr="00EC104E" w:rsidRDefault="007D105D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1726B9E" w14:textId="77777777" w:rsidR="007D105D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</w:p>
          <w:p w14:paraId="2E1AF63F" w14:textId="37E8D96A" w:rsidR="00217964" w:rsidRDefault="002179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持久化</w:t>
            </w:r>
          </w:p>
        </w:tc>
      </w:tr>
    </w:tbl>
    <w:p w14:paraId="6FD69CFD" w14:textId="77777777" w:rsidR="007D105D" w:rsidRPr="00820127" w:rsidRDefault="007D105D" w:rsidP="007D105D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3B9F918" w14:textId="6BB9948B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ACT_HI_IDENTITYLINK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666F46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CC5D28">
        <w:rPr>
          <w:rFonts w:ascii="Times New Roman" w:hAnsi="Times New Roman"/>
          <w:color w:val="000000"/>
          <w:kern w:val="0"/>
          <w:lang w:eastAsia="zh-CN"/>
        </w:rPr>
        <w:t>历史</w:t>
      </w:r>
      <w:r w:rsidR="001C13E3">
        <w:rPr>
          <w:rFonts w:ascii="Times New Roman" w:hAnsi="Times New Roman" w:hint="eastAsia"/>
          <w:color w:val="000000"/>
          <w:kern w:val="0"/>
          <w:lang w:eastAsia="zh-CN"/>
        </w:rPr>
        <w:t>流程</w:t>
      </w:r>
      <w:r w:rsidR="00CC5D28">
        <w:rPr>
          <w:rFonts w:ascii="Times New Roman" w:hAnsi="Times New Roman"/>
          <w:color w:val="000000"/>
          <w:kern w:val="0"/>
          <w:lang w:eastAsia="zh-CN"/>
        </w:rPr>
        <w:t>参与者信息</w:t>
      </w:r>
    </w:p>
    <w:p w14:paraId="24C8836E" w14:textId="6EB23A23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E06BF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-21</w:t>
      </w:r>
      <w:r>
        <w:rPr>
          <w:lang w:eastAsia="zh-CN"/>
        </w:rPr>
        <w:t xml:space="preserve"> </w:t>
      </w:r>
      <w:r>
        <w:rPr>
          <w:lang w:eastAsia="zh-CN"/>
        </w:rPr>
        <w:t>历史参与人员表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17C5774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28D4CE2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06F48A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E679C6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7E8D4C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A37550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686C7B71" w14:textId="77777777" w:rsidTr="00D40B06">
        <w:tc>
          <w:tcPr>
            <w:tcW w:w="2071" w:type="dxa"/>
          </w:tcPr>
          <w:p w14:paraId="0D7DF68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346745B4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78E9C7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BA12E4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31781FE6" w14:textId="6DF74684" w:rsidR="00A63F5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164915" w14:paraId="68154B4C" w14:textId="77777777" w:rsidTr="00D40B06">
        <w:tc>
          <w:tcPr>
            <w:tcW w:w="2071" w:type="dxa"/>
          </w:tcPr>
          <w:p w14:paraId="6D597357" w14:textId="679EF86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1BAAB6E3" w14:textId="6EF563C2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F36D3B0" w14:textId="337699DD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414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40B61" w14:textId="70495343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164915" w14:paraId="1B7AB23B" w14:textId="77777777" w:rsidTr="00D40B06">
        <w:tc>
          <w:tcPr>
            <w:tcW w:w="2071" w:type="dxa"/>
          </w:tcPr>
          <w:p w14:paraId="715C8D1D" w14:textId="67126848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069E8D52" w14:textId="5B2C4DED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BA038F7" w14:textId="67F98076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CB61BB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1524055" w14:textId="480C2D6C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164915" w14:paraId="6875210B" w14:textId="77777777" w:rsidTr="00D40B06">
        <w:tc>
          <w:tcPr>
            <w:tcW w:w="2071" w:type="dxa"/>
          </w:tcPr>
          <w:p w14:paraId="3265F4FF" w14:textId="1230FC0F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0C749D1A" w14:textId="5AC3CDA6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0BBA657" w14:textId="69C20C27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9E944C6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50052CC" w14:textId="648F5206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164915" w14:paraId="4843E48D" w14:textId="77777777" w:rsidTr="00D40B06">
        <w:tc>
          <w:tcPr>
            <w:tcW w:w="2071" w:type="dxa"/>
          </w:tcPr>
          <w:p w14:paraId="2954F24A" w14:textId="21BDD139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53" w:type="dxa"/>
          </w:tcPr>
          <w:p w14:paraId="3ADFD088" w14:textId="3CEFCED6" w:rsidR="00164915" w:rsidRPr="00F51425" w:rsidRDefault="00164915" w:rsidP="0016491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74FCE78" w14:textId="5459137A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BB09C00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D068667" w14:textId="77777777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</w:t>
            </w:r>
          </w:p>
          <w:p w14:paraId="115D6DA4" w14:textId="6E5EDBFB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164915" w14:paraId="42010122" w14:textId="77777777" w:rsidTr="00D40B06">
        <w:tc>
          <w:tcPr>
            <w:tcW w:w="2071" w:type="dxa"/>
          </w:tcPr>
          <w:p w14:paraId="3A350CF9" w14:textId="2D0FD0D0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203F8F84" w14:textId="3B9B3875" w:rsidR="00164915" w:rsidRPr="00F5142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41717360" w14:textId="784D0AF4" w:rsidR="00164915" w:rsidRDefault="0016491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863FB19" w14:textId="77777777" w:rsidR="00164915" w:rsidRPr="00EC104E" w:rsidRDefault="0016491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21D55D2" w14:textId="77777777" w:rsidR="00164915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EA4C406" w14:textId="1A72530D" w:rsidR="00DF3090" w:rsidRDefault="00DF309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</w:tbl>
    <w:p w14:paraId="0D96AC7B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16EE9A97" w14:textId="77777777" w:rsidR="005D659E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5AAD3E9D" w14:textId="77777777" w:rsidR="005D659E" w:rsidRPr="00820127" w:rsidRDefault="005D659E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2058CBE5" w14:textId="135BA21D" w:rsidR="00EE67E1" w:rsidRDefault="00EE67E1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ACT_HI_PROCINST</w:t>
      </w:r>
      <w:r w:rsidR="00951003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历史流程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429193DB" w14:textId="119EA5A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6702F5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-22</w:t>
      </w:r>
      <w:r>
        <w:rPr>
          <w:lang w:eastAsia="zh-CN"/>
        </w:rPr>
        <w:t xml:space="preserve"> </w:t>
      </w:r>
      <w:r>
        <w:rPr>
          <w:lang w:eastAsia="zh-CN"/>
        </w:rPr>
        <w:t>历史流程实例表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437"/>
        <w:gridCol w:w="1985"/>
        <w:gridCol w:w="1276"/>
        <w:gridCol w:w="850"/>
        <w:gridCol w:w="1660"/>
      </w:tblGrid>
      <w:tr w:rsidR="0068523A" w14:paraId="5F6805AC" w14:textId="77777777" w:rsidTr="0068523A">
        <w:tc>
          <w:tcPr>
            <w:tcW w:w="2437" w:type="dxa"/>
            <w:shd w:val="clear" w:color="auto" w:fill="BFBFBF" w:themeFill="background1" w:themeFillShade="BF"/>
          </w:tcPr>
          <w:p w14:paraId="7535B60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5" w:type="dxa"/>
            <w:shd w:val="clear" w:color="auto" w:fill="BFBFBF" w:themeFill="background1" w:themeFillShade="BF"/>
          </w:tcPr>
          <w:p w14:paraId="2895F24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14:paraId="1B7C7AD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0" w:type="dxa"/>
            <w:shd w:val="clear" w:color="auto" w:fill="BFBFBF" w:themeFill="background1" w:themeFillShade="BF"/>
          </w:tcPr>
          <w:p w14:paraId="118062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054C691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8523A" w14:paraId="12A7987C" w14:textId="77777777" w:rsidTr="0068523A">
        <w:tc>
          <w:tcPr>
            <w:tcW w:w="2437" w:type="dxa"/>
          </w:tcPr>
          <w:p w14:paraId="34AE766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5" w:type="dxa"/>
          </w:tcPr>
          <w:p w14:paraId="2401C608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7316EE9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51CC980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30F06D8D" w14:textId="37319845" w:rsidR="00A63F55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408B510" w14:textId="77777777" w:rsidTr="0068523A">
        <w:tc>
          <w:tcPr>
            <w:tcW w:w="2437" w:type="dxa"/>
          </w:tcPr>
          <w:p w14:paraId="45E71BA3" w14:textId="7D9A13D6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85" w:type="dxa"/>
          </w:tcPr>
          <w:p w14:paraId="4E1C13CE" w14:textId="63077C8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2630ACA4" w14:textId="26891EC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45BCB2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08D33CA" w14:textId="762A2650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8523A" w14:paraId="4BADE968" w14:textId="77777777" w:rsidTr="0068523A">
        <w:tc>
          <w:tcPr>
            <w:tcW w:w="2437" w:type="dxa"/>
          </w:tcPr>
          <w:p w14:paraId="11633266" w14:textId="32DA52E8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1985" w:type="dxa"/>
          </w:tcPr>
          <w:p w14:paraId="259125DC" w14:textId="7AAB34D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4C66223E" w14:textId="7210E853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3C7CA5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C866A6E" w14:textId="643B6B59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</w:t>
            </w:r>
          </w:p>
        </w:tc>
      </w:tr>
      <w:tr w:rsidR="0068523A" w14:paraId="41778E04" w14:textId="77777777" w:rsidTr="0068523A">
        <w:trPr>
          <w:trHeight w:val="529"/>
        </w:trPr>
        <w:tc>
          <w:tcPr>
            <w:tcW w:w="2437" w:type="dxa"/>
          </w:tcPr>
          <w:p w14:paraId="557D9560" w14:textId="5DD8CDC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5" w:type="dxa"/>
          </w:tcPr>
          <w:p w14:paraId="4DD86176" w14:textId="14AC4C38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011FC0B1" w14:textId="756F6B3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3A2FEB17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5AB250" w14:textId="44CA59DD" w:rsidR="00284273" w:rsidRDefault="0068523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68523A" w14:paraId="02578043" w14:textId="77777777" w:rsidTr="0068523A">
        <w:tc>
          <w:tcPr>
            <w:tcW w:w="2437" w:type="dxa"/>
          </w:tcPr>
          <w:p w14:paraId="586CA9D5" w14:textId="5D7D41C1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85" w:type="dxa"/>
          </w:tcPr>
          <w:p w14:paraId="5BBC3EE6" w14:textId="618C3240" w:rsidR="00284273" w:rsidRPr="00F51425" w:rsidRDefault="00EF071F" w:rsidP="00EF071F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5FC5D452" w14:textId="4E705D5E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0" w:type="dxa"/>
          </w:tcPr>
          <w:p w14:paraId="436F34A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4446A9" w14:textId="69B823E5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开始时间</w:t>
            </w:r>
          </w:p>
        </w:tc>
      </w:tr>
      <w:tr w:rsidR="0068523A" w14:paraId="4AAAB10C" w14:textId="77777777" w:rsidTr="0068523A">
        <w:tc>
          <w:tcPr>
            <w:tcW w:w="2437" w:type="dxa"/>
          </w:tcPr>
          <w:p w14:paraId="6A09A77D" w14:textId="0F7D5373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85" w:type="dxa"/>
          </w:tcPr>
          <w:p w14:paraId="0F6B5B14" w14:textId="6C18D18B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76" w:type="dxa"/>
          </w:tcPr>
          <w:p w14:paraId="2491BAA0" w14:textId="0DADAAA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5B153FC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EEFA570" w14:textId="608A45C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8523A" w14:paraId="35658B63" w14:textId="77777777" w:rsidTr="0068523A">
        <w:tc>
          <w:tcPr>
            <w:tcW w:w="2437" w:type="dxa"/>
          </w:tcPr>
          <w:p w14:paraId="7DD7DFEE" w14:textId="035CCA7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85" w:type="dxa"/>
          </w:tcPr>
          <w:p w14:paraId="5DB6A81E" w14:textId="180137D6" w:rsidR="00284273" w:rsidRPr="00F51425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6" w:type="dxa"/>
          </w:tcPr>
          <w:p w14:paraId="435C6E13" w14:textId="5A78446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BF7AD50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7C0AACE" w14:textId="33A4A6AF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68523A" w14:paraId="5547DD1E" w14:textId="77777777" w:rsidTr="0068523A">
        <w:tc>
          <w:tcPr>
            <w:tcW w:w="2437" w:type="dxa"/>
          </w:tcPr>
          <w:p w14:paraId="36297B66" w14:textId="1AC4CC9F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START_USER_ID_</w:t>
            </w:r>
          </w:p>
        </w:tc>
        <w:tc>
          <w:tcPr>
            <w:tcW w:w="1985" w:type="dxa"/>
          </w:tcPr>
          <w:p w14:paraId="706FC2C1" w14:textId="37980614" w:rsidR="00284273" w:rsidRPr="00F51425" w:rsidRDefault="00284273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0A8F69FE" w14:textId="52E4C955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3AE1DCC3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5DEF41E" w14:textId="43B8AE9D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发起人</w:t>
            </w:r>
          </w:p>
        </w:tc>
      </w:tr>
      <w:tr w:rsidR="0068523A" w14:paraId="66E5CC93" w14:textId="77777777" w:rsidTr="0068523A">
        <w:tc>
          <w:tcPr>
            <w:tcW w:w="2437" w:type="dxa"/>
          </w:tcPr>
          <w:p w14:paraId="5FC0393F" w14:textId="66BEAA3E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START_ACT_ID_</w:t>
            </w:r>
          </w:p>
        </w:tc>
        <w:tc>
          <w:tcPr>
            <w:tcW w:w="1985" w:type="dxa"/>
          </w:tcPr>
          <w:p w14:paraId="6C611886" w14:textId="4DF6DCE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63F6C96F" w14:textId="2E0C9846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D9A91CD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DD81D37" w14:textId="4FF3D32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0E386225" w14:textId="77777777" w:rsidTr="0068523A">
        <w:tc>
          <w:tcPr>
            <w:tcW w:w="2437" w:type="dxa"/>
          </w:tcPr>
          <w:p w14:paraId="3FC0F9DD" w14:textId="058757DA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END_ACT_ID_</w:t>
            </w:r>
          </w:p>
        </w:tc>
        <w:tc>
          <w:tcPr>
            <w:tcW w:w="1985" w:type="dxa"/>
          </w:tcPr>
          <w:p w14:paraId="693E67E1" w14:textId="48E7141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A23FF5A" w14:textId="343A7977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7207E6A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4286F08" w14:textId="57F977AE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8523A" w14:paraId="42BB142B" w14:textId="77777777" w:rsidTr="0068523A">
        <w:tc>
          <w:tcPr>
            <w:tcW w:w="2437" w:type="dxa"/>
          </w:tcPr>
          <w:p w14:paraId="31F576CA" w14:textId="60E91A9B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SUPER_PROCESS_INSTANCE_ID_</w:t>
            </w:r>
          </w:p>
        </w:tc>
        <w:tc>
          <w:tcPr>
            <w:tcW w:w="1985" w:type="dxa"/>
          </w:tcPr>
          <w:p w14:paraId="30DAE060" w14:textId="3A85E437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6" w:type="dxa"/>
          </w:tcPr>
          <w:p w14:paraId="57DE972B" w14:textId="4252A15F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115A33BA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348682" w14:textId="77777777" w:rsidR="00284273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</w:p>
          <w:p w14:paraId="4C7F17A6" w14:textId="18190A1D" w:rsidR="004E604E" w:rsidRDefault="004E60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8523A" w14:paraId="103DEF94" w14:textId="77777777" w:rsidTr="0068523A">
        <w:tc>
          <w:tcPr>
            <w:tcW w:w="2437" w:type="dxa"/>
          </w:tcPr>
          <w:p w14:paraId="697166D9" w14:textId="6848E6DF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85" w:type="dxa"/>
          </w:tcPr>
          <w:p w14:paraId="3E838C71" w14:textId="1CB3439A" w:rsidR="00284273" w:rsidRPr="00F51425" w:rsidRDefault="00284273" w:rsidP="00284273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6" w:type="dxa"/>
          </w:tcPr>
          <w:p w14:paraId="57AF9D52" w14:textId="77059CDD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07333D91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3CD90EE" w14:textId="5AC15E63" w:rsidR="00284273" w:rsidRDefault="00AA06D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删除</w:t>
            </w:r>
            <w:r>
              <w:rPr>
                <w:rFonts w:ascii="Times New Roman" w:hAnsi="Times New Roman"/>
                <w:lang w:eastAsia="zh-CN"/>
              </w:rPr>
              <w:t>原因</w:t>
            </w:r>
          </w:p>
        </w:tc>
      </w:tr>
      <w:tr w:rsidR="0068523A" w14:paraId="56C272DB" w14:textId="77777777" w:rsidTr="0068523A">
        <w:tc>
          <w:tcPr>
            <w:tcW w:w="2437" w:type="dxa"/>
          </w:tcPr>
          <w:p w14:paraId="27DD8BFD" w14:textId="27273AF9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5" w:type="dxa"/>
          </w:tcPr>
          <w:p w14:paraId="79503ABB" w14:textId="23836EA2" w:rsidR="00284273" w:rsidRPr="00F51425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6" w:type="dxa"/>
          </w:tcPr>
          <w:p w14:paraId="15E9FF43" w14:textId="2D5FC4F2" w:rsidR="00284273" w:rsidRDefault="00EF071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50" w:type="dxa"/>
          </w:tcPr>
          <w:p w14:paraId="4CF27366" w14:textId="77777777" w:rsidR="00284273" w:rsidRPr="00EC104E" w:rsidRDefault="00284273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C41E387" w14:textId="77777777" w:rsidR="00284273" w:rsidRDefault="0028427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B66E39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A979A8" w14:textId="0106FCDE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ACT_HI_TASKINST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886725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历史任务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实例信息</w:t>
      </w:r>
    </w:p>
    <w:p w14:paraId="65E204FC" w14:textId="111F9752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-23</w:t>
      </w:r>
      <w:r>
        <w:rPr>
          <w:lang w:eastAsia="zh-CN"/>
        </w:rPr>
        <w:t xml:space="preserve"> </w:t>
      </w:r>
      <w:r>
        <w:rPr>
          <w:lang w:eastAsia="zh-CN"/>
        </w:rPr>
        <w:t>历史任务实例表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7"/>
        <w:gridCol w:w="1319"/>
        <w:gridCol w:w="752"/>
        <w:gridCol w:w="1830"/>
      </w:tblGrid>
      <w:tr w:rsidR="00BA2F35" w14:paraId="063340B1" w14:textId="77777777" w:rsidTr="00BD3DFD">
        <w:tc>
          <w:tcPr>
            <w:tcW w:w="2203" w:type="dxa"/>
            <w:shd w:val="clear" w:color="auto" w:fill="BFBFBF" w:themeFill="background1" w:themeFillShade="BF"/>
          </w:tcPr>
          <w:p w14:paraId="58C842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1" w:type="dxa"/>
            <w:shd w:val="clear" w:color="auto" w:fill="BFBFBF" w:themeFill="background1" w:themeFillShade="BF"/>
          </w:tcPr>
          <w:p w14:paraId="15AD334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384" w:type="dxa"/>
            <w:shd w:val="clear" w:color="auto" w:fill="BFBFBF" w:themeFill="background1" w:themeFillShade="BF"/>
          </w:tcPr>
          <w:p w14:paraId="3095C6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60" w:type="dxa"/>
            <w:shd w:val="clear" w:color="auto" w:fill="BFBFBF" w:themeFill="background1" w:themeFillShade="BF"/>
          </w:tcPr>
          <w:p w14:paraId="7CFD1D2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10" w:type="dxa"/>
            <w:shd w:val="clear" w:color="auto" w:fill="BFBFBF" w:themeFill="background1" w:themeFillShade="BF"/>
          </w:tcPr>
          <w:p w14:paraId="155558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4EDFB51A" w14:textId="77777777" w:rsidTr="00BD3DFD">
        <w:tc>
          <w:tcPr>
            <w:tcW w:w="2203" w:type="dxa"/>
          </w:tcPr>
          <w:p w14:paraId="774578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1" w:type="dxa"/>
          </w:tcPr>
          <w:p w14:paraId="3F2CBB2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32150D0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6CA2A0E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10" w:type="dxa"/>
          </w:tcPr>
          <w:p w14:paraId="3603E7C8" w14:textId="4AA14675" w:rsidR="00A63F55" w:rsidRDefault="00E4403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主键编号</w:t>
            </w:r>
          </w:p>
        </w:tc>
      </w:tr>
      <w:tr w:rsidR="00BA2F35" w14:paraId="2AB81645" w14:textId="77777777" w:rsidTr="00BD3DFD">
        <w:tc>
          <w:tcPr>
            <w:tcW w:w="2203" w:type="dxa"/>
          </w:tcPr>
          <w:p w14:paraId="37B53A80" w14:textId="6D63EFB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1" w:type="dxa"/>
          </w:tcPr>
          <w:p w14:paraId="3E92232E" w14:textId="4A313273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5C7E05" w14:textId="6A1C6E3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454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27DAF3B" w14:textId="479D1678" w:rsidR="00EE2EC5" w:rsidRDefault="004D57A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  <w:tr w:rsidR="00BA2F35" w14:paraId="36220EF1" w14:textId="77777777" w:rsidTr="00BD3DFD">
        <w:tc>
          <w:tcPr>
            <w:tcW w:w="2203" w:type="dxa"/>
          </w:tcPr>
          <w:p w14:paraId="08C723C7" w14:textId="7E5BDFE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51" w:type="dxa"/>
          </w:tcPr>
          <w:p w14:paraId="5AB44CE1" w14:textId="480D519F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51F6276F" w14:textId="5FBDF00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B53A30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498C7930" w14:textId="77777777" w:rsidR="00EE2EC5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02A2AF0C" w14:textId="2D120AEB" w:rsidR="004D3089" w:rsidRDefault="004D308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BA2F35" w14:paraId="3900BFBC" w14:textId="77777777" w:rsidTr="00BD3DFD">
        <w:tc>
          <w:tcPr>
            <w:tcW w:w="2203" w:type="dxa"/>
          </w:tcPr>
          <w:p w14:paraId="684DFD64" w14:textId="1C236F2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1" w:type="dxa"/>
          </w:tcPr>
          <w:p w14:paraId="12FEDF3D" w14:textId="4B1C74B1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56C6EEF1" w14:textId="14AE1C8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8C96DD7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287A639" w14:textId="2BCF505F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BA2F35" w14:paraId="1CB7F318" w14:textId="77777777" w:rsidTr="00BD3DFD">
        <w:tc>
          <w:tcPr>
            <w:tcW w:w="2203" w:type="dxa"/>
          </w:tcPr>
          <w:p w14:paraId="4242A34E" w14:textId="24C730FE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1" w:type="dxa"/>
          </w:tcPr>
          <w:p w14:paraId="117FC0BB" w14:textId="5A3BCC7D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6D116DCB" w14:textId="768934AA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0ADF6DC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CE44856" w14:textId="18EC2BD5" w:rsidR="00EE2EC5" w:rsidRDefault="00BA2F3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BA2F35" w14:paraId="4A3154B7" w14:textId="77777777" w:rsidTr="00BD3DFD">
        <w:tc>
          <w:tcPr>
            <w:tcW w:w="2203" w:type="dxa"/>
          </w:tcPr>
          <w:p w14:paraId="0BFAD42F" w14:textId="494945E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1" w:type="dxa"/>
          </w:tcPr>
          <w:p w14:paraId="30AAC3C0" w14:textId="7219BEEB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2246AD4" w14:textId="08B664D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A2304D4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C7D3399" w14:textId="33773203" w:rsidR="00EE2EC5" w:rsidRDefault="00A9475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BA2F35" w14:paraId="54521B9C" w14:textId="77777777" w:rsidTr="00BD3DFD">
        <w:tc>
          <w:tcPr>
            <w:tcW w:w="2203" w:type="dxa"/>
          </w:tcPr>
          <w:p w14:paraId="2B467DC5" w14:textId="2A8C26F6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51" w:type="dxa"/>
          </w:tcPr>
          <w:p w14:paraId="4A53ADCE" w14:textId="57623F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384" w:type="dxa"/>
          </w:tcPr>
          <w:p w14:paraId="073F9D5E" w14:textId="5847EC37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E84D759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62DA6" w14:textId="582C1A25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BA2F35" w14:paraId="61D1F725" w14:textId="77777777" w:rsidTr="00BD3DFD">
        <w:tc>
          <w:tcPr>
            <w:tcW w:w="2203" w:type="dxa"/>
          </w:tcPr>
          <w:p w14:paraId="605F68B7" w14:textId="14A013D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1" w:type="dxa"/>
          </w:tcPr>
          <w:p w14:paraId="47412D7D" w14:textId="45D1FCC6" w:rsidR="00EE2EC5" w:rsidRPr="00F51425" w:rsidRDefault="00EE561E" w:rsidP="00EE561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2A7AFBAA" w14:textId="5A3DDED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B1567C6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F3AE78E" w14:textId="2EF3DF60" w:rsidR="00EE2EC5" w:rsidRDefault="00BD3DF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BA2F35" w14:paraId="2B998785" w14:textId="77777777" w:rsidTr="00BD3DFD">
        <w:tc>
          <w:tcPr>
            <w:tcW w:w="2203" w:type="dxa"/>
          </w:tcPr>
          <w:p w14:paraId="290AA307" w14:textId="6309DB8D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51" w:type="dxa"/>
          </w:tcPr>
          <w:p w14:paraId="181CFF43" w14:textId="60BE3D1F" w:rsidR="00EE2EC5" w:rsidRPr="00F51425" w:rsidRDefault="00EE561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2B797E44" w14:textId="129A7DF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6EEDB0C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FA36D01" w14:textId="2451D252" w:rsidR="00B531AF" w:rsidRDefault="00BD3DFD" w:rsidP="009E03F7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签收人</w:t>
            </w:r>
            <w:r w:rsidR="001D5670">
              <w:rPr>
                <w:rFonts w:ascii="Times New Roman" w:hAnsi="Times New Roman" w:hint="eastAsia"/>
                <w:lang w:eastAsia="zh-CN"/>
              </w:rPr>
              <w:t>，</w:t>
            </w:r>
            <w:r w:rsidR="00B531AF">
              <w:rPr>
                <w:rFonts w:ascii="Times New Roman" w:hAnsi="Times New Roman"/>
                <w:lang w:eastAsia="zh-CN"/>
              </w:rPr>
              <w:t>委托有值</w:t>
            </w:r>
          </w:p>
        </w:tc>
      </w:tr>
      <w:tr w:rsidR="00BA2F35" w14:paraId="3B5F9CFE" w14:textId="77777777" w:rsidTr="00BD3DFD">
        <w:tc>
          <w:tcPr>
            <w:tcW w:w="2203" w:type="dxa"/>
          </w:tcPr>
          <w:p w14:paraId="4B3019DF" w14:textId="4A27FC77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51" w:type="dxa"/>
          </w:tcPr>
          <w:p w14:paraId="0F5D60D3" w14:textId="7D3BC2EC" w:rsidR="00EE2EC5" w:rsidRPr="00F51425" w:rsidRDefault="00EE561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0C5825D8" w14:textId="4BDEB4A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2CB082DF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0A996FB8" w14:textId="32D73D01" w:rsidR="00EE2EC5" w:rsidRDefault="00B531A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签收或被委托</w:t>
            </w:r>
          </w:p>
        </w:tc>
      </w:tr>
      <w:tr w:rsidR="00BA2F35" w14:paraId="4DC6717C" w14:textId="77777777" w:rsidTr="00BD3DFD">
        <w:tc>
          <w:tcPr>
            <w:tcW w:w="2203" w:type="dxa"/>
          </w:tcPr>
          <w:p w14:paraId="334E68D3" w14:textId="436C8C8F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START_TIME_</w:t>
            </w:r>
          </w:p>
        </w:tc>
        <w:tc>
          <w:tcPr>
            <w:tcW w:w="1951" w:type="dxa"/>
          </w:tcPr>
          <w:p w14:paraId="62182883" w14:textId="5CFA10B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D71CD4" w14:textId="407F94FE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60" w:type="dxa"/>
          </w:tcPr>
          <w:p w14:paraId="7E79D8C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7EAD2E" w14:textId="53532E65" w:rsidR="00EE2EC5" w:rsidRDefault="000221EB" w:rsidP="00400630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400630">
              <w:rPr>
                <w:rFonts w:ascii="Times New Roman" w:hAnsi="Times New Roman"/>
                <w:lang w:eastAsia="zh-CN"/>
              </w:rPr>
              <w:t>开始时间</w:t>
            </w:r>
          </w:p>
        </w:tc>
      </w:tr>
      <w:tr w:rsidR="00BA2F35" w14:paraId="55B414EA" w14:textId="77777777" w:rsidTr="00BD3DFD">
        <w:tc>
          <w:tcPr>
            <w:tcW w:w="2203" w:type="dxa"/>
          </w:tcPr>
          <w:p w14:paraId="7A70F66B" w14:textId="1503CAF4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CLAIM_TIME_</w:t>
            </w:r>
          </w:p>
        </w:tc>
        <w:tc>
          <w:tcPr>
            <w:tcW w:w="1951" w:type="dxa"/>
          </w:tcPr>
          <w:p w14:paraId="5AAA63ED" w14:textId="6783022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5C85B14" w14:textId="39C67C82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25B0242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8725858" w14:textId="70728D37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提醒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BA2F35" w14:paraId="64F03902" w14:textId="77777777" w:rsidTr="00BD3DFD">
        <w:tc>
          <w:tcPr>
            <w:tcW w:w="2203" w:type="dxa"/>
          </w:tcPr>
          <w:p w14:paraId="651E4C07" w14:textId="50864369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END_TIME_</w:t>
            </w:r>
          </w:p>
        </w:tc>
        <w:tc>
          <w:tcPr>
            <w:tcW w:w="1951" w:type="dxa"/>
          </w:tcPr>
          <w:p w14:paraId="5657A359" w14:textId="193D187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7B22825E" w14:textId="0EA36664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5F045B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DAF30CF" w14:textId="26AA679A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结束时间</w:t>
            </w:r>
          </w:p>
        </w:tc>
      </w:tr>
      <w:tr w:rsidR="00BA2F35" w14:paraId="1265A33A" w14:textId="77777777" w:rsidTr="00BD3DFD">
        <w:tc>
          <w:tcPr>
            <w:tcW w:w="2203" w:type="dxa"/>
          </w:tcPr>
          <w:p w14:paraId="792C8316" w14:textId="0B0CB4C5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DURATION_</w:t>
            </w:r>
          </w:p>
        </w:tc>
        <w:tc>
          <w:tcPr>
            <w:tcW w:w="1951" w:type="dxa"/>
          </w:tcPr>
          <w:p w14:paraId="3BADDF13" w14:textId="34E4B68D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384" w:type="dxa"/>
          </w:tcPr>
          <w:p w14:paraId="1853ADF4" w14:textId="2D9BB1AB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5D451925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EE2806D" w14:textId="72553D0F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耗时</w:t>
            </w:r>
          </w:p>
        </w:tc>
      </w:tr>
      <w:tr w:rsidR="00BA2F35" w14:paraId="1C6E3ABB" w14:textId="77777777" w:rsidTr="00BD3DFD">
        <w:tc>
          <w:tcPr>
            <w:tcW w:w="2203" w:type="dxa"/>
          </w:tcPr>
          <w:p w14:paraId="1D45D115" w14:textId="19C3A922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DELETE_REASON_</w:t>
            </w:r>
          </w:p>
        </w:tc>
        <w:tc>
          <w:tcPr>
            <w:tcW w:w="1951" w:type="dxa"/>
          </w:tcPr>
          <w:p w14:paraId="1A72E700" w14:textId="2DDF496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384" w:type="dxa"/>
          </w:tcPr>
          <w:p w14:paraId="4514B2B5" w14:textId="48FBAE75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6189D1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394EBB25" w14:textId="66959C2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删除原因</w:t>
            </w:r>
          </w:p>
        </w:tc>
      </w:tr>
      <w:tr w:rsidR="00BA2F35" w14:paraId="4CB0C6E1" w14:textId="77777777" w:rsidTr="00BD3DFD">
        <w:tc>
          <w:tcPr>
            <w:tcW w:w="2203" w:type="dxa"/>
          </w:tcPr>
          <w:p w14:paraId="5149EAE4" w14:textId="5CADF53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51" w:type="dxa"/>
          </w:tcPr>
          <w:p w14:paraId="1BC513C8" w14:textId="5B45BDC7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384" w:type="dxa"/>
          </w:tcPr>
          <w:p w14:paraId="7294A928" w14:textId="7A60A753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C2A6B00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1257C86D" w14:textId="66B0F445" w:rsidR="00EE2EC5" w:rsidRDefault="004006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BA2F35" w14:paraId="5E5353E1" w14:textId="77777777" w:rsidTr="00BD3DFD">
        <w:tc>
          <w:tcPr>
            <w:tcW w:w="2203" w:type="dxa"/>
          </w:tcPr>
          <w:p w14:paraId="446EEFCA" w14:textId="183A9258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51" w:type="dxa"/>
          </w:tcPr>
          <w:p w14:paraId="6EF1F55E" w14:textId="7ADD2E92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384" w:type="dxa"/>
          </w:tcPr>
          <w:p w14:paraId="535F00F2" w14:textId="69001FC6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7EB43008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61A3A73A" w14:textId="28CF84BF" w:rsidR="00F476C8" w:rsidRDefault="0007023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BA2F35" w14:paraId="7D8CBE28" w14:textId="77777777" w:rsidTr="00BD3DFD">
        <w:tc>
          <w:tcPr>
            <w:tcW w:w="2203" w:type="dxa"/>
          </w:tcPr>
          <w:p w14:paraId="7C39D9C8" w14:textId="01424EF2" w:rsidR="00EE2EC5" w:rsidRPr="00F51425" w:rsidRDefault="00EE2EC5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1" w:type="dxa"/>
          </w:tcPr>
          <w:p w14:paraId="5264C8C3" w14:textId="6F478CB9" w:rsidR="00EE2EC5" w:rsidRPr="00F51425" w:rsidRDefault="004177BE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F76CB76" w14:textId="44CFDC40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0B6859EB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55255F31" w14:textId="77777777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</w:t>
            </w:r>
          </w:p>
          <w:p w14:paraId="3D4E3D26" w14:textId="15C1C520" w:rsidR="00F476C8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formkey</w:t>
            </w:r>
          </w:p>
        </w:tc>
      </w:tr>
      <w:tr w:rsidR="00BA2F35" w14:paraId="548761FE" w14:textId="77777777" w:rsidTr="00BD3DFD">
        <w:tc>
          <w:tcPr>
            <w:tcW w:w="2203" w:type="dxa"/>
          </w:tcPr>
          <w:p w14:paraId="2CFEC737" w14:textId="332C1BC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1" w:type="dxa"/>
          </w:tcPr>
          <w:p w14:paraId="452D5FF9" w14:textId="2ABB6553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78C7A8DF" w14:textId="75415D9C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1EA675EA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73065212" w14:textId="45B42CCC" w:rsidR="00EE2EC5" w:rsidRDefault="00F476C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类型</w:t>
            </w:r>
          </w:p>
        </w:tc>
      </w:tr>
      <w:tr w:rsidR="00BA2F35" w14:paraId="0B0D2090" w14:textId="77777777" w:rsidTr="00BD3DFD">
        <w:tc>
          <w:tcPr>
            <w:tcW w:w="2203" w:type="dxa"/>
          </w:tcPr>
          <w:p w14:paraId="25FB2579" w14:textId="0AA2DA90" w:rsidR="00EE2EC5" w:rsidRPr="00F5142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1" w:type="dxa"/>
          </w:tcPr>
          <w:p w14:paraId="2ED965C1" w14:textId="7170C78B" w:rsidR="00EE2EC5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384" w:type="dxa"/>
          </w:tcPr>
          <w:p w14:paraId="65216BF0" w14:textId="67B12C1F" w:rsidR="00EE2EC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60" w:type="dxa"/>
          </w:tcPr>
          <w:p w14:paraId="4E36B353" w14:textId="77777777" w:rsidR="00EE2EC5" w:rsidRPr="00EC104E" w:rsidRDefault="00EE2EC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10" w:type="dxa"/>
          </w:tcPr>
          <w:p w14:paraId="238A4887" w14:textId="77777777" w:rsidR="00EE2EC5" w:rsidRDefault="00EE2EC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AE61B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6848F83" w14:textId="040D8C10" w:rsidR="00B17D8B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ACT_HI_VARINST</w:t>
      </w:r>
      <w:r w:rsidR="006825EF">
        <w:rPr>
          <w:rFonts w:ascii="Times New Roman" w:hAnsi="Times New Roman"/>
          <w:color w:val="000000"/>
          <w:kern w:val="0"/>
          <w:lang w:eastAsia="zh-CN"/>
        </w:rPr>
        <w:t>表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用来</w:t>
      </w:r>
      <w:r w:rsidR="006825EF">
        <w:rPr>
          <w:rFonts w:ascii="Times New Roman" w:hAnsi="Times New Roman"/>
          <w:color w:val="000000"/>
          <w:kern w:val="0"/>
          <w:lang w:eastAsia="zh-CN"/>
        </w:rPr>
        <w:t>保存历史变量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16C2E927" w14:textId="28F9C5A2" w:rsidR="008D12A3" w:rsidRP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0108E7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表格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E600B">
        <w:rPr>
          <w:noProof/>
        </w:rPr>
        <w:t>2</w:t>
      </w:r>
      <w:r>
        <w:fldChar w:fldCharType="end"/>
      </w:r>
      <w:r w:rsidR="00695627">
        <w:rPr>
          <w:lang w:eastAsia="zh-CN"/>
        </w:rPr>
        <w:t>-24</w:t>
      </w:r>
      <w:r>
        <w:rPr>
          <w:lang w:eastAsia="zh-CN"/>
        </w:rPr>
        <w:t xml:space="preserve"> </w:t>
      </w:r>
      <w:r>
        <w:rPr>
          <w:lang w:eastAsia="zh-CN"/>
        </w:rPr>
        <w:t>历史变量表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883"/>
        <w:gridCol w:w="2008"/>
        <w:gridCol w:w="1156"/>
        <w:gridCol w:w="857"/>
        <w:gridCol w:w="1304"/>
      </w:tblGrid>
      <w:tr w:rsidR="00AD155F" w14:paraId="20D61CAF" w14:textId="77777777" w:rsidTr="00B17D8B">
        <w:trPr>
          <w:trHeight w:val="375"/>
        </w:trPr>
        <w:tc>
          <w:tcPr>
            <w:tcW w:w="2601" w:type="dxa"/>
            <w:shd w:val="clear" w:color="auto" w:fill="BFBFBF" w:themeFill="background1" w:themeFillShade="BF"/>
          </w:tcPr>
          <w:p w14:paraId="5EE1107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90" w:type="dxa"/>
            <w:shd w:val="clear" w:color="auto" w:fill="BFBFBF" w:themeFill="background1" w:themeFillShade="BF"/>
          </w:tcPr>
          <w:p w14:paraId="7B40C2E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48" w:type="dxa"/>
            <w:shd w:val="clear" w:color="auto" w:fill="BFBFBF" w:themeFill="background1" w:themeFillShade="BF"/>
          </w:tcPr>
          <w:p w14:paraId="7E82CBF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93" w:type="dxa"/>
            <w:shd w:val="clear" w:color="auto" w:fill="BFBFBF" w:themeFill="background1" w:themeFillShade="BF"/>
          </w:tcPr>
          <w:p w14:paraId="7AD6F8A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376" w:type="dxa"/>
            <w:shd w:val="clear" w:color="auto" w:fill="BFBFBF" w:themeFill="background1" w:themeFillShade="BF"/>
          </w:tcPr>
          <w:p w14:paraId="240CF9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D155F" w14:paraId="466307C9" w14:textId="77777777" w:rsidTr="00B17D8B">
        <w:tc>
          <w:tcPr>
            <w:tcW w:w="2601" w:type="dxa"/>
          </w:tcPr>
          <w:p w14:paraId="5117288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90" w:type="dxa"/>
          </w:tcPr>
          <w:p w14:paraId="007BDEA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2B18707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639EBAD3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76" w:type="dxa"/>
          </w:tcPr>
          <w:p w14:paraId="5B722E31" w14:textId="02C30229" w:rsidR="00A63F55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1D2972E" w14:textId="77777777" w:rsidTr="00B17D8B">
        <w:tc>
          <w:tcPr>
            <w:tcW w:w="2601" w:type="dxa"/>
          </w:tcPr>
          <w:p w14:paraId="447D96B5" w14:textId="72DDAAE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90" w:type="dxa"/>
          </w:tcPr>
          <w:p w14:paraId="210B6C81" w14:textId="49D570E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4E4E6708" w14:textId="7B81839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0D37367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AFEF38F" w14:textId="21E428B6" w:rsidR="004177BE" w:rsidRDefault="00B17D8B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D155F" w14:paraId="6E3FD1F8" w14:textId="77777777" w:rsidTr="00B17D8B">
        <w:tc>
          <w:tcPr>
            <w:tcW w:w="2601" w:type="dxa"/>
          </w:tcPr>
          <w:p w14:paraId="4D6D2B45" w14:textId="627F9D5C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2090" w:type="dxa"/>
          </w:tcPr>
          <w:p w14:paraId="7021E15C" w14:textId="3FA888FD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5ECF8AD2" w14:textId="32A2CF1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B0D72A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DF36A40" w14:textId="2E41BE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执行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AD155F" w14:paraId="395C56E6" w14:textId="77777777" w:rsidTr="00B17D8B">
        <w:trPr>
          <w:trHeight w:val="480"/>
        </w:trPr>
        <w:tc>
          <w:tcPr>
            <w:tcW w:w="2601" w:type="dxa"/>
          </w:tcPr>
          <w:p w14:paraId="02B3B13A" w14:textId="3DA23A72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2090" w:type="dxa"/>
          </w:tcPr>
          <w:p w14:paraId="42A2BE49" w14:textId="65AEB1C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48" w:type="dxa"/>
          </w:tcPr>
          <w:p w14:paraId="786AC38C" w14:textId="2AEEF494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2DCB83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93CE40" w14:textId="1DFDA21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69023EE4" w14:textId="77777777" w:rsidTr="00B17D8B">
        <w:tc>
          <w:tcPr>
            <w:tcW w:w="2601" w:type="dxa"/>
          </w:tcPr>
          <w:p w14:paraId="74ABC9D2" w14:textId="539C839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2090" w:type="dxa"/>
          </w:tcPr>
          <w:p w14:paraId="7D6A75D8" w14:textId="1C635DA7" w:rsidR="004177BE" w:rsidRPr="00F51425" w:rsidRDefault="004177BE" w:rsidP="004177BE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48" w:type="dxa"/>
          </w:tcPr>
          <w:p w14:paraId="7837E9B5" w14:textId="67FD735E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93" w:type="dxa"/>
          </w:tcPr>
          <w:p w14:paraId="140DC9E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0077436" w14:textId="0026C17A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参数名称</w:t>
            </w:r>
          </w:p>
        </w:tc>
      </w:tr>
      <w:tr w:rsidR="00AD155F" w14:paraId="57041494" w14:textId="77777777" w:rsidTr="00B17D8B">
        <w:tc>
          <w:tcPr>
            <w:tcW w:w="2601" w:type="dxa"/>
          </w:tcPr>
          <w:p w14:paraId="60124616" w14:textId="045FA560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VAR_TYPE_</w:t>
            </w:r>
          </w:p>
        </w:tc>
        <w:tc>
          <w:tcPr>
            <w:tcW w:w="2090" w:type="dxa"/>
          </w:tcPr>
          <w:p w14:paraId="3817957B" w14:textId="7174556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varchar(100)</w:t>
            </w:r>
          </w:p>
        </w:tc>
        <w:tc>
          <w:tcPr>
            <w:tcW w:w="1248" w:type="dxa"/>
          </w:tcPr>
          <w:p w14:paraId="7BCE6134" w14:textId="2C29A21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773F9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73F6B4B" w14:textId="49933088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参数类型</w:t>
            </w:r>
          </w:p>
        </w:tc>
      </w:tr>
      <w:tr w:rsidR="00AD155F" w14:paraId="428CAE00" w14:textId="77777777" w:rsidTr="00B17D8B">
        <w:trPr>
          <w:trHeight w:val="473"/>
        </w:trPr>
        <w:tc>
          <w:tcPr>
            <w:tcW w:w="2601" w:type="dxa"/>
          </w:tcPr>
          <w:p w14:paraId="71A65EF5" w14:textId="2104CF06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90" w:type="dxa"/>
          </w:tcPr>
          <w:p w14:paraId="1695E36E" w14:textId="2D33CA1E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48" w:type="dxa"/>
          </w:tcPr>
          <w:p w14:paraId="0F42A158" w14:textId="543C1B6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0A347128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18E5CA40" w14:textId="04329DA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D155F" w14:paraId="23E09EC7" w14:textId="77777777" w:rsidTr="00B17D8B">
        <w:tc>
          <w:tcPr>
            <w:tcW w:w="2601" w:type="dxa"/>
          </w:tcPr>
          <w:p w14:paraId="18E9C90A" w14:textId="60AAC094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2090" w:type="dxa"/>
          </w:tcPr>
          <w:p w14:paraId="5BD23A5B" w14:textId="73A7F273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48" w:type="dxa"/>
          </w:tcPr>
          <w:p w14:paraId="2B1597F7" w14:textId="20F43076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673AF93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585D0F15" w14:textId="77777777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资源表</w:t>
            </w:r>
          </w:p>
          <w:p w14:paraId="4F239A3B" w14:textId="05188A99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D155F" w14:paraId="1343656F" w14:textId="77777777" w:rsidTr="00B17D8B">
        <w:tc>
          <w:tcPr>
            <w:tcW w:w="2601" w:type="dxa"/>
          </w:tcPr>
          <w:p w14:paraId="77392104" w14:textId="6161C3D7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2090" w:type="dxa"/>
          </w:tcPr>
          <w:p w14:paraId="65B47C21" w14:textId="4B1DEF73" w:rsidR="004177BE" w:rsidRPr="00F51425" w:rsidRDefault="007E22B6" w:rsidP="007E22B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48" w:type="dxa"/>
          </w:tcPr>
          <w:p w14:paraId="580AEA8F" w14:textId="52F3E3E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D5515B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7FA193D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539EEEFE" w14:textId="5F3E35F9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D</w:t>
            </w:r>
            <w:r>
              <w:rPr>
                <w:rFonts w:ascii="Times New Roman" w:hAnsi="Times New Roman"/>
                <w:lang w:eastAsia="zh-CN"/>
              </w:rPr>
              <w:t>ouble</w:t>
            </w:r>
          </w:p>
        </w:tc>
      </w:tr>
      <w:tr w:rsidR="00AD155F" w14:paraId="3941AC46" w14:textId="77777777" w:rsidTr="00B17D8B">
        <w:tc>
          <w:tcPr>
            <w:tcW w:w="2601" w:type="dxa"/>
          </w:tcPr>
          <w:p w14:paraId="7951460A" w14:textId="4B5397A3" w:rsidR="004177BE" w:rsidRPr="00F51425" w:rsidRDefault="004177BE" w:rsidP="004177B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2090" w:type="dxa"/>
          </w:tcPr>
          <w:p w14:paraId="3DF8F853" w14:textId="3422648A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48" w:type="dxa"/>
          </w:tcPr>
          <w:p w14:paraId="135B6A63" w14:textId="7179ED60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350D107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3B910CF2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  <w:p w14:paraId="513D570F" w14:textId="1B65E9FE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Long</w:t>
            </w:r>
          </w:p>
        </w:tc>
      </w:tr>
      <w:tr w:rsidR="00AD155F" w14:paraId="11EF031A" w14:textId="77777777" w:rsidTr="00B17D8B">
        <w:tc>
          <w:tcPr>
            <w:tcW w:w="2601" w:type="dxa"/>
          </w:tcPr>
          <w:p w14:paraId="567F72F2" w14:textId="048541A8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2090" w:type="dxa"/>
          </w:tcPr>
          <w:p w14:paraId="726986B4" w14:textId="5E307D49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55618A98" w14:textId="6D947661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1A0ED5F1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26B9DBD0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数据类型</w:t>
            </w:r>
          </w:p>
          <w:p w14:paraId="46324788" w14:textId="72DA0BEF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String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</w:p>
        </w:tc>
      </w:tr>
      <w:tr w:rsidR="00AD155F" w14:paraId="14A2604A" w14:textId="77777777" w:rsidTr="00B17D8B">
        <w:tc>
          <w:tcPr>
            <w:tcW w:w="2601" w:type="dxa"/>
          </w:tcPr>
          <w:p w14:paraId="62942DC8" w14:textId="061B5ABE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2090" w:type="dxa"/>
          </w:tcPr>
          <w:p w14:paraId="69AD2CB1" w14:textId="7E949C66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48" w:type="dxa"/>
          </w:tcPr>
          <w:p w14:paraId="339876BE" w14:textId="738E66D7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7B1014D6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0BCDD746" w14:textId="77777777" w:rsidR="004177BE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数据类型</w:t>
            </w:r>
          </w:p>
          <w:p w14:paraId="32FC5053" w14:textId="0B6D99ED" w:rsidR="00AD155F" w:rsidRDefault="00AD155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J</w:t>
            </w:r>
            <w:r>
              <w:rPr>
                <w:rFonts w:ascii="Times New Roman" w:hAnsi="Times New Roman"/>
                <w:lang w:eastAsia="zh-CN"/>
              </w:rPr>
              <w:t>PA</w:t>
            </w:r>
          </w:p>
        </w:tc>
      </w:tr>
      <w:tr w:rsidR="00AD155F" w14:paraId="0F98C77A" w14:textId="77777777" w:rsidTr="00B17D8B">
        <w:tc>
          <w:tcPr>
            <w:tcW w:w="2601" w:type="dxa"/>
          </w:tcPr>
          <w:p w14:paraId="24913F07" w14:textId="3B0109B9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2090" w:type="dxa"/>
          </w:tcPr>
          <w:p w14:paraId="732BAEC8" w14:textId="268EE565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DDD142E" w14:textId="390C2CD5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555C2DB5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4C52627A" w14:textId="21FF53D1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创建时间</w:t>
            </w:r>
          </w:p>
        </w:tc>
      </w:tr>
      <w:tr w:rsidR="00AD155F" w14:paraId="7F60663A" w14:textId="77777777" w:rsidTr="00B17D8B">
        <w:tc>
          <w:tcPr>
            <w:tcW w:w="2601" w:type="dxa"/>
          </w:tcPr>
          <w:p w14:paraId="512ECF50" w14:textId="495E80B5" w:rsidR="004177BE" w:rsidRPr="00F51425" w:rsidRDefault="004177B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LAST_UPDATED_TIME_</w:t>
            </w:r>
          </w:p>
        </w:tc>
        <w:tc>
          <w:tcPr>
            <w:tcW w:w="2090" w:type="dxa"/>
          </w:tcPr>
          <w:p w14:paraId="0BD41718" w14:textId="3AABFAF4" w:rsidR="004177BE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248" w:type="dxa"/>
          </w:tcPr>
          <w:p w14:paraId="62869DD4" w14:textId="2320C26B" w:rsidR="004177BE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93" w:type="dxa"/>
          </w:tcPr>
          <w:p w14:paraId="6161AB00" w14:textId="77777777" w:rsidR="004177BE" w:rsidRPr="00EC104E" w:rsidRDefault="004177B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376" w:type="dxa"/>
          </w:tcPr>
          <w:p w14:paraId="7AEA08CC" w14:textId="62BADE22" w:rsidR="004177BE" w:rsidRDefault="0000712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最近更新时间</w:t>
            </w:r>
          </w:p>
        </w:tc>
      </w:tr>
    </w:tbl>
    <w:p w14:paraId="1059C4D6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21F237E" w14:textId="03CDFC4A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ACT_ID_GROUP</w:t>
      </w:r>
      <w:r w:rsidR="006825EF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E27D1D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825EF">
        <w:rPr>
          <w:rFonts w:ascii="Times New Roman" w:hAnsi="Times New Roman"/>
          <w:color w:val="000000"/>
          <w:kern w:val="0"/>
          <w:lang w:eastAsia="zh-CN"/>
        </w:rPr>
        <w:t>用户组信息</w:t>
      </w:r>
      <w:r w:rsidR="006825EF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602E78C4" w14:textId="05519AFF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-25</w:t>
      </w:r>
      <w:r>
        <w:rPr>
          <w:lang w:eastAsia="zh-CN"/>
        </w:rPr>
        <w:t xml:space="preserve"> </w:t>
      </w:r>
      <w:r>
        <w:rPr>
          <w:lang w:eastAsia="zh-CN"/>
        </w:rPr>
        <w:t>用户组信息表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6402C133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1E2248C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244F50F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11E1D6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FF153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19E21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2ADCF03" w14:textId="77777777" w:rsidTr="00D40B06">
        <w:tc>
          <w:tcPr>
            <w:tcW w:w="2071" w:type="dxa"/>
          </w:tcPr>
          <w:p w14:paraId="58BABA9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E95E0E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E16C1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0FC58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BEEC94F" w14:textId="7B9AA13B" w:rsidR="00A63F55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38F0D264" w14:textId="77777777" w:rsidTr="00D40B06">
        <w:tc>
          <w:tcPr>
            <w:tcW w:w="2071" w:type="dxa"/>
          </w:tcPr>
          <w:p w14:paraId="67158320" w14:textId="1BEC199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3F54454E" w14:textId="16C7519B" w:rsidR="007E22B6" w:rsidRPr="00F51425" w:rsidRDefault="007E22B6" w:rsidP="007E22B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1EF3A3A5" w14:textId="4BC63BCA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3D9B06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15159DA" w14:textId="0704048F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004D8E5B" w14:textId="77777777" w:rsidTr="00D40B06">
        <w:tc>
          <w:tcPr>
            <w:tcW w:w="2071" w:type="dxa"/>
          </w:tcPr>
          <w:p w14:paraId="54EAF351" w14:textId="05D9FBC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54853ABF" w14:textId="436CD14E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62BA6CD" w14:textId="0EF0957E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3AAD2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B4CE72D" w14:textId="7F55C7CE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组名称</w:t>
            </w:r>
          </w:p>
        </w:tc>
      </w:tr>
      <w:tr w:rsidR="007E22B6" w14:paraId="65A089A6" w14:textId="77777777" w:rsidTr="00D40B06">
        <w:tc>
          <w:tcPr>
            <w:tcW w:w="2071" w:type="dxa"/>
          </w:tcPr>
          <w:p w14:paraId="323BD5F4" w14:textId="6E29B860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3C8BCC9B" w14:textId="4DF4827C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351D6A" w14:textId="3EA3C5D6" w:rsidR="007E22B6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2B653C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7BA000B" w14:textId="18DF2B04" w:rsidR="007E22B6" w:rsidRDefault="0074714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</w:tbl>
    <w:p w14:paraId="71DBF3BB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2E78DB7" w14:textId="0882B75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ACT_ID_INFO  </w:t>
      </w:r>
      <w:r w:rsidR="004A335E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8E7B64">
        <w:rPr>
          <w:rFonts w:ascii="Times New Roman" w:hAnsi="Times New Roman"/>
          <w:color w:val="000000"/>
          <w:kern w:val="0"/>
          <w:lang w:eastAsia="zh-CN"/>
        </w:rPr>
        <w:t>用户扩展信息记录</w:t>
      </w:r>
    </w:p>
    <w:p w14:paraId="10EB94D6" w14:textId="26B3E3E8" w:rsidR="00A63F55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-26</w:t>
      </w:r>
      <w:r>
        <w:rPr>
          <w:lang w:eastAsia="zh-CN"/>
        </w:rPr>
        <w:t xml:space="preserve"> </w:t>
      </w:r>
      <w:r>
        <w:rPr>
          <w:lang w:eastAsia="zh-CN"/>
        </w:rPr>
        <w:t>用户信息</w:t>
      </w:r>
      <w:r w:rsidR="0023250B">
        <w:rPr>
          <w:lang w:eastAsia="zh-CN"/>
        </w:rPr>
        <w:t>扩展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2FB13C9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383DB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349AE7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35B3DA5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4FCCC5F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DD3D76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7FBDF99A" w14:textId="77777777" w:rsidTr="00D40B06">
        <w:tc>
          <w:tcPr>
            <w:tcW w:w="2071" w:type="dxa"/>
          </w:tcPr>
          <w:p w14:paraId="3532D49F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7A139FF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DEDB10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02AC7C90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2E3343D4" w14:textId="7B06053A" w:rsidR="00A63F55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主键</w:t>
            </w:r>
          </w:p>
        </w:tc>
      </w:tr>
      <w:tr w:rsidR="007E22B6" w14:paraId="1F858EE6" w14:textId="77777777" w:rsidTr="00D40B06">
        <w:tc>
          <w:tcPr>
            <w:tcW w:w="2071" w:type="dxa"/>
          </w:tcPr>
          <w:p w14:paraId="6A6E4FD0" w14:textId="5E387591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24F8DEFE" w14:textId="71CA73D0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7A8F767C" w14:textId="4B855F61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C1666F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283A609" w14:textId="6CE4F5E8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7E22B6" w14:paraId="51A31A25" w14:textId="77777777" w:rsidTr="00D40B06">
        <w:tc>
          <w:tcPr>
            <w:tcW w:w="2071" w:type="dxa"/>
          </w:tcPr>
          <w:p w14:paraId="13398067" w14:textId="0E1506D7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1FFFB2A2" w14:textId="203A4B94" w:rsidR="007E22B6" w:rsidRPr="00F51425" w:rsidRDefault="00D40B06" w:rsidP="00D40B06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F74A1B5" w14:textId="56A8DDD6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86C60B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0C71CA7" w14:textId="63E9B261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7E22B6" w14:paraId="51775DAE" w14:textId="77777777" w:rsidTr="008D12A3">
        <w:trPr>
          <w:trHeight w:val="570"/>
        </w:trPr>
        <w:tc>
          <w:tcPr>
            <w:tcW w:w="2071" w:type="dxa"/>
          </w:tcPr>
          <w:p w14:paraId="3A7FCD41" w14:textId="3673B63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53" w:type="dxa"/>
          </w:tcPr>
          <w:p w14:paraId="53F21971" w14:textId="4046B9BA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9C6F44C" w14:textId="27532D2A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096BED5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23C633" w14:textId="176D1B64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7E22B6" w14:paraId="6C9C68CC" w14:textId="77777777" w:rsidTr="00D40B06">
        <w:tc>
          <w:tcPr>
            <w:tcW w:w="2071" w:type="dxa"/>
          </w:tcPr>
          <w:p w14:paraId="24C82F5B" w14:textId="77D9CCE4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2ECD8590" w14:textId="36A5A468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D89A514" w14:textId="3CF8769B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48EB9D8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27C7B8C" w14:textId="691ECE0A" w:rsidR="007E22B6" w:rsidRDefault="008D12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7E22B6" w14:paraId="5BD89947" w14:textId="77777777" w:rsidTr="00D40B06">
        <w:tc>
          <w:tcPr>
            <w:tcW w:w="2071" w:type="dxa"/>
          </w:tcPr>
          <w:p w14:paraId="6EA3B4A4" w14:textId="1333069F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</w:t>
            </w:r>
          </w:p>
        </w:tc>
        <w:tc>
          <w:tcPr>
            <w:tcW w:w="1953" w:type="dxa"/>
          </w:tcPr>
          <w:p w14:paraId="1955FB9B" w14:textId="3B70B84C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12A21EE3" w14:textId="22EAE3B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0879911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D0820A2" w14:textId="4FC0913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值</w:t>
            </w:r>
          </w:p>
        </w:tc>
      </w:tr>
      <w:tr w:rsidR="007E22B6" w14:paraId="01E22B0E" w14:textId="77777777" w:rsidTr="00D40B06">
        <w:tc>
          <w:tcPr>
            <w:tcW w:w="2071" w:type="dxa"/>
          </w:tcPr>
          <w:p w14:paraId="03DFD84A" w14:textId="1DFF1E85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PASSWORD_</w:t>
            </w:r>
          </w:p>
        </w:tc>
        <w:tc>
          <w:tcPr>
            <w:tcW w:w="1953" w:type="dxa"/>
          </w:tcPr>
          <w:p w14:paraId="3D794D60" w14:textId="0BDB554B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longblob</w:t>
            </w:r>
          </w:p>
        </w:tc>
        <w:tc>
          <w:tcPr>
            <w:tcW w:w="1425" w:type="dxa"/>
          </w:tcPr>
          <w:p w14:paraId="719A2215" w14:textId="282DA670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11A6109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C097535" w14:textId="299096B2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7E22B6" w14:paraId="227C59EA" w14:textId="77777777" w:rsidTr="00D40B06">
        <w:tc>
          <w:tcPr>
            <w:tcW w:w="2071" w:type="dxa"/>
          </w:tcPr>
          <w:p w14:paraId="4EFD20B9" w14:textId="1AEF53EA" w:rsidR="007E22B6" w:rsidRPr="00F51425" w:rsidRDefault="007E22B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1953" w:type="dxa"/>
          </w:tcPr>
          <w:p w14:paraId="5FDD3691" w14:textId="27BC6007" w:rsidR="007E22B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4833EF4" w14:textId="7A56E5CF" w:rsidR="007E22B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A12EE27" w14:textId="77777777" w:rsidR="007E22B6" w:rsidRPr="00EC104E" w:rsidRDefault="007E22B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347545D" w14:textId="43EF352C" w:rsidR="007E22B6" w:rsidRDefault="00DA10D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父主键</w:t>
            </w:r>
          </w:p>
        </w:tc>
      </w:tr>
    </w:tbl>
    <w:p w14:paraId="38B99B3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9DCB836" w14:textId="6B74058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ACT_ID_MEMBERSHIP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C63444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725936">
        <w:rPr>
          <w:rFonts w:ascii="Times New Roman" w:hAnsi="Times New Roman"/>
          <w:color w:val="000000"/>
          <w:kern w:val="0"/>
          <w:lang w:eastAsia="zh-CN"/>
        </w:rPr>
        <w:t>用户与</w:t>
      </w:r>
      <w:r w:rsidR="001657BD">
        <w:rPr>
          <w:rFonts w:ascii="Times New Roman" w:hAnsi="Times New Roman"/>
          <w:color w:val="000000"/>
          <w:kern w:val="0"/>
          <w:lang w:eastAsia="zh-CN"/>
        </w:rPr>
        <w:t>组</w:t>
      </w:r>
      <w:r w:rsidR="001657BD">
        <w:rPr>
          <w:rFonts w:ascii="Times New Roman" w:hAnsi="Times New Roman" w:hint="eastAsia"/>
          <w:color w:val="000000"/>
          <w:kern w:val="0"/>
          <w:lang w:eastAsia="zh-CN"/>
        </w:rPr>
        <w:t>关联</w:t>
      </w:r>
      <w:r w:rsidR="00725936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361D74C5" w14:textId="77777777" w:rsidR="00A63F55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  <w:lang w:eastAsia="zh-CN"/>
        </w:rPr>
      </w:pPr>
    </w:p>
    <w:p w14:paraId="7D31A3D1" w14:textId="28E372CD" w:rsidR="008D12A3" w:rsidRDefault="008D12A3" w:rsidP="008D12A3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695627">
        <w:rPr>
          <w:lang w:eastAsia="zh-CN"/>
        </w:rPr>
        <w:t>-27</w:t>
      </w:r>
      <w:r>
        <w:rPr>
          <w:lang w:eastAsia="zh-CN"/>
        </w:rPr>
        <w:t xml:space="preserve"> </w:t>
      </w:r>
      <w:r>
        <w:rPr>
          <w:lang w:eastAsia="zh-CN"/>
        </w:rPr>
        <w:t>用户与用户组关系表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0ED96EED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6BF98C7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F8E32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6D3A1B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694CD0E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2F6BDB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6194E4B" w14:textId="77777777" w:rsidTr="00D40B06">
        <w:tc>
          <w:tcPr>
            <w:tcW w:w="2071" w:type="dxa"/>
          </w:tcPr>
          <w:p w14:paraId="46813238" w14:textId="6D7FC968" w:rsidR="00A63F55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953" w:type="dxa"/>
          </w:tcPr>
          <w:p w14:paraId="65706A0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4A181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62F2640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7F4D197" w14:textId="7331B061" w:rsidR="00A63F55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D40B06" w14:paraId="382A9E05" w14:textId="77777777" w:rsidTr="00D40B06">
        <w:trPr>
          <w:trHeight w:val="445"/>
        </w:trPr>
        <w:tc>
          <w:tcPr>
            <w:tcW w:w="2071" w:type="dxa"/>
          </w:tcPr>
          <w:p w14:paraId="225C2CAB" w14:textId="79C2EE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953" w:type="dxa"/>
          </w:tcPr>
          <w:p w14:paraId="452A69AC" w14:textId="6E605766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724C541" w14:textId="102E5C3A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28AFF2F5" w14:textId="602E0752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01085828" w14:textId="771227B7" w:rsidR="00D40B06" w:rsidRDefault="0094652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</w:tbl>
    <w:p w14:paraId="0AE41B57" w14:textId="77777777" w:rsidR="00A63F55" w:rsidRPr="00A63F55" w:rsidRDefault="00A63F55" w:rsidP="00A63F55">
      <w:pPr>
        <w:pStyle w:val="a8"/>
        <w:ind w:left="960" w:firstLineChars="0" w:firstLine="0"/>
        <w:rPr>
          <w:rFonts w:ascii="Times New Roman" w:hAnsi="Times New Roman"/>
          <w:b/>
          <w:color w:val="000000"/>
          <w:kern w:val="0"/>
          <w:lang w:eastAsia="zh-CN"/>
        </w:rPr>
      </w:pPr>
    </w:p>
    <w:p w14:paraId="6004D971" w14:textId="1F06F55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ACT_ID_USER  </w:t>
      </w:r>
      <w:r w:rsidR="008E7B64">
        <w:rPr>
          <w:rFonts w:ascii="Times New Roman" w:hAnsi="Times New Roman"/>
          <w:color w:val="000000"/>
          <w:kern w:val="0"/>
          <w:lang w:eastAsia="zh-CN"/>
        </w:rPr>
        <w:t>表保存用户信息表</w:t>
      </w:r>
    </w:p>
    <w:p w14:paraId="23DD752E" w14:textId="38B7FC2A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-28</w:t>
      </w:r>
      <w:r>
        <w:rPr>
          <w:lang w:eastAsia="zh-CN"/>
        </w:rPr>
        <w:t xml:space="preserve"> </w:t>
      </w:r>
      <w:r>
        <w:rPr>
          <w:lang w:eastAsia="zh-CN"/>
        </w:rPr>
        <w:t>用户信息表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FE50C28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4F571D5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C0D62E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08992A8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7700CC9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74B49C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14484CAD" w14:textId="77777777" w:rsidTr="00D40B06">
        <w:tc>
          <w:tcPr>
            <w:tcW w:w="2071" w:type="dxa"/>
          </w:tcPr>
          <w:p w14:paraId="211027C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03D307E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51E350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18A0D76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6D73F343" w14:textId="1CDADA4C" w:rsidR="00A63F55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D40B06" w14:paraId="64A82E76" w14:textId="77777777" w:rsidTr="00D40B06">
        <w:tc>
          <w:tcPr>
            <w:tcW w:w="2071" w:type="dxa"/>
          </w:tcPr>
          <w:p w14:paraId="3DAA9814" w14:textId="24DA1FD0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5499081D" w14:textId="78C2A2C1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25" w:type="dxa"/>
          </w:tcPr>
          <w:p w14:paraId="0DD91A01" w14:textId="3D8D5ACC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5CC74731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40310CB" w14:textId="34F77B1A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D40B06" w14:paraId="56D9E8FC" w14:textId="77777777" w:rsidTr="00D40B06">
        <w:tc>
          <w:tcPr>
            <w:tcW w:w="2071" w:type="dxa"/>
          </w:tcPr>
          <w:p w14:paraId="7310AF78" w14:textId="18AD6F3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FIRST_</w:t>
            </w:r>
          </w:p>
        </w:tc>
        <w:tc>
          <w:tcPr>
            <w:tcW w:w="1953" w:type="dxa"/>
          </w:tcPr>
          <w:p w14:paraId="62287B9D" w14:textId="10BBBAB7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61B1AF7" w14:textId="72E10B5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8E642E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4A19B91" w14:textId="03E3D43D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姓</w:t>
            </w:r>
          </w:p>
        </w:tc>
      </w:tr>
      <w:tr w:rsidR="00D40B06" w14:paraId="63F58135" w14:textId="77777777" w:rsidTr="00D40B06">
        <w:tc>
          <w:tcPr>
            <w:tcW w:w="2071" w:type="dxa"/>
          </w:tcPr>
          <w:p w14:paraId="4BAB59B1" w14:textId="5BFCA28A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</w:t>
            </w:r>
          </w:p>
        </w:tc>
        <w:tc>
          <w:tcPr>
            <w:tcW w:w="1953" w:type="dxa"/>
          </w:tcPr>
          <w:p w14:paraId="079CC4CE" w14:textId="6D7AC82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436BCB9" w14:textId="3E7DE506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2F2CD49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7BA5FAF" w14:textId="5651EBAB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</w:t>
            </w:r>
          </w:p>
        </w:tc>
      </w:tr>
      <w:tr w:rsidR="00D40B06" w14:paraId="7B8129E1" w14:textId="77777777" w:rsidTr="00D40B06">
        <w:tc>
          <w:tcPr>
            <w:tcW w:w="2071" w:type="dxa"/>
          </w:tcPr>
          <w:p w14:paraId="06266CE4" w14:textId="0C1D169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EMAIL_</w:t>
            </w:r>
          </w:p>
        </w:tc>
        <w:tc>
          <w:tcPr>
            <w:tcW w:w="1953" w:type="dxa"/>
          </w:tcPr>
          <w:p w14:paraId="0B2C10DE" w14:textId="2354508B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348FC44E" w14:textId="7EC7E2EE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A6AABE5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9513593" w14:textId="47BADB75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邮件地址</w:t>
            </w:r>
          </w:p>
        </w:tc>
      </w:tr>
      <w:tr w:rsidR="00D40B06" w14:paraId="5FEF66AC" w14:textId="77777777" w:rsidTr="00D40B06">
        <w:tc>
          <w:tcPr>
            <w:tcW w:w="2071" w:type="dxa"/>
          </w:tcPr>
          <w:p w14:paraId="63BC500E" w14:textId="26655AD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PWD_</w:t>
            </w:r>
          </w:p>
        </w:tc>
        <w:tc>
          <w:tcPr>
            <w:tcW w:w="1953" w:type="dxa"/>
          </w:tcPr>
          <w:p w14:paraId="4A5804A6" w14:textId="1D6214FC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DB72CCC" w14:textId="5559B6CD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73E5570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60A6E4" w14:textId="6681E92C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密码</w:t>
            </w:r>
          </w:p>
        </w:tc>
      </w:tr>
      <w:tr w:rsidR="00D40B06" w14:paraId="230656C7" w14:textId="77777777" w:rsidTr="00D40B06">
        <w:tc>
          <w:tcPr>
            <w:tcW w:w="2071" w:type="dxa"/>
          </w:tcPr>
          <w:p w14:paraId="12D87430" w14:textId="5328C459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PICTURE_ID_</w:t>
            </w:r>
          </w:p>
        </w:tc>
        <w:tc>
          <w:tcPr>
            <w:tcW w:w="1953" w:type="dxa"/>
          </w:tcPr>
          <w:p w14:paraId="14EE14E8" w14:textId="026CC84E" w:rsidR="00D40B06" w:rsidRPr="00F51425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0CA4B5FE" w14:textId="6DC6B781" w:rsidR="00D40B06" w:rsidRDefault="00D40B06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5E67D1C" w14:textId="77777777" w:rsidR="00D40B06" w:rsidRPr="00EC104E" w:rsidRDefault="00D40B06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5A589E" w14:textId="15B5ECE3" w:rsidR="00D40B06" w:rsidRDefault="00E0206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图片编号</w:t>
            </w:r>
          </w:p>
        </w:tc>
      </w:tr>
    </w:tbl>
    <w:p w14:paraId="01E528B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3CBF31" w14:textId="5D394B5F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ACT_RE_DEPLOYMENT  </w:t>
      </w:r>
      <w:r w:rsidR="0098222C">
        <w:rPr>
          <w:rFonts w:ascii="Times New Roman" w:hAnsi="Times New Roman"/>
          <w:color w:val="000000"/>
          <w:kern w:val="0"/>
          <w:lang w:eastAsia="zh-CN"/>
        </w:rPr>
        <w:t>记录</w:t>
      </w:r>
      <w:r w:rsidR="003552EE">
        <w:rPr>
          <w:rFonts w:ascii="Times New Roman" w:hAnsi="Times New Roman"/>
          <w:color w:val="000000"/>
          <w:kern w:val="0"/>
          <w:lang w:eastAsia="zh-CN"/>
        </w:rPr>
        <w:t>资源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部署</w:t>
      </w:r>
      <w:r w:rsidR="008E7B64">
        <w:rPr>
          <w:rFonts w:ascii="Times New Roman" w:hAnsi="Times New Roman"/>
          <w:color w:val="000000"/>
          <w:kern w:val="0"/>
          <w:lang w:eastAsia="zh-CN"/>
        </w:rPr>
        <w:t>信息</w:t>
      </w:r>
    </w:p>
    <w:p w14:paraId="34B23BBA" w14:textId="5E3B08C1" w:rsidR="00A63F55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926529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-29</w:t>
      </w:r>
      <w:r>
        <w:rPr>
          <w:lang w:eastAsia="zh-CN"/>
        </w:rPr>
        <w:t xml:space="preserve"> </w:t>
      </w:r>
      <w:r>
        <w:rPr>
          <w:lang w:eastAsia="zh-CN"/>
        </w:rPr>
        <w:t>部署信息表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71"/>
        <w:gridCol w:w="1953"/>
        <w:gridCol w:w="1425"/>
        <w:gridCol w:w="1334"/>
        <w:gridCol w:w="1425"/>
      </w:tblGrid>
      <w:tr w:rsidR="00A63F55" w14:paraId="492F55D4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7B08E1E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1ECFBF9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2F638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5AE2AA9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4B75B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5CD5BEAD" w14:textId="77777777" w:rsidTr="00D40B06">
        <w:tc>
          <w:tcPr>
            <w:tcW w:w="2071" w:type="dxa"/>
          </w:tcPr>
          <w:p w14:paraId="37FC8E3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6EE9AD6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5AE09D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50BBF9E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566E3435" w14:textId="40089536" w:rsidR="00A63F55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53FDD6E7" w14:textId="77777777" w:rsidTr="00D40B06">
        <w:tc>
          <w:tcPr>
            <w:tcW w:w="2071" w:type="dxa"/>
          </w:tcPr>
          <w:p w14:paraId="61661132" w14:textId="7FCF82C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23AE8E12" w14:textId="3A1E9DF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A8D1962" w14:textId="2C8122B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213C46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B63854F" w14:textId="6E7DCAD0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部署文件</w:t>
            </w:r>
          </w:p>
        </w:tc>
      </w:tr>
      <w:tr w:rsidR="00603B5A" w14:paraId="45FDFCF9" w14:textId="77777777" w:rsidTr="00D40B06">
        <w:tc>
          <w:tcPr>
            <w:tcW w:w="2071" w:type="dxa"/>
          </w:tcPr>
          <w:p w14:paraId="747436D5" w14:textId="3774A61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29688A7B" w14:textId="4FB217B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2A956953" w14:textId="711E650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40F66A6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85D7FD5" w14:textId="6ADA8D9D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603B5A" w14:paraId="21FA8B3D" w14:textId="77777777" w:rsidTr="00D40B06">
        <w:tc>
          <w:tcPr>
            <w:tcW w:w="2071" w:type="dxa"/>
          </w:tcPr>
          <w:p w14:paraId="40D82093" w14:textId="7A871E2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3E667D92" w14:textId="7A06CF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7CEC1F87" w14:textId="3615C7F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98287E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FA4D7DF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03B5A" w14:paraId="5C7886A0" w14:textId="77777777" w:rsidTr="00D40B06">
        <w:tc>
          <w:tcPr>
            <w:tcW w:w="2071" w:type="dxa"/>
          </w:tcPr>
          <w:p w14:paraId="6024A3DA" w14:textId="72657A1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DEPLOY_TIME_</w:t>
            </w:r>
          </w:p>
        </w:tc>
        <w:tc>
          <w:tcPr>
            <w:tcW w:w="1953" w:type="dxa"/>
          </w:tcPr>
          <w:p w14:paraId="78AECB04" w14:textId="2E7F9844" w:rsidR="00603B5A" w:rsidRPr="00F51425" w:rsidRDefault="00603B5A" w:rsidP="003B1222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64AF5D13" w14:textId="2DCBF94C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928F3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F8D5812" w14:textId="02F8F3B4" w:rsidR="00603B5A" w:rsidRDefault="008206F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</w:tbl>
    <w:p w14:paraId="34AA0ED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1C34DB4C" w14:textId="622DED4E" w:rsidR="003931F1" w:rsidRPr="005D659E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ACT_RE_MODEL</w:t>
      </w:r>
      <w:r w:rsidR="008E7B64" w:rsidRPr="00B00552">
        <w:rPr>
          <w:rFonts w:ascii="Times New Roman" w:hAnsi="Times New Roman"/>
          <w:color w:val="000000"/>
          <w:kern w:val="0"/>
          <w:lang w:eastAsia="zh-CN"/>
        </w:rPr>
        <w:t>保存</w:t>
      </w:r>
      <w:r w:rsidR="00151FE4">
        <w:rPr>
          <w:rFonts w:ascii="Times New Roman" w:hAnsi="Times New Roman"/>
          <w:color w:val="000000"/>
          <w:kern w:val="0"/>
          <w:lang w:eastAsia="zh-CN"/>
        </w:rPr>
        <w:t>流程</w:t>
      </w:r>
      <w:r w:rsidR="00151FE4">
        <w:rPr>
          <w:rFonts w:ascii="Times New Roman" w:hAnsi="Times New Roman" w:hint="eastAsia"/>
          <w:color w:val="000000"/>
          <w:kern w:val="0"/>
          <w:lang w:eastAsia="zh-CN"/>
        </w:rPr>
        <w:t>设计器</w:t>
      </w:r>
      <w:r w:rsidR="00151FE4">
        <w:rPr>
          <w:rFonts w:ascii="Times New Roman" w:hAnsi="Times New Roman"/>
          <w:color w:val="000000"/>
          <w:kern w:val="0"/>
          <w:lang w:eastAsia="zh-CN"/>
        </w:rPr>
        <w:t>设计流程定义后的</w:t>
      </w:r>
      <w:r w:rsidR="008E7B64" w:rsidRPr="00B00552">
        <w:rPr>
          <w:rFonts w:ascii="Times New Roman" w:hAnsi="Times New Roman"/>
          <w:color w:val="000000"/>
          <w:kern w:val="0"/>
          <w:lang w:eastAsia="zh-CN"/>
        </w:rPr>
        <w:t>流程设计模型</w:t>
      </w:r>
      <w:r w:rsidR="008E7B64" w:rsidRPr="00B0055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>。</w:t>
      </w:r>
      <w:r w:rsidR="00B00552" w:rsidRPr="00B00552">
        <w:rPr>
          <w:rFonts w:ascii="Times New Roman" w:hAnsi="Times New Roman"/>
          <w:color w:val="000000"/>
          <w:kern w:val="0"/>
          <w:lang w:eastAsia="zh-CN"/>
        </w:rPr>
        <w:t xml:space="preserve"> </w:t>
      </w:r>
    </w:p>
    <w:p w14:paraId="32CDB658" w14:textId="0DBA2725" w:rsidR="003931F1" w:rsidRPr="00B00552" w:rsidRDefault="003931F1" w:rsidP="003931F1">
      <w:pPr>
        <w:pStyle w:val="ab"/>
        <w:ind w:firstLine="400"/>
        <w:jc w:val="center"/>
        <w:rPr>
          <w:rFonts w:ascii="Times New Roman" w:hAnsi="Times New Roman"/>
          <w:color w:val="000000"/>
          <w:kern w:val="0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5D659E">
        <w:rPr>
          <w:lang w:eastAsia="zh-CN"/>
        </w:rPr>
        <w:t>-30</w:t>
      </w:r>
      <w:r>
        <w:rPr>
          <w:lang w:eastAsia="zh-CN"/>
        </w:rPr>
        <w:t xml:space="preserve"> </w:t>
      </w:r>
      <w:r>
        <w:rPr>
          <w:lang w:eastAsia="zh-CN"/>
        </w:rPr>
        <w:t>流程设计模型部署表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10"/>
        <w:gridCol w:w="1897"/>
        <w:gridCol w:w="1219"/>
        <w:gridCol w:w="722"/>
        <w:gridCol w:w="1660"/>
      </w:tblGrid>
      <w:tr w:rsidR="00C820A3" w14:paraId="0B89AC67" w14:textId="77777777" w:rsidTr="00A70AF5">
        <w:trPr>
          <w:trHeight w:val="584"/>
        </w:trPr>
        <w:tc>
          <w:tcPr>
            <w:tcW w:w="2710" w:type="dxa"/>
            <w:shd w:val="clear" w:color="auto" w:fill="BFBFBF" w:themeFill="background1" w:themeFillShade="BF"/>
          </w:tcPr>
          <w:p w14:paraId="35ED913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97" w:type="dxa"/>
            <w:shd w:val="clear" w:color="auto" w:fill="BFBFBF" w:themeFill="background1" w:themeFillShade="BF"/>
          </w:tcPr>
          <w:p w14:paraId="75E9E60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19" w:type="dxa"/>
            <w:shd w:val="clear" w:color="auto" w:fill="BFBFBF" w:themeFill="background1" w:themeFillShade="BF"/>
          </w:tcPr>
          <w:p w14:paraId="292B0AC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22" w:type="dxa"/>
            <w:shd w:val="clear" w:color="auto" w:fill="BFBFBF" w:themeFill="background1" w:themeFillShade="BF"/>
          </w:tcPr>
          <w:p w14:paraId="7348C1D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4942321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C820A3" w14:paraId="5FBCB294" w14:textId="77777777" w:rsidTr="00A70AF5">
        <w:tc>
          <w:tcPr>
            <w:tcW w:w="2710" w:type="dxa"/>
          </w:tcPr>
          <w:p w14:paraId="3BA7966D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97" w:type="dxa"/>
          </w:tcPr>
          <w:p w14:paraId="2742B77B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4585A20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22" w:type="dxa"/>
          </w:tcPr>
          <w:p w14:paraId="32A5D729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1F3C19F6" w14:textId="4F8B1EE7" w:rsidR="00A63F55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49A3D7F9" w14:textId="77777777" w:rsidTr="00A70AF5">
        <w:tc>
          <w:tcPr>
            <w:tcW w:w="2710" w:type="dxa"/>
          </w:tcPr>
          <w:p w14:paraId="0FB6B887" w14:textId="08E8D2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97" w:type="dxa"/>
          </w:tcPr>
          <w:p w14:paraId="6FD1BB21" w14:textId="51B9B00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5C04C1A5" w14:textId="461D77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D85BD1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B3251E" w14:textId="254EA561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C820A3" w14:paraId="0F600CF4" w14:textId="77777777" w:rsidTr="00A70AF5">
        <w:tc>
          <w:tcPr>
            <w:tcW w:w="2710" w:type="dxa"/>
          </w:tcPr>
          <w:p w14:paraId="3552E90D" w14:textId="02951FC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897" w:type="dxa"/>
          </w:tcPr>
          <w:p w14:paraId="48C3644D" w14:textId="16204D7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AEBA9E1" w14:textId="7380FD71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0DE0D04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4A37F87" w14:textId="552B4F5B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C820A3" w14:paraId="55D30450" w14:textId="77777777" w:rsidTr="00A70AF5">
        <w:tc>
          <w:tcPr>
            <w:tcW w:w="2710" w:type="dxa"/>
          </w:tcPr>
          <w:p w14:paraId="7C9804CF" w14:textId="26930E5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897" w:type="dxa"/>
          </w:tcPr>
          <w:p w14:paraId="6EFD7401" w14:textId="704833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0C583F7B" w14:textId="3687DD59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88019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CB0CDC6" w14:textId="79903D15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KEY</w:t>
            </w:r>
          </w:p>
        </w:tc>
      </w:tr>
      <w:tr w:rsidR="00C820A3" w14:paraId="7858CF9D" w14:textId="77777777" w:rsidTr="00A70AF5">
        <w:tc>
          <w:tcPr>
            <w:tcW w:w="2710" w:type="dxa"/>
          </w:tcPr>
          <w:p w14:paraId="31328790" w14:textId="2218A7F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897" w:type="dxa"/>
          </w:tcPr>
          <w:p w14:paraId="7A876ECF" w14:textId="1CE055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8B2F0B0" w14:textId="15437E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3C8629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797AD560" w14:textId="2D84457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C820A3" w14:paraId="02AD833F" w14:textId="77777777" w:rsidTr="00A70AF5">
        <w:tc>
          <w:tcPr>
            <w:tcW w:w="2710" w:type="dxa"/>
          </w:tcPr>
          <w:p w14:paraId="00081646" w14:textId="60B780E9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897" w:type="dxa"/>
          </w:tcPr>
          <w:p w14:paraId="514B2CE2" w14:textId="100A4AA8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4C05AF72" w14:textId="595B555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288B9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B81191E" w14:textId="20E227A6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C820A3" w14:paraId="312B0081" w14:textId="77777777" w:rsidTr="00A70AF5">
        <w:tc>
          <w:tcPr>
            <w:tcW w:w="2710" w:type="dxa"/>
          </w:tcPr>
          <w:p w14:paraId="722BDC82" w14:textId="24AC585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LAST_UPDATE_TIME_</w:t>
            </w:r>
          </w:p>
        </w:tc>
        <w:tc>
          <w:tcPr>
            <w:tcW w:w="1897" w:type="dxa"/>
          </w:tcPr>
          <w:p w14:paraId="17B75A3F" w14:textId="006269A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219" w:type="dxa"/>
          </w:tcPr>
          <w:p w14:paraId="700DCF77" w14:textId="1FE5F48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CDD0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07E291C" w14:textId="77777777" w:rsidR="00C820A3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最新</w:t>
            </w:r>
            <w:r>
              <w:rPr>
                <w:rFonts w:ascii="Times New Roman" w:hAnsi="Times New Roman" w:hint="eastAsia"/>
                <w:lang w:eastAsia="zh-CN"/>
              </w:rPr>
              <w:t>修改</w:t>
            </w:r>
          </w:p>
          <w:p w14:paraId="2709771B" w14:textId="72FBF2E2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世间</w:t>
            </w:r>
          </w:p>
        </w:tc>
      </w:tr>
      <w:tr w:rsidR="00C820A3" w14:paraId="5A0C64A8" w14:textId="77777777" w:rsidTr="00A70AF5">
        <w:tc>
          <w:tcPr>
            <w:tcW w:w="2710" w:type="dxa"/>
          </w:tcPr>
          <w:p w14:paraId="67E4EA47" w14:textId="52FD48B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897" w:type="dxa"/>
          </w:tcPr>
          <w:p w14:paraId="53FCA41F" w14:textId="10B9976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19" w:type="dxa"/>
          </w:tcPr>
          <w:p w14:paraId="1E311C8B" w14:textId="53E3880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D20CDD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84DC83" w14:textId="46A1AE87" w:rsidR="00603B5A" w:rsidRDefault="00C820A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C820A3" w14:paraId="7D8B64CC" w14:textId="77777777" w:rsidTr="00A70AF5">
        <w:tc>
          <w:tcPr>
            <w:tcW w:w="2710" w:type="dxa"/>
          </w:tcPr>
          <w:p w14:paraId="671AD500" w14:textId="32E7504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META_INFO_</w:t>
            </w:r>
          </w:p>
        </w:tc>
        <w:tc>
          <w:tcPr>
            <w:tcW w:w="1897" w:type="dxa"/>
          </w:tcPr>
          <w:p w14:paraId="0B6A55F7" w14:textId="01957984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19" w:type="dxa"/>
          </w:tcPr>
          <w:p w14:paraId="0970ACF7" w14:textId="5AE7823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42A8371A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A56C333" w14:textId="55BF49C6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json </w:t>
            </w:r>
            <w:r>
              <w:rPr>
                <w:rFonts w:ascii="Times New Roman" w:hAnsi="Times New Roman" w:hint="eastAsia"/>
                <w:lang w:eastAsia="zh-CN"/>
              </w:rPr>
              <w:t>格式</w:t>
            </w:r>
            <w:r>
              <w:rPr>
                <w:rFonts w:ascii="Times New Roman" w:hAnsi="Times New Roman"/>
                <w:lang w:eastAsia="zh-CN"/>
              </w:rPr>
              <w:t>保存流程定义的信息</w:t>
            </w:r>
          </w:p>
        </w:tc>
      </w:tr>
      <w:tr w:rsidR="00C820A3" w14:paraId="56DDD3B3" w14:textId="77777777" w:rsidTr="00A70AF5">
        <w:tc>
          <w:tcPr>
            <w:tcW w:w="2710" w:type="dxa"/>
          </w:tcPr>
          <w:p w14:paraId="70535E3E" w14:textId="2BDB5F5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897" w:type="dxa"/>
          </w:tcPr>
          <w:p w14:paraId="49535647" w14:textId="2DC8C7F5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1D21AF0C" w14:textId="7E7A440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0451D4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67FFB70" w14:textId="795520F0" w:rsidR="00603B5A" w:rsidRDefault="00B0055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C820A3" w14:paraId="25F62711" w14:textId="77777777" w:rsidTr="00A70AF5">
        <w:tc>
          <w:tcPr>
            <w:tcW w:w="2710" w:type="dxa"/>
          </w:tcPr>
          <w:p w14:paraId="5F3BB519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4236F2E9" w14:textId="109F6FA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VALUE_ID_</w:t>
            </w:r>
          </w:p>
        </w:tc>
        <w:tc>
          <w:tcPr>
            <w:tcW w:w="1897" w:type="dxa"/>
          </w:tcPr>
          <w:p w14:paraId="51119D40" w14:textId="6888E24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2BCA7A77" w14:textId="338FA8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11C8F56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657A756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5503B5E1" w14:textId="77777777" w:rsidTr="00A70AF5">
        <w:tc>
          <w:tcPr>
            <w:tcW w:w="2710" w:type="dxa"/>
          </w:tcPr>
          <w:p w14:paraId="54AD7578" w14:textId="77777777" w:rsidR="00C820A3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EDITOR_SOURCE_</w:t>
            </w:r>
          </w:p>
          <w:p w14:paraId="6E4DE87C" w14:textId="1D8054A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EXTRA_VALUE_ID_</w:t>
            </w:r>
          </w:p>
        </w:tc>
        <w:tc>
          <w:tcPr>
            <w:tcW w:w="1897" w:type="dxa"/>
          </w:tcPr>
          <w:p w14:paraId="3DDCC7AC" w14:textId="0A42A94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19" w:type="dxa"/>
          </w:tcPr>
          <w:p w14:paraId="59E4D73E" w14:textId="2946548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3B22437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C83BD58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C820A3" w14:paraId="393D8573" w14:textId="77777777" w:rsidTr="00A70AF5">
        <w:tc>
          <w:tcPr>
            <w:tcW w:w="2710" w:type="dxa"/>
          </w:tcPr>
          <w:p w14:paraId="789EBE8D" w14:textId="1EA3280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897" w:type="dxa"/>
          </w:tcPr>
          <w:p w14:paraId="7D012553" w14:textId="605B02D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19" w:type="dxa"/>
          </w:tcPr>
          <w:p w14:paraId="3001D5F8" w14:textId="0A269A6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22" w:type="dxa"/>
          </w:tcPr>
          <w:p w14:paraId="517A457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AC7ACD0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349DF72" w14:textId="77777777" w:rsidR="00603B5A" w:rsidRPr="00603B5A" w:rsidRDefault="00603B5A" w:rsidP="00603B5A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5800CDEB" w14:textId="6FE324F7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ACT_RE_PROCDEF  </w:t>
      </w:r>
      <w:r w:rsidR="00702AD0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702AD0">
        <w:rPr>
          <w:rFonts w:ascii="Times New Roman" w:hAnsi="Times New Roman"/>
          <w:color w:val="000000"/>
          <w:kern w:val="0"/>
          <w:lang w:eastAsia="zh-CN"/>
        </w:rPr>
        <w:t>资源</w:t>
      </w:r>
      <w:r w:rsidR="004369FD">
        <w:rPr>
          <w:rFonts w:ascii="Times New Roman" w:hAnsi="Times New Roman"/>
          <w:color w:val="000000"/>
          <w:kern w:val="0"/>
          <w:lang w:eastAsia="zh-CN"/>
        </w:rPr>
        <w:t>流程定义</w:t>
      </w:r>
      <w:r w:rsidR="008E7B64">
        <w:rPr>
          <w:rFonts w:ascii="Times New Roman" w:hAnsi="Times New Roman" w:hint="eastAsia"/>
          <w:color w:val="000000"/>
          <w:kern w:val="0"/>
          <w:lang w:eastAsia="zh-CN"/>
        </w:rPr>
        <w:t>记录</w:t>
      </w:r>
    </w:p>
    <w:p w14:paraId="651BCB27" w14:textId="397C6ECA" w:rsidR="00A63F55" w:rsidRDefault="001914C9" w:rsidP="001914C9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3229C4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-31</w:t>
      </w:r>
      <w:r>
        <w:rPr>
          <w:lang w:eastAsia="zh-CN"/>
        </w:rPr>
        <w:t xml:space="preserve"> </w:t>
      </w:r>
      <w:r>
        <w:rPr>
          <w:lang w:eastAsia="zh-CN"/>
        </w:rPr>
        <w:t>流程定义数据表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417"/>
        <w:gridCol w:w="1893"/>
        <w:gridCol w:w="1185"/>
        <w:gridCol w:w="1350"/>
        <w:gridCol w:w="1363"/>
      </w:tblGrid>
      <w:tr w:rsidR="00AE588A" w14:paraId="37346D6B" w14:textId="77777777" w:rsidTr="00AE588A">
        <w:tc>
          <w:tcPr>
            <w:tcW w:w="2071" w:type="dxa"/>
            <w:shd w:val="clear" w:color="auto" w:fill="BFBFBF" w:themeFill="background1" w:themeFillShade="BF"/>
          </w:tcPr>
          <w:p w14:paraId="18227B4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7DE0A0E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82" w:type="dxa"/>
            <w:shd w:val="clear" w:color="auto" w:fill="BFBFBF" w:themeFill="background1" w:themeFillShade="BF"/>
          </w:tcPr>
          <w:p w14:paraId="2D8A4BD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477" w:type="dxa"/>
            <w:shd w:val="clear" w:color="auto" w:fill="BFBFBF" w:themeFill="background1" w:themeFillShade="BF"/>
          </w:tcPr>
          <w:p w14:paraId="2D8B2888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4E9EA53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7175149C" w14:textId="77777777" w:rsidTr="00AE588A">
        <w:trPr>
          <w:trHeight w:val="472"/>
        </w:trPr>
        <w:tc>
          <w:tcPr>
            <w:tcW w:w="2071" w:type="dxa"/>
          </w:tcPr>
          <w:p w14:paraId="71567E2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E33A28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82" w:type="dxa"/>
          </w:tcPr>
          <w:p w14:paraId="3DEEB3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095F0CB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1E77B55B" w14:textId="0E4A039D" w:rsidR="00A63F55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50C350B5" w14:textId="77777777" w:rsidTr="00AE588A">
        <w:tc>
          <w:tcPr>
            <w:tcW w:w="2071" w:type="dxa"/>
          </w:tcPr>
          <w:p w14:paraId="4C798369" w14:textId="4BBB9B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CB33633" w14:textId="2254AD8A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32332150" w14:textId="3111AA2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6E91CB5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A336555" w14:textId="26F27BD2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E588A" w14:paraId="43B45CD1" w14:textId="77777777" w:rsidTr="00AE588A">
        <w:tc>
          <w:tcPr>
            <w:tcW w:w="2071" w:type="dxa"/>
          </w:tcPr>
          <w:p w14:paraId="50C8EBF4" w14:textId="5B401CC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53" w:type="dxa"/>
          </w:tcPr>
          <w:p w14:paraId="4710BDA4" w14:textId="4A57FB4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684819C9" w14:textId="0DB95D0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311232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230C2F8" w14:textId="3F84E541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分类</w:t>
            </w:r>
          </w:p>
        </w:tc>
      </w:tr>
      <w:tr w:rsidR="00AE588A" w14:paraId="382D408A" w14:textId="77777777" w:rsidTr="00AE588A">
        <w:tc>
          <w:tcPr>
            <w:tcW w:w="2071" w:type="dxa"/>
          </w:tcPr>
          <w:p w14:paraId="3FB25A48" w14:textId="287377B2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53" w:type="dxa"/>
          </w:tcPr>
          <w:p w14:paraId="383E4476" w14:textId="1DDA147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7D54792" w14:textId="1B31CA1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C278AAC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3FFD221" w14:textId="4927035C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名称</w:t>
            </w:r>
          </w:p>
        </w:tc>
      </w:tr>
      <w:tr w:rsidR="00AE588A" w14:paraId="7F97A1BE" w14:textId="77777777" w:rsidTr="00AE588A">
        <w:trPr>
          <w:trHeight w:val="473"/>
        </w:trPr>
        <w:tc>
          <w:tcPr>
            <w:tcW w:w="2071" w:type="dxa"/>
          </w:tcPr>
          <w:p w14:paraId="65B484F8" w14:textId="1E68001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KEY_</w:t>
            </w:r>
          </w:p>
        </w:tc>
        <w:tc>
          <w:tcPr>
            <w:tcW w:w="1953" w:type="dxa"/>
          </w:tcPr>
          <w:p w14:paraId="595E09FD" w14:textId="565C7C3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07B21E55" w14:textId="30C68C0D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57425A2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78A4C23" w14:textId="61EB2CB7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 xml:space="preserve"> key</w:t>
            </w:r>
          </w:p>
        </w:tc>
      </w:tr>
      <w:tr w:rsidR="00AE588A" w14:paraId="4DA8D03C" w14:textId="77777777" w:rsidTr="00AE588A">
        <w:tc>
          <w:tcPr>
            <w:tcW w:w="2071" w:type="dxa"/>
          </w:tcPr>
          <w:p w14:paraId="36B1CAFE" w14:textId="29A16E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VERSION_</w:t>
            </w:r>
          </w:p>
        </w:tc>
        <w:tc>
          <w:tcPr>
            <w:tcW w:w="1953" w:type="dxa"/>
          </w:tcPr>
          <w:p w14:paraId="5DC53D80" w14:textId="776ED25D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72D53F6C" w14:textId="4BF7969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477" w:type="dxa"/>
          </w:tcPr>
          <w:p w14:paraId="79EF0FF6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34448C6" w14:textId="161F6564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AE588A" w14:paraId="62005DC4" w14:textId="77777777" w:rsidTr="00AE588A">
        <w:tc>
          <w:tcPr>
            <w:tcW w:w="2071" w:type="dxa"/>
          </w:tcPr>
          <w:p w14:paraId="3B1E5789" w14:textId="4E63634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DEPLOYMENT_ID_</w:t>
            </w:r>
          </w:p>
        </w:tc>
        <w:tc>
          <w:tcPr>
            <w:tcW w:w="1953" w:type="dxa"/>
          </w:tcPr>
          <w:p w14:paraId="1610F232" w14:textId="54EF39B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varchar(64)   </w:t>
            </w:r>
          </w:p>
        </w:tc>
        <w:tc>
          <w:tcPr>
            <w:tcW w:w="1282" w:type="dxa"/>
          </w:tcPr>
          <w:p w14:paraId="23283052" w14:textId="64D8D5D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7D2908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4007E76" w14:textId="6BE9E885" w:rsidR="00603B5A" w:rsidRDefault="008A17B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部署表</w:t>
            </w:r>
            <w:r w:rsidR="00AE588A"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E588A" w14:paraId="6C436B48" w14:textId="77777777" w:rsidTr="00AE588A">
        <w:tc>
          <w:tcPr>
            <w:tcW w:w="2071" w:type="dxa"/>
          </w:tcPr>
          <w:p w14:paraId="4121A6F8" w14:textId="6813D6E3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RESOURCE_NAME_</w:t>
            </w:r>
          </w:p>
        </w:tc>
        <w:tc>
          <w:tcPr>
            <w:tcW w:w="1953" w:type="dxa"/>
          </w:tcPr>
          <w:p w14:paraId="430F42CC" w14:textId="6DFD4D16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3B82699F" w14:textId="6D8FD392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51AC69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5CE4BB8" w14:textId="77777777" w:rsidR="00AE588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BPMN </w:t>
            </w:r>
          </w:p>
          <w:p w14:paraId="3F42444F" w14:textId="763B8D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文件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14E845DB" w14:textId="77777777" w:rsidTr="00AE588A">
        <w:tc>
          <w:tcPr>
            <w:tcW w:w="2071" w:type="dxa"/>
          </w:tcPr>
          <w:p w14:paraId="4879454C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DGRM_RESOURCE</w:t>
            </w:r>
          </w:p>
          <w:p w14:paraId="7C61D7D3" w14:textId="6F645557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_NAME_</w:t>
            </w:r>
          </w:p>
        </w:tc>
        <w:tc>
          <w:tcPr>
            <w:tcW w:w="1953" w:type="dxa"/>
          </w:tcPr>
          <w:p w14:paraId="50A1A52C" w14:textId="5E8D13B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644A7BFF" w14:textId="41B472AA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883DEE0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1609E6CF" w14:textId="2A88CF09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 xml:space="preserve">png </w:t>
            </w:r>
            <w:r>
              <w:rPr>
                <w:rFonts w:ascii="Times New Roman" w:hAnsi="Times New Roman" w:hint="eastAsia"/>
                <w:lang w:eastAsia="zh-CN"/>
              </w:rPr>
              <w:t>图片</w:t>
            </w: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AE588A" w14:paraId="52A5D2DD" w14:textId="77777777" w:rsidTr="00AE588A">
        <w:tc>
          <w:tcPr>
            <w:tcW w:w="2071" w:type="dxa"/>
          </w:tcPr>
          <w:p w14:paraId="39EB3D71" w14:textId="324DDC9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53" w:type="dxa"/>
          </w:tcPr>
          <w:p w14:paraId="10A0EE72" w14:textId="653A758C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08E84F74" w14:textId="429FA98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33CC5EB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D81ABB9" w14:textId="5D7B4942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E588A" w14:paraId="4CD49A54" w14:textId="77777777" w:rsidTr="00AE588A">
        <w:tc>
          <w:tcPr>
            <w:tcW w:w="2071" w:type="dxa"/>
          </w:tcPr>
          <w:p w14:paraId="772AD78C" w14:textId="77777777" w:rsidR="008A17B5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HAS_START_</w:t>
            </w:r>
          </w:p>
          <w:p w14:paraId="0467EF13" w14:textId="419C1A4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FORM_KEY_</w:t>
            </w:r>
          </w:p>
        </w:tc>
        <w:tc>
          <w:tcPr>
            <w:tcW w:w="1953" w:type="dxa"/>
          </w:tcPr>
          <w:p w14:paraId="224B6FB7" w14:textId="0EBC77CB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varchar(4000)   </w:t>
            </w:r>
          </w:p>
        </w:tc>
        <w:tc>
          <w:tcPr>
            <w:tcW w:w="1282" w:type="dxa"/>
          </w:tcPr>
          <w:p w14:paraId="430981B8" w14:textId="02370AE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5EC2393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C192CB2" w14:textId="652F027C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存在</w:t>
            </w:r>
            <w:r>
              <w:rPr>
                <w:rFonts w:ascii="Times New Roman" w:hAnsi="Times New Roman"/>
                <w:lang w:eastAsia="zh-CN"/>
              </w:rPr>
              <w:t>开始</w:t>
            </w: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 xml:space="preserve"> formkey</w:t>
            </w:r>
          </w:p>
        </w:tc>
      </w:tr>
      <w:tr w:rsidR="00AE588A" w14:paraId="3365E71A" w14:textId="77777777" w:rsidTr="00AE588A">
        <w:tc>
          <w:tcPr>
            <w:tcW w:w="2071" w:type="dxa"/>
          </w:tcPr>
          <w:p w14:paraId="1CA82E52" w14:textId="77777777" w:rsidR="008A17B5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SUSPENSION_</w:t>
            </w:r>
          </w:p>
          <w:p w14:paraId="2FF51BBE" w14:textId="7B05B92E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STATE_</w:t>
            </w:r>
          </w:p>
        </w:tc>
        <w:tc>
          <w:tcPr>
            <w:tcW w:w="1953" w:type="dxa"/>
          </w:tcPr>
          <w:p w14:paraId="69361F03" w14:textId="38D5CC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82" w:type="dxa"/>
          </w:tcPr>
          <w:p w14:paraId="5C50B1DF" w14:textId="14AA844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1EC4948D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683A535" w14:textId="083B5D3D" w:rsidR="00603B5A" w:rsidRDefault="00AE588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AE588A" w14:paraId="5A5EC824" w14:textId="77777777" w:rsidTr="00AE588A">
        <w:tc>
          <w:tcPr>
            <w:tcW w:w="2071" w:type="dxa"/>
          </w:tcPr>
          <w:p w14:paraId="72FB0227" w14:textId="7929B1A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228E7D64" w14:textId="61AC31A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82" w:type="dxa"/>
          </w:tcPr>
          <w:p w14:paraId="4F6D3C78" w14:textId="6CA2813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77" w:type="dxa"/>
          </w:tcPr>
          <w:p w14:paraId="2CB5AAF3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06C0092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764D8CE1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412A144" w14:textId="6581F07C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ACT_RU_EVENT_SUBSCR</w:t>
      </w:r>
      <w:r w:rsidR="00C15877">
        <w:rPr>
          <w:rFonts w:ascii="Times New Roman" w:hAnsi="Times New Roman"/>
          <w:color w:val="000000"/>
          <w:kern w:val="0"/>
          <w:lang w:eastAsia="zh-CN"/>
        </w:rPr>
        <w:t>记录运行时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事件</w:t>
      </w:r>
      <w:r w:rsidR="00C15877">
        <w:rPr>
          <w:rFonts w:ascii="Times New Roman" w:hAnsi="Times New Roman"/>
          <w:color w:val="000000"/>
          <w:kern w:val="0"/>
          <w:lang w:eastAsia="zh-CN"/>
        </w:rPr>
        <w:t>订阅</w:t>
      </w:r>
    </w:p>
    <w:p w14:paraId="33A4997C" w14:textId="5A934822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-32</w:t>
      </w:r>
      <w:r>
        <w:rPr>
          <w:lang w:eastAsia="zh-CN"/>
        </w:rPr>
        <w:t xml:space="preserve"> </w:t>
      </w:r>
      <w:r>
        <w:rPr>
          <w:lang w:eastAsia="zh-CN"/>
        </w:rPr>
        <w:t>运行事件订阅表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10"/>
        <w:gridCol w:w="1912"/>
        <w:gridCol w:w="1362"/>
        <w:gridCol w:w="1279"/>
        <w:gridCol w:w="1345"/>
      </w:tblGrid>
      <w:tr w:rsidR="00A63F55" w14:paraId="1F18E7A0" w14:textId="77777777" w:rsidTr="00D40B06">
        <w:tc>
          <w:tcPr>
            <w:tcW w:w="2071" w:type="dxa"/>
            <w:shd w:val="clear" w:color="auto" w:fill="BFBFBF" w:themeFill="background1" w:themeFillShade="BF"/>
          </w:tcPr>
          <w:p w14:paraId="5927613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53" w:type="dxa"/>
            <w:shd w:val="clear" w:color="auto" w:fill="BFBFBF" w:themeFill="background1" w:themeFillShade="BF"/>
          </w:tcPr>
          <w:p w14:paraId="56CA3F0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27E179B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1334" w:type="dxa"/>
            <w:shd w:val="clear" w:color="auto" w:fill="BFBFBF" w:themeFill="background1" w:themeFillShade="BF"/>
          </w:tcPr>
          <w:p w14:paraId="100635F9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425" w:type="dxa"/>
            <w:shd w:val="clear" w:color="auto" w:fill="BFBFBF" w:themeFill="background1" w:themeFillShade="BF"/>
          </w:tcPr>
          <w:p w14:paraId="59514D8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386B442B" w14:textId="77777777" w:rsidTr="00D40B06">
        <w:tc>
          <w:tcPr>
            <w:tcW w:w="2071" w:type="dxa"/>
          </w:tcPr>
          <w:p w14:paraId="197AB0F5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53" w:type="dxa"/>
          </w:tcPr>
          <w:p w14:paraId="12E35397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360A7E4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4B9A5882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425" w:type="dxa"/>
          </w:tcPr>
          <w:p w14:paraId="7B424558" w14:textId="59270335" w:rsidR="00A63F55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095E9AF6" w14:textId="77777777" w:rsidTr="00D40B06">
        <w:tc>
          <w:tcPr>
            <w:tcW w:w="2071" w:type="dxa"/>
          </w:tcPr>
          <w:p w14:paraId="71732639" w14:textId="167B7242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53" w:type="dxa"/>
          </w:tcPr>
          <w:p w14:paraId="698E5BE7" w14:textId="07066013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int(11)      </w:t>
            </w:r>
          </w:p>
        </w:tc>
        <w:tc>
          <w:tcPr>
            <w:tcW w:w="1425" w:type="dxa"/>
          </w:tcPr>
          <w:p w14:paraId="1568AF39" w14:textId="60E31C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C16CC4F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41A8F227" w14:textId="148102E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乐观锁</w:t>
            </w:r>
          </w:p>
        </w:tc>
      </w:tr>
      <w:tr w:rsidR="00603B5A" w14:paraId="38758D33" w14:textId="77777777" w:rsidTr="00D40B06">
        <w:tc>
          <w:tcPr>
            <w:tcW w:w="2071" w:type="dxa"/>
          </w:tcPr>
          <w:p w14:paraId="3B4915EE" w14:textId="29377E3F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EVENT_TYPE_</w:t>
            </w:r>
          </w:p>
        </w:tc>
        <w:tc>
          <w:tcPr>
            <w:tcW w:w="1953" w:type="dxa"/>
          </w:tcPr>
          <w:p w14:paraId="7DDB2CF0" w14:textId="7EB2BD81" w:rsidR="00603B5A" w:rsidRPr="00F51425" w:rsidRDefault="00603B5A" w:rsidP="00603B5A">
            <w:pPr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C57FF74" w14:textId="697391B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36EFE02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B7812CA" w14:textId="3DA3B328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03B5A" w14:paraId="3D67A6EE" w14:textId="77777777" w:rsidTr="00D40B06">
        <w:tc>
          <w:tcPr>
            <w:tcW w:w="2071" w:type="dxa"/>
          </w:tcPr>
          <w:p w14:paraId="4F1B250B" w14:textId="17C1622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EVENT_NAME_</w:t>
            </w:r>
          </w:p>
        </w:tc>
        <w:tc>
          <w:tcPr>
            <w:tcW w:w="1953" w:type="dxa"/>
          </w:tcPr>
          <w:p w14:paraId="5F6904D7" w14:textId="703E576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5AEB90E2" w14:textId="765A573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A2213B5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285AC5EC" w14:textId="773C8B16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事件名称</w:t>
            </w:r>
          </w:p>
        </w:tc>
      </w:tr>
      <w:tr w:rsidR="00603B5A" w14:paraId="41BAFA59" w14:textId="77777777" w:rsidTr="00D40B06">
        <w:tc>
          <w:tcPr>
            <w:tcW w:w="2071" w:type="dxa"/>
          </w:tcPr>
          <w:p w14:paraId="76E7093F" w14:textId="3A35ADD0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53" w:type="dxa"/>
          </w:tcPr>
          <w:p w14:paraId="185AB3FE" w14:textId="3499D90B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AB7E5B9" w14:textId="02D1E77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2BF4CADE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9176643" w14:textId="05AE255F" w:rsidR="00603B5A" w:rsidRDefault="008666A7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03B5A" w14:paraId="39DB1041" w14:textId="77777777" w:rsidTr="00D40B06">
        <w:tc>
          <w:tcPr>
            <w:tcW w:w="2071" w:type="dxa"/>
          </w:tcPr>
          <w:p w14:paraId="5F4DABC9" w14:textId="6C4E14B9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53" w:type="dxa"/>
          </w:tcPr>
          <w:p w14:paraId="41C43292" w14:textId="7A9DD8F1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1ED4E674" w14:textId="49A8FF6B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6899BAB1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0EBA186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</w:p>
          <w:p w14:paraId="6C9C0E3C" w14:textId="5AA07110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03B5A" w14:paraId="5C99FEC5" w14:textId="77777777" w:rsidTr="00D40B06">
        <w:tc>
          <w:tcPr>
            <w:tcW w:w="2071" w:type="dxa"/>
          </w:tcPr>
          <w:p w14:paraId="74D0B76D" w14:textId="1CE8887B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ACTIVITY_ID_</w:t>
            </w:r>
          </w:p>
        </w:tc>
        <w:tc>
          <w:tcPr>
            <w:tcW w:w="1953" w:type="dxa"/>
          </w:tcPr>
          <w:p w14:paraId="0619CB69" w14:textId="14987C48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269D2388" w14:textId="735B8124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7568EE9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0C4F06A1" w14:textId="77777777" w:rsidR="005058B0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活动</w:t>
            </w:r>
            <w:r>
              <w:rPr>
                <w:rFonts w:ascii="Times New Roman" w:hAnsi="Times New Roman"/>
                <w:lang w:eastAsia="zh-CN"/>
              </w:rPr>
              <w:t>实例</w:t>
            </w:r>
          </w:p>
          <w:p w14:paraId="559552E5" w14:textId="4EBE081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03B5A" w14:paraId="35164B63" w14:textId="77777777" w:rsidTr="00D40B06">
        <w:tc>
          <w:tcPr>
            <w:tcW w:w="2071" w:type="dxa"/>
          </w:tcPr>
          <w:p w14:paraId="7BA6EA0C" w14:textId="6FE404F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CONFIGURATION_</w:t>
            </w:r>
          </w:p>
        </w:tc>
        <w:tc>
          <w:tcPr>
            <w:tcW w:w="1953" w:type="dxa"/>
          </w:tcPr>
          <w:p w14:paraId="4D6DD8E7" w14:textId="7925D551" w:rsidR="00603B5A" w:rsidRPr="00F51425" w:rsidRDefault="00603B5A" w:rsidP="00603B5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0A26EA37" w14:textId="187627AF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11F400B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58CC6A49" w14:textId="6B49E7CC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配置</w:t>
            </w:r>
          </w:p>
        </w:tc>
      </w:tr>
      <w:tr w:rsidR="00603B5A" w14:paraId="4657C0E0" w14:textId="77777777" w:rsidTr="00D40B06">
        <w:tc>
          <w:tcPr>
            <w:tcW w:w="2071" w:type="dxa"/>
          </w:tcPr>
          <w:p w14:paraId="34C97B4C" w14:textId="37BA40A2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CREATED_</w:t>
            </w:r>
          </w:p>
        </w:tc>
        <w:tc>
          <w:tcPr>
            <w:tcW w:w="1953" w:type="dxa"/>
          </w:tcPr>
          <w:p w14:paraId="308BECE6" w14:textId="346E1B8A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25" w:type="dxa"/>
          </w:tcPr>
          <w:p w14:paraId="030C08AD" w14:textId="4AA569E0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1334" w:type="dxa"/>
          </w:tcPr>
          <w:p w14:paraId="7FB5958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74359310" w14:textId="1272EE21" w:rsidR="00603B5A" w:rsidRDefault="005058B0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是否创建</w:t>
            </w:r>
          </w:p>
        </w:tc>
      </w:tr>
      <w:tr w:rsidR="00603B5A" w14:paraId="3CA434BE" w14:textId="77777777" w:rsidTr="00D40B06">
        <w:tc>
          <w:tcPr>
            <w:tcW w:w="2071" w:type="dxa"/>
          </w:tcPr>
          <w:p w14:paraId="7951F784" w14:textId="7AF4AE16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53" w:type="dxa"/>
          </w:tcPr>
          <w:p w14:paraId="58918D58" w14:textId="38E48AD5" w:rsidR="00603B5A" w:rsidRPr="00F51425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25" w:type="dxa"/>
          </w:tcPr>
          <w:p w14:paraId="62E855B0" w14:textId="07DD23BE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062C3049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684510D9" w14:textId="1999BDA6" w:rsidR="00603B5A" w:rsidRDefault="0047733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</w:tc>
      </w:tr>
      <w:tr w:rsidR="00603B5A" w14:paraId="1140F04E" w14:textId="77777777" w:rsidTr="00D40B06">
        <w:tc>
          <w:tcPr>
            <w:tcW w:w="2071" w:type="dxa"/>
          </w:tcPr>
          <w:p w14:paraId="7D251FFC" w14:textId="582BB454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53" w:type="dxa"/>
          </w:tcPr>
          <w:p w14:paraId="1448FA8A" w14:textId="25964FDD" w:rsidR="00603B5A" w:rsidRPr="00F51425" w:rsidRDefault="00603B5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25" w:type="dxa"/>
          </w:tcPr>
          <w:p w14:paraId="4EC03A80" w14:textId="49B0E838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334" w:type="dxa"/>
          </w:tcPr>
          <w:p w14:paraId="3F912D72" w14:textId="77777777" w:rsidR="00603B5A" w:rsidRPr="00EC104E" w:rsidRDefault="00603B5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425" w:type="dxa"/>
          </w:tcPr>
          <w:p w14:paraId="3F894C4D" w14:textId="77777777" w:rsidR="00603B5A" w:rsidRDefault="00603B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4CA10AC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3EF164E0" w14:textId="306FBF79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ACT_RU_EXECUTION</w:t>
      </w:r>
      <w:r w:rsidR="0069714C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69714C">
        <w:rPr>
          <w:rFonts w:ascii="Times New Roman" w:hAnsi="Times New Roman"/>
          <w:color w:val="000000"/>
          <w:kern w:val="0"/>
          <w:lang w:eastAsia="zh-CN"/>
        </w:rPr>
        <w:t>运行</w:t>
      </w:r>
      <w:r w:rsidR="00D22FB4">
        <w:rPr>
          <w:rFonts w:ascii="Times New Roman" w:hAnsi="Times New Roman"/>
          <w:color w:val="000000"/>
          <w:kern w:val="0"/>
          <w:lang w:eastAsia="zh-CN"/>
        </w:rPr>
        <w:t>流程</w:t>
      </w:r>
      <w:r w:rsidR="0069714C">
        <w:rPr>
          <w:rFonts w:ascii="Times New Roman" w:hAnsi="Times New Roman" w:hint="eastAsia"/>
          <w:color w:val="000000"/>
          <w:kern w:val="0"/>
          <w:lang w:eastAsia="zh-CN"/>
        </w:rPr>
        <w:t>执行实例</w:t>
      </w:r>
    </w:p>
    <w:p w14:paraId="06230190" w14:textId="62D2B9F8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-33</w:t>
      </w:r>
      <w:r w:rsidR="0069714C">
        <w:rPr>
          <w:lang w:eastAsia="zh-CN"/>
        </w:rPr>
        <w:t>运行</w:t>
      </w:r>
      <w:r>
        <w:rPr>
          <w:lang w:eastAsia="zh-CN"/>
        </w:rPr>
        <w:t>流程执行实例表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776"/>
        <w:gridCol w:w="1979"/>
        <w:gridCol w:w="1194"/>
        <w:gridCol w:w="748"/>
        <w:gridCol w:w="1511"/>
      </w:tblGrid>
      <w:tr w:rsidR="00A63F55" w14:paraId="7E5B75EE" w14:textId="77777777" w:rsidTr="0067324E">
        <w:tc>
          <w:tcPr>
            <w:tcW w:w="2468" w:type="dxa"/>
            <w:shd w:val="clear" w:color="auto" w:fill="BFBFBF" w:themeFill="background1" w:themeFillShade="BF"/>
          </w:tcPr>
          <w:p w14:paraId="74A6D37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2053" w:type="dxa"/>
            <w:shd w:val="clear" w:color="auto" w:fill="BFBFBF" w:themeFill="background1" w:themeFillShade="BF"/>
          </w:tcPr>
          <w:p w14:paraId="3F0B2E9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68" w:type="dxa"/>
            <w:shd w:val="clear" w:color="auto" w:fill="BFBFBF" w:themeFill="background1" w:themeFillShade="BF"/>
          </w:tcPr>
          <w:p w14:paraId="2B06E65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59" w:type="dxa"/>
            <w:shd w:val="clear" w:color="auto" w:fill="BFBFBF" w:themeFill="background1" w:themeFillShade="BF"/>
          </w:tcPr>
          <w:p w14:paraId="42C06EA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660" w:type="dxa"/>
            <w:shd w:val="clear" w:color="auto" w:fill="BFBFBF" w:themeFill="background1" w:themeFillShade="BF"/>
          </w:tcPr>
          <w:p w14:paraId="6B60DF1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63F55" w14:paraId="479C2B39" w14:textId="77777777" w:rsidTr="0067324E">
        <w:tc>
          <w:tcPr>
            <w:tcW w:w="2468" w:type="dxa"/>
          </w:tcPr>
          <w:p w14:paraId="15C81FFA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2053" w:type="dxa"/>
          </w:tcPr>
          <w:p w14:paraId="397F7EAE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B2BB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59" w:type="dxa"/>
          </w:tcPr>
          <w:p w14:paraId="0616702F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660" w:type="dxa"/>
          </w:tcPr>
          <w:p w14:paraId="25DA6D34" w14:textId="11A0F0A8" w:rsidR="00A63F55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6717B353" w14:textId="77777777" w:rsidTr="0067324E">
        <w:tc>
          <w:tcPr>
            <w:tcW w:w="2468" w:type="dxa"/>
          </w:tcPr>
          <w:p w14:paraId="11A3C473" w14:textId="2FAD0D0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2053" w:type="dxa"/>
          </w:tcPr>
          <w:p w14:paraId="52B41B03" w14:textId="285C30DB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627D1482" w14:textId="2EA536C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388B7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5F053D90" w14:textId="51ABA1FD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821C9A" w14:paraId="35349048" w14:textId="77777777" w:rsidTr="0067324E">
        <w:tc>
          <w:tcPr>
            <w:tcW w:w="2468" w:type="dxa"/>
          </w:tcPr>
          <w:p w14:paraId="49ADB521" w14:textId="7FE217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2053" w:type="dxa"/>
          </w:tcPr>
          <w:p w14:paraId="280A97B2" w14:textId="50F5749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396A3FF0" w14:textId="1332389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C239D7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D5D0924" w14:textId="7A1F665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821C9A" w14:paraId="4EE1FB96" w14:textId="77777777" w:rsidTr="0067324E">
        <w:tc>
          <w:tcPr>
            <w:tcW w:w="2468" w:type="dxa"/>
          </w:tcPr>
          <w:p w14:paraId="18E01D93" w14:textId="619960A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BUSINESS_KEY_</w:t>
            </w:r>
          </w:p>
        </w:tc>
        <w:tc>
          <w:tcPr>
            <w:tcW w:w="2053" w:type="dxa"/>
          </w:tcPr>
          <w:p w14:paraId="68DB4932" w14:textId="26B0298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3F93F73A" w14:textId="09FAACC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A8053C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81A9565" w14:textId="0C6414C7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业务主键编号</w:t>
            </w:r>
          </w:p>
        </w:tc>
      </w:tr>
      <w:tr w:rsidR="00821C9A" w14:paraId="4006A58F" w14:textId="77777777" w:rsidTr="0067324E">
        <w:tc>
          <w:tcPr>
            <w:tcW w:w="2468" w:type="dxa"/>
          </w:tcPr>
          <w:p w14:paraId="03D664A3" w14:textId="359D2EB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PARENT_ID_</w:t>
            </w:r>
          </w:p>
        </w:tc>
        <w:tc>
          <w:tcPr>
            <w:tcW w:w="2053" w:type="dxa"/>
          </w:tcPr>
          <w:p w14:paraId="52DF7357" w14:textId="0E99E34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6158BE4C" w14:textId="08B1043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248966D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63A2768" w14:textId="44EB7F8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821C9A" w14:paraId="2729E9A7" w14:textId="77777777" w:rsidTr="0067324E">
        <w:tc>
          <w:tcPr>
            <w:tcW w:w="2468" w:type="dxa"/>
          </w:tcPr>
          <w:p w14:paraId="0489E854" w14:textId="0E2F555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2053" w:type="dxa"/>
          </w:tcPr>
          <w:p w14:paraId="39A28C39" w14:textId="02E7A67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2BEA38E8" w14:textId="70C269F6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395D9B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6CE65F3" w14:textId="108C19F6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</w:t>
            </w:r>
            <w:r>
              <w:rPr>
                <w:rFonts w:ascii="Times New Roman" w:hAnsi="Times New Roman" w:hint="eastAsia"/>
                <w:lang w:eastAsia="zh-CN"/>
              </w:rPr>
              <w:t>定义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821C9A" w14:paraId="08DAC126" w14:textId="77777777" w:rsidTr="0067324E">
        <w:tc>
          <w:tcPr>
            <w:tcW w:w="2468" w:type="dxa"/>
          </w:tcPr>
          <w:p w14:paraId="4743808B" w14:textId="2508F1E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SUPER_EXEC_</w:t>
            </w:r>
          </w:p>
        </w:tc>
        <w:tc>
          <w:tcPr>
            <w:tcW w:w="2053" w:type="dxa"/>
          </w:tcPr>
          <w:p w14:paraId="03A731A3" w14:textId="064E4F7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68" w:type="dxa"/>
          </w:tcPr>
          <w:p w14:paraId="4027E539" w14:textId="6D67FA40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55919F9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EA41C33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6A00D18" w14:textId="77777777" w:rsidTr="0067324E">
        <w:trPr>
          <w:trHeight w:val="488"/>
        </w:trPr>
        <w:tc>
          <w:tcPr>
            <w:tcW w:w="2468" w:type="dxa"/>
          </w:tcPr>
          <w:p w14:paraId="47143A88" w14:textId="6FBA21D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ACT_ID_</w:t>
            </w:r>
          </w:p>
        </w:tc>
        <w:tc>
          <w:tcPr>
            <w:tcW w:w="2053" w:type="dxa"/>
          </w:tcPr>
          <w:p w14:paraId="6E16417B" w14:textId="5751E3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66DAEFDC" w14:textId="48F85B1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830C5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218A5DF" w14:textId="54763375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节点</w:t>
            </w:r>
            <w:r>
              <w:rPr>
                <w:rFonts w:ascii="Times New Roman" w:hAnsi="Times New Roman"/>
                <w:lang w:eastAsia="zh-CN"/>
              </w:rPr>
              <w:t>实例编号</w:t>
            </w:r>
          </w:p>
        </w:tc>
      </w:tr>
      <w:tr w:rsidR="00821C9A" w14:paraId="3A10B039" w14:textId="77777777" w:rsidTr="0067324E">
        <w:tc>
          <w:tcPr>
            <w:tcW w:w="2468" w:type="dxa"/>
          </w:tcPr>
          <w:p w14:paraId="327B0DB0" w14:textId="6E29C52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IS_ACTIVE_</w:t>
            </w:r>
          </w:p>
        </w:tc>
        <w:tc>
          <w:tcPr>
            <w:tcW w:w="2053" w:type="dxa"/>
          </w:tcPr>
          <w:p w14:paraId="35C8DB7A" w14:textId="6F93ADA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7598962F" w14:textId="7ACA71B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79C6721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D150293" w14:textId="36E14902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</w:t>
            </w:r>
            <w:r>
              <w:rPr>
                <w:rFonts w:ascii="Times New Roman" w:hAnsi="Times New Roman" w:hint="eastAsia"/>
                <w:lang w:eastAsia="zh-CN"/>
              </w:rPr>
              <w:t>存活</w:t>
            </w:r>
          </w:p>
        </w:tc>
      </w:tr>
      <w:tr w:rsidR="00821C9A" w14:paraId="4D25EE25" w14:textId="77777777" w:rsidTr="0067324E">
        <w:tc>
          <w:tcPr>
            <w:tcW w:w="2468" w:type="dxa"/>
          </w:tcPr>
          <w:p w14:paraId="037CBC8D" w14:textId="7586649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IS_CONCURRENT_</w:t>
            </w:r>
          </w:p>
        </w:tc>
        <w:tc>
          <w:tcPr>
            <w:tcW w:w="2053" w:type="dxa"/>
          </w:tcPr>
          <w:p w14:paraId="635A2DF5" w14:textId="4B2209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15A20DD0" w14:textId="437971D1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04F8971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4FC82AFC" w14:textId="0B56FB0C" w:rsidR="00821C9A" w:rsidRDefault="0067324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是否为</w:t>
            </w:r>
            <w:r>
              <w:rPr>
                <w:rFonts w:ascii="Times New Roman" w:hAnsi="Times New Roman" w:hint="eastAsia"/>
                <w:lang w:eastAsia="zh-CN"/>
              </w:rPr>
              <w:t>并行</w:t>
            </w:r>
          </w:p>
        </w:tc>
      </w:tr>
      <w:tr w:rsidR="00821C9A" w14:paraId="52E91929" w14:textId="77777777" w:rsidTr="0067324E">
        <w:tc>
          <w:tcPr>
            <w:tcW w:w="2468" w:type="dxa"/>
          </w:tcPr>
          <w:p w14:paraId="236D2758" w14:textId="62EA59F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IS_SCOPE_</w:t>
            </w:r>
          </w:p>
        </w:tc>
        <w:tc>
          <w:tcPr>
            <w:tcW w:w="2053" w:type="dxa"/>
          </w:tcPr>
          <w:p w14:paraId="2D8B1F61" w14:textId="630508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4D3F9FDC" w14:textId="25102DFA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E489A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068261A8" w14:textId="3E7F6EF8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0356881C" w14:textId="77777777" w:rsidTr="0067324E">
        <w:tc>
          <w:tcPr>
            <w:tcW w:w="2468" w:type="dxa"/>
          </w:tcPr>
          <w:p w14:paraId="366700FC" w14:textId="552A8B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IS_EVENT_SCOPE_</w:t>
            </w:r>
          </w:p>
        </w:tc>
        <w:tc>
          <w:tcPr>
            <w:tcW w:w="2053" w:type="dxa"/>
          </w:tcPr>
          <w:p w14:paraId="289D899B" w14:textId="3C50333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tinyint(4)</w:t>
            </w:r>
          </w:p>
        </w:tc>
        <w:tc>
          <w:tcPr>
            <w:tcW w:w="1268" w:type="dxa"/>
          </w:tcPr>
          <w:p w14:paraId="3EB4D2C7" w14:textId="78C09B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3A070378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3A1CF101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459ABD21" w14:textId="77777777" w:rsidTr="0067324E">
        <w:tc>
          <w:tcPr>
            <w:tcW w:w="2468" w:type="dxa"/>
          </w:tcPr>
          <w:p w14:paraId="663D252F" w14:textId="77777777" w:rsidR="0067324E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6C84E7B0" w14:textId="52C8793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2053" w:type="dxa"/>
          </w:tcPr>
          <w:p w14:paraId="41B949F1" w14:textId="28E00C0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7C5677E4" w14:textId="101A4283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1C4261C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62B425F" w14:textId="77777777" w:rsidR="00F22564" w:rsidRDefault="00F2256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挂起状态</w:t>
            </w:r>
          </w:p>
          <w:p w14:paraId="39AD3A1A" w14:textId="2087E15C" w:rsidR="00EB362D" w:rsidRDefault="00EB362D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1</w:t>
            </w:r>
            <w:r>
              <w:rPr>
                <w:rFonts w:ascii="Times New Roman" w:hAnsi="Times New Roman" w:hint="eastAsia"/>
                <w:lang w:eastAsia="zh-CN"/>
              </w:rPr>
              <w:t>激活</w:t>
            </w:r>
            <w:r>
              <w:rPr>
                <w:rFonts w:ascii="Times New Roman" w:hAnsi="Times New Roman"/>
                <w:lang w:eastAsia="zh-CN"/>
              </w:rPr>
              <w:t>2</w:t>
            </w:r>
            <w:r>
              <w:rPr>
                <w:rFonts w:ascii="Times New Roman" w:hAnsi="Times New Roman" w:hint="eastAsia"/>
                <w:lang w:eastAsia="zh-CN"/>
              </w:rPr>
              <w:t>挂起</w:t>
            </w:r>
          </w:p>
        </w:tc>
      </w:tr>
      <w:tr w:rsidR="00821C9A" w14:paraId="411B6E5E" w14:textId="77777777" w:rsidTr="0067324E">
        <w:tc>
          <w:tcPr>
            <w:tcW w:w="2468" w:type="dxa"/>
          </w:tcPr>
          <w:p w14:paraId="426248DE" w14:textId="253C19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CACHED_ENT_STATE_</w:t>
            </w:r>
          </w:p>
        </w:tc>
        <w:tc>
          <w:tcPr>
            <w:tcW w:w="2053" w:type="dxa"/>
          </w:tcPr>
          <w:p w14:paraId="4F923B06" w14:textId="080E151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68" w:type="dxa"/>
          </w:tcPr>
          <w:p w14:paraId="37EF2EDF" w14:textId="5A765A4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6DE5E4B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2785550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821C9A" w14:paraId="3474D985" w14:textId="77777777" w:rsidTr="0067324E">
        <w:tc>
          <w:tcPr>
            <w:tcW w:w="2468" w:type="dxa"/>
          </w:tcPr>
          <w:p w14:paraId="1B2A4932" w14:textId="1562216E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2053" w:type="dxa"/>
          </w:tcPr>
          <w:p w14:paraId="4046C57A" w14:textId="2690C07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68" w:type="dxa"/>
          </w:tcPr>
          <w:p w14:paraId="7612A9A4" w14:textId="09733D74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59" w:type="dxa"/>
          </w:tcPr>
          <w:p w14:paraId="4502ED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660" w:type="dxa"/>
          </w:tcPr>
          <w:p w14:paraId="1C70F507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07FF9FEC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07158564" w14:textId="32387D65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ACT_RU_IDENTITYLINK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DB5814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8E7B64">
        <w:rPr>
          <w:rFonts w:ascii="Times New Roman" w:hAnsi="Times New Roman"/>
          <w:color w:val="000000"/>
          <w:kern w:val="0"/>
          <w:lang w:eastAsia="zh-CN"/>
        </w:rPr>
        <w:t>运行</w:t>
      </w:r>
      <w:r w:rsidR="00C15877">
        <w:rPr>
          <w:rFonts w:ascii="Times New Roman" w:hAnsi="Times New Roman" w:hint="eastAsia"/>
          <w:color w:val="000000"/>
          <w:kern w:val="0"/>
          <w:lang w:eastAsia="zh-CN"/>
        </w:rPr>
        <w:t>时</w:t>
      </w:r>
      <w:r w:rsidR="00DB5814">
        <w:rPr>
          <w:rFonts w:ascii="Times New Roman" w:hAnsi="Times New Roman"/>
          <w:color w:val="000000"/>
          <w:kern w:val="0"/>
          <w:lang w:eastAsia="zh-CN"/>
        </w:rPr>
        <w:t>流程人员</w:t>
      </w:r>
    </w:p>
    <w:p w14:paraId="74C5AB88" w14:textId="77777777" w:rsidR="00B95396" w:rsidRDefault="00B95396" w:rsidP="00B95396">
      <w:pPr>
        <w:ind w:firstLineChars="0"/>
        <w:rPr>
          <w:rFonts w:ascii="Times New Roman" w:hAnsi="Times New Roman"/>
          <w:color w:val="000000"/>
          <w:kern w:val="0"/>
          <w:lang w:eastAsia="zh-CN"/>
        </w:rPr>
      </w:pPr>
    </w:p>
    <w:p w14:paraId="12B7245F" w14:textId="77777777" w:rsidR="00B95396" w:rsidRPr="00B95396" w:rsidRDefault="00B95396" w:rsidP="00B95396">
      <w:pPr>
        <w:ind w:firstLineChars="0"/>
        <w:rPr>
          <w:rFonts w:ascii="Times New Roman" w:hAnsi="Times New Roman"/>
          <w:color w:val="000000"/>
          <w:kern w:val="0"/>
          <w:lang w:eastAsia="zh-CN"/>
        </w:rPr>
      </w:pPr>
    </w:p>
    <w:p w14:paraId="4D33008C" w14:textId="025C7850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-34</w:t>
      </w:r>
      <w:r>
        <w:rPr>
          <w:lang w:eastAsia="zh-CN"/>
        </w:rPr>
        <w:t xml:space="preserve"> </w:t>
      </w:r>
      <w:r w:rsidR="00DB5814">
        <w:rPr>
          <w:lang w:eastAsia="zh-CN"/>
        </w:rPr>
        <w:t>运行</w:t>
      </w:r>
      <w:r>
        <w:rPr>
          <w:lang w:eastAsia="zh-CN"/>
        </w:rPr>
        <w:t>流程人员表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062"/>
        <w:gridCol w:w="1806"/>
        <w:gridCol w:w="1296"/>
        <w:gridCol w:w="851"/>
        <w:gridCol w:w="2193"/>
      </w:tblGrid>
      <w:tr w:rsidR="00A931C9" w14:paraId="64CA66C8" w14:textId="77777777" w:rsidTr="00A931C9">
        <w:trPr>
          <w:trHeight w:val="487"/>
        </w:trPr>
        <w:tc>
          <w:tcPr>
            <w:tcW w:w="2062" w:type="dxa"/>
            <w:shd w:val="clear" w:color="auto" w:fill="BFBFBF" w:themeFill="background1" w:themeFillShade="BF"/>
          </w:tcPr>
          <w:p w14:paraId="42F4262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806" w:type="dxa"/>
            <w:shd w:val="clear" w:color="auto" w:fill="BFBFBF" w:themeFill="background1" w:themeFillShade="BF"/>
          </w:tcPr>
          <w:p w14:paraId="2B69253A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96" w:type="dxa"/>
            <w:shd w:val="clear" w:color="auto" w:fill="BFBFBF" w:themeFill="background1" w:themeFillShade="BF"/>
          </w:tcPr>
          <w:p w14:paraId="7BC5E13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51" w:type="dxa"/>
            <w:shd w:val="clear" w:color="auto" w:fill="BFBFBF" w:themeFill="background1" w:themeFillShade="BF"/>
          </w:tcPr>
          <w:p w14:paraId="715E995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2193" w:type="dxa"/>
            <w:shd w:val="clear" w:color="auto" w:fill="BFBFBF" w:themeFill="background1" w:themeFillShade="BF"/>
          </w:tcPr>
          <w:p w14:paraId="552E1AE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A931C9" w14:paraId="0364AA5A" w14:textId="77777777" w:rsidTr="00A931C9">
        <w:tc>
          <w:tcPr>
            <w:tcW w:w="2062" w:type="dxa"/>
          </w:tcPr>
          <w:p w14:paraId="43D5EB36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806" w:type="dxa"/>
          </w:tcPr>
          <w:p w14:paraId="00AD475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1295B9F5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51" w:type="dxa"/>
          </w:tcPr>
          <w:p w14:paraId="150BA315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2193" w:type="dxa"/>
          </w:tcPr>
          <w:p w14:paraId="7A7C08A5" w14:textId="35124D54" w:rsidR="00A63F55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021A539" w14:textId="77777777" w:rsidTr="00A931C9">
        <w:tc>
          <w:tcPr>
            <w:tcW w:w="2062" w:type="dxa"/>
          </w:tcPr>
          <w:p w14:paraId="1A85B8C2" w14:textId="4BB0329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806" w:type="dxa"/>
          </w:tcPr>
          <w:p w14:paraId="170DBAA7" w14:textId="3339D84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96" w:type="dxa"/>
          </w:tcPr>
          <w:p w14:paraId="04BE59C9" w14:textId="0440FFC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872194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7C1FEF06" w14:textId="094F1E3B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A931C9" w14:paraId="691B90A8" w14:textId="77777777" w:rsidTr="00A931C9">
        <w:tc>
          <w:tcPr>
            <w:tcW w:w="2062" w:type="dxa"/>
          </w:tcPr>
          <w:p w14:paraId="30473673" w14:textId="056ED72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GROUP_ID_</w:t>
            </w:r>
          </w:p>
        </w:tc>
        <w:tc>
          <w:tcPr>
            <w:tcW w:w="1806" w:type="dxa"/>
          </w:tcPr>
          <w:p w14:paraId="3700AF59" w14:textId="284B0FB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3053AD71" w14:textId="3F23DE9E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1531A62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CC05221" w14:textId="3FBD8111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组编号</w:t>
            </w:r>
          </w:p>
        </w:tc>
      </w:tr>
      <w:tr w:rsidR="00A931C9" w14:paraId="670D392D" w14:textId="77777777" w:rsidTr="00A931C9">
        <w:tc>
          <w:tcPr>
            <w:tcW w:w="2062" w:type="dxa"/>
          </w:tcPr>
          <w:p w14:paraId="6216690D" w14:textId="22CFD735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806" w:type="dxa"/>
          </w:tcPr>
          <w:p w14:paraId="10C90233" w14:textId="3A770794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0A661647" w14:textId="129CB889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9715AAB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CB0006D" w14:textId="640D354D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A931C9" w14:paraId="1C240592" w14:textId="77777777" w:rsidTr="00A931C9">
        <w:tc>
          <w:tcPr>
            <w:tcW w:w="2062" w:type="dxa"/>
          </w:tcPr>
          <w:p w14:paraId="7799BC7A" w14:textId="349D1B9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USER_ID_</w:t>
            </w:r>
          </w:p>
        </w:tc>
        <w:tc>
          <w:tcPr>
            <w:tcW w:w="1806" w:type="dxa"/>
          </w:tcPr>
          <w:p w14:paraId="5FE088C2" w14:textId="0B159EC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96" w:type="dxa"/>
          </w:tcPr>
          <w:p w14:paraId="43EB5ECE" w14:textId="7E114695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37A0E6F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32CA762A" w14:textId="6E5E6D05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用户编号</w:t>
            </w:r>
          </w:p>
        </w:tc>
      </w:tr>
      <w:tr w:rsidR="00A931C9" w14:paraId="14D233C2" w14:textId="77777777" w:rsidTr="00A931C9">
        <w:tc>
          <w:tcPr>
            <w:tcW w:w="2062" w:type="dxa"/>
          </w:tcPr>
          <w:p w14:paraId="13856AC9" w14:textId="0B2242E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806" w:type="dxa"/>
          </w:tcPr>
          <w:p w14:paraId="005E6FEC" w14:textId="19C07CD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41F86E7A" w14:textId="28DF087F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72B30B92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59CFD2AE" w14:textId="16D5858A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A931C9" w14:paraId="777CB502" w14:textId="77777777" w:rsidTr="00A931C9">
        <w:tc>
          <w:tcPr>
            <w:tcW w:w="2062" w:type="dxa"/>
          </w:tcPr>
          <w:p w14:paraId="4F44F1B8" w14:textId="626682A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806" w:type="dxa"/>
          </w:tcPr>
          <w:p w14:paraId="22F9FBDC" w14:textId="1F8F38B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6B3FDC7E" w14:textId="6674ED0C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BFAC91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2F01EA0D" w14:textId="33DEEC0C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A931C9" w14:paraId="2BC99974" w14:textId="77777777" w:rsidTr="00A931C9">
        <w:tc>
          <w:tcPr>
            <w:tcW w:w="2062" w:type="dxa"/>
          </w:tcPr>
          <w:p w14:paraId="63A51701" w14:textId="4E7442A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806" w:type="dxa"/>
          </w:tcPr>
          <w:p w14:paraId="4F707B59" w14:textId="58413D9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96" w:type="dxa"/>
          </w:tcPr>
          <w:p w14:paraId="2938D415" w14:textId="34F70C02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  <w:t>YES</w:t>
            </w:r>
          </w:p>
        </w:tc>
        <w:tc>
          <w:tcPr>
            <w:tcW w:w="851" w:type="dxa"/>
          </w:tcPr>
          <w:p w14:paraId="042CFFC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193" w:type="dxa"/>
          </w:tcPr>
          <w:p w14:paraId="4D5E0A9A" w14:textId="27AF024E" w:rsidR="00821C9A" w:rsidRDefault="00A931C9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流程定义编号</w:t>
            </w:r>
          </w:p>
        </w:tc>
      </w:tr>
    </w:tbl>
    <w:p w14:paraId="38A8E8B4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FA45037" w14:textId="2650830B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ACT_RU_JOB</w:t>
      </w:r>
      <w:r w:rsidR="000B2E08">
        <w:rPr>
          <w:rFonts w:ascii="Times New Roman" w:hAnsi="Times New Roman"/>
          <w:color w:val="000000"/>
          <w:kern w:val="0"/>
          <w:lang w:eastAsia="zh-CN"/>
        </w:rPr>
        <w:t>记录</w:t>
      </w:r>
      <w:r w:rsidR="00C15877">
        <w:rPr>
          <w:rFonts w:ascii="Times New Roman" w:hAnsi="Times New Roman"/>
          <w:color w:val="000000"/>
          <w:kern w:val="0"/>
          <w:lang w:eastAsia="zh-CN"/>
        </w:rPr>
        <w:t>运行时</w:t>
      </w:r>
      <w:r w:rsidR="0041081C">
        <w:rPr>
          <w:rFonts w:ascii="Times New Roman" w:hAnsi="Times New Roman"/>
          <w:color w:val="000000"/>
          <w:kern w:val="0"/>
          <w:lang w:eastAsia="zh-CN"/>
        </w:rPr>
        <w:t>定时任务</w:t>
      </w:r>
    </w:p>
    <w:p w14:paraId="47E7F910" w14:textId="32921783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6B0740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-35</w:t>
      </w:r>
      <w:r>
        <w:rPr>
          <w:lang w:eastAsia="zh-CN"/>
        </w:rPr>
        <w:t xml:space="preserve"> </w:t>
      </w:r>
      <w:r w:rsidR="00560FA3">
        <w:rPr>
          <w:lang w:eastAsia="zh-CN"/>
        </w:rPr>
        <w:t>运行定时任务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ayout w:type="fixed"/>
        <w:tblLook w:val="04A0" w:firstRow="1" w:lastRow="0" w:firstColumn="1" w:lastColumn="0" w:noHBand="0" w:noVBand="1"/>
      </w:tblPr>
      <w:tblGrid>
        <w:gridCol w:w="2154"/>
        <w:gridCol w:w="1984"/>
        <w:gridCol w:w="1761"/>
        <w:gridCol w:w="791"/>
        <w:gridCol w:w="1518"/>
      </w:tblGrid>
      <w:tr w:rsidR="006F5FA5" w14:paraId="6F54C3F0" w14:textId="77777777" w:rsidTr="006F5FA5">
        <w:tc>
          <w:tcPr>
            <w:tcW w:w="2154" w:type="dxa"/>
            <w:shd w:val="clear" w:color="auto" w:fill="BFBFBF" w:themeFill="background1" w:themeFillShade="BF"/>
          </w:tcPr>
          <w:p w14:paraId="34DE3B5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84" w:type="dxa"/>
            <w:shd w:val="clear" w:color="auto" w:fill="BFBFBF" w:themeFill="background1" w:themeFillShade="BF"/>
          </w:tcPr>
          <w:p w14:paraId="4C98291D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761" w:type="dxa"/>
            <w:shd w:val="clear" w:color="auto" w:fill="BFBFBF" w:themeFill="background1" w:themeFillShade="BF"/>
          </w:tcPr>
          <w:p w14:paraId="046E1E9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791" w:type="dxa"/>
            <w:shd w:val="clear" w:color="auto" w:fill="BFBFBF" w:themeFill="background1" w:themeFillShade="BF"/>
          </w:tcPr>
          <w:p w14:paraId="0F97832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518" w:type="dxa"/>
            <w:shd w:val="clear" w:color="auto" w:fill="BFBFBF" w:themeFill="background1" w:themeFillShade="BF"/>
          </w:tcPr>
          <w:p w14:paraId="428E7CC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6F5FA5" w14:paraId="17EE4390" w14:textId="77777777" w:rsidTr="006F5FA5">
        <w:tc>
          <w:tcPr>
            <w:tcW w:w="2154" w:type="dxa"/>
          </w:tcPr>
          <w:p w14:paraId="21EDC78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84" w:type="dxa"/>
          </w:tcPr>
          <w:p w14:paraId="3A0B2FF9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A3C3F51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455FACA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518" w:type="dxa"/>
          </w:tcPr>
          <w:p w14:paraId="0182F499" w14:textId="1C7774E3" w:rsidR="00A63F55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6F5FA5" w14:paraId="3D1C2A84" w14:textId="77777777" w:rsidTr="006F5FA5">
        <w:tc>
          <w:tcPr>
            <w:tcW w:w="2154" w:type="dxa"/>
          </w:tcPr>
          <w:p w14:paraId="43247A62" w14:textId="5037B02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84" w:type="dxa"/>
          </w:tcPr>
          <w:p w14:paraId="6977E721" w14:textId="3D675253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37EABB8C" w14:textId="207C23B0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329CC8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3598AC71" w14:textId="2DCBDB0B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版本</w:t>
            </w:r>
          </w:p>
        </w:tc>
      </w:tr>
      <w:tr w:rsidR="006F5FA5" w14:paraId="4F9C8A6C" w14:textId="77777777" w:rsidTr="006F5FA5">
        <w:tc>
          <w:tcPr>
            <w:tcW w:w="2154" w:type="dxa"/>
          </w:tcPr>
          <w:p w14:paraId="5CC71C58" w14:textId="31E9E9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84" w:type="dxa"/>
          </w:tcPr>
          <w:p w14:paraId="5D97428B" w14:textId="5E7A791C" w:rsidR="00821C9A" w:rsidRPr="00F51425" w:rsidRDefault="00821C9A" w:rsidP="00821C9A">
            <w:pPr>
              <w:pStyle w:val="a8"/>
              <w:ind w:firstLineChars="0" w:firstLine="0"/>
              <w:jc w:val="center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0EE0C1E4" w14:textId="47FC73A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791" w:type="dxa"/>
          </w:tcPr>
          <w:p w14:paraId="5F7AF0D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A75431E" w14:textId="009EFFC7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6F5FA5" w14:paraId="2F94C0AB" w14:textId="77777777" w:rsidTr="006F5FA5">
        <w:tc>
          <w:tcPr>
            <w:tcW w:w="2154" w:type="dxa"/>
          </w:tcPr>
          <w:p w14:paraId="3BBCF4C9" w14:textId="08A3948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LOCK_EXP_TIME_</w:t>
            </w:r>
          </w:p>
        </w:tc>
        <w:tc>
          <w:tcPr>
            <w:tcW w:w="1984" w:type="dxa"/>
          </w:tcPr>
          <w:p w14:paraId="5B078734" w14:textId="5AE8E637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4ADABAF8" w14:textId="5571CFE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443973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00CA14B" w14:textId="6B0C0CDF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锁释放时间</w:t>
            </w:r>
          </w:p>
        </w:tc>
      </w:tr>
      <w:tr w:rsidR="006F5FA5" w14:paraId="343A2512" w14:textId="77777777" w:rsidTr="006F5FA5">
        <w:tc>
          <w:tcPr>
            <w:tcW w:w="2154" w:type="dxa"/>
          </w:tcPr>
          <w:p w14:paraId="29BAE042" w14:textId="594E1738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LOCK_OWNER_</w:t>
            </w:r>
          </w:p>
        </w:tc>
        <w:tc>
          <w:tcPr>
            <w:tcW w:w="1984" w:type="dxa"/>
          </w:tcPr>
          <w:p w14:paraId="013A0970" w14:textId="008853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2A88CFC7" w14:textId="0A40ECB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5D97C0B6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1C8ED09" w14:textId="4856C89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挂起着</w:t>
            </w:r>
          </w:p>
        </w:tc>
      </w:tr>
      <w:tr w:rsidR="006F5FA5" w14:paraId="7FD2F56D" w14:textId="77777777" w:rsidTr="006F5FA5">
        <w:tc>
          <w:tcPr>
            <w:tcW w:w="2154" w:type="dxa"/>
          </w:tcPr>
          <w:p w14:paraId="00AC2696" w14:textId="08A921F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EXCLUSIVE_</w:t>
            </w:r>
          </w:p>
        </w:tc>
        <w:tc>
          <w:tcPr>
            <w:tcW w:w="1984" w:type="dxa"/>
          </w:tcPr>
          <w:p w14:paraId="675102A2" w14:textId="5E1E309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tinyint(1)</w:t>
            </w:r>
          </w:p>
        </w:tc>
        <w:tc>
          <w:tcPr>
            <w:tcW w:w="1761" w:type="dxa"/>
          </w:tcPr>
          <w:p w14:paraId="29DEFF42" w14:textId="77C6EE1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6AF35653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44395B5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5A6B7EFB" w14:textId="77777777" w:rsidTr="006F5FA5">
        <w:tc>
          <w:tcPr>
            <w:tcW w:w="2154" w:type="dxa"/>
          </w:tcPr>
          <w:p w14:paraId="33118338" w14:textId="31492A4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84" w:type="dxa"/>
          </w:tcPr>
          <w:p w14:paraId="41E3BFD4" w14:textId="345BC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5943029A" w14:textId="25A9DE7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AC7BEEF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BF4D3BA" w14:textId="7B7B2536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6F5FA5" w14:paraId="6D861E08" w14:textId="77777777" w:rsidTr="006F5FA5">
        <w:tc>
          <w:tcPr>
            <w:tcW w:w="2154" w:type="dxa"/>
          </w:tcPr>
          <w:p w14:paraId="1262D7D1" w14:textId="77777777" w:rsidR="00D12D3F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PROCESS_</w:t>
            </w:r>
          </w:p>
          <w:p w14:paraId="2A440185" w14:textId="74FE2DA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INSTANCE_ID_</w:t>
            </w:r>
          </w:p>
        </w:tc>
        <w:tc>
          <w:tcPr>
            <w:tcW w:w="1984" w:type="dxa"/>
          </w:tcPr>
          <w:p w14:paraId="0DFB15A6" w14:textId="196D4C6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747A4779" w14:textId="00C89F4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214DE10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4597D9AA" w14:textId="019DB20C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6F5FA5" w14:paraId="02D3A919" w14:textId="77777777" w:rsidTr="006F5FA5">
        <w:tc>
          <w:tcPr>
            <w:tcW w:w="2154" w:type="dxa"/>
          </w:tcPr>
          <w:p w14:paraId="1E9950C8" w14:textId="115BA7E2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84" w:type="dxa"/>
          </w:tcPr>
          <w:p w14:paraId="7ABCBDB4" w14:textId="1F2F4377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35C6934F" w14:textId="2B92252E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E0E0D5A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78FA05F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1C22EC65" w14:textId="2AC2D282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1AC8EAF0" w14:textId="77777777" w:rsidTr="006F5FA5">
        <w:tc>
          <w:tcPr>
            <w:tcW w:w="2154" w:type="dxa"/>
          </w:tcPr>
          <w:p w14:paraId="156A941E" w14:textId="4A4A7AA0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RETRIES_</w:t>
            </w:r>
          </w:p>
        </w:tc>
        <w:tc>
          <w:tcPr>
            <w:tcW w:w="1984" w:type="dxa"/>
          </w:tcPr>
          <w:p w14:paraId="34C0FFE4" w14:textId="4CE2AA2C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761" w:type="dxa"/>
          </w:tcPr>
          <w:p w14:paraId="6B25A21F" w14:textId="20A921C4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DC9665E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5268D53A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  <w:tr w:rsidR="006F5FA5" w14:paraId="637CBE32" w14:textId="77777777" w:rsidTr="006F5FA5">
        <w:tc>
          <w:tcPr>
            <w:tcW w:w="2154" w:type="dxa"/>
          </w:tcPr>
          <w:p w14:paraId="051E9FFF" w14:textId="4592C4DA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EXCEPTION_STACK_ID_</w:t>
            </w:r>
          </w:p>
        </w:tc>
        <w:tc>
          <w:tcPr>
            <w:tcW w:w="1984" w:type="dxa"/>
          </w:tcPr>
          <w:p w14:paraId="02ECA686" w14:textId="600BB0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761" w:type="dxa"/>
          </w:tcPr>
          <w:p w14:paraId="4BBD0E96" w14:textId="13812932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EE57B4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BE45790" w14:textId="77777777" w:rsidR="00D12D3F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  <w:p w14:paraId="34B6CA54" w14:textId="51FFE0B1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6F5FA5" w14:paraId="0D95063D" w14:textId="77777777" w:rsidTr="006F5FA5">
        <w:tc>
          <w:tcPr>
            <w:tcW w:w="2154" w:type="dxa"/>
          </w:tcPr>
          <w:p w14:paraId="34AFE358" w14:textId="718AB3D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EXCEPTION_MSG_</w:t>
            </w:r>
          </w:p>
        </w:tc>
        <w:tc>
          <w:tcPr>
            <w:tcW w:w="1984" w:type="dxa"/>
          </w:tcPr>
          <w:p w14:paraId="5AB189A6" w14:textId="1FBEC0DD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67FA879C" w14:textId="5D161BD9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1315181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2C106F92" w14:textId="392F2A8A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异常信息</w:t>
            </w:r>
          </w:p>
        </w:tc>
      </w:tr>
      <w:tr w:rsidR="006F5FA5" w14:paraId="01599183" w14:textId="77777777" w:rsidTr="006F5FA5">
        <w:tc>
          <w:tcPr>
            <w:tcW w:w="2154" w:type="dxa"/>
          </w:tcPr>
          <w:p w14:paraId="1248A377" w14:textId="68AAE881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DUEDATE_</w:t>
            </w:r>
          </w:p>
        </w:tc>
        <w:tc>
          <w:tcPr>
            <w:tcW w:w="1984" w:type="dxa"/>
          </w:tcPr>
          <w:p w14:paraId="07B3D9B6" w14:textId="4898F4AB" w:rsidR="00821C9A" w:rsidRPr="00F51425" w:rsidRDefault="00821C9A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761" w:type="dxa"/>
          </w:tcPr>
          <w:p w14:paraId="19B3C78D" w14:textId="34372A43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20FB3B0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6115187E" w14:textId="1438F3E0" w:rsidR="00821C9A" w:rsidRDefault="00D12D3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到期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6F5FA5" w14:paraId="73FBC629" w14:textId="77777777" w:rsidTr="006F5FA5">
        <w:tc>
          <w:tcPr>
            <w:tcW w:w="2154" w:type="dxa"/>
          </w:tcPr>
          <w:p w14:paraId="76034F3A" w14:textId="3366438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REPEAT_</w:t>
            </w:r>
          </w:p>
        </w:tc>
        <w:tc>
          <w:tcPr>
            <w:tcW w:w="1984" w:type="dxa"/>
          </w:tcPr>
          <w:p w14:paraId="78035822" w14:textId="243550DF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3358F821" w14:textId="435D2701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7733D37D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A4569E2" w14:textId="7B904612" w:rsidR="00821C9A" w:rsidRDefault="002266C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重复</w:t>
            </w:r>
          </w:p>
        </w:tc>
      </w:tr>
      <w:tr w:rsidR="006F5FA5" w14:paraId="72CAB745" w14:textId="77777777" w:rsidTr="006F5FA5">
        <w:tc>
          <w:tcPr>
            <w:tcW w:w="2154" w:type="dxa"/>
          </w:tcPr>
          <w:p w14:paraId="394EBF59" w14:textId="63F907E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HANDLER_TYPE_</w:t>
            </w:r>
          </w:p>
        </w:tc>
        <w:tc>
          <w:tcPr>
            <w:tcW w:w="1984" w:type="dxa"/>
          </w:tcPr>
          <w:p w14:paraId="1D0F79C6" w14:textId="50C6DA79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75BF5C7F" w14:textId="67AE22F5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494C5D7C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11AB46E0" w14:textId="1B1BBE3F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处理类型</w:t>
            </w:r>
          </w:p>
        </w:tc>
      </w:tr>
      <w:tr w:rsidR="006F5FA5" w14:paraId="395F850E" w14:textId="77777777" w:rsidTr="006F5FA5">
        <w:tc>
          <w:tcPr>
            <w:tcW w:w="2154" w:type="dxa"/>
          </w:tcPr>
          <w:p w14:paraId="1A9AC005" w14:textId="2FD99441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HANDLER_CFG_</w:t>
            </w:r>
          </w:p>
        </w:tc>
        <w:tc>
          <w:tcPr>
            <w:tcW w:w="1984" w:type="dxa"/>
          </w:tcPr>
          <w:p w14:paraId="3DC53CA9" w14:textId="2AC1B4D0" w:rsidR="00821C9A" w:rsidRPr="00F51425" w:rsidRDefault="00821C9A" w:rsidP="00821C9A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761" w:type="dxa"/>
          </w:tcPr>
          <w:p w14:paraId="52B4E5C0" w14:textId="1E8009CA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00DEE619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22DFD6A" w14:textId="577F93CE" w:rsidR="00821C9A" w:rsidRDefault="006F5FA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标识</w:t>
            </w:r>
          </w:p>
        </w:tc>
      </w:tr>
      <w:tr w:rsidR="006F5FA5" w14:paraId="66D9050B" w14:textId="77777777" w:rsidTr="006F5FA5">
        <w:tc>
          <w:tcPr>
            <w:tcW w:w="2154" w:type="dxa"/>
          </w:tcPr>
          <w:p w14:paraId="6E1C12B0" w14:textId="6D93FA46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84" w:type="dxa"/>
          </w:tcPr>
          <w:p w14:paraId="4605D024" w14:textId="13109B2B" w:rsidR="00821C9A" w:rsidRPr="00F51425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761" w:type="dxa"/>
          </w:tcPr>
          <w:p w14:paraId="680EC5A0" w14:textId="31045CBB" w:rsidR="00821C9A" w:rsidRDefault="00D708A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791" w:type="dxa"/>
          </w:tcPr>
          <w:p w14:paraId="19C06F15" w14:textId="77777777" w:rsidR="00821C9A" w:rsidRPr="00EC104E" w:rsidRDefault="00821C9A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518" w:type="dxa"/>
          </w:tcPr>
          <w:p w14:paraId="067237F2" w14:textId="77777777" w:rsidR="00821C9A" w:rsidRDefault="00821C9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294AC7C3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4937EF6C" w14:textId="00490467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 xml:space="preserve">ACT_RU_TASK  </w:t>
      </w:r>
      <w:r w:rsidR="00DA5462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DA5462">
        <w:rPr>
          <w:rFonts w:ascii="Times New Roman" w:hAnsi="Times New Roman"/>
          <w:color w:val="000000"/>
          <w:kern w:val="0"/>
          <w:lang w:eastAsia="zh-CN"/>
        </w:rPr>
        <w:t>运行</w:t>
      </w:r>
      <w:r w:rsidR="00E45B17">
        <w:rPr>
          <w:rFonts w:ascii="Times New Roman" w:hAnsi="Times New Roman"/>
          <w:color w:val="000000"/>
          <w:kern w:val="0"/>
          <w:lang w:eastAsia="zh-CN"/>
        </w:rPr>
        <w:t>任务</w:t>
      </w:r>
      <w:r w:rsidR="00E45B17">
        <w:rPr>
          <w:rFonts w:ascii="Times New Roman" w:hAnsi="Times New Roman" w:hint="eastAsia"/>
          <w:color w:val="000000"/>
          <w:kern w:val="0"/>
          <w:lang w:eastAsia="zh-CN"/>
        </w:rPr>
        <w:t>信息</w:t>
      </w:r>
    </w:p>
    <w:p w14:paraId="2AA2A4B6" w14:textId="346491FF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-36</w:t>
      </w:r>
      <w:r>
        <w:rPr>
          <w:lang w:eastAsia="zh-CN"/>
        </w:rPr>
        <w:t xml:space="preserve"> </w:t>
      </w:r>
      <w:r w:rsidR="009734DD">
        <w:rPr>
          <w:lang w:eastAsia="zh-CN"/>
        </w:rPr>
        <w:t>运行</w:t>
      </w:r>
      <w:r w:rsidR="005700C7">
        <w:rPr>
          <w:lang w:eastAsia="zh-CN"/>
        </w:rPr>
        <w:t>任务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390"/>
        <w:gridCol w:w="1910"/>
        <w:gridCol w:w="1397"/>
        <w:gridCol w:w="795"/>
        <w:gridCol w:w="1716"/>
      </w:tblGrid>
      <w:tr w:rsidR="003F33A8" w14:paraId="3ABEB2ED" w14:textId="77777777" w:rsidTr="003F33A8">
        <w:tc>
          <w:tcPr>
            <w:tcW w:w="2203" w:type="dxa"/>
            <w:shd w:val="clear" w:color="auto" w:fill="BFBFBF" w:themeFill="background1" w:themeFillShade="BF"/>
          </w:tcPr>
          <w:p w14:paraId="52E844FC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33AB63BF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11E54F3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806" w:type="dxa"/>
            <w:shd w:val="clear" w:color="auto" w:fill="BFBFBF" w:themeFill="background1" w:themeFillShade="BF"/>
          </w:tcPr>
          <w:p w14:paraId="13ADE1D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802" w:type="dxa"/>
            <w:shd w:val="clear" w:color="auto" w:fill="BFBFBF" w:themeFill="background1" w:themeFillShade="BF"/>
          </w:tcPr>
          <w:p w14:paraId="10BCEC3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4814D3F2" w14:textId="77777777" w:rsidTr="003F33A8">
        <w:tc>
          <w:tcPr>
            <w:tcW w:w="2203" w:type="dxa"/>
          </w:tcPr>
          <w:p w14:paraId="40E309BC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60F950C1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579BE5B0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12C76828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802" w:type="dxa"/>
          </w:tcPr>
          <w:p w14:paraId="06F38A7F" w14:textId="6B1554EC" w:rsidR="00A63F55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5EA6309F" w14:textId="77777777" w:rsidTr="003F33A8">
        <w:tc>
          <w:tcPr>
            <w:tcW w:w="2203" w:type="dxa"/>
          </w:tcPr>
          <w:p w14:paraId="64EF5741" w14:textId="72ED877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4CF348A1" w14:textId="6093B603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2C363789" w14:textId="6448E7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FD3D9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3093E3" w14:textId="017A5C80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3F33A8" w14:paraId="4F9B3DA1" w14:textId="77777777" w:rsidTr="003F33A8">
        <w:tc>
          <w:tcPr>
            <w:tcW w:w="2203" w:type="dxa"/>
          </w:tcPr>
          <w:p w14:paraId="7986023B" w14:textId="7DF342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2510801B" w14:textId="22C839A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050F4A3A" w14:textId="5BF5684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69F525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925863B" w14:textId="57FF64DA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3F33A8" w14:paraId="15206AE3" w14:textId="77777777" w:rsidTr="003F33A8">
        <w:tc>
          <w:tcPr>
            <w:tcW w:w="2203" w:type="dxa"/>
          </w:tcPr>
          <w:p w14:paraId="176130BC" w14:textId="43D23532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06974DAE" w14:textId="60AE5FF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58BB438" w14:textId="70AF3493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0B8DC866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94DB4DD" w14:textId="5E9798D8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流程实例编号</w:t>
            </w:r>
          </w:p>
        </w:tc>
      </w:tr>
      <w:tr w:rsidR="003F33A8" w14:paraId="32FD57A1" w14:textId="77777777" w:rsidTr="003F33A8">
        <w:tc>
          <w:tcPr>
            <w:tcW w:w="2203" w:type="dxa"/>
          </w:tcPr>
          <w:p w14:paraId="1A6DE5CD" w14:textId="7315086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PROC_DEF_ID_</w:t>
            </w:r>
          </w:p>
        </w:tc>
        <w:tc>
          <w:tcPr>
            <w:tcW w:w="1938" w:type="dxa"/>
          </w:tcPr>
          <w:p w14:paraId="0515ADE3" w14:textId="5C3622A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2BBC8AB9" w14:textId="0C80ED1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7B22A9F4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5BA9CCDE" w14:textId="77777777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流程定义</w:t>
            </w:r>
          </w:p>
          <w:p w14:paraId="7BDEF22B" w14:textId="1C2535EB" w:rsidR="003F33A8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3F33A8" w14:paraId="50F437E6" w14:textId="77777777" w:rsidTr="003F33A8">
        <w:tc>
          <w:tcPr>
            <w:tcW w:w="2203" w:type="dxa"/>
          </w:tcPr>
          <w:p w14:paraId="23EE1400" w14:textId="5FD807B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7F820F60" w14:textId="79BF5D9E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B94CBBD" w14:textId="4914E878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658E0DC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AB7318A" w14:textId="4070EBAC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节点定义名称</w:t>
            </w:r>
          </w:p>
        </w:tc>
      </w:tr>
      <w:tr w:rsidR="003F33A8" w14:paraId="3E82A9BF" w14:textId="77777777" w:rsidTr="003F33A8">
        <w:tc>
          <w:tcPr>
            <w:tcW w:w="2203" w:type="dxa"/>
          </w:tcPr>
          <w:p w14:paraId="1EA37FB7" w14:textId="0857C9DD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PARENT_TASK_ID_</w:t>
            </w:r>
          </w:p>
        </w:tc>
        <w:tc>
          <w:tcPr>
            <w:tcW w:w="1938" w:type="dxa"/>
          </w:tcPr>
          <w:p w14:paraId="01673EEA" w14:textId="29EE50A0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70E549A8" w14:textId="42271E4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747AA2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357130E" w14:textId="7EF4F156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父</w:t>
            </w:r>
            <w:r>
              <w:rPr>
                <w:rFonts w:ascii="Times New Roman" w:hAnsi="Times New Roman"/>
                <w:lang w:eastAsia="zh-CN"/>
              </w:rPr>
              <w:t>节点</w:t>
            </w:r>
            <w:r>
              <w:rPr>
                <w:rFonts w:ascii="Times New Roman" w:hAnsi="Times New Roman" w:hint="eastAsia"/>
                <w:lang w:eastAsia="zh-CN"/>
              </w:rPr>
              <w:t>实例</w:t>
            </w:r>
            <w:r>
              <w:rPr>
                <w:rFonts w:ascii="Times New Roman" w:hAnsi="Times New Roman"/>
                <w:lang w:eastAsia="zh-CN"/>
              </w:rPr>
              <w:t>编号</w:t>
            </w:r>
          </w:p>
        </w:tc>
      </w:tr>
      <w:tr w:rsidR="003F33A8" w14:paraId="453AFA79" w14:textId="77777777" w:rsidTr="003F33A8">
        <w:tc>
          <w:tcPr>
            <w:tcW w:w="2203" w:type="dxa"/>
          </w:tcPr>
          <w:p w14:paraId="06AD3D14" w14:textId="19D397C6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DESCRIPTION_</w:t>
            </w:r>
          </w:p>
        </w:tc>
        <w:tc>
          <w:tcPr>
            <w:tcW w:w="1938" w:type="dxa"/>
          </w:tcPr>
          <w:p w14:paraId="3F0CDB4B" w14:textId="7B8FF23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459" w:type="dxa"/>
          </w:tcPr>
          <w:p w14:paraId="6B459A78" w14:textId="71C09B92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6843DFB5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EEA152C" w14:textId="15DB59E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3F33A8" w14:paraId="7975E820" w14:textId="77777777" w:rsidTr="003F33A8">
        <w:tc>
          <w:tcPr>
            <w:tcW w:w="2203" w:type="dxa"/>
          </w:tcPr>
          <w:p w14:paraId="569B5916" w14:textId="6E08CD7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TASK_DEF_KEY_</w:t>
            </w:r>
          </w:p>
        </w:tc>
        <w:tc>
          <w:tcPr>
            <w:tcW w:w="1938" w:type="dxa"/>
          </w:tcPr>
          <w:p w14:paraId="20B57BF5" w14:textId="75688E4C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 xml:space="preserve">varchar(255)  </w:t>
            </w:r>
          </w:p>
        </w:tc>
        <w:tc>
          <w:tcPr>
            <w:tcW w:w="1459" w:type="dxa"/>
          </w:tcPr>
          <w:p w14:paraId="6D612D1C" w14:textId="051D28D4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40C7379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CB6BCCE" w14:textId="35180494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任务定义编号</w:t>
            </w:r>
          </w:p>
        </w:tc>
      </w:tr>
      <w:tr w:rsidR="003F33A8" w14:paraId="4F771103" w14:textId="77777777" w:rsidTr="003F33A8">
        <w:tc>
          <w:tcPr>
            <w:tcW w:w="2203" w:type="dxa"/>
          </w:tcPr>
          <w:p w14:paraId="0EC8C99C" w14:textId="5BC7AD5D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OWNER_</w:t>
            </w:r>
          </w:p>
        </w:tc>
        <w:tc>
          <w:tcPr>
            <w:tcW w:w="1938" w:type="dxa"/>
          </w:tcPr>
          <w:p w14:paraId="47EB2390" w14:textId="624BA208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2C02681" w14:textId="4AB3F90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091D883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362BF587" w14:textId="371B756E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拥有者（</w:t>
            </w:r>
            <w:r>
              <w:rPr>
                <w:rFonts w:ascii="Times New Roman" w:hAnsi="Times New Roman" w:hint="eastAsia"/>
                <w:lang w:eastAsia="zh-CN"/>
              </w:rPr>
              <w:t>委托有</w:t>
            </w:r>
            <w:r>
              <w:rPr>
                <w:rFonts w:ascii="Times New Roman" w:hAnsi="Times New Roman"/>
                <w:lang w:eastAsia="zh-CN"/>
              </w:rPr>
              <w:t>值）</w:t>
            </w:r>
          </w:p>
        </w:tc>
      </w:tr>
      <w:tr w:rsidR="003F33A8" w14:paraId="0FD4BD65" w14:textId="77777777" w:rsidTr="003F33A8">
        <w:tc>
          <w:tcPr>
            <w:tcW w:w="2203" w:type="dxa"/>
          </w:tcPr>
          <w:p w14:paraId="66610146" w14:textId="7FCA7107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ASSIGNEE_</w:t>
            </w:r>
          </w:p>
        </w:tc>
        <w:tc>
          <w:tcPr>
            <w:tcW w:w="1938" w:type="dxa"/>
          </w:tcPr>
          <w:p w14:paraId="327ACEF2" w14:textId="690A87E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2C61DEB3" w14:textId="75644060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1A9492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6673123" w14:textId="0C7D51D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签收人</w:t>
            </w:r>
            <w:r>
              <w:rPr>
                <w:rFonts w:ascii="Times New Roman" w:hAnsi="Times New Roman"/>
                <w:lang w:eastAsia="zh-CN"/>
              </w:rPr>
              <w:t>或委托人</w:t>
            </w:r>
          </w:p>
        </w:tc>
      </w:tr>
      <w:tr w:rsidR="003F33A8" w14:paraId="246D9ED2" w14:textId="77777777" w:rsidTr="003F33A8">
        <w:tc>
          <w:tcPr>
            <w:tcW w:w="2203" w:type="dxa"/>
          </w:tcPr>
          <w:p w14:paraId="6CC0D086" w14:textId="2785791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DELEGATION_</w:t>
            </w:r>
          </w:p>
        </w:tc>
        <w:tc>
          <w:tcPr>
            <w:tcW w:w="1938" w:type="dxa"/>
          </w:tcPr>
          <w:p w14:paraId="3C0C9CA4" w14:textId="091F09A1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459" w:type="dxa"/>
          </w:tcPr>
          <w:p w14:paraId="4AE21213" w14:textId="220698B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DDC3C3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4FEF799" w14:textId="2F87749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委托</w:t>
            </w: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3F33A8" w14:paraId="0A03C122" w14:textId="77777777" w:rsidTr="003F33A8">
        <w:tc>
          <w:tcPr>
            <w:tcW w:w="2203" w:type="dxa"/>
          </w:tcPr>
          <w:p w14:paraId="2C976939" w14:textId="374E8B78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PRIORITY_</w:t>
            </w:r>
          </w:p>
        </w:tc>
        <w:tc>
          <w:tcPr>
            <w:tcW w:w="1938" w:type="dxa"/>
          </w:tcPr>
          <w:p w14:paraId="47AC8653" w14:textId="3A0FA015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40A9F718" w14:textId="721E59DB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53791E7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893D29D" w14:textId="51351925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优先</w:t>
            </w:r>
            <w:r>
              <w:rPr>
                <w:rFonts w:ascii="Times New Roman" w:hAnsi="Times New Roman"/>
                <w:lang w:eastAsia="zh-CN"/>
              </w:rPr>
              <w:t>级别</w:t>
            </w:r>
          </w:p>
        </w:tc>
      </w:tr>
      <w:tr w:rsidR="003F33A8" w14:paraId="49D0BCF4" w14:textId="77777777" w:rsidTr="003F33A8">
        <w:tc>
          <w:tcPr>
            <w:tcW w:w="2203" w:type="dxa"/>
          </w:tcPr>
          <w:p w14:paraId="3277A5FF" w14:textId="28CB65E4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CREATE_TIME_</w:t>
            </w:r>
          </w:p>
        </w:tc>
        <w:tc>
          <w:tcPr>
            <w:tcW w:w="1938" w:type="dxa"/>
          </w:tcPr>
          <w:p w14:paraId="3327EFF2" w14:textId="4EBCF54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timestamp</w:t>
            </w:r>
          </w:p>
        </w:tc>
        <w:tc>
          <w:tcPr>
            <w:tcW w:w="1459" w:type="dxa"/>
          </w:tcPr>
          <w:p w14:paraId="1E2CD542" w14:textId="4956955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806" w:type="dxa"/>
          </w:tcPr>
          <w:p w14:paraId="38FDFD40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E9438A" w14:textId="4E65F38B" w:rsidR="000847D1" w:rsidRDefault="003F33A8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15DEFAC6" w14:textId="77777777" w:rsidTr="003F33A8">
        <w:tc>
          <w:tcPr>
            <w:tcW w:w="2203" w:type="dxa"/>
          </w:tcPr>
          <w:p w14:paraId="05D59EB9" w14:textId="01CB762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DUE_DATE_</w:t>
            </w:r>
          </w:p>
        </w:tc>
        <w:tc>
          <w:tcPr>
            <w:tcW w:w="1938" w:type="dxa"/>
          </w:tcPr>
          <w:p w14:paraId="6F36E02B" w14:textId="3C7C6109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datetime</w:t>
            </w:r>
          </w:p>
        </w:tc>
        <w:tc>
          <w:tcPr>
            <w:tcW w:w="1459" w:type="dxa"/>
          </w:tcPr>
          <w:p w14:paraId="2742BDF8" w14:textId="116A268A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67E9FBF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02C33543" w14:textId="7728E1CD" w:rsidR="000847D1" w:rsidRDefault="0068665A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过期时间</w:t>
            </w:r>
          </w:p>
        </w:tc>
      </w:tr>
      <w:tr w:rsidR="003F33A8" w14:paraId="22DDA961" w14:textId="77777777" w:rsidTr="003F33A8">
        <w:tc>
          <w:tcPr>
            <w:tcW w:w="2203" w:type="dxa"/>
          </w:tcPr>
          <w:p w14:paraId="68BA7898" w14:textId="649F3AAB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CATEGORY_</w:t>
            </w:r>
          </w:p>
        </w:tc>
        <w:tc>
          <w:tcPr>
            <w:tcW w:w="1938" w:type="dxa"/>
          </w:tcPr>
          <w:p w14:paraId="54B155FB" w14:textId="3C4A05B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323C5434" w14:textId="305538E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4F771672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26A4FF2A" w14:textId="008F867B" w:rsidR="000847D1" w:rsidRDefault="00C03033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创建</w:t>
            </w:r>
            <w:r>
              <w:rPr>
                <w:rFonts w:ascii="Times New Roman" w:hAnsi="Times New Roman" w:hint="eastAsia"/>
                <w:lang w:eastAsia="zh-CN"/>
              </w:rPr>
              <w:t>时间</w:t>
            </w:r>
          </w:p>
        </w:tc>
      </w:tr>
      <w:tr w:rsidR="003F33A8" w14:paraId="6DAEB7C6" w14:textId="77777777" w:rsidTr="00F43B0F">
        <w:trPr>
          <w:trHeight w:val="753"/>
        </w:trPr>
        <w:tc>
          <w:tcPr>
            <w:tcW w:w="2203" w:type="dxa"/>
          </w:tcPr>
          <w:p w14:paraId="2C67DB1F" w14:textId="77777777" w:rsidR="003F33A8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SUSPENSION</w:t>
            </w:r>
          </w:p>
          <w:p w14:paraId="07D1235D" w14:textId="274DF1A1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_STATE_</w:t>
            </w:r>
          </w:p>
        </w:tc>
        <w:tc>
          <w:tcPr>
            <w:tcW w:w="1938" w:type="dxa"/>
          </w:tcPr>
          <w:p w14:paraId="7D465BFB" w14:textId="5986723F" w:rsidR="000847D1" w:rsidRPr="00F51425" w:rsidRDefault="000847D1" w:rsidP="00F51425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459" w:type="dxa"/>
          </w:tcPr>
          <w:p w14:paraId="0F43AB0A" w14:textId="5074B54E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3205660A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14286B72" w14:textId="3940C454" w:rsidR="000847D1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</w:t>
            </w:r>
            <w:r>
              <w:rPr>
                <w:rFonts w:ascii="Times New Roman" w:hAnsi="Times New Roman"/>
                <w:lang w:eastAsia="zh-CN"/>
              </w:rPr>
              <w:t>挂起</w:t>
            </w:r>
          </w:p>
        </w:tc>
      </w:tr>
      <w:tr w:rsidR="003F33A8" w14:paraId="2DD55720" w14:textId="77777777" w:rsidTr="003F33A8">
        <w:tc>
          <w:tcPr>
            <w:tcW w:w="2203" w:type="dxa"/>
          </w:tcPr>
          <w:p w14:paraId="0ABC50C7" w14:textId="6073577F" w:rsidR="000847D1" w:rsidRPr="00F51425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TENANT_ID_</w:t>
            </w:r>
          </w:p>
        </w:tc>
        <w:tc>
          <w:tcPr>
            <w:tcW w:w="1938" w:type="dxa"/>
          </w:tcPr>
          <w:p w14:paraId="7573A906" w14:textId="5F94AB99" w:rsidR="000847D1" w:rsidRDefault="000847D1" w:rsidP="00D40B06">
            <w:pPr>
              <w:pStyle w:val="a8"/>
              <w:ind w:firstLineChars="0" w:firstLine="0"/>
              <w:rPr>
                <w:rFonts w:ascii="Menlo" w:hAnsi="Menlo" w:cs="Menlo"/>
                <w:color w:val="000000"/>
                <w:kern w:val="0"/>
                <w:sz w:val="22"/>
                <w:szCs w:val="22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459" w:type="dxa"/>
          </w:tcPr>
          <w:p w14:paraId="71283700" w14:textId="285C64CD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806" w:type="dxa"/>
          </w:tcPr>
          <w:p w14:paraId="2ED2E387" w14:textId="77777777" w:rsidR="000847D1" w:rsidRPr="00EC104E" w:rsidRDefault="000847D1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802" w:type="dxa"/>
          </w:tcPr>
          <w:p w14:paraId="6B6F7481" w14:textId="77777777" w:rsidR="000847D1" w:rsidRDefault="000847D1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</w:tr>
    </w:tbl>
    <w:p w14:paraId="3C959E57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6E926A64" w14:textId="333558FB" w:rsidR="00820127" w:rsidRDefault="00820127" w:rsidP="00EF1675">
      <w:pPr>
        <w:pStyle w:val="a8"/>
        <w:numPr>
          <w:ilvl w:val="0"/>
          <w:numId w:val="10"/>
        </w:numPr>
        <w:ind w:firstLineChars="0"/>
        <w:rPr>
          <w:rFonts w:ascii="Times New Roman" w:hAnsi="Times New Roman"/>
          <w:color w:val="000000"/>
          <w:kern w:val="0"/>
        </w:rPr>
      </w:pPr>
      <w:r w:rsidRPr="00820127">
        <w:rPr>
          <w:rFonts w:ascii="Times New Roman" w:hAnsi="Times New Roman"/>
          <w:color w:val="000000"/>
          <w:kern w:val="0"/>
        </w:rPr>
        <w:t>ACT_RU_VARIABLE</w:t>
      </w:r>
      <w:r w:rsidR="008E7B64">
        <w:rPr>
          <w:rFonts w:ascii="Times New Roman" w:hAnsi="Times New Roman"/>
          <w:color w:val="000000"/>
          <w:kern w:val="0"/>
          <w:lang w:eastAsia="zh-CN"/>
        </w:rPr>
        <w:t xml:space="preserve"> </w:t>
      </w:r>
      <w:r w:rsidR="001D1E4F">
        <w:rPr>
          <w:rFonts w:ascii="Times New Roman" w:hAnsi="Times New Roman" w:hint="eastAsia"/>
          <w:color w:val="000000"/>
          <w:kern w:val="0"/>
          <w:lang w:eastAsia="zh-CN"/>
        </w:rPr>
        <w:t>记录</w:t>
      </w:r>
      <w:r w:rsidR="001D1E4F">
        <w:rPr>
          <w:rFonts w:ascii="Times New Roman" w:hAnsi="Times New Roman"/>
          <w:color w:val="000000"/>
          <w:kern w:val="0"/>
          <w:lang w:eastAsia="zh-CN"/>
        </w:rPr>
        <w:t>运行流程变量信息</w:t>
      </w:r>
    </w:p>
    <w:p w14:paraId="6213D263" w14:textId="105C2074" w:rsidR="00A63F55" w:rsidRDefault="00F43B0F" w:rsidP="00F43B0F">
      <w:pPr>
        <w:pStyle w:val="ab"/>
        <w:ind w:firstLine="400"/>
        <w:jc w:val="center"/>
        <w:rPr>
          <w:rFonts w:ascii="Times New Roman" w:hAnsi="Times New Roman"/>
          <w:color w:val="000000"/>
          <w:kern w:val="0"/>
          <w:lang w:eastAsia="zh-CN"/>
        </w:rPr>
      </w:pPr>
      <w:r>
        <w:rPr>
          <w:rFonts w:hint="eastAsia"/>
        </w:rPr>
        <w:t>表</w:t>
      </w:r>
      <w:r w:rsidR="00257F4B">
        <w:t xml:space="preserve"> </w:t>
      </w:r>
      <w:r>
        <w:rPr>
          <w:rFonts w:hint="eastAsia"/>
        </w:rPr>
        <w:t>格</w:t>
      </w:r>
      <w:r>
        <w:rPr>
          <w:rFonts w:hint="eastAsia"/>
        </w:rPr>
        <w:t xml:space="preserve"> </w:t>
      </w:r>
      <w:r>
        <w:rPr>
          <w:lang w:eastAsia="zh-CN"/>
        </w:rPr>
        <w:t>4</w:t>
      </w:r>
      <w:r w:rsidR="00E204A4">
        <w:rPr>
          <w:lang w:eastAsia="zh-CN"/>
        </w:rPr>
        <w:t>-37</w:t>
      </w:r>
      <w:r>
        <w:rPr>
          <w:lang w:eastAsia="zh-CN"/>
        </w:rPr>
        <w:t xml:space="preserve"> </w:t>
      </w:r>
      <w:r w:rsidR="001D1E4F">
        <w:rPr>
          <w:lang w:eastAsia="zh-CN"/>
        </w:rPr>
        <w:t>运行流程变量</w:t>
      </w:r>
      <w:r>
        <w:rPr>
          <w:lang w:eastAsia="zh-CN"/>
        </w:rPr>
        <w:t>表</w:t>
      </w:r>
    </w:p>
    <w:tbl>
      <w:tblPr>
        <w:tblStyle w:val="ad"/>
        <w:tblW w:w="0" w:type="auto"/>
        <w:tblInd w:w="960" w:type="dxa"/>
        <w:tblLook w:val="04A0" w:firstRow="1" w:lastRow="0" w:firstColumn="1" w:lastColumn="0" w:noHBand="0" w:noVBand="1"/>
      </w:tblPr>
      <w:tblGrid>
        <w:gridCol w:w="2176"/>
        <w:gridCol w:w="1920"/>
        <w:gridCol w:w="1242"/>
        <w:gridCol w:w="977"/>
        <w:gridCol w:w="1893"/>
      </w:tblGrid>
      <w:tr w:rsidR="00484284" w14:paraId="25EBD03F" w14:textId="77777777" w:rsidTr="00484284">
        <w:tc>
          <w:tcPr>
            <w:tcW w:w="2063" w:type="dxa"/>
            <w:shd w:val="clear" w:color="auto" w:fill="BFBFBF" w:themeFill="background1" w:themeFillShade="BF"/>
          </w:tcPr>
          <w:p w14:paraId="66AACD82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列名</w:t>
            </w:r>
          </w:p>
        </w:tc>
        <w:tc>
          <w:tcPr>
            <w:tcW w:w="1938" w:type="dxa"/>
            <w:shd w:val="clear" w:color="auto" w:fill="BFBFBF" w:themeFill="background1" w:themeFillShade="BF"/>
          </w:tcPr>
          <w:p w14:paraId="419AE046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  <w:tc>
          <w:tcPr>
            <w:tcW w:w="1271" w:type="dxa"/>
            <w:shd w:val="clear" w:color="auto" w:fill="BFBFBF" w:themeFill="background1" w:themeFillShade="BF"/>
          </w:tcPr>
          <w:p w14:paraId="6D9AB46B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是否可空</w:t>
            </w:r>
          </w:p>
        </w:tc>
        <w:tc>
          <w:tcPr>
            <w:tcW w:w="993" w:type="dxa"/>
            <w:shd w:val="clear" w:color="auto" w:fill="BFBFBF" w:themeFill="background1" w:themeFillShade="BF"/>
          </w:tcPr>
          <w:p w14:paraId="630868A7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主键</w:t>
            </w:r>
          </w:p>
        </w:tc>
        <w:tc>
          <w:tcPr>
            <w:tcW w:w="1943" w:type="dxa"/>
            <w:shd w:val="clear" w:color="auto" w:fill="BFBFBF" w:themeFill="background1" w:themeFillShade="BF"/>
          </w:tcPr>
          <w:p w14:paraId="54A3AB34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描述</w:t>
            </w:r>
          </w:p>
        </w:tc>
      </w:tr>
      <w:tr w:rsidR="00484284" w14:paraId="6D91864D" w14:textId="77777777" w:rsidTr="00484284">
        <w:tc>
          <w:tcPr>
            <w:tcW w:w="2063" w:type="dxa"/>
          </w:tcPr>
          <w:p w14:paraId="62A0B902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ID_</w:t>
            </w:r>
          </w:p>
        </w:tc>
        <w:tc>
          <w:tcPr>
            <w:tcW w:w="1938" w:type="dxa"/>
          </w:tcPr>
          <w:p w14:paraId="4AE65D70" w14:textId="77777777" w:rsidR="00A63F55" w:rsidRPr="00F5142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29B781E" w14:textId="77777777" w:rsidR="00A63F55" w:rsidRDefault="00A63F55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215BD5FE" w14:textId="77777777" w:rsidR="00A63F55" w:rsidRPr="00EC104E" w:rsidRDefault="00A63F55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1943" w:type="dxa"/>
          </w:tcPr>
          <w:p w14:paraId="5B2D2281" w14:textId="14109C04" w:rsidR="00A63F55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23DEE011" w14:textId="77777777" w:rsidTr="00484284">
        <w:tc>
          <w:tcPr>
            <w:tcW w:w="2063" w:type="dxa"/>
          </w:tcPr>
          <w:p w14:paraId="2F61A838" w14:textId="72BD9B0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REV_</w:t>
            </w:r>
          </w:p>
        </w:tc>
        <w:tc>
          <w:tcPr>
            <w:tcW w:w="1938" w:type="dxa"/>
          </w:tcPr>
          <w:p w14:paraId="507F2A29" w14:textId="4362D4F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int(11)</w:t>
            </w:r>
          </w:p>
        </w:tc>
        <w:tc>
          <w:tcPr>
            <w:tcW w:w="1271" w:type="dxa"/>
          </w:tcPr>
          <w:p w14:paraId="39813B1D" w14:textId="148C334A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C5A7A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2BE26B0" w14:textId="4EB9C724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乐观</w:t>
            </w:r>
            <w:r>
              <w:rPr>
                <w:rFonts w:ascii="Times New Roman" w:hAnsi="Times New Roman" w:hint="eastAsia"/>
                <w:lang w:eastAsia="zh-CN"/>
              </w:rPr>
              <w:t>锁</w:t>
            </w:r>
          </w:p>
        </w:tc>
      </w:tr>
      <w:tr w:rsidR="00484284" w14:paraId="29BBD7DA" w14:textId="77777777" w:rsidTr="00484284">
        <w:tc>
          <w:tcPr>
            <w:tcW w:w="2063" w:type="dxa"/>
          </w:tcPr>
          <w:p w14:paraId="3059A8D1" w14:textId="356ECFC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TYPE_</w:t>
            </w:r>
          </w:p>
        </w:tc>
        <w:tc>
          <w:tcPr>
            <w:tcW w:w="1938" w:type="dxa"/>
          </w:tcPr>
          <w:p w14:paraId="7AAE387B" w14:textId="23493ECA" w:rsidR="00EE2E7E" w:rsidRPr="00F51425" w:rsidRDefault="00EE2E7E" w:rsidP="00EE2E7E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08B9CFBB" w14:textId="0B14183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5B62F4F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7E5BFB12" w14:textId="481985DF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类型</w:t>
            </w:r>
          </w:p>
        </w:tc>
      </w:tr>
      <w:tr w:rsidR="00484284" w14:paraId="2A5AF8D0" w14:textId="77777777" w:rsidTr="00484284">
        <w:trPr>
          <w:trHeight w:val="486"/>
        </w:trPr>
        <w:tc>
          <w:tcPr>
            <w:tcW w:w="2063" w:type="dxa"/>
          </w:tcPr>
          <w:p w14:paraId="67FFA251" w14:textId="21A68B31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NAME_</w:t>
            </w:r>
          </w:p>
        </w:tc>
        <w:tc>
          <w:tcPr>
            <w:tcW w:w="1938" w:type="dxa"/>
          </w:tcPr>
          <w:p w14:paraId="5502EA4C" w14:textId="0C38CBB0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varchar(255)</w:t>
            </w:r>
          </w:p>
        </w:tc>
        <w:tc>
          <w:tcPr>
            <w:tcW w:w="1271" w:type="dxa"/>
          </w:tcPr>
          <w:p w14:paraId="6BE33C86" w14:textId="4A571BE9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NO</w:t>
            </w:r>
          </w:p>
        </w:tc>
        <w:tc>
          <w:tcPr>
            <w:tcW w:w="993" w:type="dxa"/>
          </w:tcPr>
          <w:p w14:paraId="0795D57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C2382" w14:textId="16319508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名称</w:t>
            </w:r>
          </w:p>
        </w:tc>
      </w:tr>
      <w:tr w:rsidR="00484284" w14:paraId="6A3A8F31" w14:textId="77777777" w:rsidTr="00484284">
        <w:tc>
          <w:tcPr>
            <w:tcW w:w="2063" w:type="dxa"/>
          </w:tcPr>
          <w:p w14:paraId="77CB8819" w14:textId="00E211C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EXECUTION_ID_</w:t>
            </w:r>
          </w:p>
        </w:tc>
        <w:tc>
          <w:tcPr>
            <w:tcW w:w="1938" w:type="dxa"/>
          </w:tcPr>
          <w:p w14:paraId="563120C4" w14:textId="7D73A9D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35C2D872" w14:textId="058E2414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EF64DB5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0FC663" w14:textId="2E30BED6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执行实例编号</w:t>
            </w:r>
          </w:p>
        </w:tc>
      </w:tr>
      <w:tr w:rsidR="00484284" w14:paraId="1A463B21" w14:textId="77777777" w:rsidTr="00484284">
        <w:tc>
          <w:tcPr>
            <w:tcW w:w="2063" w:type="dxa"/>
          </w:tcPr>
          <w:p w14:paraId="0EFB733F" w14:textId="11E82FEA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PROC_INST_ID_</w:t>
            </w:r>
          </w:p>
        </w:tc>
        <w:tc>
          <w:tcPr>
            <w:tcW w:w="1938" w:type="dxa"/>
          </w:tcPr>
          <w:p w14:paraId="5F80F94C" w14:textId="238BAC2E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71E8C866" w14:textId="390AD7C0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0A5CF18F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AABC235" w14:textId="248B6E7C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流程实例</w:t>
            </w:r>
            <w:r>
              <w:rPr>
                <w:rFonts w:ascii="Times New Roman" w:hAnsi="Times New Roman" w:hint="eastAsia"/>
                <w:lang w:eastAsia="zh-CN"/>
              </w:rPr>
              <w:t>编号</w:t>
            </w:r>
          </w:p>
        </w:tc>
      </w:tr>
      <w:tr w:rsidR="00484284" w14:paraId="7A05989F" w14:textId="77777777" w:rsidTr="00484284">
        <w:tc>
          <w:tcPr>
            <w:tcW w:w="2063" w:type="dxa"/>
          </w:tcPr>
          <w:p w14:paraId="6883730B" w14:textId="1CF648B4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TASK_ID_</w:t>
            </w:r>
          </w:p>
        </w:tc>
        <w:tc>
          <w:tcPr>
            <w:tcW w:w="1938" w:type="dxa"/>
          </w:tcPr>
          <w:p w14:paraId="15E1699B" w14:textId="382B3BC9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039D1569" w14:textId="7003BB56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C4B162A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279E2BDE" w14:textId="35F216A2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节点实例编号</w:t>
            </w:r>
          </w:p>
        </w:tc>
      </w:tr>
      <w:tr w:rsidR="00484284" w14:paraId="16F6D5A5" w14:textId="77777777" w:rsidTr="00484284">
        <w:tc>
          <w:tcPr>
            <w:tcW w:w="2063" w:type="dxa"/>
          </w:tcPr>
          <w:p w14:paraId="4FA97C32" w14:textId="292F6613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BYTEARRAY_ID_</w:t>
            </w:r>
          </w:p>
        </w:tc>
        <w:tc>
          <w:tcPr>
            <w:tcW w:w="1938" w:type="dxa"/>
          </w:tcPr>
          <w:p w14:paraId="340E7B62" w14:textId="641D1476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varchar(64)</w:t>
            </w:r>
          </w:p>
        </w:tc>
        <w:tc>
          <w:tcPr>
            <w:tcW w:w="1271" w:type="dxa"/>
          </w:tcPr>
          <w:p w14:paraId="2AA023B0" w14:textId="5A36C33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5C85DC8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66AB6E3" w14:textId="7956623D" w:rsidR="00EE2E7E" w:rsidRDefault="00484284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字节表编号</w:t>
            </w:r>
          </w:p>
        </w:tc>
      </w:tr>
      <w:tr w:rsidR="00484284" w14:paraId="09C54CEB" w14:textId="77777777" w:rsidTr="00484284">
        <w:tc>
          <w:tcPr>
            <w:tcW w:w="2063" w:type="dxa"/>
          </w:tcPr>
          <w:p w14:paraId="3DA3BC2A" w14:textId="307265D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DOUBLE_</w:t>
            </w:r>
          </w:p>
        </w:tc>
        <w:tc>
          <w:tcPr>
            <w:tcW w:w="1938" w:type="dxa"/>
          </w:tcPr>
          <w:p w14:paraId="4D76657C" w14:textId="776B0525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double</w:t>
            </w:r>
          </w:p>
        </w:tc>
        <w:tc>
          <w:tcPr>
            <w:tcW w:w="1271" w:type="dxa"/>
          </w:tcPr>
          <w:p w14:paraId="522011CC" w14:textId="01ECAB58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357B173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463F69A9" w14:textId="42D86741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 xml:space="preserve"> Double</w:t>
            </w:r>
          </w:p>
        </w:tc>
      </w:tr>
      <w:tr w:rsidR="00484284" w14:paraId="3FACB44E" w14:textId="77777777" w:rsidTr="00484284">
        <w:tc>
          <w:tcPr>
            <w:tcW w:w="2063" w:type="dxa"/>
          </w:tcPr>
          <w:p w14:paraId="5FEC258B" w14:textId="18DCA4B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LONG_</w:t>
            </w:r>
          </w:p>
        </w:tc>
        <w:tc>
          <w:tcPr>
            <w:tcW w:w="1938" w:type="dxa"/>
          </w:tcPr>
          <w:p w14:paraId="01692988" w14:textId="2F33DA9C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bigint(20)</w:t>
            </w:r>
          </w:p>
        </w:tc>
        <w:tc>
          <w:tcPr>
            <w:tcW w:w="1271" w:type="dxa"/>
          </w:tcPr>
          <w:p w14:paraId="3A6AE654" w14:textId="6F75FA93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3212E688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A22AF53" w14:textId="1BA64B13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变量类型</w:t>
            </w:r>
            <w:r>
              <w:rPr>
                <w:rFonts w:ascii="Times New Roman" w:hAnsi="Times New Roman"/>
                <w:lang w:eastAsia="zh-CN"/>
              </w:rPr>
              <w:t>Long</w:t>
            </w:r>
          </w:p>
        </w:tc>
      </w:tr>
      <w:tr w:rsidR="00484284" w14:paraId="1FFED2FD" w14:textId="77777777" w:rsidTr="00484284">
        <w:tc>
          <w:tcPr>
            <w:tcW w:w="2063" w:type="dxa"/>
          </w:tcPr>
          <w:p w14:paraId="7E35692D" w14:textId="4FEA0A8D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TEXT_</w:t>
            </w:r>
          </w:p>
        </w:tc>
        <w:tc>
          <w:tcPr>
            <w:tcW w:w="1938" w:type="dxa"/>
          </w:tcPr>
          <w:p w14:paraId="6210E6FF" w14:textId="50CDC5F7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3D7AA405" w14:textId="1C1ACEAC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4F3366D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19EE1B96" w14:textId="77777777" w:rsidR="00EE2E7E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变量</w:t>
            </w:r>
            <w:r>
              <w:rPr>
                <w:rFonts w:ascii="Times New Roman" w:hAnsi="Times New Roman"/>
                <w:lang w:eastAsia="zh-CN"/>
              </w:rPr>
              <w:t>类型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>String</w:t>
            </w:r>
          </w:p>
          <w:p w14:paraId="217BA893" w14:textId="344CCC3B" w:rsidR="005F4C62" w:rsidRDefault="005F4C62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 w:hint="eastAsia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/>
                <w:lang w:eastAsia="zh-CN"/>
              </w:rPr>
              <w:t>，值</w:t>
            </w:r>
            <w:r>
              <w:rPr>
                <w:rFonts w:ascii="Times New Roman" w:hAnsi="Times New Roman" w:hint="eastAsia"/>
                <w:lang w:eastAsia="zh-CN"/>
              </w:rPr>
              <w:t>为</w:t>
            </w:r>
            <w:r>
              <w:rPr>
                <w:rFonts w:ascii="Times New Roman" w:hAnsi="Times New Roman"/>
                <w:lang w:eastAsia="zh-CN"/>
              </w:rPr>
              <w:t xml:space="preserve">jpa </w:t>
            </w:r>
            <w:r>
              <w:rPr>
                <w:rFonts w:ascii="Times New Roman" w:hAnsi="Times New Roman" w:hint="eastAsia"/>
                <w:lang w:eastAsia="zh-CN"/>
              </w:rPr>
              <w:t>对象</w:t>
            </w:r>
            <w:r>
              <w:rPr>
                <w:rFonts w:ascii="Times New Roman" w:hAnsi="Times New Roman"/>
                <w:lang w:eastAsia="zh-CN"/>
              </w:rPr>
              <w:t>的</w:t>
            </w:r>
            <w:r>
              <w:rPr>
                <w:rFonts w:ascii="Times New Roman" w:hAnsi="Times New Roman"/>
                <w:lang w:eastAsia="zh-CN"/>
              </w:rPr>
              <w:t>class</w:t>
            </w:r>
          </w:p>
        </w:tc>
      </w:tr>
      <w:tr w:rsidR="00484284" w14:paraId="4240CF41" w14:textId="77777777" w:rsidTr="00484284">
        <w:tc>
          <w:tcPr>
            <w:tcW w:w="2063" w:type="dxa"/>
          </w:tcPr>
          <w:p w14:paraId="0CF3FDF3" w14:textId="1DC59B0B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TEXT2_</w:t>
            </w:r>
          </w:p>
        </w:tc>
        <w:tc>
          <w:tcPr>
            <w:tcW w:w="1938" w:type="dxa"/>
          </w:tcPr>
          <w:p w14:paraId="07621358" w14:textId="3C870C42" w:rsidR="00EE2E7E" w:rsidRPr="00F51425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color w:val="000000"/>
                <w:kern w:val="0"/>
              </w:rPr>
            </w:pPr>
            <w:r w:rsidRPr="00F51425">
              <w:rPr>
                <w:rFonts w:ascii="Times New Roman" w:hAnsi="Times New Roman"/>
                <w:color w:val="000000"/>
                <w:kern w:val="0"/>
              </w:rPr>
              <w:t>varchar(4000)</w:t>
            </w:r>
          </w:p>
        </w:tc>
        <w:tc>
          <w:tcPr>
            <w:tcW w:w="1271" w:type="dxa"/>
          </w:tcPr>
          <w:p w14:paraId="588CD60F" w14:textId="4B774ADD" w:rsidR="00EE2E7E" w:rsidRDefault="00EE2E7E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 w:rsidRPr="00EC104E">
              <w:rPr>
                <w:rFonts w:ascii="Times New Roman" w:hAnsi="Times New Roman"/>
                <w:lang w:eastAsia="zh-CN"/>
              </w:rPr>
              <w:t>YES</w:t>
            </w:r>
          </w:p>
        </w:tc>
        <w:tc>
          <w:tcPr>
            <w:tcW w:w="993" w:type="dxa"/>
          </w:tcPr>
          <w:p w14:paraId="2DFCD50B" w14:textId="77777777" w:rsidR="00EE2E7E" w:rsidRPr="00EC104E" w:rsidRDefault="00EE2E7E" w:rsidP="00D40B06">
            <w:pPr>
              <w:ind w:firstLineChars="0" w:firstLine="0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1943" w:type="dxa"/>
          </w:tcPr>
          <w:p w14:paraId="5785C76F" w14:textId="0A53A256" w:rsidR="00EE2E7E" w:rsidRDefault="002E4A0F" w:rsidP="00D40B06">
            <w:pPr>
              <w:pStyle w:val="a8"/>
              <w:ind w:firstLineChars="0" w:firstLine="0"/>
              <w:rPr>
                <w:rFonts w:ascii="Times New Roman" w:hAnsi="Times New Roman"/>
                <w:lang w:eastAsia="zh-CN"/>
              </w:rPr>
            </w:pPr>
            <w:r>
              <w:rPr>
                <w:rFonts w:ascii="Times New Roman" w:hAnsi="Times New Roman"/>
                <w:lang w:eastAsia="zh-CN"/>
              </w:rPr>
              <w:t>若</w:t>
            </w:r>
            <w:r>
              <w:rPr>
                <w:rFonts w:ascii="Times New Roman" w:hAnsi="Times New Roman"/>
                <w:lang w:eastAsia="zh-CN"/>
              </w:rPr>
              <w:t xml:space="preserve"> </w:t>
            </w:r>
            <w:r>
              <w:rPr>
                <w:rFonts w:ascii="Times New Roman" w:hAnsi="Times New Roman" w:hint="eastAsia"/>
                <w:lang w:eastAsia="zh-CN"/>
              </w:rPr>
              <w:t xml:space="preserve">JPA </w:t>
            </w:r>
            <w:r w:rsidR="00366A48">
              <w:rPr>
                <w:rFonts w:ascii="Times New Roman" w:hAnsi="Times New Roman"/>
                <w:lang w:eastAsia="zh-CN"/>
              </w:rPr>
              <w:t>，</w:t>
            </w:r>
            <w:r w:rsidR="00366A48">
              <w:rPr>
                <w:rFonts w:ascii="Times New Roman" w:hAnsi="Times New Roman" w:hint="eastAsia"/>
                <w:lang w:eastAsia="zh-CN"/>
              </w:rPr>
              <w:t>值</w:t>
            </w:r>
            <w:r w:rsidR="00366A48">
              <w:rPr>
                <w:rFonts w:ascii="Times New Roman" w:hAnsi="Times New Roman"/>
                <w:lang w:eastAsia="zh-CN"/>
              </w:rPr>
              <w:t>为</w:t>
            </w:r>
            <w:r w:rsidR="00366A48">
              <w:rPr>
                <w:rFonts w:ascii="Times New Roman" w:hAnsi="Times New Roman" w:hint="eastAsia"/>
                <w:lang w:eastAsia="zh-CN"/>
              </w:rPr>
              <w:t>对象</w:t>
            </w:r>
            <w:r w:rsidR="00366A48">
              <w:rPr>
                <w:rFonts w:ascii="Times New Roman" w:hAnsi="Times New Roman"/>
                <w:lang w:eastAsia="zh-CN"/>
              </w:rPr>
              <w:t>ID</w:t>
            </w:r>
          </w:p>
        </w:tc>
      </w:tr>
    </w:tbl>
    <w:p w14:paraId="2D7B1A40" w14:textId="77777777" w:rsidR="00A63F55" w:rsidRPr="00820127" w:rsidRDefault="00A63F55" w:rsidP="00A63F55">
      <w:pPr>
        <w:pStyle w:val="a8"/>
        <w:ind w:left="960" w:firstLineChars="0" w:firstLine="0"/>
        <w:rPr>
          <w:rFonts w:ascii="Times New Roman" w:hAnsi="Times New Roman"/>
          <w:color w:val="000000"/>
          <w:kern w:val="0"/>
        </w:rPr>
      </w:pPr>
    </w:p>
    <w:p w14:paraId="22321836" w14:textId="563B7FB5" w:rsidR="00E563A9" w:rsidRPr="00E563A9" w:rsidRDefault="009636F1" w:rsidP="00EF1675">
      <w:pPr>
        <w:pStyle w:val="10"/>
        <w:numPr>
          <w:ilvl w:val="0"/>
          <w:numId w:val="2"/>
        </w:numPr>
        <w:ind w:firstLineChars="0"/>
      </w:pPr>
      <w:r>
        <w:t>详细设计</w:t>
      </w:r>
    </w:p>
    <w:p w14:paraId="43C7ADBC" w14:textId="4470EC96" w:rsidR="003A3CE8" w:rsidRDefault="001F42E1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 w:rsidR="003A3CE8">
        <w:t xml:space="preserve"> </w:t>
      </w:r>
    </w:p>
    <w:p w14:paraId="7BD7E017" w14:textId="5BA1B03A" w:rsidR="00347518" w:rsidRDefault="005A0A6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用户</w:t>
      </w:r>
      <w:r>
        <w:t>管理</w:t>
      </w:r>
    </w:p>
    <w:p w14:paraId="43CAA3FD" w14:textId="4FC83CC2" w:rsidR="00347518" w:rsidRPr="00347518" w:rsidRDefault="002C34B7" w:rsidP="00EF1675">
      <w:pPr>
        <w:pStyle w:val="a8"/>
        <w:numPr>
          <w:ilvl w:val="0"/>
          <w:numId w:val="10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lang w:eastAsia="zh-CN"/>
        </w:rPr>
        <w:t>用户名密码</w:t>
      </w:r>
    </w:p>
    <w:p w14:paraId="12610F0A" w14:textId="5E38E6EC" w:rsidR="005A0A66" w:rsidRDefault="00543B0B" w:rsidP="00443A5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注册</w:t>
      </w:r>
      <w:r>
        <w:rPr>
          <w:lang w:eastAsia="zh-CN"/>
        </w:rPr>
        <w:t>用户</w:t>
      </w:r>
      <w:r w:rsidR="00315197">
        <w:rPr>
          <w:lang w:eastAsia="zh-CN"/>
        </w:rPr>
        <w:t>进入系统，</w:t>
      </w:r>
      <w:r w:rsidR="001131C7">
        <w:rPr>
          <w:rFonts w:hint="eastAsia"/>
          <w:lang w:eastAsia="zh-CN"/>
        </w:rPr>
        <w:t>进入</w:t>
      </w:r>
      <w:r w:rsidR="00373F87">
        <w:rPr>
          <w:lang w:eastAsia="zh-CN"/>
        </w:rPr>
        <w:t>「个人</w:t>
      </w:r>
      <w:r w:rsidR="00373F87">
        <w:rPr>
          <w:rFonts w:hint="eastAsia"/>
          <w:lang w:eastAsia="zh-CN"/>
        </w:rPr>
        <w:t>资料</w:t>
      </w:r>
      <w:r w:rsidR="00373F87">
        <w:rPr>
          <w:lang w:eastAsia="zh-CN"/>
        </w:rPr>
        <w:t>」</w:t>
      </w:r>
      <w:r w:rsidR="001131C7">
        <w:rPr>
          <w:lang w:eastAsia="zh-CN"/>
        </w:rPr>
        <w:t>界面</w:t>
      </w:r>
      <w:r w:rsidR="001055CD">
        <w:rPr>
          <w:lang w:eastAsia="zh-CN"/>
        </w:rPr>
        <w:t>，</w:t>
      </w:r>
      <w:r w:rsidR="001131C7">
        <w:rPr>
          <w:rFonts w:hint="eastAsia"/>
          <w:lang w:eastAsia="zh-CN"/>
        </w:rPr>
        <w:t>在</w:t>
      </w:r>
      <w:r w:rsidR="001131C7">
        <w:rPr>
          <w:lang w:eastAsia="zh-CN"/>
        </w:rPr>
        <w:t>注册信息</w:t>
      </w:r>
      <w:r w:rsidR="001131C7">
        <w:rPr>
          <w:rFonts w:hint="eastAsia"/>
          <w:lang w:eastAsia="zh-CN"/>
        </w:rPr>
        <w:t>面板</w:t>
      </w:r>
      <w:r w:rsidR="001131C7">
        <w:rPr>
          <w:lang w:eastAsia="zh-CN"/>
        </w:rPr>
        <w:t>上，</w:t>
      </w:r>
      <w:r w:rsidR="001131C7">
        <w:rPr>
          <w:rFonts w:hint="eastAsia"/>
          <w:lang w:eastAsia="zh-CN"/>
        </w:rPr>
        <w:t>点击</w:t>
      </w:r>
      <w:r w:rsidR="005F7C4B">
        <w:rPr>
          <w:lang w:eastAsia="zh-CN"/>
        </w:rPr>
        <w:t>「编辑」</w:t>
      </w:r>
      <w:r w:rsidR="001131C7">
        <w:rPr>
          <w:lang w:eastAsia="zh-CN"/>
        </w:rPr>
        <w:t>，</w:t>
      </w:r>
      <w:r w:rsidR="001131C7">
        <w:rPr>
          <w:rFonts w:hint="eastAsia"/>
          <w:lang w:eastAsia="zh-CN"/>
        </w:rPr>
        <w:t>选择</w:t>
      </w:r>
      <w:r w:rsidR="005F7C4B">
        <w:rPr>
          <w:lang w:eastAsia="zh-CN"/>
        </w:rPr>
        <w:t>「更换密码」</w:t>
      </w:r>
      <w:r w:rsidR="001055CD">
        <w:rPr>
          <w:lang w:eastAsia="zh-CN"/>
        </w:rPr>
        <w:t>，</w:t>
      </w:r>
      <w:r w:rsidR="001055CD">
        <w:rPr>
          <w:rFonts w:hint="eastAsia"/>
          <w:lang w:eastAsia="zh-CN"/>
        </w:rPr>
        <w:t>显示该</w:t>
      </w:r>
      <w:r w:rsidR="001055CD">
        <w:rPr>
          <w:lang w:eastAsia="zh-CN"/>
        </w:rPr>
        <w:t>界面，</w:t>
      </w:r>
      <w:r w:rsidR="001055CD">
        <w:rPr>
          <w:rFonts w:hint="eastAsia"/>
          <w:lang w:eastAsia="zh-CN"/>
        </w:rPr>
        <w:t>然后</w:t>
      </w:r>
      <w:r w:rsidR="001055CD">
        <w:rPr>
          <w:lang w:eastAsia="zh-CN"/>
        </w:rPr>
        <w:t>根据</w:t>
      </w:r>
      <w:r w:rsidR="001055CD">
        <w:rPr>
          <w:rFonts w:hint="eastAsia"/>
          <w:lang w:eastAsia="zh-CN"/>
        </w:rPr>
        <w:t>界面</w:t>
      </w:r>
      <w:r w:rsidR="001055CD">
        <w:rPr>
          <w:lang w:eastAsia="zh-CN"/>
        </w:rPr>
        <w:t>信息提示，</w:t>
      </w:r>
      <w:r w:rsidR="001131C7">
        <w:rPr>
          <w:lang w:eastAsia="zh-CN"/>
        </w:rPr>
        <w:t>输入信息</w:t>
      </w:r>
      <w:r w:rsidR="001055CD">
        <w:rPr>
          <w:lang w:eastAsia="zh-CN"/>
        </w:rPr>
        <w:t>，确认信息</w:t>
      </w:r>
      <w:r w:rsidR="001055CD">
        <w:rPr>
          <w:rFonts w:hint="eastAsia"/>
          <w:lang w:eastAsia="zh-CN"/>
        </w:rPr>
        <w:t>无误</w:t>
      </w:r>
      <w:r w:rsidR="001055CD">
        <w:rPr>
          <w:lang w:eastAsia="zh-CN"/>
        </w:rPr>
        <w:t>后</w:t>
      </w:r>
      <w:r w:rsidR="00EE4470">
        <w:rPr>
          <w:lang w:eastAsia="zh-CN"/>
        </w:rPr>
        <w:t>，</w:t>
      </w:r>
      <w:r w:rsidR="00EE4470">
        <w:rPr>
          <w:rFonts w:hint="eastAsia"/>
          <w:lang w:eastAsia="zh-CN"/>
        </w:rPr>
        <w:t>点击</w:t>
      </w:r>
      <w:r w:rsidR="00EE4470">
        <w:rPr>
          <w:lang w:eastAsia="zh-CN"/>
        </w:rPr>
        <w:t>「确定」</w:t>
      </w:r>
      <w:r w:rsidR="001055CD">
        <w:rPr>
          <w:lang w:eastAsia="zh-CN"/>
        </w:rPr>
        <w:t>，</w:t>
      </w:r>
      <w:r w:rsidR="001D1E4F">
        <w:rPr>
          <w:lang w:eastAsia="zh-CN"/>
        </w:rPr>
        <w:t>提示</w:t>
      </w:r>
      <w:r w:rsidR="001D1E4F">
        <w:rPr>
          <w:rFonts w:hint="eastAsia"/>
          <w:lang w:eastAsia="zh-CN"/>
        </w:rPr>
        <w:t>修改</w:t>
      </w:r>
      <w:r w:rsidR="001D1E4F">
        <w:rPr>
          <w:lang w:eastAsia="zh-CN"/>
        </w:rPr>
        <w:t>密码</w:t>
      </w:r>
      <w:r w:rsidR="001D1E4F">
        <w:rPr>
          <w:rFonts w:hint="eastAsia"/>
          <w:lang w:eastAsia="zh-CN"/>
        </w:rPr>
        <w:t>成功</w:t>
      </w:r>
      <w:r w:rsidR="00443A5E">
        <w:rPr>
          <w:lang w:eastAsia="zh-CN"/>
        </w:rPr>
        <w:t>。</w:t>
      </w:r>
    </w:p>
    <w:p w14:paraId="1F6E2AD6" w14:textId="74F99BC7" w:rsidR="00347518" w:rsidRDefault="00347518" w:rsidP="00347518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5-1</w:t>
      </w:r>
      <w:r w:rsidR="00936F63">
        <w:rPr>
          <w:lang w:eastAsia="zh-CN"/>
        </w:rPr>
        <w:t xml:space="preserve"> </w:t>
      </w:r>
      <w:r>
        <w:rPr>
          <w:lang w:eastAsia="zh-CN"/>
        </w:rPr>
        <w:t xml:space="preserve"> </w:t>
      </w:r>
      <w:r w:rsidR="00D11263">
        <w:rPr>
          <w:rFonts w:hint="eastAsia"/>
          <w:lang w:eastAsia="zh-CN"/>
        </w:rPr>
        <w:t>修改</w:t>
      </w:r>
      <w:r w:rsidR="00D11263">
        <w:rPr>
          <w:lang w:eastAsia="zh-CN"/>
        </w:rPr>
        <w:t>密码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11450" w14:paraId="058CE19E" w14:textId="54DB909C" w:rsidTr="001564D1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38007B74" w14:textId="281C0107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 w:rsidR="00911450"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64797DA" w14:textId="5C2F43D2" w:rsidR="00911450" w:rsidRDefault="00911450" w:rsidP="009114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11450" w14:paraId="7673E9B3" w14:textId="77777777" w:rsidTr="00911450">
        <w:trPr>
          <w:trHeight w:val="421"/>
        </w:trPr>
        <w:tc>
          <w:tcPr>
            <w:tcW w:w="1440" w:type="dxa"/>
          </w:tcPr>
          <w:p w14:paraId="72D20C40" w14:textId="1A7ACF2F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7F2CD853" w14:textId="0134407D" w:rsidR="00911450" w:rsidRDefault="00234163" w:rsidP="00545090">
            <w:pPr>
              <w:pStyle w:val="a8"/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S</w:t>
            </w:r>
            <w:r w:rsidR="00102736">
              <w:rPr>
                <w:rFonts w:hint="eastAsia"/>
                <w:lang w:eastAsia="zh-CN"/>
              </w:rPr>
              <w:t>ys</w:t>
            </w:r>
            <w:r w:rsidR="001131C7">
              <w:rPr>
                <w:lang w:eastAsia="zh-CN"/>
              </w:rPr>
              <w:t>0</w:t>
            </w:r>
            <w:r w:rsidR="001131C7">
              <w:rPr>
                <w:rFonts w:hint="eastAsia"/>
                <w:lang w:eastAsia="zh-CN"/>
              </w:rPr>
              <w:t>1</w:t>
            </w:r>
          </w:p>
        </w:tc>
      </w:tr>
      <w:tr w:rsidR="00911450" w14:paraId="4F44C123" w14:textId="77777777" w:rsidTr="00911450">
        <w:trPr>
          <w:trHeight w:val="487"/>
        </w:trPr>
        <w:tc>
          <w:tcPr>
            <w:tcW w:w="1440" w:type="dxa"/>
          </w:tcPr>
          <w:p w14:paraId="249FCACA" w14:textId="6A2D28A4" w:rsidR="00911450" w:rsidRDefault="00911450" w:rsidP="009114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21337CBA" w14:textId="60333B7B" w:rsidR="00911450" w:rsidRDefault="001131C7" w:rsidP="001131C7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修改</w:t>
            </w:r>
            <w:r>
              <w:rPr>
                <w:lang w:eastAsia="zh-CN"/>
              </w:rPr>
              <w:t>用户名密码</w:t>
            </w:r>
          </w:p>
        </w:tc>
      </w:tr>
      <w:tr w:rsidR="00CC6AD9" w14:paraId="4B8942B6" w14:textId="77777777" w:rsidTr="00911450">
        <w:trPr>
          <w:trHeight w:val="487"/>
        </w:trPr>
        <w:tc>
          <w:tcPr>
            <w:tcW w:w="1440" w:type="dxa"/>
          </w:tcPr>
          <w:p w14:paraId="54F1E288" w14:textId="65A90669" w:rsidR="00CC6AD9" w:rsidRDefault="00CC6AD9" w:rsidP="009114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</w:t>
            </w:r>
            <w:r>
              <w:rPr>
                <w:lang w:eastAsia="zh-CN"/>
              </w:rPr>
              <w:t>说明</w:t>
            </w:r>
          </w:p>
        </w:tc>
        <w:tc>
          <w:tcPr>
            <w:tcW w:w="7378" w:type="dxa"/>
          </w:tcPr>
          <w:p w14:paraId="5E8C6847" w14:textId="58BE1E5E" w:rsidR="00CC6AD9" w:rsidRDefault="00CC6AD9" w:rsidP="001131C7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注册用户可以修改自己的密码</w:t>
            </w:r>
          </w:p>
        </w:tc>
      </w:tr>
      <w:tr w:rsidR="00911450" w14:paraId="7898ED8B" w14:textId="77777777" w:rsidTr="00911450">
        <w:trPr>
          <w:trHeight w:val="524"/>
        </w:trPr>
        <w:tc>
          <w:tcPr>
            <w:tcW w:w="1440" w:type="dxa"/>
          </w:tcPr>
          <w:p w14:paraId="024C4319" w14:textId="710DE6A5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2B6C463" w14:textId="6574FA20" w:rsidR="00911450" w:rsidRDefault="00543B0B" w:rsidP="00543B0B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11450" w14:paraId="2852B31D" w14:textId="77777777" w:rsidTr="00911450">
        <w:trPr>
          <w:trHeight w:val="533"/>
        </w:trPr>
        <w:tc>
          <w:tcPr>
            <w:tcW w:w="1440" w:type="dxa"/>
          </w:tcPr>
          <w:p w14:paraId="79213549" w14:textId="54B67A6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0A0621FE" w14:textId="0195E926" w:rsidR="00911450" w:rsidRDefault="002A4D45" w:rsidP="007D2B78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  <w:r>
              <w:rPr>
                <w:rFonts w:hint="eastAsia"/>
                <w:lang w:eastAsia="zh-CN"/>
              </w:rPr>
              <w:t>被识别</w:t>
            </w:r>
            <w:r w:rsidR="007D2B78">
              <w:rPr>
                <w:rFonts w:hint="eastAsia"/>
                <w:lang w:eastAsia="zh-CN"/>
              </w:rPr>
              <w:t>和</w:t>
            </w:r>
            <w:r w:rsidR="007D2B78">
              <w:rPr>
                <w:lang w:eastAsia="zh-CN"/>
              </w:rPr>
              <w:t>被授权</w:t>
            </w:r>
          </w:p>
        </w:tc>
      </w:tr>
      <w:tr w:rsidR="00911450" w14:paraId="4151D5C8" w14:textId="77777777" w:rsidTr="00911450">
        <w:trPr>
          <w:trHeight w:val="533"/>
        </w:trPr>
        <w:tc>
          <w:tcPr>
            <w:tcW w:w="1440" w:type="dxa"/>
          </w:tcPr>
          <w:p w14:paraId="4C5FFA72" w14:textId="7783D02F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917CE4B" w14:textId="2B80E4E2" w:rsidR="00911450" w:rsidRDefault="00E13663" w:rsidP="00CC6AD9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数据库保存修改</w:t>
            </w:r>
            <w:r>
              <w:rPr>
                <w:rFonts w:hint="eastAsia"/>
                <w:lang w:eastAsia="zh-CN"/>
              </w:rPr>
              <w:t>后</w:t>
            </w:r>
            <w:r w:rsidR="00AA735F">
              <w:rPr>
                <w:lang w:eastAsia="zh-CN"/>
              </w:rPr>
              <w:t>密码</w:t>
            </w:r>
          </w:p>
        </w:tc>
      </w:tr>
      <w:tr w:rsidR="00911450" w14:paraId="2399061F" w14:textId="77777777" w:rsidTr="00911450">
        <w:trPr>
          <w:trHeight w:val="524"/>
        </w:trPr>
        <w:tc>
          <w:tcPr>
            <w:tcW w:w="1440" w:type="dxa"/>
          </w:tcPr>
          <w:p w14:paraId="0D6C9E1F" w14:textId="404998F9" w:rsidR="00911450" w:rsidRDefault="001564D1" w:rsidP="001564D1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68A7D64" w14:textId="77777777" w:rsidR="00911450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个人资料界面，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注册信息</w:t>
            </w:r>
            <w:r>
              <w:rPr>
                <w:rFonts w:hint="eastAsia"/>
                <w:lang w:eastAsia="zh-CN"/>
              </w:rPr>
              <w:t>面板</w:t>
            </w:r>
            <w:r>
              <w:rPr>
                <w:lang w:eastAsia="zh-CN"/>
              </w:rPr>
              <w:t>上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编辑，</w:t>
            </w:r>
            <w:r>
              <w:rPr>
                <w:rFonts w:hint="eastAsia"/>
                <w:lang w:eastAsia="zh-CN"/>
              </w:rPr>
              <w:t>选择</w:t>
            </w:r>
            <w:r>
              <w:rPr>
                <w:lang w:eastAsia="zh-CN"/>
              </w:rPr>
              <w:t>修改密码</w:t>
            </w:r>
          </w:p>
          <w:p w14:paraId="2B1AF829" w14:textId="2DABC0F8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原密码，</w:t>
            </w:r>
            <w:r>
              <w:rPr>
                <w:rFonts w:hint="eastAsia"/>
                <w:lang w:eastAsia="zh-CN"/>
              </w:rPr>
              <w:t>新密码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确认</w:t>
            </w:r>
            <w:r>
              <w:rPr>
                <w:lang w:eastAsia="zh-CN"/>
              </w:rPr>
              <w:t>密码，</w:t>
            </w:r>
            <w:r>
              <w:rPr>
                <w:rFonts w:hint="eastAsia"/>
                <w:lang w:eastAsia="zh-CN"/>
              </w:rPr>
              <w:t>单击保存</w:t>
            </w:r>
          </w:p>
          <w:p w14:paraId="1AFAD3B8" w14:textId="139B2B7A" w:rsidR="004D3EC3" w:rsidRDefault="004D3EC3" w:rsidP="00EF1675">
            <w:pPr>
              <w:pStyle w:val="a8"/>
              <w:numPr>
                <w:ilvl w:val="0"/>
                <w:numId w:val="2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修改密码成功。</w:t>
            </w:r>
          </w:p>
        </w:tc>
      </w:tr>
    </w:tbl>
    <w:p w14:paraId="550A6FEB" w14:textId="5F53403E" w:rsidR="00AC2338" w:rsidRPr="00A319DA" w:rsidRDefault="0087056D" w:rsidP="00347518">
      <w:pPr>
        <w:keepNext/>
        <w:spacing w:line="240" w:lineRule="auto"/>
        <w:ind w:firstLineChars="0" w:firstLine="198"/>
        <w:rPr>
          <w:lang w:eastAsia="zh-CN"/>
        </w:rPr>
      </w:pPr>
      <w:r>
        <w:rPr>
          <w:lang w:eastAsia="zh-CN"/>
        </w:rPr>
        <w:t xml:space="preserve">   </w:t>
      </w:r>
    </w:p>
    <w:p w14:paraId="1C2B0F45" w14:textId="44B90F37" w:rsidR="00211D38" w:rsidRPr="00211D38" w:rsidRDefault="00214D96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角色</w:t>
      </w:r>
      <w:r w:rsidR="005A0A66">
        <w:rPr>
          <w:rFonts w:hint="eastAsia"/>
        </w:rPr>
        <w:t>权限</w:t>
      </w:r>
      <w:r w:rsidR="005A0A66">
        <w:t>管理</w:t>
      </w:r>
    </w:p>
    <w:p w14:paraId="5767004F" w14:textId="1C1BAD01" w:rsidR="00211D38" w:rsidRDefault="00AC2338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权限</w:t>
      </w:r>
      <w:r w:rsidR="006E33E5">
        <w:rPr>
          <w:lang w:eastAsia="zh-CN"/>
        </w:rPr>
        <w:t>设置</w:t>
      </w:r>
    </w:p>
    <w:p w14:paraId="0A5C29B9" w14:textId="1B404C40" w:rsidR="00D67F37" w:rsidRDefault="00373F87" w:rsidP="00211D38">
      <w:pPr>
        <w:ind w:firstLineChars="0" w:firstLine="480"/>
        <w:rPr>
          <w:lang w:eastAsia="zh-CN"/>
        </w:rPr>
      </w:pPr>
      <w:r>
        <w:rPr>
          <w:lang w:eastAsia="zh-CN"/>
        </w:rPr>
        <w:t>管理员登录</w:t>
      </w:r>
      <w:r w:rsidR="00EC69E3">
        <w:rPr>
          <w:lang w:eastAsia="zh-CN"/>
        </w:rPr>
        <w:t>系统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</w:t>
      </w:r>
      <w:r w:rsidR="00684F98">
        <w:rPr>
          <w:lang w:eastAsia="zh-CN"/>
        </w:rPr>
        <w:t>「角色列表」页面，</w:t>
      </w:r>
      <w:r w:rsidR="00684F98">
        <w:rPr>
          <w:rFonts w:hint="eastAsia"/>
          <w:lang w:eastAsia="zh-CN"/>
        </w:rPr>
        <w:t>通过</w:t>
      </w:r>
      <w:r w:rsidR="00684F98">
        <w:rPr>
          <w:lang w:eastAsia="zh-CN"/>
        </w:rPr>
        <w:t>点击「权限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」，</w:t>
      </w:r>
      <w:r w:rsidR="00EC69E3">
        <w:rPr>
          <w:rFonts w:hint="eastAsia"/>
          <w:lang w:eastAsia="zh-CN"/>
        </w:rPr>
        <w:t>该</w:t>
      </w:r>
      <w:r w:rsidR="00EC69E3">
        <w:rPr>
          <w:lang w:eastAsia="zh-CN"/>
        </w:rPr>
        <w:t>界面</w:t>
      </w:r>
      <w:r w:rsidR="00EC69E3">
        <w:rPr>
          <w:rFonts w:hint="eastAsia"/>
          <w:lang w:eastAsia="zh-CN"/>
        </w:rPr>
        <w:t>显示</w:t>
      </w:r>
      <w:r w:rsidR="00684F98">
        <w:rPr>
          <w:lang w:eastAsia="zh-CN"/>
        </w:rPr>
        <w:t>所有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列表，</w:t>
      </w:r>
      <w:r w:rsidR="00684F98">
        <w:rPr>
          <w:rFonts w:hint="eastAsia"/>
          <w:lang w:eastAsia="zh-CN"/>
        </w:rPr>
        <w:t>权限</w:t>
      </w:r>
      <w:r w:rsidR="00684F98">
        <w:rPr>
          <w:lang w:eastAsia="zh-CN"/>
        </w:rPr>
        <w:t>列表进行勾选，</w:t>
      </w:r>
      <w:r w:rsidR="00684F98">
        <w:rPr>
          <w:rFonts w:hint="eastAsia"/>
          <w:lang w:eastAsia="zh-CN"/>
        </w:rPr>
        <w:t>点击</w:t>
      </w:r>
      <w:r w:rsidR="00684F98">
        <w:rPr>
          <w:lang w:eastAsia="zh-CN"/>
        </w:rPr>
        <w:t>「确认」</w:t>
      </w:r>
      <w:r w:rsidR="00684F98">
        <w:rPr>
          <w:rFonts w:hint="eastAsia"/>
          <w:lang w:eastAsia="zh-CN"/>
        </w:rPr>
        <w:t>保存</w:t>
      </w:r>
      <w:r w:rsidR="00684F98">
        <w:rPr>
          <w:lang w:eastAsia="zh-CN"/>
        </w:rPr>
        <w:t>权限</w:t>
      </w:r>
      <w:r w:rsidR="00684F98">
        <w:rPr>
          <w:rFonts w:hint="eastAsia"/>
          <w:lang w:eastAsia="zh-CN"/>
        </w:rPr>
        <w:t>设置</w:t>
      </w:r>
      <w:r w:rsidR="00684F98">
        <w:rPr>
          <w:lang w:eastAsia="zh-CN"/>
        </w:rPr>
        <w:t>。</w:t>
      </w:r>
    </w:p>
    <w:p w14:paraId="13B1B3E7" w14:textId="372EA750" w:rsidR="00212EAA" w:rsidRDefault="00212EAA" w:rsidP="00212EAA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 xml:space="preserve">5-2 </w:t>
      </w:r>
      <w:r>
        <w:rPr>
          <w:rFonts w:hint="eastAsia"/>
          <w:lang w:eastAsia="zh-CN"/>
        </w:rPr>
        <w:t>权限</w:t>
      </w:r>
      <w:r>
        <w:rPr>
          <w:lang w:eastAsia="zh-CN"/>
        </w:rPr>
        <w:t>设置事件流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212EAA" w14:paraId="40DF452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234F5C8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69D0540" w14:textId="77777777" w:rsidR="00212EAA" w:rsidRDefault="00212EAA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212EAA" w14:paraId="1A59565E" w14:textId="77777777" w:rsidTr="00587250">
        <w:trPr>
          <w:trHeight w:val="421"/>
        </w:trPr>
        <w:tc>
          <w:tcPr>
            <w:tcW w:w="1440" w:type="dxa"/>
          </w:tcPr>
          <w:p w14:paraId="506D18B9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045A6174" w14:textId="6226FBF7" w:rsidR="00212EAA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</w:t>
            </w:r>
            <w:r w:rsidR="00102736">
              <w:rPr>
                <w:lang w:eastAsia="zh-CN"/>
              </w:rPr>
              <w:t>ys0</w:t>
            </w:r>
            <w:r w:rsidR="00102736">
              <w:rPr>
                <w:rFonts w:hint="eastAsia"/>
                <w:lang w:eastAsia="zh-CN"/>
              </w:rPr>
              <w:t>2</w:t>
            </w:r>
          </w:p>
        </w:tc>
      </w:tr>
      <w:tr w:rsidR="00212EAA" w14:paraId="4798F2E6" w14:textId="77777777" w:rsidTr="00587250">
        <w:trPr>
          <w:trHeight w:val="487"/>
        </w:trPr>
        <w:tc>
          <w:tcPr>
            <w:tcW w:w="1440" w:type="dxa"/>
          </w:tcPr>
          <w:p w14:paraId="7053029A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B97BF76" w14:textId="258B955C" w:rsidR="00212EAA" w:rsidRDefault="0010273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</w:p>
        </w:tc>
      </w:tr>
      <w:tr w:rsidR="00212EAA" w14:paraId="331C519A" w14:textId="77777777" w:rsidTr="00587250">
        <w:trPr>
          <w:trHeight w:val="524"/>
        </w:trPr>
        <w:tc>
          <w:tcPr>
            <w:tcW w:w="1440" w:type="dxa"/>
          </w:tcPr>
          <w:p w14:paraId="51AB4402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325CF47E" w14:textId="523AD788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</w:p>
        </w:tc>
      </w:tr>
      <w:tr w:rsidR="00212EAA" w14:paraId="42162BC0" w14:textId="77777777" w:rsidTr="00587250">
        <w:trPr>
          <w:trHeight w:val="533"/>
        </w:trPr>
        <w:tc>
          <w:tcPr>
            <w:tcW w:w="1440" w:type="dxa"/>
          </w:tcPr>
          <w:p w14:paraId="607353E4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43662E97" w14:textId="6323E922" w:rsidR="00212EAA" w:rsidRDefault="00181EF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</w:t>
            </w:r>
            <w:r>
              <w:rPr>
                <w:rFonts w:hint="eastAsia"/>
                <w:lang w:eastAsia="zh-CN"/>
              </w:rPr>
              <w:t>员</w:t>
            </w:r>
            <w:r>
              <w:rPr>
                <w:lang w:eastAsia="zh-CN"/>
              </w:rPr>
              <w:t>被识别和别授权</w:t>
            </w:r>
          </w:p>
        </w:tc>
      </w:tr>
      <w:tr w:rsidR="00212EAA" w14:paraId="17B091B2" w14:textId="77777777" w:rsidTr="00587250">
        <w:trPr>
          <w:trHeight w:val="533"/>
        </w:trPr>
        <w:tc>
          <w:tcPr>
            <w:tcW w:w="1440" w:type="dxa"/>
          </w:tcPr>
          <w:p w14:paraId="679936DF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DAE5D8" w14:textId="2DA35115" w:rsidR="00212EAA" w:rsidRDefault="005C0858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信息</w:t>
            </w:r>
          </w:p>
        </w:tc>
      </w:tr>
      <w:tr w:rsidR="00212EAA" w14:paraId="6D3BB35D" w14:textId="77777777" w:rsidTr="00587250">
        <w:trPr>
          <w:trHeight w:val="524"/>
        </w:trPr>
        <w:tc>
          <w:tcPr>
            <w:tcW w:w="1440" w:type="dxa"/>
          </w:tcPr>
          <w:p w14:paraId="6BD227D0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9F2D2B0" w14:textId="77777777" w:rsidR="00212EAA" w:rsidRDefault="000E3D07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「角色列表」页面，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「权限</w:t>
            </w: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」。</w:t>
            </w:r>
          </w:p>
          <w:p w14:paraId="51CC2A64" w14:textId="1E837607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勾选</w:t>
            </w:r>
            <w:r>
              <w:rPr>
                <w:lang w:eastAsia="zh-CN"/>
              </w:rPr>
              <w:t>权限进行</w:t>
            </w:r>
            <w:r>
              <w:rPr>
                <w:rFonts w:hint="eastAsia"/>
                <w:lang w:eastAsia="zh-CN"/>
              </w:rPr>
              <w:t>权限</w:t>
            </w:r>
            <w:r>
              <w:rPr>
                <w:lang w:eastAsia="zh-CN"/>
              </w:rPr>
              <w:t>分配，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784E41B5" w14:textId="2D86915D" w:rsidR="00F30903" w:rsidRDefault="00F30903" w:rsidP="00EF1675">
            <w:pPr>
              <w:pStyle w:val="a8"/>
              <w:numPr>
                <w:ilvl w:val="0"/>
                <w:numId w:val="2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提示</w:t>
            </w:r>
            <w:r>
              <w:rPr>
                <w:lang w:eastAsia="zh-CN"/>
              </w:rPr>
              <w:t>权限设置成功，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信息。</w:t>
            </w:r>
          </w:p>
        </w:tc>
      </w:tr>
      <w:tr w:rsidR="00212EAA" w14:paraId="26078432" w14:textId="77777777" w:rsidTr="00587250">
        <w:trPr>
          <w:trHeight w:val="524"/>
        </w:trPr>
        <w:tc>
          <w:tcPr>
            <w:tcW w:w="1440" w:type="dxa"/>
          </w:tcPr>
          <w:p w14:paraId="265CE54E" w14:textId="77777777" w:rsidR="00212EAA" w:rsidRDefault="00212E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54D5B82D" w14:textId="7CFC739B" w:rsidR="00212EAA" w:rsidRDefault="00E85D5B" w:rsidP="00EF1675">
            <w:pPr>
              <w:pStyle w:val="a8"/>
              <w:numPr>
                <w:ilvl w:val="0"/>
                <w:numId w:val="2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设置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拥有</w:t>
            </w:r>
            <w:r>
              <w:rPr>
                <w:lang w:eastAsia="zh-CN"/>
              </w:rPr>
              <w:t>该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的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操作相关信息</w:t>
            </w:r>
          </w:p>
        </w:tc>
      </w:tr>
    </w:tbl>
    <w:p w14:paraId="052F2FF4" w14:textId="77777777" w:rsidR="00212EAA" w:rsidRDefault="00212EAA" w:rsidP="00211D38">
      <w:pPr>
        <w:ind w:firstLineChars="0" w:firstLine="480"/>
        <w:rPr>
          <w:lang w:eastAsia="zh-CN"/>
        </w:rPr>
      </w:pPr>
    </w:p>
    <w:p w14:paraId="21EEFCB7" w14:textId="6BA95C73" w:rsidR="00211D38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移除</w:t>
      </w:r>
      <w:r w:rsidR="00AC2338">
        <w:rPr>
          <w:rFonts w:hint="eastAsia"/>
          <w:lang w:eastAsia="zh-CN"/>
        </w:rPr>
        <w:t>用户</w:t>
      </w:r>
    </w:p>
    <w:p w14:paraId="78C3FB79" w14:textId="618FE394" w:rsidR="00130734" w:rsidRDefault="00F96B6C" w:rsidP="00211D38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EC69E3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 w:rsidR="0061530C">
        <w:rPr>
          <w:lang w:eastAsia="zh-CN"/>
        </w:rPr>
        <w:t>该界面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点击该页面「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」</w:t>
      </w:r>
      <w:r>
        <w:rPr>
          <w:rFonts w:hint="eastAsia"/>
          <w:lang w:eastAsia="zh-CN"/>
        </w:rPr>
        <w:t>可移除</w:t>
      </w:r>
      <w:r>
        <w:rPr>
          <w:lang w:eastAsia="zh-CN"/>
        </w:rPr>
        <w:t>指定用户。</w:t>
      </w:r>
    </w:p>
    <w:p w14:paraId="27360C91" w14:textId="2978E885" w:rsidR="003B1155" w:rsidRDefault="003B1155" w:rsidP="003B1155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C453E">
        <w:rPr>
          <w:lang w:eastAsia="zh-CN"/>
        </w:rPr>
        <w:t>5-3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3B1155" w14:paraId="5C66D2C4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F8CDA69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39A3CFC7" w14:textId="77777777" w:rsidR="003B1155" w:rsidRDefault="003B1155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3B1155" w14:paraId="635875CE" w14:textId="77777777" w:rsidTr="00587250">
        <w:trPr>
          <w:trHeight w:val="421"/>
        </w:trPr>
        <w:tc>
          <w:tcPr>
            <w:tcW w:w="1440" w:type="dxa"/>
          </w:tcPr>
          <w:p w14:paraId="6FB0A25C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651989C" w14:textId="4C9AB57B" w:rsidR="003B1155" w:rsidRDefault="0023416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Sys03</w:t>
            </w:r>
          </w:p>
        </w:tc>
      </w:tr>
      <w:tr w:rsidR="003B1155" w14:paraId="77749914" w14:textId="77777777" w:rsidTr="00587250">
        <w:trPr>
          <w:trHeight w:val="487"/>
        </w:trPr>
        <w:tc>
          <w:tcPr>
            <w:tcW w:w="1440" w:type="dxa"/>
          </w:tcPr>
          <w:p w14:paraId="53AC579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A85FEC" w14:textId="6F62F2C5" w:rsidR="003B1155" w:rsidRDefault="00875AA6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移除用户</w:t>
            </w:r>
          </w:p>
        </w:tc>
      </w:tr>
      <w:tr w:rsidR="003B1155" w14:paraId="46238DB5" w14:textId="77777777" w:rsidTr="00587250">
        <w:trPr>
          <w:trHeight w:val="524"/>
        </w:trPr>
        <w:tc>
          <w:tcPr>
            <w:tcW w:w="1440" w:type="dxa"/>
          </w:tcPr>
          <w:p w14:paraId="4F2184E2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3F3AC3D" w14:textId="6D0C4681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3B1155" w14:paraId="5D9502ED" w14:textId="77777777" w:rsidTr="00587250">
        <w:trPr>
          <w:trHeight w:val="533"/>
        </w:trPr>
        <w:tc>
          <w:tcPr>
            <w:tcW w:w="1440" w:type="dxa"/>
          </w:tcPr>
          <w:p w14:paraId="5D0021A8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6918201E" w14:textId="28B5DDB7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3B1155" w14:paraId="2CBB5ADF" w14:textId="77777777" w:rsidTr="00587250">
        <w:trPr>
          <w:trHeight w:val="533"/>
        </w:trPr>
        <w:tc>
          <w:tcPr>
            <w:tcW w:w="1440" w:type="dxa"/>
          </w:tcPr>
          <w:p w14:paraId="389E2AB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6DAA367" w14:textId="193BFE9B" w:rsidR="003B1155" w:rsidRDefault="009D377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  <w:r w:rsidR="007B661C">
              <w:rPr>
                <w:lang w:eastAsia="zh-CN"/>
              </w:rPr>
              <w:t>从角色中</w:t>
            </w:r>
            <w:r>
              <w:rPr>
                <w:rFonts w:hint="eastAsia"/>
                <w:lang w:eastAsia="zh-CN"/>
              </w:rPr>
              <w:t>移除</w:t>
            </w:r>
            <w:r>
              <w:rPr>
                <w:lang w:eastAsia="zh-CN"/>
              </w:rPr>
              <w:t>该用户</w:t>
            </w:r>
          </w:p>
        </w:tc>
      </w:tr>
      <w:tr w:rsidR="003B1155" w14:paraId="12AFF7B6" w14:textId="77777777" w:rsidTr="00587250">
        <w:trPr>
          <w:trHeight w:val="524"/>
        </w:trPr>
        <w:tc>
          <w:tcPr>
            <w:tcW w:w="1440" w:type="dxa"/>
          </w:tcPr>
          <w:p w14:paraId="2A99D62F" w14:textId="77777777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5CBD3D75" w14:textId="77777777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点击「分配用户」。</w:t>
            </w:r>
          </w:p>
          <w:p w14:paraId="34BD2861" w14:textId="77777777" w:rsidR="003B1155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角色已分配用户列表信息，</w:t>
            </w:r>
            <w:r>
              <w:rPr>
                <w:rFonts w:hint="eastAsia"/>
                <w:lang w:eastAsia="zh-CN"/>
              </w:rPr>
              <w:t>对</w:t>
            </w:r>
            <w:r>
              <w:rPr>
                <w:lang w:eastAsia="zh-CN"/>
              </w:rPr>
              <w:t>指定用户点击「移除」，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「确认」。</w:t>
            </w:r>
          </w:p>
          <w:p w14:paraId="6ABA9340" w14:textId="599311AD" w:rsidR="00A43571" w:rsidRDefault="00A43571" w:rsidP="00EF1675">
            <w:pPr>
              <w:pStyle w:val="a8"/>
              <w:numPr>
                <w:ilvl w:val="0"/>
                <w:numId w:val="2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>
              <w:rPr>
                <w:lang w:eastAsia="zh-CN"/>
              </w:rPr>
              <w:t>移除成功，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信息</w:t>
            </w:r>
            <w:r w:rsidR="00111182">
              <w:rPr>
                <w:lang w:eastAsia="zh-CN"/>
              </w:rPr>
              <w:t>。</w:t>
            </w:r>
          </w:p>
        </w:tc>
      </w:tr>
      <w:tr w:rsidR="003B1155" w14:paraId="332FA19E" w14:textId="77777777" w:rsidTr="00587250">
        <w:trPr>
          <w:trHeight w:val="524"/>
        </w:trPr>
        <w:tc>
          <w:tcPr>
            <w:tcW w:w="1440" w:type="dxa"/>
          </w:tcPr>
          <w:p w14:paraId="03BEC575" w14:textId="57C2D25A" w:rsidR="003B1155" w:rsidRDefault="003B1155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8A9BFCB" w14:textId="7856F74E" w:rsidR="003B1155" w:rsidRDefault="005C43D7" w:rsidP="00EF1675">
            <w:pPr>
              <w:pStyle w:val="a8"/>
              <w:numPr>
                <w:ilvl w:val="0"/>
                <w:numId w:val="2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移除成功后，</w:t>
            </w:r>
            <w:r w:rsidR="0075591B">
              <w:rPr>
                <w:lang w:eastAsia="zh-CN"/>
              </w:rPr>
              <w:t>该用户失去了该角色</w:t>
            </w:r>
            <w:r w:rsidR="00CC00FD">
              <w:rPr>
                <w:lang w:eastAsia="zh-CN"/>
              </w:rPr>
              <w:t>，</w:t>
            </w:r>
            <w:r w:rsidR="00CC00FD">
              <w:rPr>
                <w:rFonts w:hint="eastAsia"/>
                <w:lang w:eastAsia="zh-CN"/>
              </w:rPr>
              <w:t>没有</w:t>
            </w:r>
            <w:r w:rsidR="00CC00FD">
              <w:rPr>
                <w:lang w:eastAsia="zh-CN"/>
              </w:rPr>
              <w:t>了</w:t>
            </w:r>
            <w:r w:rsidR="00CC00FD">
              <w:rPr>
                <w:rFonts w:hint="eastAsia"/>
                <w:lang w:eastAsia="zh-CN"/>
              </w:rPr>
              <w:t>角色</w:t>
            </w:r>
            <w:r w:rsidR="00CC00FD">
              <w:rPr>
                <w:lang w:eastAsia="zh-CN"/>
              </w:rPr>
              <w:t>对应的权限。</w:t>
            </w:r>
          </w:p>
        </w:tc>
      </w:tr>
    </w:tbl>
    <w:p w14:paraId="0B391061" w14:textId="77777777" w:rsidR="003B1155" w:rsidRDefault="003B1155" w:rsidP="00211D38">
      <w:pPr>
        <w:ind w:firstLineChars="0" w:firstLine="480"/>
        <w:rPr>
          <w:lang w:eastAsia="zh-CN"/>
        </w:rPr>
      </w:pPr>
    </w:p>
    <w:p w14:paraId="0A898487" w14:textId="274AF48E" w:rsidR="00320BBD" w:rsidRDefault="00320BBD" w:rsidP="00EF1675">
      <w:pPr>
        <w:pStyle w:val="a8"/>
        <w:numPr>
          <w:ilvl w:val="0"/>
          <w:numId w:val="13"/>
        </w:numPr>
        <w:ind w:firstLineChars="0"/>
        <w:rPr>
          <w:lang w:eastAsia="zh-CN"/>
        </w:rPr>
      </w:pPr>
      <w:r>
        <w:rPr>
          <w:lang w:eastAsia="zh-CN"/>
        </w:rPr>
        <w:t>分配用户</w:t>
      </w:r>
    </w:p>
    <w:p w14:paraId="4E2D79DD" w14:textId="758DD84C" w:rsidR="00164BD7" w:rsidRDefault="00164BD7" w:rsidP="00164BD7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管理员</w:t>
      </w:r>
      <w:r w:rsidR="009764AA">
        <w:rPr>
          <w:lang w:eastAsia="zh-CN"/>
        </w:rPr>
        <w:t>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点击「分配用户」，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已经分配的</w:t>
      </w:r>
      <w:r>
        <w:rPr>
          <w:rFonts w:hint="eastAsia"/>
          <w:lang w:eastAsia="zh-CN"/>
        </w:rPr>
        <w:t>角色</w:t>
      </w:r>
      <w:r>
        <w:rPr>
          <w:lang w:eastAsia="zh-CN"/>
        </w:rPr>
        <w:t>用户列表信息，</w:t>
      </w:r>
      <w:r>
        <w:rPr>
          <w:rFonts w:hint="eastAsia"/>
          <w:lang w:eastAsia="zh-CN"/>
        </w:rPr>
        <w:t>通过点击</w:t>
      </w:r>
      <w:r>
        <w:rPr>
          <w:lang w:eastAsia="zh-CN"/>
        </w:rPr>
        <w:t>「添加人员」按钮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</w:p>
    <w:p w14:paraId="1927874C" w14:textId="28623124" w:rsidR="008C584C" w:rsidRDefault="008C584C" w:rsidP="008C584C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lang w:eastAsia="zh-CN"/>
        </w:rPr>
        <w:t>5-4</w:t>
      </w:r>
      <w:r w:rsidR="009764AA">
        <w:rPr>
          <w:rFonts w:hint="eastAsia"/>
          <w:lang w:eastAsia="zh-CN"/>
        </w:rPr>
        <w:t>分配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8C584C" w14:paraId="55AC815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1C7E2981" w14:textId="77777777" w:rsidR="008C584C" w:rsidRDefault="008C584C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F0B0ADD" w14:textId="77777777" w:rsidR="008C584C" w:rsidRDefault="008C584C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764AA" w14:paraId="1FA98B1D" w14:textId="77777777" w:rsidTr="00587250">
        <w:trPr>
          <w:trHeight w:val="421"/>
        </w:trPr>
        <w:tc>
          <w:tcPr>
            <w:tcW w:w="1440" w:type="dxa"/>
          </w:tcPr>
          <w:p w14:paraId="55EA1A1A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0F84631" w14:textId="751EEA6C" w:rsidR="009764AA" w:rsidRDefault="003D7B19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Sys04</w:t>
            </w:r>
          </w:p>
        </w:tc>
      </w:tr>
      <w:tr w:rsidR="009764AA" w14:paraId="35B3A23F" w14:textId="77777777" w:rsidTr="00587250">
        <w:trPr>
          <w:trHeight w:val="487"/>
        </w:trPr>
        <w:tc>
          <w:tcPr>
            <w:tcW w:w="1440" w:type="dxa"/>
          </w:tcPr>
          <w:p w14:paraId="464A8BA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4DDA299" w14:textId="48A1A204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分配</w:t>
            </w:r>
            <w:r>
              <w:rPr>
                <w:lang w:eastAsia="zh-CN"/>
              </w:rPr>
              <w:t>用户</w:t>
            </w:r>
          </w:p>
        </w:tc>
      </w:tr>
      <w:tr w:rsidR="009764AA" w14:paraId="791734F0" w14:textId="77777777" w:rsidTr="00FE60D0">
        <w:trPr>
          <w:trHeight w:val="570"/>
        </w:trPr>
        <w:tc>
          <w:tcPr>
            <w:tcW w:w="1440" w:type="dxa"/>
          </w:tcPr>
          <w:p w14:paraId="47641C7C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6A59377" w14:textId="2B6501FA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764AA" w14:paraId="148B8D3C" w14:textId="77777777" w:rsidTr="00587250">
        <w:trPr>
          <w:trHeight w:val="533"/>
        </w:trPr>
        <w:tc>
          <w:tcPr>
            <w:tcW w:w="1440" w:type="dxa"/>
          </w:tcPr>
          <w:p w14:paraId="0A56CCEF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F00961C" w14:textId="50F99712" w:rsidR="009764AA" w:rsidRDefault="00FE60D0" w:rsidP="00FE60D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764AA" w14:paraId="3303BE61" w14:textId="77777777" w:rsidTr="00587250">
        <w:trPr>
          <w:trHeight w:val="533"/>
        </w:trPr>
        <w:tc>
          <w:tcPr>
            <w:tcW w:w="1440" w:type="dxa"/>
          </w:tcPr>
          <w:p w14:paraId="48B60133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0958E988" w14:textId="6A8C6C7D" w:rsidR="009764AA" w:rsidRDefault="00FE60D0" w:rsidP="00403AC4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角色中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764AA" w14:paraId="51A1392E" w14:textId="77777777" w:rsidTr="00587250">
        <w:trPr>
          <w:trHeight w:val="524"/>
        </w:trPr>
        <w:tc>
          <w:tcPr>
            <w:tcW w:w="1440" w:type="dxa"/>
          </w:tcPr>
          <w:p w14:paraId="31AB5D04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282AD5D2" w14:textId="77777777" w:rsidR="00FE60D0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>
              <w:rPr>
                <w:rFonts w:hint="eastAsia"/>
                <w:lang w:eastAsia="zh-CN"/>
              </w:rPr>
              <w:t>角色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点击「分配用户」</w:t>
            </w:r>
          </w:p>
          <w:p w14:paraId="0E59AE09" w14:textId="4BDAF9D7" w:rsidR="00FE60D0" w:rsidRDefault="00F32C27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FE60D0">
              <w:rPr>
                <w:lang w:eastAsia="zh-CN"/>
              </w:rPr>
              <w:t xml:space="preserve"> </w:t>
            </w:r>
            <w:r w:rsidR="00FE60D0">
              <w:rPr>
                <w:lang w:eastAsia="zh-CN"/>
              </w:rPr>
              <w:t>「</w:t>
            </w:r>
            <w:r w:rsidR="00FE60D0">
              <w:rPr>
                <w:rFonts w:hint="eastAsia"/>
                <w:lang w:eastAsia="zh-CN"/>
              </w:rPr>
              <w:t>分配用户</w:t>
            </w:r>
            <w:r w:rsidR="00FE60D0">
              <w:rPr>
                <w:lang w:eastAsia="zh-CN"/>
              </w:rPr>
              <w:t>」页面，</w:t>
            </w:r>
            <w:r>
              <w:rPr>
                <w:rFonts w:hint="eastAsia"/>
                <w:lang w:eastAsia="zh-CN"/>
              </w:rPr>
              <w:t>通过</w:t>
            </w:r>
            <w:r>
              <w:rPr>
                <w:lang w:eastAsia="zh-CN"/>
              </w:rPr>
              <w:t>点击「添加</w:t>
            </w:r>
            <w:r>
              <w:rPr>
                <w:rFonts w:hint="eastAsia"/>
                <w:lang w:eastAsia="zh-CN"/>
              </w:rPr>
              <w:t>人</w:t>
            </w:r>
            <w:r w:rsidR="00FE60D0">
              <w:rPr>
                <w:lang w:eastAsia="zh-CN"/>
              </w:rPr>
              <w:t>员」</w:t>
            </w:r>
          </w:p>
          <w:p w14:paraId="449341B6" w14:textId="6EB18FA6" w:rsidR="00FE60D0" w:rsidRDefault="00852F1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FE60D0">
              <w:rPr>
                <w:lang w:eastAsia="zh-CN"/>
              </w:rPr>
              <w:t>「选择用户」页面，</w:t>
            </w:r>
            <w:r w:rsidR="00FE60D0">
              <w:rPr>
                <w:rFonts w:hint="eastAsia"/>
                <w:lang w:eastAsia="zh-CN"/>
              </w:rPr>
              <w:t>在待选</w:t>
            </w:r>
            <w:r w:rsidR="00FE60D0">
              <w:rPr>
                <w:lang w:eastAsia="zh-CN"/>
              </w:rPr>
              <w:t>人员列表中选择要添加的人员到已选</w:t>
            </w:r>
            <w:r w:rsidR="00FE60D0">
              <w:rPr>
                <w:rFonts w:hint="eastAsia"/>
                <w:lang w:eastAsia="zh-CN"/>
              </w:rPr>
              <w:t>人员</w:t>
            </w:r>
            <w:r w:rsidR="00FE60D0">
              <w:rPr>
                <w:lang w:eastAsia="zh-CN"/>
              </w:rPr>
              <w:t>列表，点击「确定」。</w:t>
            </w:r>
          </w:p>
          <w:p w14:paraId="161C2AC3" w14:textId="157397C4" w:rsidR="009764AA" w:rsidRDefault="00FE60D0" w:rsidP="00FE60D0">
            <w:pPr>
              <w:pStyle w:val="a8"/>
              <w:numPr>
                <w:ilvl w:val="0"/>
                <w:numId w:val="2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>
              <w:rPr>
                <w:lang w:eastAsia="zh-CN"/>
              </w:rPr>
              <w:t>「分配用户」页面上，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764AA" w14:paraId="317ED896" w14:textId="77777777" w:rsidTr="00587250">
        <w:trPr>
          <w:trHeight w:val="524"/>
        </w:trPr>
        <w:tc>
          <w:tcPr>
            <w:tcW w:w="1440" w:type="dxa"/>
          </w:tcPr>
          <w:p w14:paraId="311B7859" w14:textId="77777777" w:rsidR="009764AA" w:rsidRDefault="009764AA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05E4B19F" w14:textId="3283F80A" w:rsidR="009764AA" w:rsidRDefault="00D84A20" w:rsidP="00D84A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 w:rsidR="00FE60D0">
              <w:rPr>
                <w:lang w:eastAsia="zh-CN"/>
              </w:rPr>
              <w:t>成功后，该用户</w:t>
            </w:r>
            <w:r>
              <w:rPr>
                <w:lang w:eastAsia="zh-CN"/>
              </w:rPr>
              <w:t>获得</w:t>
            </w:r>
            <w:r w:rsidR="00FE60D0">
              <w:rPr>
                <w:lang w:eastAsia="zh-CN"/>
              </w:rPr>
              <w:t>该角色，</w:t>
            </w:r>
            <w:r w:rsidR="009A1386">
              <w:rPr>
                <w:rFonts w:hint="eastAsia"/>
                <w:lang w:eastAsia="zh-CN"/>
              </w:rPr>
              <w:t>拥有</w:t>
            </w:r>
            <w:r w:rsidR="00232027">
              <w:rPr>
                <w:lang w:eastAsia="zh-CN"/>
              </w:rPr>
              <w:t>了</w:t>
            </w:r>
            <w:r w:rsidR="00FE60D0">
              <w:rPr>
                <w:rFonts w:hint="eastAsia"/>
                <w:lang w:eastAsia="zh-CN"/>
              </w:rPr>
              <w:t>角色</w:t>
            </w:r>
            <w:r w:rsidR="00FE60D0">
              <w:rPr>
                <w:lang w:eastAsia="zh-CN"/>
              </w:rPr>
              <w:t>对应的权限。</w:t>
            </w:r>
          </w:p>
        </w:tc>
      </w:tr>
    </w:tbl>
    <w:p w14:paraId="6A47B254" w14:textId="77777777" w:rsidR="008C584C" w:rsidRDefault="008C584C" w:rsidP="008C584C">
      <w:pPr>
        <w:ind w:firstLineChars="0" w:firstLine="480"/>
        <w:rPr>
          <w:lang w:eastAsia="zh-CN"/>
        </w:rPr>
      </w:pPr>
    </w:p>
    <w:p w14:paraId="5B14F00F" w14:textId="77777777" w:rsidR="008634FC" w:rsidRDefault="008634FC" w:rsidP="008634FC">
      <w:pPr>
        <w:pStyle w:val="a8"/>
        <w:ind w:left="960" w:firstLineChars="0" w:firstLine="0"/>
        <w:rPr>
          <w:lang w:eastAsia="zh-CN"/>
        </w:rPr>
      </w:pPr>
    </w:p>
    <w:p w14:paraId="1E1E0D64" w14:textId="1C116E39" w:rsidR="00752AE9" w:rsidRDefault="00752AE9" w:rsidP="00EF1675">
      <w:pPr>
        <w:pStyle w:val="3"/>
        <w:numPr>
          <w:ilvl w:val="2"/>
          <w:numId w:val="2"/>
        </w:numPr>
        <w:ind w:firstLineChars="0"/>
      </w:pPr>
      <w:r>
        <w:t>字典管理</w:t>
      </w:r>
    </w:p>
    <w:p w14:paraId="5CD00639" w14:textId="78F825A6" w:rsidR="00504E2D" w:rsidRDefault="00752AE9" w:rsidP="00F2018C">
      <w:pPr>
        <w:ind w:firstLine="480"/>
        <w:rPr>
          <w:lang w:eastAsia="zh-CN"/>
        </w:rPr>
      </w:pPr>
      <w:r>
        <w:rPr>
          <w:rFonts w:hint="eastAsia"/>
          <w:lang w:eastAsia="zh-CN"/>
        </w:rPr>
        <w:t>本系统</w:t>
      </w:r>
      <w:r>
        <w:rPr>
          <w:lang w:eastAsia="zh-CN"/>
        </w:rPr>
        <w:t>使用字典管理。</w:t>
      </w:r>
      <w:r w:rsidR="002752EA">
        <w:rPr>
          <w:rFonts w:hint="eastAsia"/>
          <w:lang w:eastAsia="zh-CN"/>
        </w:rPr>
        <w:t>可以方便</w:t>
      </w:r>
      <w:r w:rsidR="002752EA">
        <w:rPr>
          <w:lang w:eastAsia="zh-CN"/>
        </w:rPr>
        <w:t>的管理</w:t>
      </w:r>
      <w:r w:rsidR="002752EA">
        <w:rPr>
          <w:rFonts w:hint="eastAsia"/>
          <w:lang w:eastAsia="zh-CN"/>
        </w:rPr>
        <w:t>数据库中表中</w:t>
      </w:r>
      <w:r w:rsidR="002752EA">
        <w:rPr>
          <w:lang w:eastAsia="zh-CN"/>
        </w:rPr>
        <w:t>某些</w:t>
      </w:r>
      <w:r w:rsidR="002752EA">
        <w:rPr>
          <w:rFonts w:hint="eastAsia"/>
          <w:lang w:eastAsia="zh-CN"/>
        </w:rPr>
        <w:t>字段</w:t>
      </w:r>
      <w:r w:rsidR="00D444D7">
        <w:rPr>
          <w:lang w:eastAsia="zh-CN"/>
        </w:rPr>
        <w:t>的类别，</w:t>
      </w:r>
      <w:r w:rsidR="002752EA">
        <w:rPr>
          <w:rFonts w:hint="eastAsia"/>
          <w:lang w:eastAsia="zh-CN"/>
        </w:rPr>
        <w:t>比如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表</w:t>
      </w:r>
      <w:r w:rsidR="002752EA">
        <w:rPr>
          <w:lang w:eastAsia="zh-CN"/>
        </w:rPr>
        <w:t>中</w:t>
      </w:r>
      <w:r w:rsidR="002752EA">
        <w:rPr>
          <w:lang w:eastAsia="zh-CN"/>
        </w:rPr>
        <w:t xml:space="preserve"> </w:t>
      </w:r>
      <w:r w:rsidR="002752EA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状态字段</w:t>
      </w:r>
      <w:r w:rsidR="00F2018C">
        <w:rPr>
          <w:lang w:eastAsia="zh-CN"/>
        </w:rPr>
        <w:t>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lang w:eastAsia="zh-CN"/>
        </w:rPr>
        <w:t>类别字段、</w:t>
      </w:r>
      <w:r w:rsidR="00F2018C">
        <w:rPr>
          <w:rFonts w:hint="eastAsia"/>
          <w:lang w:eastAsia="zh-CN"/>
        </w:rPr>
        <w:t>bug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优先</w:t>
      </w:r>
      <w:r w:rsidR="00D444D7">
        <w:rPr>
          <w:lang w:eastAsia="zh-CN"/>
        </w:rPr>
        <w:t>级别字段</w:t>
      </w:r>
      <w:r w:rsidR="00BC2A40">
        <w:rPr>
          <w:lang w:eastAsia="zh-CN"/>
        </w:rPr>
        <w:t>可以</w:t>
      </w:r>
      <w:r w:rsidR="00BC2A40">
        <w:rPr>
          <w:rFonts w:hint="eastAsia"/>
          <w:lang w:eastAsia="zh-CN"/>
        </w:rPr>
        <w:t>在</w:t>
      </w:r>
      <w:r w:rsidR="00513884">
        <w:rPr>
          <w:lang w:eastAsia="zh-CN"/>
        </w:rPr>
        <w:t>字典表中找到对应的类别</w:t>
      </w:r>
      <w:r w:rsidR="00513884">
        <w:rPr>
          <w:rFonts w:hint="eastAsia"/>
          <w:lang w:eastAsia="zh-CN"/>
        </w:rPr>
        <w:t>标识</w:t>
      </w:r>
      <w:r w:rsidR="00513884">
        <w:rPr>
          <w:lang w:eastAsia="zh-CN"/>
        </w:rPr>
        <w:t>，</w:t>
      </w:r>
      <w:r w:rsidR="00513884">
        <w:rPr>
          <w:rFonts w:hint="eastAsia"/>
          <w:lang w:eastAsia="zh-CN"/>
        </w:rPr>
        <w:t>便于</w:t>
      </w:r>
      <w:r w:rsidR="00513884">
        <w:rPr>
          <w:lang w:eastAsia="zh-CN"/>
        </w:rPr>
        <w:t>统一管理</w:t>
      </w:r>
      <w:r w:rsidR="00D444D7">
        <w:rPr>
          <w:lang w:eastAsia="zh-CN"/>
        </w:rPr>
        <w:t>，</w:t>
      </w:r>
      <w:r w:rsidR="00F2018C">
        <w:rPr>
          <w:rFonts w:hint="eastAsia"/>
          <w:lang w:eastAsia="zh-CN"/>
        </w:rPr>
        <w:t>这是对于</w:t>
      </w:r>
      <w:r w:rsidR="00F2018C">
        <w:rPr>
          <w:lang w:eastAsia="zh-CN"/>
        </w:rPr>
        <w:t>数据库</w:t>
      </w:r>
      <w:r w:rsidR="00F2018C">
        <w:rPr>
          <w:rFonts w:hint="eastAsia"/>
          <w:lang w:eastAsia="zh-CN"/>
        </w:rPr>
        <w:t>层面</w:t>
      </w:r>
      <w:r w:rsidR="007F2E87">
        <w:rPr>
          <w:lang w:eastAsia="zh-CN"/>
        </w:rPr>
        <w:t>来说，</w:t>
      </w:r>
      <w:r w:rsidR="00F2018C">
        <w:rPr>
          <w:rFonts w:hint="eastAsia"/>
          <w:lang w:eastAsia="zh-CN"/>
        </w:rPr>
        <w:t>对于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Java</w:t>
      </w:r>
      <w:r w:rsidR="00F2018C">
        <w:rPr>
          <w:lang w:eastAsia="zh-CN"/>
        </w:rPr>
        <w:t xml:space="preserve"> </w:t>
      </w:r>
      <w:r w:rsidR="00F2018C">
        <w:rPr>
          <w:rFonts w:hint="eastAsia"/>
          <w:lang w:eastAsia="zh-CN"/>
        </w:rPr>
        <w:t>编程</w:t>
      </w:r>
      <w:r w:rsidR="00F2018C">
        <w:rPr>
          <w:lang w:eastAsia="zh-CN"/>
        </w:rPr>
        <w:t>的方式来说，</w:t>
      </w:r>
      <w:r w:rsidR="00F2018C">
        <w:rPr>
          <w:rFonts w:hint="eastAsia"/>
          <w:lang w:eastAsia="zh-CN"/>
        </w:rPr>
        <w:t>所有</w:t>
      </w:r>
      <w:r w:rsidR="00F2018C">
        <w:rPr>
          <w:lang w:eastAsia="zh-CN"/>
        </w:rPr>
        <w:t>的</w:t>
      </w:r>
      <w:r w:rsidR="00F2018C">
        <w:rPr>
          <w:rFonts w:hint="eastAsia"/>
          <w:lang w:eastAsia="zh-CN"/>
        </w:rPr>
        <w:t>数据</w:t>
      </w:r>
      <w:r w:rsidR="00F2018C">
        <w:rPr>
          <w:lang w:eastAsia="zh-CN"/>
        </w:rPr>
        <w:t>字典表</w:t>
      </w:r>
      <w:r w:rsidR="00F2018C">
        <w:rPr>
          <w:rFonts w:hint="eastAsia"/>
          <w:lang w:eastAsia="zh-CN"/>
        </w:rPr>
        <w:t>在</w:t>
      </w:r>
      <w:r w:rsidR="006F5ED9">
        <w:rPr>
          <w:lang w:eastAsia="zh-CN"/>
        </w:rPr>
        <w:t>设计上，可以通过</w:t>
      </w:r>
      <w:r w:rsidR="00F2018C">
        <w:rPr>
          <w:lang w:eastAsia="zh-CN"/>
        </w:rPr>
        <w:t>统一的</w:t>
      </w:r>
      <w:r w:rsidR="00F2018C">
        <w:rPr>
          <w:rFonts w:hint="eastAsia"/>
          <w:lang w:eastAsia="zh-CN"/>
        </w:rPr>
        <w:t>方法</w:t>
      </w:r>
      <w:r w:rsidR="00F2018C">
        <w:rPr>
          <w:lang w:eastAsia="zh-CN"/>
        </w:rPr>
        <w:t>，</w:t>
      </w:r>
      <w:r w:rsidR="00DE2486">
        <w:rPr>
          <w:lang w:eastAsia="zh-CN"/>
        </w:rPr>
        <w:t>来获取</w:t>
      </w:r>
      <w:r w:rsidR="00F2018C">
        <w:rPr>
          <w:lang w:eastAsia="zh-CN"/>
        </w:rPr>
        <w:t>每一个类别</w:t>
      </w:r>
      <w:r w:rsidR="00DE2486">
        <w:rPr>
          <w:lang w:eastAsia="zh-CN"/>
        </w:rPr>
        <w:t>相关数据</w:t>
      </w:r>
      <w:r w:rsidR="00F2018C">
        <w:rPr>
          <w:lang w:eastAsia="zh-CN"/>
        </w:rPr>
        <w:t>。</w:t>
      </w:r>
    </w:p>
    <w:p w14:paraId="71D4616D" w14:textId="140247AB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根据类型和值获取</w:t>
      </w:r>
      <w:r w:rsidR="00852F10">
        <w:t>值</w:t>
      </w:r>
    </w:p>
    <w:p w14:paraId="788D4131" w14:textId="7BAA8B87" w:rsidR="00B37D02" w:rsidRDefault="00B37D02" w:rsidP="00EF1675">
      <w:pPr>
        <w:pStyle w:val="a8"/>
        <w:numPr>
          <w:ilvl w:val="1"/>
          <w:numId w:val="19"/>
        </w:numPr>
        <w:ind w:firstLineChars="0"/>
        <w:rPr>
          <w:lang w:eastAsia="zh-CN"/>
        </w:rPr>
      </w:pPr>
      <w:r>
        <w:rPr>
          <w:rFonts w:hint="eastAsia"/>
        </w:rPr>
        <w:t>DictUtils.getDictLabel(String value, String type, String defaultValue)</w:t>
      </w:r>
    </w:p>
    <w:p w14:paraId="3ACE9197" w14:textId="4ACCEC74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175D54">
        <w:t>${</w:t>
      </w:r>
      <w:r w:rsidRPr="004E56E9">
        <w:t xml:space="preserve"> fns:getDictLabel </w:t>
      </w:r>
      <w:r w:rsidRPr="00175D54">
        <w:t>(</w:t>
      </w:r>
      <w:r>
        <w:rPr>
          <w:rFonts w:hint="eastAsia"/>
        </w:rPr>
        <w:t>value</w:t>
      </w:r>
      <w:r w:rsidRPr="00175D54">
        <w:t>, type, defaultValue)}</w:t>
      </w:r>
    </w:p>
    <w:p w14:paraId="3297FE46" w14:textId="725A99A0" w:rsidR="00B37D02" w:rsidRDefault="00B37D02" w:rsidP="00EF1675">
      <w:pPr>
        <w:pStyle w:val="a8"/>
        <w:numPr>
          <w:ilvl w:val="0"/>
          <w:numId w:val="19"/>
        </w:numPr>
        <w:ind w:firstLineChars="0"/>
        <w:rPr>
          <w:lang w:eastAsia="zh-CN"/>
        </w:rPr>
      </w:pPr>
      <w:r>
        <w:rPr>
          <w:rFonts w:hint="eastAsia"/>
        </w:rPr>
        <w:t>根据类型和标签</w:t>
      </w:r>
      <w:r w:rsidR="00852F10">
        <w:t>取值</w:t>
      </w:r>
    </w:p>
    <w:p w14:paraId="68B78A2B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DictUtils.getDictValue(String label, String type, String defaultLabel)</w:t>
      </w:r>
    </w:p>
    <w:p w14:paraId="1297E84D" w14:textId="647AEDBD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B06EA4">
        <w:t>${fns:getDictValue(label, type, defaultValue)}</w:t>
      </w:r>
    </w:p>
    <w:p w14:paraId="754312FC" w14:textId="3002D90F" w:rsidR="00B37D02" w:rsidRDefault="00852F10" w:rsidP="00EF1675">
      <w:pPr>
        <w:pStyle w:val="a8"/>
        <w:widowControl w:val="0"/>
        <w:numPr>
          <w:ilvl w:val="0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根据类型获取值</w:t>
      </w:r>
    </w:p>
    <w:p w14:paraId="11616B69" w14:textId="77777777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>
        <w:rPr>
          <w:rFonts w:hint="eastAsia"/>
        </w:rPr>
        <w:t>DictUtils.getDictList(String type)</w:t>
      </w:r>
    </w:p>
    <w:p w14:paraId="49C2B1C8" w14:textId="1CE2A97A" w:rsidR="00B37D02" w:rsidRDefault="00B37D02" w:rsidP="00EF1675">
      <w:pPr>
        <w:pStyle w:val="a8"/>
        <w:widowControl w:val="0"/>
        <w:numPr>
          <w:ilvl w:val="1"/>
          <w:numId w:val="19"/>
        </w:numPr>
        <w:spacing w:line="360" w:lineRule="auto"/>
        <w:ind w:firstLineChars="0"/>
        <w:jc w:val="left"/>
      </w:pPr>
      <w:r w:rsidRPr="007751E4">
        <w:t>${</w:t>
      </w:r>
      <w:r w:rsidR="0096448A" w:rsidRPr="007751E4">
        <w:t>fns: getDictList</w:t>
      </w:r>
      <w:r w:rsidRPr="007751E4">
        <w:t>(type)}</w:t>
      </w:r>
    </w:p>
    <w:p w14:paraId="7216FF81" w14:textId="1F3F257F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</w:t>
      </w:r>
      <w:r>
        <w:t xml:space="preserve">ug </w:t>
      </w:r>
      <w:r>
        <w:rPr>
          <w:rFonts w:hint="eastAsia"/>
        </w:rPr>
        <w:t>模块</w:t>
      </w:r>
      <w:r>
        <w:t xml:space="preserve"> </w:t>
      </w:r>
    </w:p>
    <w:p w14:paraId="20A52E9A" w14:textId="26DB1E36" w:rsidR="001F1CFC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 w:rsidR="00F2077D">
        <w:t xml:space="preserve"> </w:t>
      </w:r>
      <w:r>
        <w:rPr>
          <w:rFonts w:hint="eastAsia"/>
        </w:rPr>
        <w:t>管理</w:t>
      </w:r>
    </w:p>
    <w:p w14:paraId="18946097" w14:textId="361662E7" w:rsidR="009C25E4" w:rsidRDefault="00580E3F" w:rsidP="00EF1675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9C25E4">
        <w:rPr>
          <w:lang w:eastAsia="zh-CN"/>
        </w:rPr>
        <w:t xml:space="preserve"> </w:t>
      </w:r>
    </w:p>
    <w:p w14:paraId="3B53842B" w14:textId="271A7AA8" w:rsidR="009C25E4" w:rsidRDefault="009C25E4" w:rsidP="009C25E4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测试人</w:t>
      </w:r>
      <w:r w:rsidR="00FE60D0">
        <w:rPr>
          <w:lang w:eastAsia="zh-CN"/>
        </w:rPr>
        <w:t>员</w:t>
      </w:r>
      <w:r w:rsidR="00FE60D0">
        <w:rPr>
          <w:rFonts w:hint="eastAsia"/>
          <w:lang w:eastAsia="zh-CN"/>
        </w:rPr>
        <w:t>登录</w:t>
      </w:r>
      <w:r>
        <w:rPr>
          <w:lang w:eastAsia="zh-CN"/>
        </w:rPr>
        <w:t>系统，再左侧导航栏中，</w:t>
      </w:r>
      <w:r>
        <w:rPr>
          <w:rFonts w:hint="eastAsia"/>
          <w:lang w:eastAsia="zh-CN"/>
        </w:rPr>
        <w:t>选择</w:t>
      </w:r>
      <w:r w:rsidR="00E52A6F">
        <w:rPr>
          <w:lang w:eastAsia="zh-CN"/>
        </w:rPr>
        <w:t>「</w:t>
      </w: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  <w:r w:rsidR="00E52A6F">
        <w:rPr>
          <w:lang w:eastAsia="zh-CN"/>
        </w:rPr>
        <w:t>」</w:t>
      </w:r>
      <w:r>
        <w:rPr>
          <w:lang w:eastAsia="zh-CN"/>
        </w:rPr>
        <w:t>，</w:t>
      </w:r>
      <w:r>
        <w:rPr>
          <w:rFonts w:hint="eastAsia"/>
          <w:lang w:eastAsia="zh-CN"/>
        </w:rPr>
        <w:t>进入该</w:t>
      </w:r>
      <w:r>
        <w:rPr>
          <w:lang w:eastAsia="zh-CN"/>
        </w:rPr>
        <w:t>界面，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新建问题</w:t>
      </w:r>
      <w:r>
        <w:rPr>
          <w:rFonts w:hint="eastAsia"/>
          <w:lang w:eastAsia="zh-CN"/>
        </w:rPr>
        <w:t>界面输入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详情</w:t>
      </w:r>
      <w:r>
        <w:rPr>
          <w:lang w:eastAsia="zh-CN"/>
        </w:rPr>
        <w:t>，</w:t>
      </w:r>
      <w:r>
        <w:rPr>
          <w:rFonts w:hint="eastAsia"/>
          <w:lang w:eastAsia="zh-CN"/>
        </w:rPr>
        <w:t>当测试</w:t>
      </w:r>
      <w:r>
        <w:rPr>
          <w:lang w:eastAsia="zh-CN"/>
        </w:rPr>
        <w:t>人员</w:t>
      </w:r>
      <w:r>
        <w:rPr>
          <w:rFonts w:hint="eastAsia"/>
          <w:lang w:eastAsia="zh-CN"/>
        </w:rPr>
        <w:t>确认</w:t>
      </w:r>
      <w:r>
        <w:rPr>
          <w:lang w:eastAsia="zh-CN"/>
        </w:rPr>
        <w:t>发表</w:t>
      </w:r>
      <w:r>
        <w:rPr>
          <w:rFonts w:hint="eastAsia"/>
          <w:lang w:eastAsia="zh-CN"/>
        </w:rPr>
        <w:t>时</w:t>
      </w:r>
      <w:r>
        <w:rPr>
          <w:lang w:eastAsia="zh-CN"/>
        </w:rPr>
        <w:t>，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提示数据库保存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信息</w:t>
      </w:r>
      <w:r>
        <w:rPr>
          <w:lang w:eastAsia="zh-CN"/>
        </w:rPr>
        <w:t>。</w:t>
      </w:r>
    </w:p>
    <w:p w14:paraId="15B967E0" w14:textId="54F51AAE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80E3F">
        <w:rPr>
          <w:lang w:eastAsia="zh-CN"/>
        </w:rPr>
        <w:t xml:space="preserve">5-5 </w:t>
      </w:r>
      <w:r>
        <w:rPr>
          <w:lang w:eastAsia="zh-CN"/>
        </w:rPr>
        <w:t xml:space="preserve"> </w:t>
      </w:r>
      <w:r w:rsidR="00BF02D3">
        <w:rPr>
          <w:lang w:eastAsia="zh-CN"/>
        </w:rPr>
        <w:t>新建问题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C45C1F0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4D2A703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05DDF21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E9602DE" w14:textId="77777777" w:rsidTr="00587250">
        <w:trPr>
          <w:trHeight w:val="421"/>
        </w:trPr>
        <w:tc>
          <w:tcPr>
            <w:tcW w:w="1440" w:type="dxa"/>
          </w:tcPr>
          <w:p w14:paraId="2B2E02E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F335023" w14:textId="411C9C45" w:rsidR="009C25E4" w:rsidRDefault="004801AD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</w:t>
            </w:r>
            <w:r>
              <w:rPr>
                <w:rFonts w:hint="eastAsia"/>
                <w:lang w:eastAsia="zh-CN"/>
              </w:rPr>
              <w:t>1</w:t>
            </w:r>
          </w:p>
        </w:tc>
      </w:tr>
      <w:tr w:rsidR="009C25E4" w14:paraId="08E36063" w14:textId="77777777" w:rsidTr="00587250">
        <w:trPr>
          <w:trHeight w:val="487"/>
        </w:trPr>
        <w:tc>
          <w:tcPr>
            <w:tcW w:w="1440" w:type="dxa"/>
          </w:tcPr>
          <w:p w14:paraId="2BF8C24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01432B5E" w14:textId="5A0D5768" w:rsidR="009C25E4" w:rsidRDefault="00BF02D3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新建问题</w:t>
            </w:r>
          </w:p>
        </w:tc>
      </w:tr>
      <w:tr w:rsidR="009C25E4" w14:paraId="7F2A0C91" w14:textId="77777777" w:rsidTr="00000287">
        <w:trPr>
          <w:trHeight w:val="570"/>
        </w:trPr>
        <w:tc>
          <w:tcPr>
            <w:tcW w:w="1440" w:type="dxa"/>
          </w:tcPr>
          <w:p w14:paraId="15F5620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01BE5E08" w14:textId="5041F9F7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</w:t>
            </w:r>
          </w:p>
        </w:tc>
      </w:tr>
      <w:tr w:rsidR="009C25E4" w14:paraId="4424BA41" w14:textId="77777777" w:rsidTr="00587250">
        <w:trPr>
          <w:trHeight w:val="533"/>
        </w:trPr>
        <w:tc>
          <w:tcPr>
            <w:tcW w:w="1440" w:type="dxa"/>
          </w:tcPr>
          <w:p w14:paraId="0B310CF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3CABF95" w14:textId="37C57B8D" w:rsidR="009C25E4" w:rsidRDefault="0000028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测试人员被</w:t>
            </w:r>
            <w:r>
              <w:rPr>
                <w:rFonts w:hint="eastAsia"/>
                <w:lang w:eastAsia="zh-CN"/>
              </w:rPr>
              <w:t>标识</w:t>
            </w:r>
            <w:r>
              <w:rPr>
                <w:lang w:eastAsia="zh-CN"/>
              </w:rPr>
              <w:t>和被授权</w:t>
            </w:r>
          </w:p>
        </w:tc>
      </w:tr>
      <w:tr w:rsidR="009C25E4" w14:paraId="4E5B43F3" w14:textId="77777777" w:rsidTr="00587250">
        <w:trPr>
          <w:trHeight w:val="533"/>
        </w:trPr>
        <w:tc>
          <w:tcPr>
            <w:tcW w:w="1440" w:type="dxa"/>
          </w:tcPr>
          <w:p w14:paraId="500A24A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302D2117" w14:textId="367B4B1A" w:rsidR="009C25E4" w:rsidRDefault="00403AC4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</w:t>
            </w:r>
            <w:r>
              <w:rPr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47CCB61" w14:textId="77777777" w:rsidTr="00587250">
        <w:trPr>
          <w:trHeight w:val="524"/>
        </w:trPr>
        <w:tc>
          <w:tcPr>
            <w:tcW w:w="1440" w:type="dxa"/>
          </w:tcPr>
          <w:p w14:paraId="1E4A9DE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4B357C01" w14:textId="2083786E" w:rsidR="009C25E4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「新建问题」</w:t>
            </w:r>
            <w:r w:rsidR="00CD3443">
              <w:rPr>
                <w:lang w:eastAsia="zh-CN"/>
              </w:rPr>
              <w:t>。</w:t>
            </w:r>
          </w:p>
          <w:p w14:paraId="4D7FADF7" w14:textId="77777777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bug </w:t>
            </w:r>
            <w:r>
              <w:rPr>
                <w:rFonts w:hint="eastAsia"/>
                <w:lang w:eastAsia="zh-CN"/>
              </w:rPr>
              <w:t>详情，单击提交</w:t>
            </w:r>
            <w:r>
              <w:rPr>
                <w:lang w:eastAsia="zh-CN"/>
              </w:rPr>
              <w:t>。</w:t>
            </w:r>
          </w:p>
          <w:p w14:paraId="2F97FAC9" w14:textId="056A457E" w:rsidR="00B12239" w:rsidRDefault="00B12239" w:rsidP="00B12239">
            <w:pPr>
              <w:pStyle w:val="a8"/>
              <w:numPr>
                <w:ilvl w:val="0"/>
                <w:numId w:val="2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35862343" w14:textId="77777777" w:rsidTr="00587250">
        <w:trPr>
          <w:trHeight w:val="524"/>
        </w:trPr>
        <w:tc>
          <w:tcPr>
            <w:tcW w:w="1440" w:type="dxa"/>
          </w:tcPr>
          <w:p w14:paraId="72934AB0" w14:textId="3641ADCE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7A524EC" w14:textId="0B54161E" w:rsidR="00446D04" w:rsidRDefault="00CD3443" w:rsidP="00446D04">
            <w:pPr>
              <w:pStyle w:val="a8"/>
              <w:numPr>
                <w:ilvl w:val="0"/>
                <w:numId w:val="2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6039DA6" w14:textId="77777777" w:rsidR="009C25E4" w:rsidRDefault="009C25E4" w:rsidP="009C25E4">
      <w:pPr>
        <w:ind w:firstLineChars="0" w:firstLine="480"/>
        <w:rPr>
          <w:lang w:eastAsia="zh-CN"/>
        </w:rPr>
      </w:pPr>
    </w:p>
    <w:p w14:paraId="1E5D6E73" w14:textId="77777777" w:rsidR="009C25E4" w:rsidRDefault="009C25E4" w:rsidP="009C25E4">
      <w:pPr>
        <w:ind w:left="480" w:firstLineChars="0" w:firstLine="0"/>
        <w:rPr>
          <w:lang w:eastAsia="zh-CN"/>
        </w:rPr>
      </w:pPr>
    </w:p>
    <w:p w14:paraId="1E56DDFD" w14:textId="3801C684" w:rsidR="00EC0692" w:rsidRDefault="00164458" w:rsidP="00EC0692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我的</w:t>
      </w:r>
      <w:r>
        <w:rPr>
          <w:lang w:eastAsia="zh-CN"/>
        </w:rPr>
        <w:t>任务</w:t>
      </w:r>
      <w:r w:rsidR="00905222">
        <w:rPr>
          <w:lang w:eastAsia="zh-CN"/>
        </w:rPr>
        <w:t xml:space="preserve"> </w:t>
      </w:r>
    </w:p>
    <w:p w14:paraId="01614319" w14:textId="395D2223" w:rsidR="009D325E" w:rsidRDefault="00DA127B" w:rsidP="00EC0692">
      <w:pPr>
        <w:ind w:firstLineChars="0" w:firstLine="480"/>
        <w:rPr>
          <w:lang w:eastAsia="zh-CN"/>
        </w:rPr>
      </w:pPr>
      <w:r>
        <w:rPr>
          <w:lang w:eastAsia="zh-CN"/>
        </w:rPr>
        <w:t>平台</w:t>
      </w:r>
      <w:r w:rsidR="001B78C4">
        <w:rPr>
          <w:lang w:eastAsia="zh-CN"/>
        </w:rPr>
        <w:t>用户</w:t>
      </w:r>
      <w:r w:rsidR="00EC0692">
        <w:rPr>
          <w:rFonts w:hint="eastAsia"/>
          <w:lang w:eastAsia="zh-CN"/>
        </w:rPr>
        <w:t>登录</w:t>
      </w:r>
      <w:r w:rsidR="001A0392">
        <w:rPr>
          <w:lang w:eastAsia="zh-CN"/>
        </w:rPr>
        <w:t>系统，</w:t>
      </w:r>
      <w:r w:rsidR="00EC0692">
        <w:rPr>
          <w:rFonts w:hint="eastAsia"/>
          <w:lang w:eastAsia="zh-CN"/>
        </w:rPr>
        <w:t>选择</w:t>
      </w:r>
      <w:r w:rsidR="00EC0692">
        <w:rPr>
          <w:lang w:eastAsia="zh-CN"/>
        </w:rPr>
        <w:t>「</w:t>
      </w:r>
      <w:r w:rsidR="00604A1A">
        <w:rPr>
          <w:rFonts w:hint="eastAsia"/>
          <w:lang w:eastAsia="zh-CN"/>
        </w:rPr>
        <w:t>我的</w:t>
      </w:r>
      <w:r w:rsidR="00604A1A">
        <w:rPr>
          <w:lang w:eastAsia="zh-CN"/>
        </w:rPr>
        <w:t>任务</w:t>
      </w:r>
      <w:r w:rsidR="00EC0692">
        <w:rPr>
          <w:lang w:eastAsia="zh-CN"/>
        </w:rPr>
        <w:t>」，</w:t>
      </w:r>
      <w:r w:rsidR="00EC0692">
        <w:rPr>
          <w:rFonts w:hint="eastAsia"/>
          <w:lang w:eastAsia="zh-CN"/>
        </w:rPr>
        <w:t>进入该</w:t>
      </w:r>
      <w:r w:rsidR="00EC0692">
        <w:rPr>
          <w:lang w:eastAsia="zh-CN"/>
        </w:rPr>
        <w:t>界面，</w:t>
      </w:r>
      <w:r w:rsidR="006F7A7A">
        <w:rPr>
          <w:rFonts w:hint="eastAsia"/>
          <w:lang w:eastAsia="zh-CN"/>
        </w:rPr>
        <w:t>选择</w:t>
      </w:r>
      <w:r w:rsidR="006F7A7A">
        <w:rPr>
          <w:lang w:eastAsia="zh-CN"/>
        </w:rPr>
        <w:t>一条任务记录</w:t>
      </w:r>
      <w:r w:rsidR="00351C6A">
        <w:rPr>
          <w:lang w:eastAsia="zh-CN"/>
        </w:rPr>
        <w:t>，</w:t>
      </w:r>
      <w:r w:rsidR="00351C6A">
        <w:rPr>
          <w:rFonts w:hint="eastAsia"/>
          <w:lang w:eastAsia="zh-CN"/>
        </w:rPr>
        <w:t>点击</w:t>
      </w:r>
      <w:r w:rsidR="00351C6A">
        <w:rPr>
          <w:lang w:eastAsia="zh-CN"/>
        </w:rPr>
        <w:t>「处理」</w:t>
      </w:r>
      <w:r w:rsidR="006F7A7A">
        <w:rPr>
          <w:lang w:eastAsia="zh-CN"/>
        </w:rPr>
        <w:t>，</w:t>
      </w:r>
      <w:r w:rsidR="006F7A7A">
        <w:rPr>
          <w:rFonts w:hint="eastAsia"/>
          <w:lang w:eastAsia="zh-CN"/>
        </w:rPr>
        <w:t>浏览</w:t>
      </w:r>
      <w:r w:rsidR="006F7A7A">
        <w:rPr>
          <w:lang w:eastAsia="zh-CN"/>
        </w:rPr>
        <w:t>任务，发表自己的</w:t>
      </w:r>
      <w:r w:rsidR="006F7A7A">
        <w:rPr>
          <w:rFonts w:hint="eastAsia"/>
          <w:lang w:eastAsia="zh-CN"/>
        </w:rPr>
        <w:t>意见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当</w:t>
      </w:r>
      <w:r w:rsidR="00305F52">
        <w:rPr>
          <w:rFonts w:hint="eastAsia"/>
          <w:lang w:eastAsia="zh-CN"/>
        </w:rPr>
        <w:t>用户</w:t>
      </w:r>
      <w:r w:rsidR="00321057">
        <w:rPr>
          <w:rFonts w:hint="eastAsia"/>
          <w:lang w:eastAsia="zh-CN"/>
        </w:rPr>
        <w:t>确认</w:t>
      </w:r>
      <w:r w:rsidR="00305F52">
        <w:rPr>
          <w:rFonts w:hint="eastAsia"/>
          <w:lang w:eastAsia="zh-CN"/>
        </w:rPr>
        <w:t>提交</w:t>
      </w:r>
      <w:r w:rsidR="00321057">
        <w:rPr>
          <w:rFonts w:hint="eastAsia"/>
          <w:lang w:eastAsia="zh-CN"/>
        </w:rPr>
        <w:t>时</w:t>
      </w:r>
      <w:r w:rsidR="00321057">
        <w:rPr>
          <w:lang w:eastAsia="zh-CN"/>
        </w:rPr>
        <w:t>，</w:t>
      </w:r>
      <w:r w:rsidR="00321057">
        <w:rPr>
          <w:rFonts w:hint="eastAsia"/>
          <w:lang w:eastAsia="zh-CN"/>
        </w:rPr>
        <w:t>系统</w:t>
      </w:r>
      <w:r w:rsidR="00321057">
        <w:rPr>
          <w:lang w:eastAsia="zh-CN"/>
        </w:rPr>
        <w:t>提示数据库保存</w:t>
      </w:r>
      <w:r w:rsidR="00305F52">
        <w:rPr>
          <w:lang w:eastAsia="zh-CN"/>
        </w:rPr>
        <w:t xml:space="preserve">bug </w:t>
      </w:r>
      <w:r w:rsidR="00305F52">
        <w:rPr>
          <w:rFonts w:hint="eastAsia"/>
          <w:lang w:eastAsia="zh-CN"/>
        </w:rPr>
        <w:t>处理</w:t>
      </w:r>
      <w:r w:rsidR="00305F52">
        <w:rPr>
          <w:lang w:eastAsia="zh-CN"/>
        </w:rPr>
        <w:t>信息。</w:t>
      </w:r>
    </w:p>
    <w:p w14:paraId="262E1804" w14:textId="116DB1F9" w:rsidR="009C25E4" w:rsidRDefault="009C25E4" w:rsidP="006A6F77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837580">
        <w:rPr>
          <w:lang w:eastAsia="zh-CN"/>
        </w:rPr>
        <w:t>5-5</w:t>
      </w:r>
      <w:r w:rsidR="00837580">
        <w:rPr>
          <w:rFonts w:hint="eastAsia"/>
          <w:lang w:eastAsia="zh-CN"/>
        </w:rPr>
        <w:t>我的</w:t>
      </w:r>
      <w:r w:rsidR="00837580">
        <w:rPr>
          <w:lang w:eastAsia="zh-CN"/>
        </w:rPr>
        <w:t>任务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348FFEB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15C25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709F886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26B3AF1D" w14:textId="77777777" w:rsidTr="006A6F77">
        <w:trPr>
          <w:trHeight w:val="487"/>
        </w:trPr>
        <w:tc>
          <w:tcPr>
            <w:tcW w:w="1440" w:type="dxa"/>
          </w:tcPr>
          <w:p w14:paraId="132BFB7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959D7AC" w14:textId="21551B99" w:rsidR="009C25E4" w:rsidRDefault="006A6F77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Bug02</w:t>
            </w:r>
          </w:p>
        </w:tc>
      </w:tr>
      <w:tr w:rsidR="009C25E4" w14:paraId="31DAAB2C" w14:textId="77777777" w:rsidTr="00587250">
        <w:trPr>
          <w:trHeight w:val="487"/>
        </w:trPr>
        <w:tc>
          <w:tcPr>
            <w:tcW w:w="1440" w:type="dxa"/>
          </w:tcPr>
          <w:p w14:paraId="5651A5E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15567BDE" w14:textId="0E19E78C" w:rsidR="009C25E4" w:rsidRDefault="00FF62B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我的任务</w:t>
            </w:r>
          </w:p>
        </w:tc>
      </w:tr>
      <w:tr w:rsidR="009C25E4" w14:paraId="137C6A2D" w14:textId="77777777" w:rsidTr="00587250">
        <w:trPr>
          <w:trHeight w:val="524"/>
        </w:trPr>
        <w:tc>
          <w:tcPr>
            <w:tcW w:w="1440" w:type="dxa"/>
          </w:tcPr>
          <w:p w14:paraId="2CE58151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7B9EBB17" w14:textId="34CB7D8B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被分配的用户</w:t>
            </w:r>
          </w:p>
        </w:tc>
      </w:tr>
      <w:tr w:rsidR="009C25E4" w14:paraId="5884B67E" w14:textId="77777777" w:rsidTr="00587250">
        <w:trPr>
          <w:trHeight w:val="533"/>
        </w:trPr>
        <w:tc>
          <w:tcPr>
            <w:tcW w:w="1440" w:type="dxa"/>
          </w:tcPr>
          <w:p w14:paraId="27020DE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14DC0A52" w14:textId="196FC4F4" w:rsidR="009C25E4" w:rsidRDefault="00C11600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用户被识别和被授权</w:t>
            </w:r>
          </w:p>
        </w:tc>
      </w:tr>
      <w:tr w:rsidR="009C25E4" w14:paraId="20A696DD" w14:textId="77777777" w:rsidTr="00587250">
        <w:trPr>
          <w:trHeight w:val="533"/>
        </w:trPr>
        <w:tc>
          <w:tcPr>
            <w:tcW w:w="1440" w:type="dxa"/>
          </w:tcPr>
          <w:p w14:paraId="7659DD4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08B075E" w14:textId="62CD8BDA" w:rsidR="009C25E4" w:rsidRDefault="00DA27F1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后台数据库保存处理</w:t>
            </w:r>
            <w:r>
              <w:rPr>
                <w:lang w:eastAsia="zh-CN"/>
              </w:rPr>
              <w:t xml:space="preserve">bug </w:t>
            </w:r>
            <w:r>
              <w:rPr>
                <w:lang w:eastAsia="zh-CN"/>
              </w:rPr>
              <w:t>相关信息</w:t>
            </w:r>
          </w:p>
        </w:tc>
      </w:tr>
      <w:tr w:rsidR="009C25E4" w14:paraId="7D353FDC" w14:textId="77777777" w:rsidTr="00587250">
        <w:trPr>
          <w:trHeight w:val="524"/>
        </w:trPr>
        <w:tc>
          <w:tcPr>
            <w:tcW w:w="1440" w:type="dxa"/>
          </w:tcPr>
          <w:p w14:paraId="31F65D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E290E38" w14:textId="5295F00D" w:rsidR="00C67053" w:rsidRDefault="00C67053" w:rsidP="00C67053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「我的任务」。</w:t>
            </w:r>
          </w:p>
          <w:p w14:paraId="6597A906" w14:textId="77777777" w:rsidR="00D84B55" w:rsidRDefault="00472DF4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浏览</w:t>
            </w:r>
            <w:r>
              <w:rPr>
                <w:lang w:eastAsia="zh-CN"/>
              </w:rPr>
              <w:t>bug</w:t>
            </w:r>
            <w:r>
              <w:rPr>
                <w:lang w:eastAsia="zh-CN"/>
              </w:rPr>
              <w:t>，</w:t>
            </w:r>
            <w:r w:rsidR="00C67053">
              <w:rPr>
                <w:rFonts w:hint="eastAsia"/>
                <w:lang w:eastAsia="zh-CN"/>
              </w:rPr>
              <w:t>输入</w:t>
            </w:r>
            <w:r w:rsidR="00C67053">
              <w:rPr>
                <w:lang w:eastAsia="zh-CN"/>
              </w:rPr>
              <w:t xml:space="preserve"> bug </w:t>
            </w:r>
            <w:r w:rsidR="001B3D80">
              <w:rPr>
                <w:rFonts w:hint="eastAsia"/>
                <w:lang w:eastAsia="zh-CN"/>
              </w:rPr>
              <w:t>意见</w:t>
            </w:r>
            <w:r w:rsidR="00C67053">
              <w:rPr>
                <w:rFonts w:hint="eastAsia"/>
                <w:lang w:eastAsia="zh-CN"/>
              </w:rPr>
              <w:t>，单击提交</w:t>
            </w:r>
            <w:r w:rsidR="00C67053">
              <w:rPr>
                <w:lang w:eastAsia="zh-CN"/>
              </w:rPr>
              <w:t>。</w:t>
            </w:r>
          </w:p>
          <w:p w14:paraId="536FA5B7" w14:textId="54FDA335" w:rsidR="009C25E4" w:rsidRDefault="00C67053" w:rsidP="00D84B55">
            <w:pPr>
              <w:pStyle w:val="a8"/>
              <w:numPr>
                <w:ilvl w:val="0"/>
                <w:numId w:val="3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显示</w:t>
            </w:r>
            <w:r w:rsidR="00D84B55">
              <w:rPr>
                <w:rFonts w:hint="eastAsia"/>
                <w:lang w:eastAsia="zh-CN"/>
              </w:rPr>
              <w:t>处理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保存信息</w:t>
            </w:r>
            <w:r>
              <w:rPr>
                <w:lang w:eastAsia="zh-CN"/>
              </w:rPr>
              <w:t>。</w:t>
            </w:r>
          </w:p>
        </w:tc>
      </w:tr>
      <w:tr w:rsidR="009C25E4" w14:paraId="44011764" w14:textId="77777777" w:rsidTr="00587250">
        <w:trPr>
          <w:trHeight w:val="524"/>
        </w:trPr>
        <w:tc>
          <w:tcPr>
            <w:tcW w:w="1440" w:type="dxa"/>
          </w:tcPr>
          <w:p w14:paraId="7EDFC7B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69FDADCA" w14:textId="4A603381" w:rsidR="009C25E4" w:rsidRDefault="00873731" w:rsidP="00873731">
            <w:pPr>
              <w:pStyle w:val="a8"/>
              <w:numPr>
                <w:ilvl w:val="0"/>
                <w:numId w:val="31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提交</w:t>
            </w:r>
            <w:r>
              <w:rPr>
                <w:lang w:eastAsia="zh-CN"/>
              </w:rPr>
              <w:t>成功后，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会被流转。</w:t>
            </w:r>
          </w:p>
        </w:tc>
      </w:tr>
    </w:tbl>
    <w:p w14:paraId="78EB3E93" w14:textId="77777777" w:rsidR="009C25E4" w:rsidRDefault="009C25E4" w:rsidP="009C25E4">
      <w:pPr>
        <w:ind w:firstLineChars="0" w:firstLine="480"/>
        <w:rPr>
          <w:lang w:eastAsia="zh-CN"/>
        </w:rPr>
      </w:pPr>
    </w:p>
    <w:p w14:paraId="4B76C345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0432EF7" w14:textId="0125B801" w:rsidR="003A3CE8" w:rsidRDefault="00EA4F15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38C231C4" w14:textId="33EBADCB" w:rsidR="000546BB" w:rsidRDefault="00D302B9" w:rsidP="000546BB">
      <w:pPr>
        <w:pStyle w:val="a8"/>
        <w:numPr>
          <w:ilvl w:val="0"/>
          <w:numId w:val="14"/>
        </w:numPr>
        <w:ind w:firstLineChars="0"/>
        <w:rPr>
          <w:lang w:eastAsia="zh-CN"/>
        </w:rPr>
      </w:pPr>
      <w:r>
        <w:rPr>
          <w:lang w:eastAsia="zh-CN"/>
        </w:rPr>
        <w:t>项目</w:t>
      </w:r>
      <w:r>
        <w:rPr>
          <w:rFonts w:hint="eastAsia"/>
          <w:lang w:eastAsia="zh-CN"/>
        </w:rPr>
        <w:t>添加成员</w:t>
      </w:r>
    </w:p>
    <w:p w14:paraId="1F66A080" w14:textId="2BB44719" w:rsidR="009D325E" w:rsidRDefault="00282AA0" w:rsidP="000546BB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经理登录系统，</w:t>
      </w:r>
      <w:r>
        <w:rPr>
          <w:rFonts w:hint="eastAsia"/>
          <w:lang w:eastAsia="zh-CN"/>
        </w:rPr>
        <w:t>在</w:t>
      </w:r>
      <w:r>
        <w:rPr>
          <w:lang w:eastAsia="zh-CN"/>
        </w:rPr>
        <w:t>「</w:t>
      </w:r>
      <w:r w:rsidR="0086192F">
        <w:rPr>
          <w:rFonts w:hint="eastAsia"/>
          <w:lang w:eastAsia="zh-CN"/>
        </w:rPr>
        <w:t>项目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 w:rsidR="00A502B3">
        <w:rPr>
          <w:lang w:eastAsia="zh-CN"/>
        </w:rPr>
        <w:t>点击「</w:t>
      </w:r>
      <w:r w:rsidR="00B9394B">
        <w:rPr>
          <w:rFonts w:hint="eastAsia"/>
          <w:lang w:eastAsia="zh-CN"/>
        </w:rPr>
        <w:t>项目</w:t>
      </w:r>
      <w:r w:rsidR="00B9394B">
        <w:rPr>
          <w:lang w:eastAsia="zh-CN"/>
        </w:rPr>
        <w:t>组成员</w:t>
      </w:r>
      <w:r>
        <w:rPr>
          <w:lang w:eastAsia="zh-CN"/>
        </w:rPr>
        <w:t>」，</w:t>
      </w:r>
      <w:r>
        <w:rPr>
          <w:rFonts w:hint="eastAsia"/>
          <w:lang w:eastAsia="zh-CN"/>
        </w:rPr>
        <w:t>在弹出</w:t>
      </w:r>
      <w:r>
        <w:rPr>
          <w:lang w:eastAsia="zh-CN"/>
        </w:rPr>
        <w:t>的页面上</w:t>
      </w:r>
      <w:r>
        <w:rPr>
          <w:rFonts w:hint="eastAsia"/>
          <w:lang w:eastAsia="zh-CN"/>
        </w:rPr>
        <w:t>显示</w:t>
      </w:r>
      <w:r>
        <w:rPr>
          <w:lang w:eastAsia="zh-CN"/>
        </w:rPr>
        <w:t>已经</w:t>
      </w:r>
      <w:r w:rsidR="00A13327">
        <w:rPr>
          <w:lang w:eastAsia="zh-CN"/>
        </w:rPr>
        <w:t>项目下成员</w:t>
      </w:r>
      <w:r>
        <w:rPr>
          <w:lang w:eastAsia="zh-CN"/>
        </w:rPr>
        <w:t>列表信息，</w:t>
      </w:r>
      <w:r>
        <w:rPr>
          <w:rFonts w:hint="eastAsia"/>
          <w:lang w:eastAsia="zh-CN"/>
        </w:rPr>
        <w:t>通过点击</w:t>
      </w:r>
      <w:r w:rsidR="00FC25F1">
        <w:rPr>
          <w:lang w:eastAsia="zh-CN"/>
        </w:rPr>
        <w:t>「添加</w:t>
      </w:r>
      <w:r w:rsidR="00FC25F1">
        <w:rPr>
          <w:rFonts w:hint="eastAsia"/>
          <w:lang w:eastAsia="zh-CN"/>
        </w:rPr>
        <w:t>成员</w:t>
      </w:r>
      <w:r>
        <w:rPr>
          <w:lang w:eastAsia="zh-CN"/>
        </w:rPr>
        <w:t>」按钮</w:t>
      </w:r>
      <w:r>
        <w:rPr>
          <w:rFonts w:hint="eastAsia"/>
          <w:lang w:eastAsia="zh-CN"/>
        </w:rPr>
        <w:t>可以</w:t>
      </w:r>
      <w:r>
        <w:rPr>
          <w:lang w:eastAsia="zh-CN"/>
        </w:rPr>
        <w:t>再添加</w:t>
      </w:r>
      <w:r>
        <w:rPr>
          <w:rFonts w:hint="eastAsia"/>
          <w:lang w:eastAsia="zh-CN"/>
        </w:rPr>
        <w:t>新</w:t>
      </w:r>
      <w:r>
        <w:rPr>
          <w:lang w:eastAsia="zh-CN"/>
        </w:rPr>
        <w:t>的</w:t>
      </w:r>
      <w:r>
        <w:rPr>
          <w:rFonts w:hint="eastAsia"/>
          <w:lang w:eastAsia="zh-CN"/>
        </w:rPr>
        <w:t>用户</w:t>
      </w:r>
      <w:r w:rsidR="00C6272E">
        <w:rPr>
          <w:lang w:eastAsia="zh-CN"/>
        </w:rPr>
        <w:t>。</w:t>
      </w:r>
    </w:p>
    <w:p w14:paraId="5E4A72B1" w14:textId="29D0614B" w:rsidR="009D1376" w:rsidRDefault="009D1376" w:rsidP="009D137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0C7037">
        <w:rPr>
          <w:lang w:eastAsia="zh-CN"/>
        </w:rPr>
        <w:t xml:space="preserve">5-6 </w:t>
      </w:r>
      <w:r w:rsidR="000C7037">
        <w:rPr>
          <w:rFonts w:hint="eastAsia"/>
          <w:lang w:eastAsia="zh-CN"/>
        </w:rPr>
        <w:t>项目</w:t>
      </w:r>
      <w:r w:rsidR="000C7037">
        <w:rPr>
          <w:lang w:eastAsia="zh-CN"/>
        </w:rPr>
        <w:t>添加成员</w:t>
      </w:r>
      <w:r w:rsidR="00ED7195">
        <w:rPr>
          <w:lang w:eastAsia="zh-CN"/>
        </w:rPr>
        <w:t>ß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D1376" w14:paraId="4C6CCEFF" w14:textId="77777777" w:rsidTr="00CF442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691EC8DD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5D0CBAF2" w14:textId="77777777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D1376" w14:paraId="04FD16ED" w14:textId="77777777" w:rsidTr="00CF4420">
        <w:trPr>
          <w:trHeight w:val="421"/>
        </w:trPr>
        <w:tc>
          <w:tcPr>
            <w:tcW w:w="1440" w:type="dxa"/>
          </w:tcPr>
          <w:p w14:paraId="054DFADC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1B9D84D1" w14:textId="2A54226F" w:rsidR="009D1376" w:rsidRDefault="00950514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>03</w:t>
            </w:r>
          </w:p>
        </w:tc>
      </w:tr>
      <w:tr w:rsidR="009D1376" w14:paraId="094F0295" w14:textId="77777777" w:rsidTr="00CF4420">
        <w:trPr>
          <w:trHeight w:val="487"/>
        </w:trPr>
        <w:tc>
          <w:tcPr>
            <w:tcW w:w="1440" w:type="dxa"/>
          </w:tcPr>
          <w:p w14:paraId="7C654322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3CD62AA" w14:textId="7E3AFA9D" w:rsidR="009D1376" w:rsidRDefault="009D1376" w:rsidP="00CF442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添加成员</w:t>
            </w:r>
          </w:p>
        </w:tc>
      </w:tr>
      <w:tr w:rsidR="009D1376" w14:paraId="4AEA205D" w14:textId="77777777" w:rsidTr="00CF4420">
        <w:trPr>
          <w:trHeight w:val="570"/>
        </w:trPr>
        <w:tc>
          <w:tcPr>
            <w:tcW w:w="1440" w:type="dxa"/>
          </w:tcPr>
          <w:p w14:paraId="3722B40B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4961E063" w14:textId="739B5A03" w:rsidR="009D1376" w:rsidRDefault="00133519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</w:p>
        </w:tc>
      </w:tr>
      <w:tr w:rsidR="009D1376" w14:paraId="30C3B770" w14:textId="77777777" w:rsidTr="00CF4420">
        <w:trPr>
          <w:trHeight w:val="533"/>
        </w:trPr>
        <w:tc>
          <w:tcPr>
            <w:tcW w:w="1440" w:type="dxa"/>
          </w:tcPr>
          <w:p w14:paraId="12E866E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78C17573" w14:textId="1B67AF5D" w:rsidR="009D1376" w:rsidRDefault="000176A2" w:rsidP="00CF442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经理</w:t>
            </w:r>
            <w:r w:rsidR="009D1376">
              <w:rPr>
                <w:lang w:eastAsia="zh-CN"/>
              </w:rPr>
              <w:t>被</w:t>
            </w:r>
            <w:r w:rsidR="009D1376">
              <w:rPr>
                <w:rFonts w:hint="eastAsia"/>
                <w:lang w:eastAsia="zh-CN"/>
              </w:rPr>
              <w:t>标识</w:t>
            </w:r>
            <w:r w:rsidR="009D1376">
              <w:rPr>
                <w:lang w:eastAsia="zh-CN"/>
              </w:rPr>
              <w:t>和被授权</w:t>
            </w:r>
          </w:p>
        </w:tc>
      </w:tr>
      <w:tr w:rsidR="009D1376" w14:paraId="36BC3F64" w14:textId="77777777" w:rsidTr="00CF4420">
        <w:trPr>
          <w:trHeight w:val="533"/>
        </w:trPr>
        <w:tc>
          <w:tcPr>
            <w:tcW w:w="1440" w:type="dxa"/>
          </w:tcPr>
          <w:p w14:paraId="5F610480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27F680E9" w14:textId="0D622C1C" w:rsidR="009D1376" w:rsidRDefault="009D1376" w:rsidP="00CF4420">
            <w:pPr>
              <w:ind w:firstLineChars="0"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在</w:t>
            </w:r>
            <w:r w:rsidR="008A4A8C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中</w:t>
            </w:r>
            <w:r>
              <w:rPr>
                <w:rFonts w:hint="eastAsia"/>
                <w:lang w:eastAsia="zh-CN"/>
              </w:rPr>
              <w:t>关联</w:t>
            </w:r>
            <w:r>
              <w:rPr>
                <w:lang w:eastAsia="zh-CN"/>
              </w:rPr>
              <w:t>该用户</w:t>
            </w:r>
          </w:p>
        </w:tc>
      </w:tr>
      <w:tr w:rsidR="009D1376" w14:paraId="320FBE0E" w14:textId="77777777" w:rsidTr="00CF4420">
        <w:trPr>
          <w:trHeight w:val="524"/>
        </w:trPr>
        <w:tc>
          <w:tcPr>
            <w:tcW w:w="1440" w:type="dxa"/>
          </w:tcPr>
          <w:p w14:paraId="6ED8A383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805BDAC" w14:textId="1B155827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进入「</w:t>
            </w:r>
            <w:r w:rsidR="003E1E89">
              <w:rPr>
                <w:rFonts w:hint="eastAsia"/>
                <w:lang w:eastAsia="zh-CN"/>
              </w:rPr>
              <w:t>项目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通过</w:t>
            </w:r>
            <w:r w:rsidR="009221C0">
              <w:rPr>
                <w:lang w:eastAsia="zh-CN"/>
              </w:rPr>
              <w:t>点击「</w:t>
            </w:r>
            <w:r w:rsidR="000C1438">
              <w:rPr>
                <w:rFonts w:hint="eastAsia"/>
                <w:lang w:eastAsia="zh-CN"/>
              </w:rPr>
              <w:t>项目</w:t>
            </w:r>
            <w:r w:rsidR="000C1438">
              <w:rPr>
                <w:lang w:eastAsia="zh-CN"/>
              </w:rPr>
              <w:t>组成员</w:t>
            </w:r>
            <w:r>
              <w:rPr>
                <w:lang w:eastAsia="zh-CN"/>
              </w:rPr>
              <w:t>」</w:t>
            </w:r>
          </w:p>
          <w:p w14:paraId="5F4A244F" w14:textId="4B9AB757" w:rsidR="009D1376" w:rsidRDefault="00DA127B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9D1376">
              <w:rPr>
                <w:lang w:eastAsia="zh-CN"/>
              </w:rPr>
              <w:t>「</w:t>
            </w:r>
            <w:r w:rsidR="00254264">
              <w:rPr>
                <w:rFonts w:hint="eastAsia"/>
                <w:lang w:eastAsia="zh-CN"/>
              </w:rPr>
              <w:t>项目</w:t>
            </w:r>
            <w:r w:rsidR="00254264">
              <w:rPr>
                <w:lang w:eastAsia="zh-CN"/>
              </w:rPr>
              <w:t>组成员</w:t>
            </w:r>
            <w:r w:rsidR="009D1376">
              <w:rPr>
                <w:lang w:eastAsia="zh-CN"/>
              </w:rPr>
              <w:t>」页面，点击「添加人员」</w:t>
            </w:r>
          </w:p>
          <w:p w14:paraId="3A5FC6B6" w14:textId="6A6D05D7" w:rsidR="009D1376" w:rsidRDefault="00DA127B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来到</w:t>
            </w:r>
            <w:r w:rsidR="006979D3">
              <w:rPr>
                <w:lang w:eastAsia="zh-CN"/>
              </w:rPr>
              <w:t>「选择人员</w:t>
            </w:r>
            <w:r w:rsidR="009D1376">
              <w:rPr>
                <w:lang w:eastAsia="zh-CN"/>
              </w:rPr>
              <w:t>」页面，</w:t>
            </w:r>
            <w:r w:rsidR="009D1376">
              <w:rPr>
                <w:rFonts w:hint="eastAsia"/>
                <w:lang w:eastAsia="zh-CN"/>
              </w:rPr>
              <w:t>在待选</w:t>
            </w:r>
            <w:r w:rsidR="009D1376">
              <w:rPr>
                <w:lang w:eastAsia="zh-CN"/>
              </w:rPr>
              <w:t>人员列表中选择要添加的人员到已选</w:t>
            </w:r>
            <w:r w:rsidR="009D1376">
              <w:rPr>
                <w:rFonts w:hint="eastAsia"/>
                <w:lang w:eastAsia="zh-CN"/>
              </w:rPr>
              <w:t>人员</w:t>
            </w:r>
            <w:r w:rsidR="009D1376">
              <w:rPr>
                <w:lang w:eastAsia="zh-CN"/>
              </w:rPr>
              <w:t>列表，点击「确定」。</w:t>
            </w:r>
          </w:p>
          <w:p w14:paraId="0757100F" w14:textId="2D966FC6" w:rsidR="009D1376" w:rsidRDefault="009D1376" w:rsidP="009D1376">
            <w:pPr>
              <w:pStyle w:val="a8"/>
              <w:numPr>
                <w:ilvl w:val="0"/>
                <w:numId w:val="32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在</w:t>
            </w:r>
            <w:r w:rsidR="006043BA">
              <w:rPr>
                <w:lang w:eastAsia="zh-CN"/>
              </w:rPr>
              <w:t>「</w:t>
            </w:r>
            <w:r w:rsidR="006043BA">
              <w:rPr>
                <w:rFonts w:hint="eastAsia"/>
                <w:lang w:eastAsia="zh-CN"/>
              </w:rPr>
              <w:t>添加</w:t>
            </w:r>
            <w:r w:rsidR="006043BA">
              <w:rPr>
                <w:lang w:eastAsia="zh-CN"/>
              </w:rPr>
              <w:t>成员</w:t>
            </w:r>
            <w:r>
              <w:rPr>
                <w:lang w:eastAsia="zh-CN"/>
              </w:rPr>
              <w:t>」页面上，</w:t>
            </w:r>
            <w:r>
              <w:rPr>
                <w:rFonts w:hint="eastAsia"/>
                <w:lang w:eastAsia="zh-CN"/>
              </w:rPr>
              <w:t>可看到添加</w:t>
            </w:r>
            <w:r>
              <w:rPr>
                <w:lang w:eastAsia="zh-CN"/>
              </w:rPr>
              <w:t>用户的信息。</w:t>
            </w:r>
          </w:p>
        </w:tc>
      </w:tr>
      <w:tr w:rsidR="009D1376" w14:paraId="0FBBD50D" w14:textId="77777777" w:rsidTr="00DE0922">
        <w:trPr>
          <w:trHeight w:val="459"/>
        </w:trPr>
        <w:tc>
          <w:tcPr>
            <w:tcW w:w="1440" w:type="dxa"/>
          </w:tcPr>
          <w:p w14:paraId="20FAF82E" w14:textId="77777777" w:rsidR="009D1376" w:rsidRDefault="009D1376" w:rsidP="00CF442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1A63BD52" w14:textId="77777777" w:rsidR="009D1376" w:rsidRDefault="009D1376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成功后，该用户</w:t>
            </w:r>
            <w:r w:rsidR="00DE0922">
              <w:rPr>
                <w:rFonts w:hint="eastAsia"/>
                <w:lang w:eastAsia="zh-CN"/>
              </w:rPr>
              <w:t>参与</w:t>
            </w:r>
            <w:r w:rsidR="00DE0922">
              <w:rPr>
                <w:lang w:eastAsia="zh-CN"/>
              </w:rPr>
              <w:t>了该项目</w:t>
            </w:r>
            <w:r>
              <w:rPr>
                <w:lang w:eastAsia="zh-CN"/>
              </w:rPr>
              <w:t>，</w:t>
            </w:r>
            <w:r w:rsidR="000846B2">
              <w:rPr>
                <w:lang w:eastAsia="zh-CN"/>
              </w:rPr>
              <w:t>可以查看</w:t>
            </w:r>
            <w:r w:rsidR="000846B2">
              <w:rPr>
                <w:rFonts w:hint="eastAsia"/>
                <w:lang w:eastAsia="zh-CN"/>
              </w:rPr>
              <w:t>项目信息</w:t>
            </w:r>
            <w:r>
              <w:rPr>
                <w:lang w:eastAsia="zh-CN"/>
              </w:rPr>
              <w:t>。</w:t>
            </w:r>
          </w:p>
          <w:p w14:paraId="570FAF10" w14:textId="320ACBDC" w:rsidR="000846B2" w:rsidRDefault="000846B2" w:rsidP="000846B2">
            <w:pPr>
              <w:pStyle w:val="a8"/>
              <w:numPr>
                <w:ilvl w:val="0"/>
                <w:numId w:val="33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可以</w:t>
            </w: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该项目</w:t>
            </w:r>
            <w:r>
              <w:rPr>
                <w:lang w:eastAsia="zh-CN"/>
              </w:rPr>
              <w:t>进行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 xml:space="preserve">bug </w:t>
            </w:r>
            <w:r>
              <w:rPr>
                <w:rFonts w:hint="eastAsia"/>
                <w:lang w:eastAsia="zh-CN"/>
              </w:rPr>
              <w:t>管理</w:t>
            </w:r>
            <w:r w:rsidR="00F753F9">
              <w:rPr>
                <w:lang w:eastAsia="zh-CN"/>
              </w:rPr>
              <w:t>。</w:t>
            </w:r>
          </w:p>
        </w:tc>
      </w:tr>
    </w:tbl>
    <w:p w14:paraId="48A5BC92" w14:textId="77777777" w:rsidR="009C25E4" w:rsidRDefault="009C25E4" w:rsidP="009C25E4">
      <w:pPr>
        <w:pStyle w:val="a8"/>
        <w:ind w:left="960" w:firstLineChars="0" w:firstLine="0"/>
        <w:rPr>
          <w:lang w:eastAsia="zh-CN"/>
        </w:rPr>
      </w:pPr>
    </w:p>
    <w:p w14:paraId="64022B5B" w14:textId="5015ED9E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工作流模块</w:t>
      </w:r>
      <w:r>
        <w:rPr>
          <w:rFonts w:hint="eastAsia"/>
        </w:rPr>
        <w:t xml:space="preserve"> </w:t>
      </w:r>
    </w:p>
    <w:p w14:paraId="3BC8A871" w14:textId="427DE7BB" w:rsidR="0041424B" w:rsidRP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</w:t>
      </w:r>
      <w:r>
        <w:t>管理</w:t>
      </w:r>
    </w:p>
    <w:p w14:paraId="780B488A" w14:textId="3680BA3E" w:rsidR="0041424B" w:rsidRDefault="0041424B" w:rsidP="00EF1675">
      <w:pPr>
        <w:pStyle w:val="a8"/>
        <w:numPr>
          <w:ilvl w:val="0"/>
          <w:numId w:val="15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344B0A44" w14:textId="48E93016" w:rsidR="00E44BFD" w:rsidRDefault="00E44BFD" w:rsidP="00E44BFD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>
        <w:rPr>
          <w:rFonts w:hint="eastAsia"/>
          <w:lang w:eastAsia="zh-CN"/>
        </w:rPr>
        <w:t>模型</w:t>
      </w:r>
      <w:r>
        <w:rPr>
          <w:lang w:eastAsia="zh-CN"/>
        </w:rPr>
        <w:t>列表」页面，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点击「</w:t>
      </w:r>
      <w:r w:rsidR="00766154">
        <w:rPr>
          <w:lang w:eastAsia="zh-CN"/>
        </w:rPr>
        <w:t>新建</w:t>
      </w:r>
      <w:r w:rsidR="00963151">
        <w:rPr>
          <w:lang w:eastAsia="zh-CN"/>
        </w:rPr>
        <w:t>模型</w:t>
      </w:r>
      <w:r>
        <w:rPr>
          <w:lang w:eastAsia="zh-CN"/>
        </w:rPr>
        <w:t>」，</w:t>
      </w:r>
      <w:r w:rsidR="001D74D9">
        <w:rPr>
          <w:rFonts w:hint="eastAsia"/>
          <w:lang w:eastAsia="zh-CN"/>
        </w:rPr>
        <w:t>显示</w:t>
      </w:r>
      <w:r w:rsidR="001D74D9">
        <w:rPr>
          <w:lang w:eastAsia="zh-CN"/>
        </w:rPr>
        <w:t>该</w:t>
      </w:r>
      <w:r w:rsidR="001D74D9">
        <w:rPr>
          <w:rFonts w:hint="eastAsia"/>
          <w:lang w:eastAsia="zh-CN"/>
        </w:rPr>
        <w:t>界面</w:t>
      </w:r>
      <w:r>
        <w:rPr>
          <w:lang w:eastAsia="zh-CN"/>
        </w:rPr>
        <w:t>，</w:t>
      </w:r>
      <w:r w:rsidR="003D5F0F">
        <w:rPr>
          <w:lang w:eastAsia="zh-CN"/>
        </w:rPr>
        <w:t>根据界面提示信息，</w:t>
      </w:r>
      <w:r w:rsidR="00976BCC">
        <w:rPr>
          <w:lang w:eastAsia="zh-CN"/>
        </w:rPr>
        <w:t>输入模型信息，</w:t>
      </w:r>
      <w:r>
        <w:rPr>
          <w:rFonts w:hint="eastAsia"/>
          <w:lang w:eastAsia="zh-CN"/>
        </w:rPr>
        <w:t>点击</w:t>
      </w:r>
      <w:r w:rsidR="009B404A">
        <w:rPr>
          <w:lang w:eastAsia="zh-CN"/>
        </w:rPr>
        <w:t>「提交</w:t>
      </w:r>
      <w:r>
        <w:rPr>
          <w:lang w:eastAsia="zh-CN"/>
        </w:rPr>
        <w:t>」</w:t>
      </w:r>
      <w:r>
        <w:rPr>
          <w:rFonts w:hint="eastAsia"/>
          <w:lang w:eastAsia="zh-CN"/>
        </w:rPr>
        <w:t>保存</w:t>
      </w:r>
      <w:r w:rsidR="009B404A">
        <w:rPr>
          <w:lang w:eastAsia="zh-CN"/>
        </w:rPr>
        <w:t>模型。</w:t>
      </w:r>
      <w:r w:rsidR="009B404A">
        <w:rPr>
          <w:rFonts w:hint="eastAsia"/>
          <w:lang w:eastAsia="zh-CN"/>
        </w:rPr>
        <w:t>接着</w:t>
      </w:r>
      <w:r w:rsidR="009B404A">
        <w:rPr>
          <w:lang w:eastAsia="zh-CN"/>
        </w:rPr>
        <w:t>页面跳转到在线流程设计器界面，</w:t>
      </w:r>
      <w:r w:rsidR="009B404A">
        <w:rPr>
          <w:rFonts w:hint="eastAsia"/>
          <w:lang w:eastAsia="zh-CN"/>
        </w:rPr>
        <w:t>进行自定义</w:t>
      </w:r>
      <w:r w:rsidR="009B404A">
        <w:rPr>
          <w:lang w:eastAsia="zh-CN"/>
        </w:rPr>
        <w:t>流程设计。</w:t>
      </w:r>
    </w:p>
    <w:p w14:paraId="7FF24732" w14:textId="0CEDB1D3" w:rsidR="009C25E4" w:rsidRDefault="009C25E4" w:rsidP="00391554">
      <w:pPr>
        <w:pStyle w:val="ab"/>
        <w:ind w:left="48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91554">
        <w:rPr>
          <w:lang w:eastAsia="zh-CN"/>
        </w:rPr>
        <w:t xml:space="preserve">5-7 </w:t>
      </w:r>
      <w:r w:rsidR="00391554">
        <w:rPr>
          <w:rFonts w:hint="eastAsia"/>
          <w:lang w:eastAsia="zh-CN"/>
        </w:rPr>
        <w:t>新建</w:t>
      </w:r>
      <w:r w:rsidR="00391554">
        <w:rPr>
          <w:lang w:eastAsia="zh-CN"/>
        </w:rPr>
        <w:t>模型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71087533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0CA25608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4ACB36F7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4E3F42A" w14:textId="77777777" w:rsidTr="00EE6E3E">
        <w:trPr>
          <w:trHeight w:val="486"/>
        </w:trPr>
        <w:tc>
          <w:tcPr>
            <w:tcW w:w="1440" w:type="dxa"/>
          </w:tcPr>
          <w:p w14:paraId="6C850CB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74533E0" w14:textId="0E373E7B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 w:rsidR="00391554">
              <w:rPr>
                <w:lang w:eastAsia="zh-CN"/>
              </w:rPr>
              <w:t>Act01</w:t>
            </w:r>
          </w:p>
        </w:tc>
      </w:tr>
      <w:tr w:rsidR="009C25E4" w14:paraId="50F11405" w14:textId="77777777" w:rsidTr="00587250">
        <w:trPr>
          <w:trHeight w:val="487"/>
        </w:trPr>
        <w:tc>
          <w:tcPr>
            <w:tcW w:w="1440" w:type="dxa"/>
          </w:tcPr>
          <w:p w14:paraId="781AB6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3D01637" w14:textId="1B897983" w:rsidR="009C25E4" w:rsidRDefault="00EE6E3E" w:rsidP="00EE6E3E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       </w:t>
            </w:r>
            <w:r>
              <w:rPr>
                <w:rFonts w:hint="eastAsia"/>
                <w:lang w:eastAsia="zh-CN"/>
              </w:rPr>
              <w:t>新建</w:t>
            </w:r>
            <w:r>
              <w:rPr>
                <w:lang w:eastAsia="zh-CN"/>
              </w:rPr>
              <w:t>模型</w:t>
            </w:r>
          </w:p>
        </w:tc>
      </w:tr>
      <w:tr w:rsidR="009C25E4" w14:paraId="48DD33D6" w14:textId="77777777" w:rsidTr="00587250">
        <w:trPr>
          <w:trHeight w:val="524"/>
        </w:trPr>
        <w:tc>
          <w:tcPr>
            <w:tcW w:w="1440" w:type="dxa"/>
          </w:tcPr>
          <w:p w14:paraId="4B99EE1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6B4ECB61" w14:textId="51018175" w:rsidR="009C25E4" w:rsidRDefault="003D0C1C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管理员</w:t>
            </w:r>
          </w:p>
        </w:tc>
      </w:tr>
      <w:tr w:rsidR="009C25E4" w14:paraId="1940C60D" w14:textId="77777777" w:rsidTr="00587250">
        <w:trPr>
          <w:trHeight w:val="533"/>
        </w:trPr>
        <w:tc>
          <w:tcPr>
            <w:tcW w:w="1440" w:type="dxa"/>
          </w:tcPr>
          <w:p w14:paraId="691A6C4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5B91AAA" w14:textId="78F580D6" w:rsidR="009C25E4" w:rsidRDefault="00383B21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  <w:r>
              <w:rPr>
                <w:lang w:eastAsia="zh-CN"/>
              </w:rPr>
              <w:t>被识别和被授权</w:t>
            </w:r>
          </w:p>
        </w:tc>
      </w:tr>
      <w:tr w:rsidR="009C25E4" w14:paraId="0BB580CF" w14:textId="77777777" w:rsidTr="007E7C1B">
        <w:trPr>
          <w:trHeight w:val="641"/>
        </w:trPr>
        <w:tc>
          <w:tcPr>
            <w:tcW w:w="1440" w:type="dxa"/>
          </w:tcPr>
          <w:p w14:paraId="64FA8F7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B5F2258" w14:textId="4FCCF3E2" w:rsidR="009C25E4" w:rsidRDefault="008F16BA" w:rsidP="008F16BA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后台数据库保存模型相关信息</w:t>
            </w:r>
          </w:p>
        </w:tc>
      </w:tr>
      <w:tr w:rsidR="009C25E4" w14:paraId="1738F8E6" w14:textId="77777777" w:rsidTr="00587250">
        <w:trPr>
          <w:trHeight w:val="524"/>
        </w:trPr>
        <w:tc>
          <w:tcPr>
            <w:tcW w:w="1440" w:type="dxa"/>
          </w:tcPr>
          <w:p w14:paraId="4D1B3BF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85DCE08" w14:textId="77777777" w:rsidR="00446D04" w:rsidRDefault="00446D04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「模型列表」页面，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「新建模型」</w:t>
            </w:r>
          </w:p>
          <w:p w14:paraId="4C3BFFB7" w14:textId="77777777" w:rsidR="00446D04" w:rsidRDefault="00FD092C" w:rsidP="00446D04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bug</w:t>
            </w:r>
            <w:r>
              <w:rPr>
                <w:lang w:eastAsia="zh-CN"/>
              </w:rPr>
              <w:t xml:space="preserve"> </w:t>
            </w:r>
            <w:r>
              <w:rPr>
                <w:rFonts w:hint="eastAsia"/>
                <w:lang w:eastAsia="zh-CN"/>
              </w:rPr>
              <w:t>信息</w:t>
            </w:r>
            <w:r>
              <w:rPr>
                <w:lang w:eastAsia="zh-CN"/>
              </w:rPr>
              <w:t>后，</w:t>
            </w:r>
            <w:r>
              <w:rPr>
                <w:rFonts w:hint="eastAsia"/>
                <w:lang w:eastAsia="zh-CN"/>
              </w:rPr>
              <w:t>点击提交</w:t>
            </w:r>
          </w:p>
          <w:p w14:paraId="28D890D5" w14:textId="245937C1" w:rsidR="00246C5F" w:rsidRDefault="00FD092C" w:rsidP="00903D90">
            <w:pPr>
              <w:pStyle w:val="a8"/>
              <w:numPr>
                <w:ilvl w:val="0"/>
                <w:numId w:val="34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2157F920" w14:textId="77777777" w:rsidTr="00587250">
        <w:trPr>
          <w:trHeight w:val="524"/>
        </w:trPr>
        <w:tc>
          <w:tcPr>
            <w:tcW w:w="1440" w:type="dxa"/>
          </w:tcPr>
          <w:p w14:paraId="7FB147E6" w14:textId="3795AEF1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4F20332C" w14:textId="2F547B24" w:rsidR="009C25E4" w:rsidRDefault="00903D90" w:rsidP="00903D90">
            <w:pPr>
              <w:pStyle w:val="a8"/>
              <w:numPr>
                <w:ilvl w:val="0"/>
                <w:numId w:val="35"/>
              </w:numPr>
              <w:ind w:firstLineChars="0"/>
              <w:rPr>
                <w:lang w:eastAsia="zh-CN"/>
              </w:rPr>
            </w:pPr>
            <w:r>
              <w:rPr>
                <w:lang w:eastAsia="zh-CN"/>
              </w:rPr>
              <w:t>提交成功后，</w:t>
            </w:r>
            <w:r>
              <w:rPr>
                <w:rFonts w:hint="eastAsia"/>
                <w:lang w:eastAsia="zh-CN"/>
              </w:rPr>
              <w:t>跳转</w:t>
            </w:r>
            <w:r>
              <w:rPr>
                <w:lang w:eastAsia="zh-CN"/>
              </w:rPr>
              <w:t>到</w:t>
            </w:r>
            <w:r>
              <w:rPr>
                <w:rFonts w:hint="eastAsia"/>
                <w:lang w:eastAsia="zh-CN"/>
              </w:rPr>
              <w:t>流程设计器</w:t>
            </w:r>
            <w:r>
              <w:rPr>
                <w:lang w:eastAsia="zh-CN"/>
              </w:rPr>
              <w:t>页面，</w:t>
            </w:r>
            <w:r w:rsidR="004D0767">
              <w:rPr>
                <w:lang w:eastAsia="zh-CN"/>
              </w:rPr>
              <w:t>可</w:t>
            </w:r>
            <w:r>
              <w:rPr>
                <w:rFonts w:hint="eastAsia"/>
                <w:lang w:eastAsia="zh-CN"/>
              </w:rPr>
              <w:t>设计</w:t>
            </w:r>
            <w:r>
              <w:rPr>
                <w:lang w:eastAsia="zh-CN"/>
              </w:rPr>
              <w:t>自定义流程。</w:t>
            </w:r>
          </w:p>
        </w:tc>
      </w:tr>
    </w:tbl>
    <w:p w14:paraId="6F2BA2A3" w14:textId="77777777" w:rsidR="0041424B" w:rsidRPr="0041424B" w:rsidRDefault="0041424B" w:rsidP="00EC7D86">
      <w:pPr>
        <w:ind w:firstLineChars="0" w:firstLine="0"/>
        <w:rPr>
          <w:lang w:eastAsia="zh-CN"/>
        </w:rPr>
      </w:pPr>
    </w:p>
    <w:p w14:paraId="23AB2938" w14:textId="06820DE4" w:rsidR="0041424B" w:rsidRDefault="00802AB2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</w:t>
      </w:r>
      <w:r>
        <w:t>管理</w:t>
      </w:r>
      <w:r w:rsidR="003A3CE8">
        <w:rPr>
          <w:rFonts w:hint="eastAsia"/>
        </w:rPr>
        <w:t xml:space="preserve"> </w:t>
      </w:r>
    </w:p>
    <w:p w14:paraId="7DFCBB1A" w14:textId="77777777" w:rsidR="009E3200" w:rsidRDefault="009E3200" w:rsidP="009C25E4">
      <w:pPr>
        <w:ind w:firstLineChars="83" w:firstLine="199"/>
        <w:rPr>
          <w:lang w:eastAsia="zh-CN"/>
        </w:rPr>
      </w:pPr>
    </w:p>
    <w:p w14:paraId="2A993088" w14:textId="19F61E06" w:rsidR="009E3200" w:rsidRDefault="00090579" w:rsidP="00EF1675">
      <w:pPr>
        <w:pStyle w:val="a8"/>
        <w:numPr>
          <w:ilvl w:val="0"/>
          <w:numId w:val="16"/>
        </w:numPr>
        <w:ind w:firstLineChars="0"/>
        <w:rPr>
          <w:lang w:eastAsia="zh-CN"/>
        </w:rPr>
      </w:pPr>
      <w:r>
        <w:rPr>
          <w:lang w:eastAsia="zh-CN"/>
        </w:rPr>
        <w:t>文件</w:t>
      </w:r>
      <w:r w:rsidR="008C5073">
        <w:rPr>
          <w:lang w:eastAsia="zh-CN"/>
        </w:rPr>
        <w:t>部署</w:t>
      </w:r>
      <w:r w:rsidR="00384642">
        <w:rPr>
          <w:lang w:eastAsia="zh-CN"/>
        </w:rPr>
        <w:t>流程</w:t>
      </w:r>
    </w:p>
    <w:p w14:paraId="525CCA03" w14:textId="5ED98F51" w:rsidR="00B62127" w:rsidRDefault="00B62127" w:rsidP="00B62127">
      <w:pPr>
        <w:ind w:firstLineChars="0" w:firstLine="480"/>
        <w:rPr>
          <w:lang w:eastAsia="zh-CN"/>
        </w:rPr>
      </w:pPr>
      <w:r>
        <w:rPr>
          <w:lang w:eastAsia="zh-CN"/>
        </w:rPr>
        <w:t>管理员登录系统，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「</w:t>
      </w:r>
      <w:r w:rsidR="001B5E4B">
        <w:rPr>
          <w:rFonts w:hint="eastAsia"/>
          <w:lang w:eastAsia="zh-CN"/>
        </w:rPr>
        <w:t>流程部署</w:t>
      </w:r>
      <w:r>
        <w:rPr>
          <w:lang w:eastAsia="zh-CN"/>
        </w:rPr>
        <w:t>」页面，根据界面提示信息，</w:t>
      </w:r>
      <w:r w:rsidR="00672FB1">
        <w:rPr>
          <w:rFonts w:hint="eastAsia"/>
          <w:lang w:eastAsia="zh-CN"/>
        </w:rPr>
        <w:t>选择部署</w:t>
      </w:r>
      <w:r w:rsidR="00672FB1">
        <w:rPr>
          <w:lang w:eastAsia="zh-CN"/>
        </w:rPr>
        <w:t>文件</w:t>
      </w:r>
      <w:r>
        <w:rPr>
          <w:lang w:eastAsia="zh-CN"/>
        </w:rPr>
        <w:t>，</w:t>
      </w:r>
      <w:r w:rsidR="00EC4596">
        <w:rPr>
          <w:lang w:eastAsia="zh-CN"/>
        </w:rPr>
        <w:t>点击</w:t>
      </w:r>
      <w:r w:rsidR="00731824">
        <w:rPr>
          <w:lang w:eastAsia="zh-CN"/>
        </w:rPr>
        <w:t>，</w:t>
      </w:r>
      <w:r w:rsidR="00731824">
        <w:rPr>
          <w:rFonts w:hint="eastAsia"/>
          <w:lang w:eastAsia="zh-CN"/>
        </w:rPr>
        <w:t>系统</w:t>
      </w:r>
      <w:r w:rsidR="00731824">
        <w:rPr>
          <w:lang w:eastAsia="zh-CN"/>
        </w:rPr>
        <w:t>提示</w:t>
      </w:r>
      <w:r w:rsidR="00731824">
        <w:rPr>
          <w:rFonts w:hint="eastAsia"/>
          <w:lang w:eastAsia="zh-CN"/>
        </w:rPr>
        <w:t>转换</w:t>
      </w:r>
      <w:r w:rsidR="00731824">
        <w:rPr>
          <w:lang w:eastAsia="zh-CN"/>
        </w:rPr>
        <w:t>成功</w:t>
      </w:r>
      <w:r w:rsidR="00F71352">
        <w:rPr>
          <w:lang w:eastAsia="zh-CN"/>
        </w:rPr>
        <w:t>。</w:t>
      </w:r>
    </w:p>
    <w:p w14:paraId="77F7B256" w14:textId="07AE163D" w:rsidR="009C25E4" w:rsidRDefault="009C25E4" w:rsidP="009C25E4">
      <w:pPr>
        <w:pStyle w:val="ab"/>
        <w:ind w:firstLineChars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EC707F">
        <w:rPr>
          <w:lang w:eastAsia="zh-CN"/>
        </w:rPr>
        <w:t>5-8</w:t>
      </w:r>
      <w:r w:rsidR="00090579">
        <w:rPr>
          <w:lang w:eastAsia="zh-CN"/>
        </w:rPr>
        <w:t>文件</w:t>
      </w:r>
      <w:r w:rsidR="00090579">
        <w:rPr>
          <w:rFonts w:hint="eastAsia"/>
          <w:lang w:eastAsia="zh-CN"/>
        </w:rPr>
        <w:t>部署</w:t>
      </w:r>
      <w:r w:rsidR="000B4FD9">
        <w:rPr>
          <w:rFonts w:hint="eastAsia"/>
          <w:lang w:eastAsia="zh-CN"/>
        </w:rPr>
        <w:t>流程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4B0876D2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7481817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75034DB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3CAAF616" w14:textId="77777777" w:rsidTr="00587250">
        <w:trPr>
          <w:trHeight w:val="421"/>
        </w:trPr>
        <w:tc>
          <w:tcPr>
            <w:tcW w:w="1440" w:type="dxa"/>
          </w:tcPr>
          <w:p w14:paraId="1EC33826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424DC5D3" w14:textId="3BFF9188" w:rsidR="009C25E4" w:rsidRDefault="00BA61A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Act02</w:t>
            </w:r>
          </w:p>
        </w:tc>
      </w:tr>
      <w:tr w:rsidR="009C25E4" w14:paraId="0993B68C" w14:textId="77777777" w:rsidTr="00587250">
        <w:trPr>
          <w:trHeight w:val="487"/>
        </w:trPr>
        <w:tc>
          <w:tcPr>
            <w:tcW w:w="1440" w:type="dxa"/>
          </w:tcPr>
          <w:p w14:paraId="05AF79F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37E5E51F" w14:textId="59EF5112" w:rsidR="009C25E4" w:rsidRDefault="001B5E4B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部署</w:t>
            </w:r>
            <w:r>
              <w:rPr>
                <w:lang w:eastAsia="zh-CN"/>
              </w:rPr>
              <w:t>流程</w:t>
            </w:r>
          </w:p>
        </w:tc>
      </w:tr>
      <w:tr w:rsidR="009C25E4" w14:paraId="60B4ED8C" w14:textId="77777777" w:rsidTr="00587250">
        <w:trPr>
          <w:trHeight w:val="524"/>
        </w:trPr>
        <w:tc>
          <w:tcPr>
            <w:tcW w:w="1440" w:type="dxa"/>
          </w:tcPr>
          <w:p w14:paraId="02CEDC00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54DA95E2" w14:textId="03479EBA" w:rsidR="009C25E4" w:rsidRDefault="00291DA8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</w:t>
            </w:r>
          </w:p>
        </w:tc>
      </w:tr>
      <w:tr w:rsidR="009C25E4" w14:paraId="673FE480" w14:textId="77777777" w:rsidTr="00587250">
        <w:trPr>
          <w:trHeight w:val="533"/>
        </w:trPr>
        <w:tc>
          <w:tcPr>
            <w:tcW w:w="1440" w:type="dxa"/>
          </w:tcPr>
          <w:p w14:paraId="1809FAA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1E20753" w14:textId="755D6739" w:rsidR="009C25E4" w:rsidRDefault="00EC707F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管理员被标识</w:t>
            </w:r>
            <w:r>
              <w:rPr>
                <w:lang w:eastAsia="zh-CN"/>
              </w:rPr>
              <w:t>或被授权</w:t>
            </w:r>
          </w:p>
        </w:tc>
      </w:tr>
      <w:tr w:rsidR="009C25E4" w14:paraId="58E1AE88" w14:textId="77777777" w:rsidTr="00587250">
        <w:trPr>
          <w:trHeight w:val="533"/>
        </w:trPr>
        <w:tc>
          <w:tcPr>
            <w:tcW w:w="1440" w:type="dxa"/>
          </w:tcPr>
          <w:p w14:paraId="192DEB2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1A3EDAD" w14:textId="02BEF9EB" w:rsidR="009C25E4" w:rsidRDefault="000B03D2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记录转换</w:t>
            </w:r>
            <w:r w:rsidR="006A4D65">
              <w:rPr>
                <w:lang w:eastAsia="zh-CN"/>
              </w:rPr>
              <w:t>相关信息</w:t>
            </w:r>
          </w:p>
        </w:tc>
      </w:tr>
      <w:tr w:rsidR="009C25E4" w14:paraId="33DA9506" w14:textId="77777777" w:rsidTr="00587250">
        <w:trPr>
          <w:trHeight w:val="524"/>
        </w:trPr>
        <w:tc>
          <w:tcPr>
            <w:tcW w:w="1440" w:type="dxa"/>
          </w:tcPr>
          <w:p w14:paraId="64F189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725AC7E0" w14:textId="5A0255EF" w:rsidR="007E7C1B" w:rsidRDefault="007E7C1B" w:rsidP="007E7C1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 w:rsidR="002512F5">
              <w:rPr>
                <w:rFonts w:hint="eastAsia"/>
                <w:lang w:eastAsia="zh-CN"/>
              </w:rPr>
              <w:t>流程部署</w:t>
            </w:r>
            <w:r>
              <w:rPr>
                <w:lang w:eastAsia="zh-CN"/>
              </w:rPr>
              <w:t>」页面</w:t>
            </w:r>
            <w:r w:rsidR="002512F5">
              <w:rPr>
                <w:lang w:eastAsia="zh-CN"/>
              </w:rPr>
              <w:t xml:space="preserve"> </w:t>
            </w:r>
          </w:p>
          <w:p w14:paraId="618CD264" w14:textId="4F0EAC44" w:rsidR="008304F1" w:rsidRDefault="002512F5" w:rsidP="008304F1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上传</w:t>
            </w:r>
            <w:r>
              <w:rPr>
                <w:lang w:eastAsia="zh-CN"/>
              </w:rPr>
              <w:t>文件，</w:t>
            </w: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信息。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提交。</w:t>
            </w:r>
          </w:p>
          <w:p w14:paraId="2132C5CA" w14:textId="51FDCA16" w:rsidR="009C25E4" w:rsidRDefault="001074E9" w:rsidP="0059189B">
            <w:pPr>
              <w:pStyle w:val="a8"/>
              <w:numPr>
                <w:ilvl w:val="0"/>
                <w:numId w:val="36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</w:t>
            </w:r>
            <w:r w:rsidR="007E7C1B">
              <w:rPr>
                <w:lang w:eastAsia="zh-CN"/>
              </w:rPr>
              <w:t>。</w:t>
            </w:r>
          </w:p>
        </w:tc>
      </w:tr>
    </w:tbl>
    <w:p w14:paraId="0853B94B" w14:textId="77777777" w:rsidR="009C25E4" w:rsidRDefault="009C25E4" w:rsidP="009C25E4">
      <w:pPr>
        <w:ind w:firstLineChars="0" w:firstLine="480"/>
        <w:rPr>
          <w:lang w:eastAsia="zh-CN"/>
        </w:rPr>
      </w:pPr>
    </w:p>
    <w:p w14:paraId="409C8FA3" w14:textId="77777777" w:rsidR="009C25E4" w:rsidRDefault="009C25E4" w:rsidP="009C25E4">
      <w:pPr>
        <w:ind w:firstLineChars="0"/>
        <w:rPr>
          <w:lang w:eastAsia="zh-CN"/>
        </w:rPr>
      </w:pPr>
    </w:p>
    <w:p w14:paraId="1ABFCDC9" w14:textId="77777777" w:rsidR="003A3CE8" w:rsidRPr="003A3CE8" w:rsidRDefault="003A3CE8" w:rsidP="009F11B1">
      <w:pPr>
        <w:ind w:firstLineChars="0" w:firstLine="0"/>
        <w:rPr>
          <w:lang w:eastAsia="zh-CN"/>
        </w:rPr>
      </w:pPr>
    </w:p>
    <w:p w14:paraId="4B4662A6" w14:textId="6272EC38" w:rsidR="001F42E1" w:rsidRDefault="001F42E1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通信</w:t>
      </w:r>
      <w:r>
        <w:t>模块</w:t>
      </w:r>
    </w:p>
    <w:p w14:paraId="664350D8" w14:textId="29C5703E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站内通知</w:t>
      </w:r>
      <w:r w:rsidR="003A3CE8">
        <w:t xml:space="preserve"> </w:t>
      </w:r>
    </w:p>
    <w:p w14:paraId="3536C37C" w14:textId="4A1B134C" w:rsidR="009C7FC0" w:rsidRDefault="009C7FC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发送</w:t>
      </w:r>
      <w:r>
        <w:rPr>
          <w:lang w:eastAsia="zh-CN"/>
        </w:rPr>
        <w:t>通知</w:t>
      </w:r>
    </w:p>
    <w:p w14:paraId="2CD8FA09" w14:textId="73D6161D" w:rsidR="0060118A" w:rsidRDefault="00F1307F" w:rsidP="0060118A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 w:rsidR="0060118A">
        <w:rPr>
          <w:lang w:eastAsia="zh-CN"/>
        </w:rPr>
        <w:t>登录系统，</w:t>
      </w:r>
      <w:r w:rsidR="0060118A">
        <w:rPr>
          <w:rFonts w:hint="eastAsia"/>
          <w:lang w:eastAsia="zh-CN"/>
        </w:rPr>
        <w:t>进入</w:t>
      </w:r>
      <w:r w:rsidR="0060118A">
        <w:rPr>
          <w:lang w:eastAsia="zh-CN"/>
        </w:rPr>
        <w:t>「</w:t>
      </w:r>
      <w:r w:rsidR="00DD2174">
        <w:rPr>
          <w:rFonts w:hint="eastAsia"/>
          <w:lang w:eastAsia="zh-CN"/>
        </w:rPr>
        <w:t>通知</w:t>
      </w:r>
      <w:r w:rsidR="0060118A">
        <w:rPr>
          <w:lang w:eastAsia="zh-CN"/>
        </w:rPr>
        <w:t>列表」页面，</w:t>
      </w:r>
      <w:r w:rsidR="0060118A">
        <w:rPr>
          <w:rFonts w:hint="eastAsia"/>
          <w:lang w:eastAsia="zh-CN"/>
        </w:rPr>
        <w:t>通过</w:t>
      </w:r>
      <w:r w:rsidR="0060118A">
        <w:rPr>
          <w:lang w:eastAsia="zh-CN"/>
        </w:rPr>
        <w:t>点击「</w:t>
      </w:r>
      <w:r w:rsidR="002F7DDB">
        <w:rPr>
          <w:rFonts w:hint="eastAsia"/>
          <w:lang w:eastAsia="zh-CN"/>
        </w:rPr>
        <w:t>添加</w:t>
      </w:r>
      <w:r w:rsidR="0060118A">
        <w:rPr>
          <w:lang w:eastAsia="zh-CN"/>
        </w:rPr>
        <w:t>」，根据界面提示信息，</w:t>
      </w:r>
      <w:r w:rsidR="009B4BCA">
        <w:rPr>
          <w:lang w:eastAsia="zh-CN"/>
        </w:rPr>
        <w:t>填写</w:t>
      </w:r>
      <w:r w:rsidR="00793156">
        <w:rPr>
          <w:lang w:eastAsia="zh-CN"/>
        </w:rPr>
        <w:t>信息并选择</w:t>
      </w:r>
      <w:r w:rsidR="0095357F">
        <w:rPr>
          <w:rFonts w:hint="eastAsia"/>
          <w:lang w:eastAsia="zh-CN"/>
        </w:rPr>
        <w:t>被通知</w:t>
      </w:r>
      <w:r w:rsidR="0095357F">
        <w:rPr>
          <w:lang w:eastAsia="zh-CN"/>
        </w:rPr>
        <w:t>成员</w:t>
      </w:r>
      <w:r w:rsidR="009B4BCA">
        <w:rPr>
          <w:lang w:eastAsia="zh-CN"/>
        </w:rPr>
        <w:t>，</w:t>
      </w:r>
      <w:r w:rsidR="0060118A">
        <w:rPr>
          <w:rFonts w:hint="eastAsia"/>
          <w:lang w:eastAsia="zh-CN"/>
        </w:rPr>
        <w:t>点击</w:t>
      </w:r>
      <w:r w:rsidR="0060118A">
        <w:rPr>
          <w:lang w:eastAsia="zh-CN"/>
        </w:rPr>
        <w:t>「确认」</w:t>
      </w:r>
      <w:r w:rsidR="009110F7">
        <w:rPr>
          <w:lang w:eastAsia="zh-CN"/>
        </w:rPr>
        <w:t>，</w:t>
      </w:r>
      <w:r w:rsidR="00F12002">
        <w:rPr>
          <w:rFonts w:hint="eastAsia"/>
          <w:lang w:eastAsia="zh-CN"/>
        </w:rPr>
        <w:t>系统</w:t>
      </w:r>
      <w:r w:rsidR="00F12002">
        <w:rPr>
          <w:lang w:eastAsia="zh-CN"/>
        </w:rPr>
        <w:t>提示数据库保存通知信息。</w:t>
      </w:r>
    </w:p>
    <w:p w14:paraId="2AC80F26" w14:textId="269F7841" w:rsidR="009C25E4" w:rsidRDefault="009C25E4" w:rsidP="00DD2174">
      <w:pPr>
        <w:pStyle w:val="ab"/>
        <w:ind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931B32">
        <w:rPr>
          <w:lang w:eastAsia="zh-CN"/>
        </w:rPr>
        <w:t>5-9</w:t>
      </w:r>
      <w:r w:rsidR="0060118A">
        <w:rPr>
          <w:lang w:eastAsia="zh-CN"/>
        </w:rPr>
        <w:t xml:space="preserve"> </w:t>
      </w:r>
      <w:r w:rsidR="002226E3">
        <w:rPr>
          <w:rFonts w:hint="eastAsia"/>
          <w:lang w:eastAsia="zh-CN"/>
        </w:rPr>
        <w:t>发送</w:t>
      </w:r>
      <w:r w:rsidR="002226E3">
        <w:rPr>
          <w:lang w:eastAsia="zh-CN"/>
        </w:rPr>
        <w:t>通知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28AB9A9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7F9FA5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2C06F8FD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412EFA17" w14:textId="77777777" w:rsidTr="00587250">
        <w:trPr>
          <w:trHeight w:val="421"/>
        </w:trPr>
        <w:tc>
          <w:tcPr>
            <w:tcW w:w="1440" w:type="dxa"/>
          </w:tcPr>
          <w:p w14:paraId="3F014144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2E31A260" w14:textId="6B0D9E02" w:rsidR="009C25E4" w:rsidRDefault="003611D3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Ms</w:t>
            </w:r>
            <w:r>
              <w:rPr>
                <w:lang w:eastAsia="zh-CN"/>
              </w:rPr>
              <w:t>g01</w:t>
            </w:r>
          </w:p>
        </w:tc>
      </w:tr>
      <w:tr w:rsidR="009C25E4" w14:paraId="46CCF7B8" w14:textId="77777777" w:rsidTr="00587250">
        <w:trPr>
          <w:trHeight w:val="487"/>
        </w:trPr>
        <w:tc>
          <w:tcPr>
            <w:tcW w:w="1440" w:type="dxa"/>
          </w:tcPr>
          <w:p w14:paraId="423D2D8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40097B53" w14:textId="2227D8A6" w:rsidR="009C25E4" w:rsidRDefault="00F1307F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发送通知</w:t>
            </w:r>
          </w:p>
        </w:tc>
      </w:tr>
      <w:tr w:rsidR="009C25E4" w14:paraId="43FD351D" w14:textId="77777777" w:rsidTr="00587250">
        <w:trPr>
          <w:trHeight w:val="524"/>
        </w:trPr>
        <w:tc>
          <w:tcPr>
            <w:tcW w:w="1440" w:type="dxa"/>
          </w:tcPr>
          <w:p w14:paraId="40481C25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6C8A2A" w14:textId="1C6B0DB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</w:t>
            </w:r>
          </w:p>
        </w:tc>
      </w:tr>
      <w:tr w:rsidR="009C25E4" w14:paraId="37BAF66D" w14:textId="77777777" w:rsidTr="00587250">
        <w:trPr>
          <w:trHeight w:val="533"/>
        </w:trPr>
        <w:tc>
          <w:tcPr>
            <w:tcW w:w="1440" w:type="dxa"/>
          </w:tcPr>
          <w:p w14:paraId="63EB7AC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5BD28EBE" w14:textId="0814DF4E" w:rsidR="009C25E4" w:rsidRDefault="00D05A37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用户标识</w:t>
            </w:r>
            <w:r>
              <w:rPr>
                <w:lang w:eastAsia="zh-CN"/>
              </w:rPr>
              <w:t>和</w:t>
            </w:r>
            <w:r w:rsidR="000D4666">
              <w:rPr>
                <w:rFonts w:hint="eastAsia"/>
                <w:lang w:eastAsia="zh-CN"/>
              </w:rPr>
              <w:t>被</w:t>
            </w:r>
            <w:r>
              <w:rPr>
                <w:lang w:eastAsia="zh-CN"/>
              </w:rPr>
              <w:t>授权</w:t>
            </w:r>
          </w:p>
        </w:tc>
      </w:tr>
      <w:tr w:rsidR="009C25E4" w14:paraId="11DC249F" w14:textId="77777777" w:rsidTr="00587250">
        <w:trPr>
          <w:trHeight w:val="533"/>
        </w:trPr>
        <w:tc>
          <w:tcPr>
            <w:tcW w:w="1440" w:type="dxa"/>
          </w:tcPr>
          <w:p w14:paraId="1A8C808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1B2C699B" w14:textId="377E7EEC" w:rsidR="009C25E4" w:rsidRDefault="0048385E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后台数据库</w:t>
            </w: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通知信息。</w:t>
            </w:r>
          </w:p>
        </w:tc>
      </w:tr>
      <w:tr w:rsidR="009C25E4" w14:paraId="16C431CA" w14:textId="77777777" w:rsidTr="00587250">
        <w:trPr>
          <w:trHeight w:val="524"/>
        </w:trPr>
        <w:tc>
          <w:tcPr>
            <w:tcW w:w="1440" w:type="dxa"/>
          </w:tcPr>
          <w:p w14:paraId="45759BE9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6575C443" w14:textId="372BFF09" w:rsidR="0088752B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进入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通知</w:t>
            </w:r>
            <w:r>
              <w:rPr>
                <w:lang w:eastAsia="zh-CN"/>
              </w:rPr>
              <w:t>列表」页面，</w:t>
            </w:r>
            <w:r>
              <w:rPr>
                <w:rFonts w:hint="eastAsia"/>
                <w:lang w:eastAsia="zh-CN"/>
              </w:rPr>
              <w:t>点击</w:t>
            </w:r>
            <w:r>
              <w:rPr>
                <w:lang w:eastAsia="zh-CN"/>
              </w:rPr>
              <w:t>「</w:t>
            </w:r>
            <w:r>
              <w:rPr>
                <w:rFonts w:hint="eastAsia"/>
                <w:lang w:eastAsia="zh-CN"/>
              </w:rPr>
              <w:t>添加</w:t>
            </w:r>
            <w:r>
              <w:rPr>
                <w:lang w:eastAsia="zh-CN"/>
              </w:rPr>
              <w:t>」</w:t>
            </w:r>
          </w:p>
          <w:p w14:paraId="71F72F41" w14:textId="7D84EE42" w:rsidR="0088752B" w:rsidRDefault="00070101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录入</w:t>
            </w:r>
            <w:r w:rsidR="00862A4D">
              <w:rPr>
                <w:lang w:eastAsia="zh-CN"/>
              </w:rPr>
              <w:t>通知</w:t>
            </w:r>
            <w:r w:rsidR="0088752B">
              <w:rPr>
                <w:rFonts w:hint="eastAsia"/>
                <w:lang w:eastAsia="zh-CN"/>
              </w:rPr>
              <w:t>信息</w:t>
            </w:r>
            <w:r w:rsidR="00862A4D">
              <w:rPr>
                <w:rFonts w:hint="eastAsia"/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选择要</w:t>
            </w:r>
            <w:r>
              <w:rPr>
                <w:lang w:eastAsia="zh-CN"/>
              </w:rPr>
              <w:t>通知用户</w:t>
            </w:r>
            <w:r w:rsidR="0088752B">
              <w:rPr>
                <w:lang w:eastAsia="zh-CN"/>
              </w:rPr>
              <w:t>，</w:t>
            </w:r>
            <w:r>
              <w:rPr>
                <w:rFonts w:hint="eastAsia"/>
                <w:lang w:eastAsia="zh-CN"/>
              </w:rPr>
              <w:t>点击确定</w:t>
            </w:r>
          </w:p>
          <w:p w14:paraId="4BEB23AB" w14:textId="13C43F2F" w:rsidR="009C25E4" w:rsidRDefault="0088752B" w:rsidP="0088752B">
            <w:pPr>
              <w:pStyle w:val="a8"/>
              <w:numPr>
                <w:ilvl w:val="0"/>
                <w:numId w:val="38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保存</w:t>
            </w:r>
            <w:r>
              <w:rPr>
                <w:lang w:eastAsia="zh-CN"/>
              </w:rPr>
              <w:t>成功，</w:t>
            </w:r>
            <w:r>
              <w:rPr>
                <w:rFonts w:hint="eastAsia"/>
                <w:lang w:eastAsia="zh-CN"/>
              </w:rPr>
              <w:t>数据库</w:t>
            </w:r>
            <w:r>
              <w:rPr>
                <w:lang w:eastAsia="zh-CN"/>
              </w:rPr>
              <w:t>保存信息。</w:t>
            </w:r>
          </w:p>
        </w:tc>
      </w:tr>
      <w:tr w:rsidR="009C25E4" w14:paraId="154BD2A3" w14:textId="77777777" w:rsidTr="00587250">
        <w:trPr>
          <w:trHeight w:val="524"/>
        </w:trPr>
        <w:tc>
          <w:tcPr>
            <w:tcW w:w="1440" w:type="dxa"/>
          </w:tcPr>
          <w:p w14:paraId="7FB6BD9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扩展路径</w:t>
            </w:r>
          </w:p>
        </w:tc>
        <w:tc>
          <w:tcPr>
            <w:tcW w:w="7378" w:type="dxa"/>
          </w:tcPr>
          <w:p w14:paraId="209528D2" w14:textId="5663190B" w:rsidR="009C25E4" w:rsidRDefault="004B5990" w:rsidP="004B5990">
            <w:pPr>
              <w:pStyle w:val="a8"/>
              <w:numPr>
                <w:ilvl w:val="0"/>
                <w:numId w:val="39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被通知</w:t>
            </w:r>
            <w:r w:rsidR="00C16B75">
              <w:rPr>
                <w:lang w:eastAsia="zh-CN"/>
              </w:rPr>
              <w:t>用户查看通知</w:t>
            </w:r>
            <w:r>
              <w:rPr>
                <w:lang w:eastAsia="zh-CN"/>
              </w:rPr>
              <w:t>信息。</w:t>
            </w:r>
          </w:p>
        </w:tc>
      </w:tr>
    </w:tbl>
    <w:p w14:paraId="3D6E0DF2" w14:textId="77777777" w:rsidR="009C25E4" w:rsidRPr="009C7FC0" w:rsidRDefault="009C25E4" w:rsidP="00F066EC">
      <w:pPr>
        <w:ind w:firstLineChars="0" w:firstLine="0"/>
        <w:rPr>
          <w:lang w:eastAsia="zh-CN"/>
        </w:rPr>
      </w:pPr>
    </w:p>
    <w:p w14:paraId="6251BBBC" w14:textId="40799F8F" w:rsidR="003A3CE8" w:rsidRDefault="00F01EBE" w:rsidP="00EF1675">
      <w:pPr>
        <w:pStyle w:val="3"/>
        <w:numPr>
          <w:ilvl w:val="2"/>
          <w:numId w:val="2"/>
        </w:numPr>
        <w:ind w:firstLineChars="0"/>
      </w:pPr>
      <w:r>
        <w:t>简单</w:t>
      </w:r>
      <w:r w:rsidR="009C7FC0">
        <w:t>实时</w:t>
      </w:r>
      <w:r>
        <w:t>聊天</w:t>
      </w:r>
    </w:p>
    <w:p w14:paraId="0314A848" w14:textId="77777777" w:rsidR="00320BD0" w:rsidRDefault="009C7FC0" w:rsidP="00320BD0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聊天</w:t>
      </w:r>
    </w:p>
    <w:p w14:paraId="7453B4C6" w14:textId="4A887E24" w:rsidR="001F5497" w:rsidRDefault="001F5497" w:rsidP="00320BD0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平台</w:t>
      </w:r>
      <w:r>
        <w:rPr>
          <w:lang w:eastAsia="zh-CN"/>
        </w:rPr>
        <w:t>用户登录系统，</w:t>
      </w:r>
      <w:r>
        <w:rPr>
          <w:rFonts w:hint="eastAsia"/>
          <w:lang w:eastAsia="zh-CN"/>
        </w:rPr>
        <w:t>便可</w:t>
      </w:r>
      <w:r>
        <w:rPr>
          <w:lang w:eastAsia="zh-CN"/>
        </w:rPr>
        <w:t>看到</w:t>
      </w:r>
      <w:r>
        <w:rPr>
          <w:lang w:eastAsia="zh-CN"/>
        </w:rPr>
        <w:t xml:space="preserve"> </w:t>
      </w:r>
      <w:r>
        <w:rPr>
          <w:lang w:eastAsia="zh-CN"/>
        </w:rPr>
        <w:t>聊天</w:t>
      </w:r>
      <w:r>
        <w:rPr>
          <w:rFonts w:hint="eastAsia"/>
          <w:lang w:eastAsia="zh-CN"/>
        </w:rPr>
        <w:t>功能</w:t>
      </w:r>
      <w:r>
        <w:rPr>
          <w:lang w:eastAsia="zh-CN"/>
        </w:rPr>
        <w:t>界面。</w:t>
      </w:r>
      <w:r w:rsidR="00320BD0">
        <w:rPr>
          <w:rFonts w:hint="eastAsia"/>
          <w:lang w:eastAsia="zh-CN"/>
        </w:rPr>
        <w:t>点击</w:t>
      </w:r>
      <w:r w:rsidR="00320BD0">
        <w:rPr>
          <w:lang w:eastAsia="zh-CN"/>
        </w:rPr>
        <w:t>用户头像，</w:t>
      </w:r>
      <w:r w:rsidR="00320BD0">
        <w:rPr>
          <w:rFonts w:hint="eastAsia"/>
          <w:lang w:eastAsia="zh-CN"/>
        </w:rPr>
        <w:t>在对话</w:t>
      </w:r>
      <w:r w:rsidR="00320BD0">
        <w:rPr>
          <w:lang w:eastAsia="zh-CN"/>
        </w:rPr>
        <w:t>框中输入聊天</w:t>
      </w:r>
      <w:r w:rsidR="00320BD0">
        <w:rPr>
          <w:rFonts w:hint="eastAsia"/>
          <w:lang w:eastAsia="zh-CN"/>
        </w:rPr>
        <w:t>信息</w:t>
      </w:r>
      <w:r w:rsidR="00320BD0">
        <w:rPr>
          <w:lang w:eastAsia="zh-CN"/>
        </w:rPr>
        <w:t>。</w:t>
      </w:r>
    </w:p>
    <w:p w14:paraId="59597F37" w14:textId="30F2FFB1" w:rsidR="009C25E4" w:rsidRDefault="009C25E4" w:rsidP="009C25E4">
      <w:pPr>
        <w:pStyle w:val="ab"/>
        <w:ind w:left="960" w:firstLineChars="0" w:firstLine="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E44CB">
        <w:rPr>
          <w:lang w:eastAsia="zh-CN"/>
        </w:rPr>
        <w:t>5-10</w:t>
      </w:r>
      <w:r>
        <w:rPr>
          <w:rFonts w:hint="eastAsia"/>
          <w:lang w:eastAsia="zh-CN"/>
        </w:rPr>
        <w:t>移除</w:t>
      </w:r>
      <w:r>
        <w:rPr>
          <w:lang w:eastAsia="zh-CN"/>
        </w:rPr>
        <w:t>用户</w:t>
      </w:r>
      <w:r>
        <w:rPr>
          <w:lang w:eastAsia="zh-CN"/>
        </w:rPr>
        <w:t xml:space="preserve"> </w:t>
      </w:r>
      <w:r>
        <w:rPr>
          <w:lang w:eastAsia="zh-CN"/>
        </w:rPr>
        <w:t>事件流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40"/>
        <w:gridCol w:w="7378"/>
      </w:tblGrid>
      <w:tr w:rsidR="009C25E4" w14:paraId="2F79049A" w14:textId="77777777" w:rsidTr="00587250">
        <w:trPr>
          <w:trHeight w:val="346"/>
        </w:trPr>
        <w:tc>
          <w:tcPr>
            <w:tcW w:w="1440" w:type="dxa"/>
            <w:shd w:val="clear" w:color="auto" w:fill="D9D9D9" w:themeFill="background1" w:themeFillShade="D9"/>
          </w:tcPr>
          <w:p w14:paraId="597238DF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 xml:space="preserve">  </w:t>
            </w:r>
            <w:r>
              <w:rPr>
                <w:lang w:eastAsia="zh-CN"/>
              </w:rPr>
              <w:t>内容</w:t>
            </w:r>
          </w:p>
        </w:tc>
        <w:tc>
          <w:tcPr>
            <w:tcW w:w="7378" w:type="dxa"/>
            <w:shd w:val="clear" w:color="auto" w:fill="D9D9D9" w:themeFill="background1" w:themeFillShade="D9"/>
          </w:tcPr>
          <w:p w14:paraId="0DFC9F54" w14:textId="77777777" w:rsidR="009C25E4" w:rsidRDefault="009C25E4" w:rsidP="00587250">
            <w:pPr>
              <w:ind w:firstLine="48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说明</w:t>
            </w:r>
          </w:p>
        </w:tc>
      </w:tr>
      <w:tr w:rsidR="009C25E4" w14:paraId="01A7D5DB" w14:textId="77777777" w:rsidTr="00587250">
        <w:trPr>
          <w:trHeight w:val="421"/>
        </w:trPr>
        <w:tc>
          <w:tcPr>
            <w:tcW w:w="1440" w:type="dxa"/>
          </w:tcPr>
          <w:p w14:paraId="50B24C6E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用例编号</w:t>
            </w:r>
          </w:p>
        </w:tc>
        <w:tc>
          <w:tcPr>
            <w:tcW w:w="7378" w:type="dxa"/>
          </w:tcPr>
          <w:p w14:paraId="632AF28C" w14:textId="5A8428FC" w:rsidR="009C25E4" w:rsidRDefault="003275EB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Msg02</w:t>
            </w:r>
          </w:p>
        </w:tc>
      </w:tr>
      <w:tr w:rsidR="009C25E4" w14:paraId="7815A740" w14:textId="77777777" w:rsidTr="00587250">
        <w:trPr>
          <w:trHeight w:val="487"/>
        </w:trPr>
        <w:tc>
          <w:tcPr>
            <w:tcW w:w="1440" w:type="dxa"/>
          </w:tcPr>
          <w:p w14:paraId="1EC3E2BD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用例名称</w:t>
            </w:r>
          </w:p>
        </w:tc>
        <w:tc>
          <w:tcPr>
            <w:tcW w:w="7378" w:type="dxa"/>
          </w:tcPr>
          <w:p w14:paraId="5BDE3EA2" w14:textId="5E2CB35F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聊</w:t>
            </w:r>
            <w:r>
              <w:rPr>
                <w:rFonts w:hint="eastAsia"/>
                <w:lang w:eastAsia="zh-CN"/>
              </w:rPr>
              <w:t>天</w:t>
            </w:r>
          </w:p>
        </w:tc>
      </w:tr>
      <w:tr w:rsidR="009C25E4" w14:paraId="58965399" w14:textId="77777777" w:rsidTr="00587250">
        <w:trPr>
          <w:trHeight w:val="524"/>
        </w:trPr>
        <w:tc>
          <w:tcPr>
            <w:tcW w:w="1440" w:type="dxa"/>
          </w:tcPr>
          <w:p w14:paraId="71BE350A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参与者</w:t>
            </w:r>
          </w:p>
        </w:tc>
        <w:tc>
          <w:tcPr>
            <w:tcW w:w="7378" w:type="dxa"/>
          </w:tcPr>
          <w:p w14:paraId="2905A4F7" w14:textId="19152ED4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注册用户</w:t>
            </w:r>
          </w:p>
        </w:tc>
      </w:tr>
      <w:tr w:rsidR="009C25E4" w14:paraId="65F03258" w14:textId="77777777" w:rsidTr="00587250">
        <w:trPr>
          <w:trHeight w:val="533"/>
        </w:trPr>
        <w:tc>
          <w:tcPr>
            <w:tcW w:w="1440" w:type="dxa"/>
          </w:tcPr>
          <w:p w14:paraId="1A11F372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前置条件</w:t>
            </w:r>
          </w:p>
        </w:tc>
        <w:tc>
          <w:tcPr>
            <w:tcW w:w="7378" w:type="dxa"/>
          </w:tcPr>
          <w:p w14:paraId="3DB50E3E" w14:textId="60BF3B45" w:rsidR="009C25E4" w:rsidRDefault="00272F2A" w:rsidP="00587250">
            <w:pPr>
              <w:ind w:firstLine="480"/>
              <w:rPr>
                <w:lang w:eastAsia="zh-CN"/>
              </w:rPr>
            </w:pPr>
            <w:r>
              <w:rPr>
                <w:lang w:eastAsia="zh-CN"/>
              </w:rPr>
              <w:t>用户被</w:t>
            </w:r>
            <w:r>
              <w:rPr>
                <w:rFonts w:hint="eastAsia"/>
                <w:lang w:eastAsia="zh-CN"/>
              </w:rPr>
              <w:t>标识</w:t>
            </w:r>
          </w:p>
        </w:tc>
      </w:tr>
      <w:tr w:rsidR="009C25E4" w14:paraId="173881B9" w14:textId="77777777" w:rsidTr="00587250">
        <w:trPr>
          <w:trHeight w:val="533"/>
        </w:trPr>
        <w:tc>
          <w:tcPr>
            <w:tcW w:w="1440" w:type="dxa"/>
          </w:tcPr>
          <w:p w14:paraId="4AC8414B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后置条件</w:t>
            </w:r>
          </w:p>
        </w:tc>
        <w:tc>
          <w:tcPr>
            <w:tcW w:w="7378" w:type="dxa"/>
          </w:tcPr>
          <w:p w14:paraId="7F7DC697" w14:textId="77777777" w:rsidR="009C25E4" w:rsidRDefault="009C25E4" w:rsidP="00587250">
            <w:pPr>
              <w:ind w:firstLine="480"/>
              <w:rPr>
                <w:lang w:eastAsia="zh-CN"/>
              </w:rPr>
            </w:pPr>
          </w:p>
        </w:tc>
      </w:tr>
      <w:tr w:rsidR="009C25E4" w14:paraId="3A9F64B1" w14:textId="77777777" w:rsidTr="00587250">
        <w:trPr>
          <w:trHeight w:val="524"/>
        </w:trPr>
        <w:tc>
          <w:tcPr>
            <w:tcW w:w="1440" w:type="dxa"/>
          </w:tcPr>
          <w:p w14:paraId="6DD55B37" w14:textId="77777777" w:rsidR="009C25E4" w:rsidRDefault="009C25E4" w:rsidP="00587250">
            <w:pPr>
              <w:ind w:firstLineChars="0" w:firstLine="0"/>
              <w:rPr>
                <w:lang w:eastAsia="zh-CN"/>
              </w:rPr>
            </w:pPr>
            <w:r>
              <w:rPr>
                <w:lang w:eastAsia="zh-CN"/>
              </w:rPr>
              <w:t>基本路径</w:t>
            </w:r>
          </w:p>
        </w:tc>
        <w:tc>
          <w:tcPr>
            <w:tcW w:w="7378" w:type="dxa"/>
          </w:tcPr>
          <w:p w14:paraId="0F1EF82A" w14:textId="77777777" w:rsidR="009C25E4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登录</w:t>
            </w:r>
            <w:r>
              <w:rPr>
                <w:lang w:eastAsia="zh-CN"/>
              </w:rPr>
              <w:t>系统</w:t>
            </w:r>
          </w:p>
          <w:p w14:paraId="53EA8471" w14:textId="3DF17D73" w:rsidR="00272F2A" w:rsidRDefault="00C16B75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打开</w:t>
            </w:r>
            <w:r>
              <w:rPr>
                <w:lang w:eastAsia="zh-CN"/>
              </w:rPr>
              <w:t>聊天列表</w:t>
            </w:r>
            <w:r w:rsidR="00272F2A">
              <w:rPr>
                <w:lang w:eastAsia="zh-CN"/>
              </w:rPr>
              <w:t>，</w:t>
            </w:r>
            <w:r w:rsidR="00272F2A">
              <w:rPr>
                <w:rFonts w:hint="eastAsia"/>
                <w:lang w:eastAsia="zh-CN"/>
              </w:rPr>
              <w:t>点击</w:t>
            </w:r>
            <w:r>
              <w:rPr>
                <w:rFonts w:hint="eastAsia"/>
                <w:lang w:eastAsia="zh-CN"/>
              </w:rPr>
              <w:t>想要聊天</w:t>
            </w:r>
            <w:r>
              <w:rPr>
                <w:lang w:eastAsia="zh-CN"/>
              </w:rPr>
              <w:t>用户的头像，</w:t>
            </w:r>
            <w:r>
              <w:rPr>
                <w:rFonts w:hint="eastAsia"/>
                <w:lang w:eastAsia="zh-CN"/>
              </w:rPr>
              <w:t>弹出聊天</w:t>
            </w:r>
            <w:r>
              <w:rPr>
                <w:lang w:eastAsia="zh-CN"/>
              </w:rPr>
              <w:t>窗口</w:t>
            </w:r>
          </w:p>
          <w:p w14:paraId="2D1931FC" w14:textId="688362B2" w:rsidR="00272F2A" w:rsidRDefault="00272F2A" w:rsidP="00272F2A">
            <w:pPr>
              <w:pStyle w:val="a8"/>
              <w:numPr>
                <w:ilvl w:val="0"/>
                <w:numId w:val="40"/>
              </w:numPr>
              <w:ind w:firstLineChars="0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输入</w:t>
            </w:r>
            <w:r>
              <w:rPr>
                <w:lang w:eastAsia="zh-CN"/>
              </w:rPr>
              <w:t>聊天信息</w:t>
            </w:r>
            <w:r w:rsidR="00E034C4">
              <w:rPr>
                <w:lang w:eastAsia="zh-CN"/>
              </w:rPr>
              <w:t>，</w:t>
            </w:r>
            <w:r w:rsidR="00E034C4">
              <w:rPr>
                <w:rFonts w:hint="eastAsia"/>
                <w:lang w:eastAsia="zh-CN"/>
              </w:rPr>
              <w:t>进行</w:t>
            </w:r>
            <w:r w:rsidR="00764C43">
              <w:rPr>
                <w:lang w:eastAsia="zh-CN"/>
              </w:rPr>
              <w:t>简单</w:t>
            </w:r>
            <w:r w:rsidR="00E034C4">
              <w:rPr>
                <w:lang w:eastAsia="zh-CN"/>
              </w:rPr>
              <w:t>通讯。</w:t>
            </w:r>
          </w:p>
        </w:tc>
      </w:tr>
    </w:tbl>
    <w:p w14:paraId="6E680E7A" w14:textId="77777777" w:rsidR="009C25E4" w:rsidRDefault="009C25E4" w:rsidP="009C25E4">
      <w:pPr>
        <w:ind w:firstLineChars="0" w:firstLine="0"/>
        <w:rPr>
          <w:lang w:eastAsia="zh-CN"/>
        </w:rPr>
      </w:pPr>
    </w:p>
    <w:p w14:paraId="749BFF66" w14:textId="77777777" w:rsidR="003A3CE8" w:rsidRPr="003A3CE8" w:rsidRDefault="003A3CE8" w:rsidP="007219AE">
      <w:pPr>
        <w:ind w:firstLineChars="0" w:firstLine="0"/>
        <w:rPr>
          <w:lang w:eastAsia="zh-CN"/>
        </w:rPr>
      </w:pPr>
    </w:p>
    <w:p w14:paraId="3E3AC1B1" w14:textId="56A61208" w:rsidR="004D0330" w:rsidRDefault="009636F1" w:rsidP="00EF1675">
      <w:pPr>
        <w:pStyle w:val="10"/>
        <w:numPr>
          <w:ilvl w:val="0"/>
          <w:numId w:val="2"/>
        </w:numPr>
        <w:ind w:firstLineChars="0"/>
      </w:pPr>
      <w:r>
        <w:t>系统实现</w:t>
      </w:r>
    </w:p>
    <w:p w14:paraId="549A2D19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t>系统模块</w:t>
      </w:r>
      <w:r>
        <w:t xml:space="preserve"> </w:t>
      </w:r>
    </w:p>
    <w:p w14:paraId="165141C8" w14:textId="548FA1D3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t>用户管理</w:t>
      </w:r>
    </w:p>
    <w:p w14:paraId="3CC94A22" w14:textId="77777777" w:rsidR="007219AE" w:rsidRDefault="00782C02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用户登录</w:t>
      </w:r>
    </w:p>
    <w:p w14:paraId="311481AE" w14:textId="112DD88A" w:rsidR="00782C02" w:rsidRPr="00782C02" w:rsidRDefault="00782C02" w:rsidP="007219AE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用户</w:t>
      </w:r>
      <w:r>
        <w:rPr>
          <w:lang w:eastAsia="zh-CN"/>
        </w:rPr>
        <w:t>登录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hiro </w:t>
      </w:r>
      <w:r>
        <w:rPr>
          <w:rFonts w:hint="eastAsia"/>
          <w:lang w:eastAsia="zh-CN"/>
        </w:rPr>
        <w:t>进行管理</w:t>
      </w:r>
      <w:r>
        <w:rPr>
          <w:lang w:eastAsia="zh-CN"/>
        </w:rPr>
        <w:t>，</w:t>
      </w:r>
      <w:r>
        <w:rPr>
          <w:rFonts w:hint="eastAsia"/>
          <w:lang w:eastAsia="zh-CN"/>
        </w:rPr>
        <w:t>未登录</w:t>
      </w:r>
      <w:r>
        <w:rPr>
          <w:lang w:eastAsia="zh-CN"/>
        </w:rPr>
        <w:t>的用户若要进行有效资源的访问，</w:t>
      </w:r>
      <w:r>
        <w:rPr>
          <w:rFonts w:hint="eastAsia"/>
          <w:lang w:eastAsia="zh-CN"/>
        </w:rPr>
        <w:t>会</w:t>
      </w:r>
      <w:r>
        <w:rPr>
          <w:lang w:eastAsia="zh-CN"/>
        </w:rPr>
        <w:t>跳转到登录的页面；</w:t>
      </w:r>
      <w:r>
        <w:rPr>
          <w:rFonts w:hint="eastAsia"/>
          <w:lang w:eastAsia="zh-CN"/>
        </w:rPr>
        <w:t>登录</w:t>
      </w:r>
      <w:r>
        <w:rPr>
          <w:lang w:eastAsia="zh-CN"/>
        </w:rPr>
        <w:t>的用户</w:t>
      </w:r>
      <w:r>
        <w:rPr>
          <w:rFonts w:hint="eastAsia"/>
          <w:lang w:eastAsia="zh-CN"/>
        </w:rPr>
        <w:t>只能</w:t>
      </w:r>
      <w:r>
        <w:rPr>
          <w:lang w:eastAsia="zh-CN"/>
        </w:rPr>
        <w:t>访问自己有权限的</w:t>
      </w:r>
      <w:r>
        <w:rPr>
          <w:rFonts w:hint="eastAsia"/>
          <w:lang w:eastAsia="zh-CN"/>
        </w:rPr>
        <w:t>资源</w:t>
      </w:r>
      <w:r>
        <w:rPr>
          <w:lang w:eastAsia="zh-CN"/>
        </w:rPr>
        <w:t>，</w:t>
      </w:r>
      <w:r>
        <w:rPr>
          <w:rFonts w:hint="eastAsia"/>
          <w:lang w:eastAsia="zh-CN"/>
        </w:rPr>
        <w:t>没有</w:t>
      </w:r>
      <w:r>
        <w:rPr>
          <w:lang w:eastAsia="zh-CN"/>
        </w:rPr>
        <w:t>权限的资源，</w:t>
      </w:r>
      <w:r>
        <w:rPr>
          <w:rFonts w:hint="eastAsia"/>
          <w:lang w:eastAsia="zh-CN"/>
        </w:rPr>
        <w:t>用户</w:t>
      </w:r>
      <w:r>
        <w:rPr>
          <w:lang w:eastAsia="zh-CN"/>
        </w:rPr>
        <w:t>无法访问，</w:t>
      </w:r>
      <w:r>
        <w:rPr>
          <w:rFonts w:hint="eastAsia"/>
          <w:lang w:eastAsia="zh-CN"/>
        </w:rPr>
        <w:t>会报</w:t>
      </w:r>
      <w:r>
        <w:rPr>
          <w:lang w:eastAsia="zh-CN"/>
        </w:rPr>
        <w:t>异常。并且密码经过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SHA-1 </w:t>
      </w:r>
      <w:r>
        <w:rPr>
          <w:rFonts w:hint="eastAsia"/>
          <w:lang w:eastAsia="zh-CN"/>
        </w:rPr>
        <w:t>进行</w:t>
      </w:r>
      <w:r>
        <w:rPr>
          <w:lang w:eastAsia="zh-CN"/>
        </w:rPr>
        <w:t>加密。</w:t>
      </w:r>
    </w:p>
    <w:p w14:paraId="4007C0F6" w14:textId="77777777" w:rsidR="00782C02" w:rsidRDefault="00782C02" w:rsidP="00782C02">
      <w:pPr>
        <w:keepNext/>
        <w:spacing w:line="240" w:lineRule="auto"/>
        <w:ind w:firstLine="480"/>
        <w:jc w:val="center"/>
      </w:pPr>
      <w:r w:rsidRPr="00782C02">
        <w:rPr>
          <w:noProof/>
          <w:lang w:eastAsia="zh-CN"/>
        </w:rPr>
        <w:drawing>
          <wp:inline distT="0" distB="0" distL="0" distR="0" wp14:anchorId="5E5BC59F" wp14:editId="5F6DD237">
            <wp:extent cx="3075880" cy="28018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2755" cy="281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D94E" w14:textId="257CD535" w:rsidR="001F1CFC" w:rsidRPr="001F1CFC" w:rsidRDefault="00782C02" w:rsidP="00782C0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FE0169">
        <w:rPr>
          <w:lang w:eastAsia="zh-CN"/>
        </w:rPr>
        <w:t>6</w:t>
      </w:r>
      <w:r>
        <w:rPr>
          <w:lang w:eastAsia="zh-CN"/>
        </w:rPr>
        <w:t>-1</w:t>
      </w:r>
      <w:r>
        <w:rPr>
          <w:lang w:eastAsia="zh-CN"/>
        </w:rPr>
        <w:t>登录页面</w:t>
      </w:r>
    </w:p>
    <w:p w14:paraId="30115B6A" w14:textId="08702B3F" w:rsidR="001C471D" w:rsidRDefault="004656CF" w:rsidP="00EF1675">
      <w:pPr>
        <w:pStyle w:val="3"/>
        <w:numPr>
          <w:ilvl w:val="2"/>
          <w:numId w:val="2"/>
        </w:numPr>
        <w:ind w:firstLineChars="0"/>
      </w:pPr>
      <w:r>
        <w:t>角色</w:t>
      </w:r>
      <w:r w:rsidR="004D0330">
        <w:rPr>
          <w:rFonts w:hint="eastAsia"/>
        </w:rPr>
        <w:t>权限</w:t>
      </w:r>
      <w:r w:rsidR="004D0330">
        <w:t>管理</w:t>
      </w:r>
    </w:p>
    <w:p w14:paraId="5237B739" w14:textId="2FACC8AD" w:rsidR="001C471D" w:rsidRPr="001C471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 w:rsidR="001C471D">
        <w:rPr>
          <w:rFonts w:hint="eastAsia"/>
          <w:lang w:eastAsia="zh-CN"/>
        </w:rPr>
        <w:t>角色管理</w:t>
      </w:r>
      <w:r w:rsidR="001C471D">
        <w:rPr>
          <w:lang w:eastAsia="zh-CN"/>
        </w:rPr>
        <w:t>-&gt;</w:t>
      </w:r>
      <w:r w:rsidR="001C471D">
        <w:rPr>
          <w:rFonts w:hint="eastAsia"/>
          <w:lang w:eastAsia="zh-CN"/>
        </w:rPr>
        <w:t>权限</w:t>
      </w:r>
      <w:r w:rsidR="001C471D">
        <w:rPr>
          <w:lang w:eastAsia="zh-CN"/>
        </w:rPr>
        <w:t>设置</w:t>
      </w:r>
    </w:p>
    <w:p w14:paraId="2E858122" w14:textId="234426AA" w:rsidR="00960F93" w:rsidRDefault="007C572C" w:rsidP="00DE3727">
      <w:pPr>
        <w:keepNext/>
        <w:spacing w:line="240" w:lineRule="auto"/>
        <w:ind w:firstLine="480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13AD5C21" wp14:editId="0134304E">
            <wp:extent cx="2052763" cy="4053997"/>
            <wp:effectExtent l="0" t="0" r="508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ght-se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2763" cy="405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7C8AC" w14:textId="6E818B08" w:rsidR="00960F93" w:rsidRDefault="00960F93" w:rsidP="00960F93">
      <w:pPr>
        <w:pStyle w:val="ab"/>
        <w:ind w:firstLine="40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33449">
        <w:rPr>
          <w:lang w:eastAsia="zh-CN"/>
        </w:rPr>
        <w:t>6</w:t>
      </w:r>
      <w:r>
        <w:rPr>
          <w:lang w:eastAsia="zh-CN"/>
        </w:rPr>
        <w:t xml:space="preserve">-2 </w:t>
      </w:r>
      <w:r>
        <w:rPr>
          <w:lang w:eastAsia="zh-CN"/>
        </w:rPr>
        <w:t>权限设置</w:t>
      </w:r>
    </w:p>
    <w:p w14:paraId="5FFE1BCE" w14:textId="2A698E51" w:rsidR="00133B5D" w:rsidRDefault="004656CF" w:rsidP="004656CF">
      <w:pPr>
        <w:spacing w:line="240" w:lineRule="auto"/>
        <w:ind w:firstLine="480"/>
        <w:rPr>
          <w:lang w:eastAsia="zh-CN"/>
        </w:rPr>
      </w:pPr>
      <w:r>
        <w:rPr>
          <w:lang w:eastAsia="zh-CN"/>
        </w:rPr>
        <w:t xml:space="preserve">   </w:t>
      </w:r>
    </w:p>
    <w:p w14:paraId="1E0572CE" w14:textId="77777777" w:rsidR="00960F93" w:rsidRDefault="00960F93" w:rsidP="004656CF">
      <w:pPr>
        <w:spacing w:line="240" w:lineRule="auto"/>
        <w:ind w:firstLine="480"/>
        <w:rPr>
          <w:lang w:eastAsia="zh-CN"/>
        </w:rPr>
      </w:pPr>
    </w:p>
    <w:p w14:paraId="17D73673" w14:textId="2EF8033F" w:rsidR="00133B5D" w:rsidRDefault="00DE372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rFonts w:hint="eastAsia"/>
          <w:lang w:eastAsia="zh-CN"/>
        </w:rPr>
        <w:t>角色管理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分配</w:t>
      </w:r>
      <w:r w:rsidR="009C5A06">
        <w:rPr>
          <w:rFonts w:hint="eastAsia"/>
          <w:lang w:eastAsia="zh-CN"/>
        </w:rPr>
        <w:t>用户</w:t>
      </w:r>
      <w:r w:rsidR="009C5A06">
        <w:rPr>
          <w:lang w:eastAsia="zh-CN"/>
        </w:rPr>
        <w:t>，</w:t>
      </w:r>
      <w:r w:rsidR="009C5A06">
        <w:rPr>
          <w:rFonts w:hint="eastAsia"/>
          <w:lang w:eastAsia="zh-CN"/>
        </w:rPr>
        <w:t>之后</w:t>
      </w:r>
      <w:r w:rsidR="009C5A06">
        <w:rPr>
          <w:lang w:eastAsia="zh-CN"/>
        </w:rPr>
        <w:t>可以</w:t>
      </w:r>
      <w:r w:rsidR="009C5A06">
        <w:rPr>
          <w:rFonts w:hint="eastAsia"/>
          <w:lang w:eastAsia="zh-CN"/>
        </w:rPr>
        <w:t>移除</w:t>
      </w:r>
      <w:r w:rsidR="009C5A06">
        <w:rPr>
          <w:lang w:eastAsia="zh-CN"/>
        </w:rPr>
        <w:t>，也可以添加</w:t>
      </w:r>
      <w:r w:rsidR="004F4EF2">
        <w:rPr>
          <w:rFonts w:hint="eastAsia"/>
          <w:lang w:eastAsia="zh-CN"/>
        </w:rPr>
        <w:t>成</w:t>
      </w:r>
      <w:r w:rsidR="009C5A06">
        <w:rPr>
          <w:lang w:eastAsia="zh-CN"/>
        </w:rPr>
        <w:t>员。</w:t>
      </w:r>
    </w:p>
    <w:p w14:paraId="390F8B03" w14:textId="77447721" w:rsidR="004656CF" w:rsidRDefault="004656CF" w:rsidP="00DE3727">
      <w:pPr>
        <w:spacing w:line="240" w:lineRule="auto"/>
        <w:ind w:firstLineChars="0" w:firstLine="0"/>
        <w:rPr>
          <w:lang w:eastAsia="zh-CN"/>
        </w:rPr>
      </w:pPr>
    </w:p>
    <w:p w14:paraId="7B33C6E5" w14:textId="77777777" w:rsidR="00DE3727" w:rsidRDefault="007C572C" w:rsidP="00DE3727">
      <w:pPr>
        <w:keepNext/>
        <w:spacing w:line="240" w:lineRule="auto"/>
        <w:ind w:firstLineChars="83" w:firstLine="199"/>
        <w:jc w:val="center"/>
      </w:pPr>
      <w:r w:rsidRPr="007C572C">
        <w:rPr>
          <w:rFonts w:hint="eastAsia"/>
          <w:noProof/>
          <w:lang w:eastAsia="zh-CN"/>
        </w:rPr>
        <w:drawing>
          <wp:inline distT="0" distB="0" distL="0" distR="0" wp14:anchorId="03D70F0E" wp14:editId="123BEF81">
            <wp:extent cx="3191450" cy="2390629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ight-assign-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912" cy="242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1B32" w14:textId="7719A284" w:rsidR="004656CF" w:rsidRDefault="00DE3727" w:rsidP="00DE372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F48A3">
        <w:rPr>
          <w:lang w:eastAsia="zh-CN"/>
        </w:rPr>
        <w:t>6</w:t>
      </w:r>
      <w:r>
        <w:rPr>
          <w:lang w:eastAsia="zh-CN"/>
        </w:rPr>
        <w:t xml:space="preserve">-3 </w:t>
      </w:r>
      <w:r>
        <w:rPr>
          <w:lang w:eastAsia="zh-CN"/>
        </w:rPr>
        <w:t>角色分配用户</w:t>
      </w:r>
    </w:p>
    <w:p w14:paraId="2349A9B0" w14:textId="5950751A" w:rsidR="004656CF" w:rsidRDefault="004656CF" w:rsidP="009C5A06">
      <w:pPr>
        <w:spacing w:line="240" w:lineRule="auto"/>
        <w:ind w:firstLineChars="0" w:firstLine="0"/>
        <w:rPr>
          <w:lang w:eastAsia="zh-CN"/>
        </w:rPr>
      </w:pPr>
    </w:p>
    <w:p w14:paraId="4F450277" w14:textId="77777777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57C72AA" w14:textId="63B911EE" w:rsidR="004656CF" w:rsidRDefault="004656CF" w:rsidP="004656CF">
      <w:pPr>
        <w:spacing w:line="240" w:lineRule="auto"/>
        <w:ind w:firstLine="480"/>
        <w:rPr>
          <w:lang w:eastAsia="zh-CN"/>
        </w:rPr>
      </w:pPr>
    </w:p>
    <w:p w14:paraId="3A31C2A6" w14:textId="77777777" w:rsidR="004656CF" w:rsidRPr="004656CF" w:rsidRDefault="004656CF" w:rsidP="004656CF">
      <w:pPr>
        <w:spacing w:line="240" w:lineRule="auto"/>
        <w:ind w:firstLine="480"/>
        <w:rPr>
          <w:lang w:eastAsia="zh-CN"/>
        </w:rPr>
      </w:pPr>
    </w:p>
    <w:p w14:paraId="2115B170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字典</w:t>
      </w:r>
      <w:r>
        <w:t>管理</w:t>
      </w:r>
      <w:r>
        <w:t xml:space="preserve"> </w:t>
      </w:r>
    </w:p>
    <w:p w14:paraId="4A76A5D8" w14:textId="404B974C" w:rsidR="00AA3497" w:rsidRDefault="00AA3497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系统设置</w:t>
      </w:r>
      <w:r>
        <w:rPr>
          <w:lang w:eastAsia="zh-CN"/>
        </w:rPr>
        <w:t>-&gt;</w:t>
      </w:r>
      <w:r>
        <w:rPr>
          <w:lang w:eastAsia="zh-CN"/>
        </w:rPr>
        <w:t>字典管理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添加</w:t>
      </w:r>
    </w:p>
    <w:p w14:paraId="5016BB66" w14:textId="77777777" w:rsidR="00AA3497" w:rsidRPr="00AA3497" w:rsidRDefault="00AA3497" w:rsidP="00AA3497">
      <w:pPr>
        <w:pStyle w:val="a8"/>
        <w:ind w:left="960" w:firstLineChars="0" w:firstLine="0"/>
        <w:rPr>
          <w:lang w:eastAsia="zh-CN"/>
        </w:rPr>
      </w:pPr>
    </w:p>
    <w:p w14:paraId="65AF9706" w14:textId="77777777" w:rsidR="00AA3497" w:rsidRDefault="004656CF" w:rsidP="00AA3497">
      <w:pPr>
        <w:keepNext/>
        <w:spacing w:line="240" w:lineRule="auto"/>
        <w:ind w:firstLine="480"/>
        <w:jc w:val="center"/>
      </w:pPr>
      <w:r>
        <w:rPr>
          <w:rFonts w:hint="eastAsia"/>
          <w:noProof/>
          <w:lang w:eastAsia="zh-CN"/>
        </w:rPr>
        <w:drawing>
          <wp:inline distT="0" distB="0" distL="0" distR="0" wp14:anchorId="399CF87A" wp14:editId="066C2851">
            <wp:extent cx="4224958" cy="2660738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ct-ad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280" cy="266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B2F0" w14:textId="2C36685B" w:rsidR="004656CF" w:rsidRPr="004656CF" w:rsidRDefault="00AA3497" w:rsidP="00AA349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2D5CB8">
        <w:rPr>
          <w:lang w:eastAsia="zh-CN"/>
        </w:rPr>
        <w:t>6</w:t>
      </w:r>
      <w:r w:rsidR="001C3FA2">
        <w:rPr>
          <w:lang w:eastAsia="zh-CN"/>
        </w:rPr>
        <w:t>-4</w:t>
      </w:r>
      <w:r>
        <w:rPr>
          <w:lang w:eastAsia="zh-CN"/>
        </w:rPr>
        <w:t xml:space="preserve"> </w:t>
      </w:r>
      <w:r>
        <w:rPr>
          <w:lang w:eastAsia="zh-CN"/>
        </w:rPr>
        <w:t>数据字典添加功能</w:t>
      </w:r>
    </w:p>
    <w:p w14:paraId="2E3511B5" w14:textId="482633D1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文件管理</w:t>
      </w:r>
    </w:p>
    <w:p w14:paraId="4E49AFEE" w14:textId="6BF4721C" w:rsidR="00B670B0" w:rsidRPr="00B670B0" w:rsidRDefault="00B670B0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系统管理</w:t>
      </w:r>
      <w:r>
        <w:rPr>
          <w:lang w:eastAsia="zh-CN"/>
        </w:rPr>
        <w:t>-&gt;</w:t>
      </w:r>
      <w:r>
        <w:rPr>
          <w:rFonts w:hint="eastAsia"/>
          <w:lang w:eastAsia="zh-CN"/>
        </w:rPr>
        <w:t>文件</w:t>
      </w:r>
      <w:r>
        <w:rPr>
          <w:lang w:eastAsia="zh-CN"/>
        </w:rPr>
        <w:t>管理</w:t>
      </w:r>
    </w:p>
    <w:p w14:paraId="15FDF5DB" w14:textId="77777777" w:rsidR="002F019F" w:rsidRDefault="004656CF" w:rsidP="002F019F">
      <w:pPr>
        <w:keepNext/>
        <w:spacing w:line="240" w:lineRule="auto"/>
        <w:ind w:firstLine="480"/>
        <w:jc w:val="center"/>
      </w:pPr>
      <w:r w:rsidRPr="004656CF">
        <w:rPr>
          <w:noProof/>
          <w:lang w:eastAsia="zh-CN"/>
        </w:rPr>
        <w:drawing>
          <wp:inline distT="0" distB="0" distL="0" distR="0" wp14:anchorId="17E40B50" wp14:editId="266C557D">
            <wp:extent cx="4112320" cy="2756482"/>
            <wp:effectExtent l="0" t="0" r="254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9272" cy="27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00F7E" w14:textId="7624BB45" w:rsidR="004656CF" w:rsidRPr="004656CF" w:rsidRDefault="002F019F" w:rsidP="002F019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CD0AB3">
        <w:rPr>
          <w:lang w:eastAsia="zh-CN"/>
        </w:rPr>
        <w:t>6-5</w:t>
      </w:r>
      <w:r>
        <w:rPr>
          <w:lang w:eastAsia="zh-CN"/>
        </w:rPr>
        <w:t xml:space="preserve"> </w:t>
      </w:r>
      <w:r>
        <w:rPr>
          <w:lang w:eastAsia="zh-CN"/>
        </w:rPr>
        <w:t>文件夹管理</w:t>
      </w:r>
    </w:p>
    <w:p w14:paraId="7C9EBA41" w14:textId="7D0ECBC5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Bug</w:t>
      </w:r>
      <w:r>
        <w:rPr>
          <w:rFonts w:hint="eastAsia"/>
        </w:rPr>
        <w:t>模块</w:t>
      </w:r>
      <w:r>
        <w:rPr>
          <w:rFonts w:hint="eastAsia"/>
        </w:rPr>
        <w:t xml:space="preserve"> </w:t>
      </w:r>
    </w:p>
    <w:p w14:paraId="62DC714F" w14:textId="77777777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bug</w:t>
      </w:r>
      <w:r>
        <w:t xml:space="preserve">  </w:t>
      </w:r>
      <w:r>
        <w:rPr>
          <w:rFonts w:hint="eastAsia"/>
        </w:rPr>
        <w:t>管理</w:t>
      </w:r>
      <w:r>
        <w:rPr>
          <w:rFonts w:hint="eastAsia"/>
        </w:rPr>
        <w:t xml:space="preserve"> </w:t>
      </w:r>
    </w:p>
    <w:p w14:paraId="18A9AD63" w14:textId="2D97CBA8" w:rsidR="00F442FD" w:rsidRPr="00F442FD" w:rsidRDefault="00F442FD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新建</w:t>
      </w:r>
      <w:r>
        <w:rPr>
          <w:lang w:eastAsia="zh-CN"/>
        </w:rPr>
        <w:t>问题</w:t>
      </w:r>
    </w:p>
    <w:p w14:paraId="20B3C895" w14:textId="77777777" w:rsidR="00145B3D" w:rsidRDefault="001B016B" w:rsidP="00145B3D">
      <w:pPr>
        <w:keepNext/>
        <w:spacing w:line="240" w:lineRule="auto"/>
        <w:ind w:firstLine="480"/>
        <w:jc w:val="center"/>
      </w:pPr>
      <w:r w:rsidRPr="001B016B">
        <w:rPr>
          <w:noProof/>
          <w:lang w:eastAsia="zh-CN"/>
        </w:rPr>
        <w:drawing>
          <wp:inline distT="0" distB="0" distL="0" distR="0" wp14:anchorId="3840F1B2" wp14:editId="3FD5D8FA">
            <wp:extent cx="5238368" cy="299873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5454" cy="3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E93B7" w14:textId="66702618" w:rsidR="00EC069D" w:rsidRPr="00EC069D" w:rsidRDefault="00145B3D" w:rsidP="00145B3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346015">
        <w:rPr>
          <w:lang w:eastAsia="zh-CN"/>
        </w:rPr>
        <w:t xml:space="preserve">6-6 </w:t>
      </w:r>
      <w:r>
        <w:rPr>
          <w:lang w:eastAsia="zh-CN"/>
        </w:rPr>
        <w:t>新建问题</w:t>
      </w:r>
    </w:p>
    <w:p w14:paraId="290DFAC6" w14:textId="3DF3C748" w:rsidR="004D0330" w:rsidRDefault="004D0330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项目</w:t>
      </w:r>
      <w:r>
        <w:t>管理</w:t>
      </w:r>
    </w:p>
    <w:p w14:paraId="5E099E21" w14:textId="06FD6042" w:rsidR="001B016B" w:rsidRDefault="00A938A8" w:rsidP="00EF1675">
      <w:pPr>
        <w:pStyle w:val="a8"/>
        <w:numPr>
          <w:ilvl w:val="0"/>
          <w:numId w:val="17"/>
        </w:numPr>
        <w:ind w:firstLineChars="0"/>
        <w:jc w:val="left"/>
        <w:rPr>
          <w:lang w:eastAsia="zh-CN"/>
        </w:rPr>
      </w:pPr>
      <w:r>
        <w:rPr>
          <w:rFonts w:hint="eastAsia"/>
          <w:lang w:eastAsia="zh-CN"/>
        </w:rPr>
        <w:t>参与</w:t>
      </w:r>
      <w:r>
        <w:rPr>
          <w:lang w:eastAsia="zh-CN"/>
        </w:rPr>
        <w:t>项目详情</w:t>
      </w:r>
      <w:r>
        <w:rPr>
          <w:rFonts w:hint="eastAsia"/>
          <w:lang w:eastAsia="zh-CN"/>
        </w:rPr>
        <w:t>页</w:t>
      </w:r>
    </w:p>
    <w:p w14:paraId="245E9DEA" w14:textId="77777777" w:rsidR="00A244DD" w:rsidRDefault="001B016B" w:rsidP="00A244DD">
      <w:pPr>
        <w:pStyle w:val="a8"/>
        <w:keepNext/>
        <w:spacing w:line="240" w:lineRule="auto"/>
        <w:ind w:left="958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22F05BCF" wp14:editId="6E7887DB">
            <wp:extent cx="3465754" cy="168416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2685" cy="16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5FCE" w14:textId="3B3D527F" w:rsidR="001B016B" w:rsidRPr="001B016B" w:rsidRDefault="00A244DD" w:rsidP="00A244DD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B45CBB">
        <w:rPr>
          <w:lang w:eastAsia="zh-CN"/>
        </w:rPr>
        <w:t>6-7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信息</w:t>
      </w:r>
    </w:p>
    <w:p w14:paraId="5183462E" w14:textId="77777777" w:rsidR="006331D1" w:rsidRDefault="006331D1" w:rsidP="006331D1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项目</w:t>
      </w:r>
      <w:r>
        <w:rPr>
          <w:lang w:eastAsia="zh-CN"/>
        </w:rPr>
        <w:t>统计</w:t>
      </w:r>
    </w:p>
    <w:p w14:paraId="3428249C" w14:textId="20907678" w:rsidR="006331D1" w:rsidRDefault="006331D1" w:rsidP="006331D1">
      <w:pPr>
        <w:ind w:firstLineChars="0" w:firstLine="480"/>
        <w:rPr>
          <w:lang w:eastAsia="zh-CN"/>
        </w:rPr>
      </w:pPr>
      <w:r>
        <w:rPr>
          <w:rFonts w:hint="eastAsia"/>
          <w:lang w:eastAsia="zh-CN"/>
        </w:rPr>
        <w:t>本系统所有</w:t>
      </w:r>
      <w:r>
        <w:rPr>
          <w:lang w:eastAsia="zh-CN"/>
        </w:rPr>
        <w:t>项目统计都是通过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lang w:eastAsia="zh-CN"/>
        </w:rPr>
        <w:t>来实现。</w:t>
      </w:r>
      <w:r>
        <w:rPr>
          <w:rFonts w:hint="eastAsia"/>
          <w:lang w:eastAsia="zh-CN"/>
        </w:rPr>
        <w:t>前端</w:t>
      </w:r>
      <w:r>
        <w:rPr>
          <w:lang w:eastAsia="zh-CN"/>
        </w:rPr>
        <w:t>页面</w:t>
      </w:r>
      <w:r>
        <w:rPr>
          <w:rFonts w:hint="eastAsia"/>
          <w:lang w:eastAsia="zh-CN"/>
        </w:rPr>
        <w:t>通过</w:t>
      </w:r>
      <w:r>
        <w:rPr>
          <w:lang w:eastAsia="zh-CN"/>
        </w:rPr>
        <w:t>发送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jax </w:t>
      </w:r>
      <w:r>
        <w:rPr>
          <w:rFonts w:hint="eastAsia"/>
          <w:lang w:eastAsia="zh-CN"/>
        </w:rPr>
        <w:t>异步</w:t>
      </w:r>
      <w:r>
        <w:rPr>
          <w:lang w:eastAsia="zh-CN"/>
        </w:rPr>
        <w:t>请求，</w:t>
      </w:r>
      <w:r>
        <w:rPr>
          <w:rFonts w:hint="eastAsia"/>
          <w:lang w:eastAsia="zh-CN"/>
        </w:rPr>
        <w:t>根据不同</w:t>
      </w:r>
      <w:r>
        <w:rPr>
          <w:lang w:eastAsia="zh-CN"/>
        </w:rPr>
        <w:t>的需求编写不同的</w:t>
      </w:r>
      <w:r>
        <w:rPr>
          <w:rFonts w:hint="eastAsia"/>
          <w:lang w:eastAsia="zh-CN"/>
        </w:rPr>
        <w:t>SQL</w:t>
      </w:r>
      <w:r>
        <w:rPr>
          <w:rFonts w:hint="eastAsia"/>
          <w:lang w:eastAsia="zh-CN"/>
        </w:rPr>
        <w:t>查询</w:t>
      </w:r>
      <w:r>
        <w:rPr>
          <w:lang w:eastAsia="zh-CN"/>
        </w:rPr>
        <w:t>语句，</w:t>
      </w:r>
      <w:r>
        <w:rPr>
          <w:rFonts w:hint="eastAsia"/>
          <w:lang w:eastAsia="zh-CN"/>
        </w:rPr>
        <w:t>并结合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中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</w:t>
      </w:r>
      <w:r>
        <w:rPr>
          <w:lang w:eastAsia="zh-CN"/>
        </w:rPr>
        <w:t>类型的数据结构，</w:t>
      </w:r>
      <w:r>
        <w:rPr>
          <w:rFonts w:hint="eastAsia"/>
          <w:lang w:eastAsia="zh-CN"/>
        </w:rPr>
        <w:t>将返回</w:t>
      </w:r>
      <w:r>
        <w:rPr>
          <w:lang w:eastAsia="zh-CN"/>
        </w:rPr>
        <w:t>的结果封装成的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jso</w:t>
      </w:r>
      <w:r>
        <w:rPr>
          <w:lang w:eastAsia="zh-CN"/>
        </w:rPr>
        <w:t xml:space="preserve">n </w:t>
      </w:r>
      <w:r w:rsidR="00FF7CE0">
        <w:rPr>
          <w:rFonts w:hint="eastAsia"/>
          <w:lang w:eastAsia="zh-CN"/>
        </w:rPr>
        <w:t>数据格式</w:t>
      </w:r>
      <w:r>
        <w:rPr>
          <w:lang w:eastAsia="zh-CN"/>
        </w:rPr>
        <w:t>，</w:t>
      </w:r>
      <w:r>
        <w:rPr>
          <w:rFonts w:hint="eastAsia"/>
          <w:lang w:eastAsia="zh-CN"/>
        </w:rPr>
        <w:t>返回</w:t>
      </w:r>
      <w:r>
        <w:rPr>
          <w:lang w:eastAsia="zh-CN"/>
        </w:rPr>
        <w:t>给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的</w:t>
      </w:r>
      <w:r>
        <w:rPr>
          <w:lang w:eastAsia="zh-CN"/>
        </w:rPr>
        <w:t>渲染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的初始化构造函数</w:t>
      </w:r>
      <w:r>
        <w:rPr>
          <w:rFonts w:hint="eastAsia"/>
          <w:lang w:eastAsia="zh-CN"/>
        </w:rPr>
        <w:t>中</w:t>
      </w:r>
      <w:r w:rsidR="00C16B75">
        <w:rPr>
          <w:lang w:eastAsia="zh-CN"/>
        </w:rPr>
        <w:t xml:space="preserve"> </w:t>
      </w:r>
      <w:r>
        <w:rPr>
          <w:lang w:eastAsia="zh-CN"/>
        </w:rPr>
        <w:t>。</w:t>
      </w:r>
    </w:p>
    <w:p w14:paraId="03113C9B" w14:textId="77777777" w:rsidR="006331D1" w:rsidRDefault="006331D1" w:rsidP="006331D1">
      <w:pPr>
        <w:ind w:firstLineChars="0" w:firstLine="480"/>
        <w:rPr>
          <w:lang w:eastAsia="zh-CN"/>
        </w:rPr>
      </w:pPr>
      <w:r>
        <w:rPr>
          <w:lang w:eastAsia="zh-CN"/>
        </w:rPr>
        <w:t>统计项目</w:t>
      </w:r>
      <w:r>
        <w:rPr>
          <w:rFonts w:hint="eastAsia"/>
          <w:lang w:eastAsia="zh-CN"/>
        </w:rPr>
        <w:t>所有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lang w:eastAsia="zh-CN"/>
        </w:rPr>
        <w:t>状态分布</w:t>
      </w:r>
      <w:r>
        <w:rPr>
          <w:rFonts w:hint="eastAsia"/>
          <w:lang w:eastAsia="zh-CN"/>
        </w:rPr>
        <w:t>和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趋势</w:t>
      </w:r>
      <w:r>
        <w:rPr>
          <w:lang w:eastAsia="zh-CN"/>
        </w:rPr>
        <w:t>，项目成员</w:t>
      </w:r>
      <w:r>
        <w:rPr>
          <w:rFonts w:hint="eastAsia"/>
          <w:lang w:eastAsia="zh-CN"/>
        </w:rPr>
        <w:t>在</w:t>
      </w:r>
      <w:r>
        <w:rPr>
          <w:lang w:eastAsia="zh-CN"/>
        </w:rPr>
        <w:t>导航栏上</w:t>
      </w:r>
      <w:r>
        <w:rPr>
          <w:rFonts w:hint="eastAsia"/>
          <w:lang w:eastAsia="zh-CN"/>
        </w:rPr>
        <w:t>选择</w:t>
      </w:r>
      <w:r>
        <w:rPr>
          <w:lang w:eastAsia="zh-CN"/>
        </w:rPr>
        <w:t>自己参与的项目，</w:t>
      </w:r>
      <w:r>
        <w:rPr>
          <w:rFonts w:hint="eastAsia"/>
          <w:lang w:eastAsia="zh-CN"/>
        </w:rPr>
        <w:t>在统计</w:t>
      </w:r>
      <w:r>
        <w:rPr>
          <w:lang w:eastAsia="zh-CN"/>
        </w:rPr>
        <w:t>部分，</w:t>
      </w:r>
      <w:r>
        <w:rPr>
          <w:rFonts w:hint="eastAsia"/>
          <w:lang w:eastAsia="zh-CN"/>
        </w:rPr>
        <w:t>通过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 xml:space="preserve">Chart.js </w:t>
      </w:r>
      <w:r>
        <w:rPr>
          <w:lang w:eastAsia="zh-CN"/>
        </w:rPr>
        <w:t>图</w:t>
      </w:r>
      <w:r>
        <w:rPr>
          <w:rFonts w:hint="eastAsia"/>
          <w:lang w:eastAsia="zh-CN"/>
        </w:rPr>
        <w:t>表显示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状态</w:t>
      </w:r>
      <w:r>
        <w:rPr>
          <w:lang w:eastAsia="zh-CN"/>
        </w:rPr>
        <w:t>分布。</w:t>
      </w:r>
    </w:p>
    <w:p w14:paraId="474EC82C" w14:textId="77777777" w:rsidR="006331D1" w:rsidRPr="00EA4F15" w:rsidRDefault="006331D1" w:rsidP="006331D1">
      <w:pPr>
        <w:ind w:firstLineChars="0" w:firstLine="480"/>
        <w:rPr>
          <w:lang w:eastAsia="zh-CN"/>
        </w:rPr>
      </w:pPr>
    </w:p>
    <w:p w14:paraId="34620CDD" w14:textId="77777777" w:rsidR="006331D1" w:rsidRDefault="006331D1" w:rsidP="006331D1">
      <w:pPr>
        <w:keepNext/>
        <w:spacing w:line="240" w:lineRule="auto"/>
        <w:ind w:firstLine="480"/>
        <w:jc w:val="center"/>
      </w:pPr>
      <w:r w:rsidRPr="00B245FD">
        <w:rPr>
          <w:noProof/>
          <w:lang w:eastAsia="zh-CN"/>
        </w:rPr>
        <w:drawing>
          <wp:inline distT="0" distB="0" distL="0" distR="0" wp14:anchorId="453583C1" wp14:editId="310C5E14">
            <wp:extent cx="4375263" cy="782284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15641" cy="80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452B4" w14:textId="054B6EC2" w:rsidR="006331D1" w:rsidRPr="003A3CE8" w:rsidRDefault="006331D1" w:rsidP="006331D1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C24B6">
        <w:rPr>
          <w:lang w:eastAsia="zh-CN"/>
        </w:rPr>
        <w:t>6-8</w:t>
      </w:r>
      <w:r>
        <w:rPr>
          <w:lang w:eastAsia="zh-CN"/>
        </w:rPr>
        <w:t>统计</w:t>
      </w:r>
      <w:r>
        <w:rPr>
          <w:lang w:eastAsia="zh-CN"/>
        </w:rPr>
        <w:t xml:space="preserve"> </w:t>
      </w:r>
      <w:r>
        <w:rPr>
          <w:lang w:eastAsia="zh-CN"/>
        </w:rPr>
        <w:t>指定项目的</w:t>
      </w:r>
      <w:r>
        <w:rPr>
          <w:lang w:eastAsia="zh-CN"/>
        </w:rPr>
        <w:t>bu</w:t>
      </w:r>
      <w:r>
        <w:rPr>
          <w:rFonts w:hint="eastAsia"/>
          <w:lang w:eastAsia="zh-CN"/>
        </w:rPr>
        <w:t>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指定状态</w:t>
      </w:r>
      <w:r>
        <w:rPr>
          <w:lang w:eastAsia="zh-CN"/>
        </w:rPr>
        <w:t>一</w:t>
      </w:r>
      <w:r>
        <w:rPr>
          <w:rFonts w:hint="eastAsia"/>
          <w:lang w:eastAsia="zh-CN"/>
        </w:rPr>
        <w:t>段时间</w:t>
      </w:r>
      <w:r>
        <w:rPr>
          <w:lang w:eastAsia="zh-CN"/>
        </w:rPr>
        <w:t>内每天数量</w:t>
      </w:r>
      <w:r>
        <w:rPr>
          <w:rFonts w:hint="eastAsia"/>
          <w:lang w:eastAsia="zh-CN"/>
        </w:rPr>
        <w:t>趋势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SQL</w:t>
      </w:r>
    </w:p>
    <w:p w14:paraId="6668E4BF" w14:textId="77777777" w:rsidR="001B016B" w:rsidRDefault="001B016B" w:rsidP="001B016B">
      <w:pPr>
        <w:ind w:left="480" w:firstLineChars="0" w:firstLine="0"/>
        <w:rPr>
          <w:lang w:eastAsia="zh-CN"/>
        </w:rPr>
      </w:pPr>
    </w:p>
    <w:p w14:paraId="300D8FBB" w14:textId="77777777" w:rsidR="00E5076F" w:rsidRDefault="001B016B" w:rsidP="00DE5088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4B5384A9" wp14:editId="2B9B2629">
            <wp:extent cx="4796458" cy="2402410"/>
            <wp:effectExtent l="0" t="0" r="4445" b="1079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02544" cy="240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E4361" w14:textId="36B87103" w:rsidR="001B016B" w:rsidRDefault="00E5076F" w:rsidP="00E5076F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A96968">
        <w:rPr>
          <w:lang w:eastAsia="zh-CN"/>
        </w:rPr>
        <w:t>6-9</w:t>
      </w:r>
      <w:r>
        <w:rPr>
          <w:noProof/>
        </w:rPr>
        <w:t xml:space="preserve"> </w:t>
      </w:r>
      <w:r>
        <w:rPr>
          <w:noProof/>
          <w:lang w:eastAsia="zh-CN"/>
        </w:rPr>
        <w:t xml:space="preserve"> bug </w:t>
      </w:r>
      <w:r>
        <w:rPr>
          <w:noProof/>
          <w:lang w:eastAsia="zh-CN"/>
        </w:rPr>
        <w:t>状态趋势图</w:t>
      </w:r>
    </w:p>
    <w:p w14:paraId="55F84256" w14:textId="77777777" w:rsidR="001B016B" w:rsidRDefault="001B016B" w:rsidP="00BE39E6">
      <w:pPr>
        <w:spacing w:line="240" w:lineRule="auto"/>
        <w:ind w:firstLineChars="0" w:firstLine="0"/>
        <w:rPr>
          <w:lang w:eastAsia="zh-CN"/>
        </w:rPr>
      </w:pPr>
    </w:p>
    <w:p w14:paraId="66C5995C" w14:textId="77777777" w:rsidR="001B016B" w:rsidRDefault="001B016B" w:rsidP="001B016B">
      <w:pPr>
        <w:spacing w:line="240" w:lineRule="auto"/>
        <w:ind w:left="482" w:firstLineChars="0" w:firstLine="0"/>
        <w:rPr>
          <w:lang w:eastAsia="zh-CN"/>
        </w:rPr>
      </w:pPr>
    </w:p>
    <w:p w14:paraId="42029182" w14:textId="77777777" w:rsidR="007F7F3E" w:rsidRDefault="001B016B" w:rsidP="007F7F3E">
      <w:pPr>
        <w:keepNext/>
        <w:spacing w:line="240" w:lineRule="auto"/>
        <w:ind w:left="482" w:firstLineChars="0" w:firstLine="0"/>
        <w:jc w:val="center"/>
      </w:pPr>
      <w:r w:rsidRPr="001B016B">
        <w:rPr>
          <w:noProof/>
          <w:lang w:eastAsia="zh-CN"/>
        </w:rPr>
        <w:drawing>
          <wp:inline distT="0" distB="0" distL="0" distR="0" wp14:anchorId="082BE9A7" wp14:editId="47AEAF44">
            <wp:extent cx="3996358" cy="2552914"/>
            <wp:effectExtent l="0" t="0" r="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07464" cy="256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5CF96" w14:textId="11AFF82F" w:rsidR="001B016B" w:rsidRPr="001B016B" w:rsidRDefault="007F7F3E" w:rsidP="007F7F3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47007F">
        <w:rPr>
          <w:lang w:eastAsia="zh-CN"/>
        </w:rPr>
        <w:t>6-10</w:t>
      </w:r>
      <w:r>
        <w:rPr>
          <w:lang w:eastAsia="zh-CN"/>
        </w:rPr>
        <w:t xml:space="preserve"> bug </w:t>
      </w:r>
      <w:r>
        <w:rPr>
          <w:lang w:eastAsia="zh-CN"/>
        </w:rPr>
        <w:t>状态分布图</w:t>
      </w:r>
    </w:p>
    <w:p w14:paraId="778AE19F" w14:textId="7777777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工作</w:t>
      </w:r>
      <w:r>
        <w:t>流模块</w:t>
      </w:r>
      <w:r>
        <w:t xml:space="preserve"> </w:t>
      </w:r>
    </w:p>
    <w:p w14:paraId="3617441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模型管理</w:t>
      </w:r>
      <w:r>
        <w:rPr>
          <w:rFonts w:hint="eastAsia"/>
        </w:rPr>
        <w:t xml:space="preserve"> </w:t>
      </w:r>
    </w:p>
    <w:p w14:paraId="27EDE040" w14:textId="77777777" w:rsidR="003A78B2" w:rsidRDefault="00F6586D" w:rsidP="003A78B2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新建模型</w:t>
      </w:r>
    </w:p>
    <w:p w14:paraId="1AF6330C" w14:textId="72067D4F" w:rsidR="003A78B2" w:rsidRDefault="0079529C" w:rsidP="003A78B2">
      <w:pPr>
        <w:ind w:firstLineChars="0" w:firstLine="480"/>
        <w:rPr>
          <w:lang w:eastAsia="zh-CN"/>
        </w:rPr>
      </w:pPr>
      <w:r>
        <w:rPr>
          <w:lang w:eastAsia="zh-CN"/>
        </w:rPr>
        <w:t>新建模型，</w:t>
      </w:r>
      <w:r w:rsidR="003A78B2">
        <w:rPr>
          <w:rFonts w:hint="eastAsia"/>
          <w:lang w:eastAsia="zh-CN"/>
        </w:rPr>
        <w:t>点击</w:t>
      </w:r>
      <w:r w:rsidR="004E7038">
        <w:rPr>
          <w:lang w:eastAsia="zh-CN"/>
        </w:rPr>
        <w:t>「提交」</w:t>
      </w:r>
      <w:r w:rsidR="004E7038">
        <w:rPr>
          <w:rFonts w:hint="eastAsia"/>
          <w:lang w:eastAsia="zh-CN"/>
        </w:rPr>
        <w:t>后</w:t>
      </w:r>
      <w:r w:rsidR="004E7038">
        <w:rPr>
          <w:lang w:eastAsia="zh-CN"/>
        </w:rPr>
        <w:t>，</w:t>
      </w:r>
      <w:r w:rsidR="004E7038">
        <w:rPr>
          <w:rFonts w:hint="eastAsia"/>
          <w:lang w:eastAsia="zh-CN"/>
        </w:rPr>
        <w:t>页面</w:t>
      </w:r>
      <w:r w:rsidR="004E7038">
        <w:rPr>
          <w:lang w:eastAsia="zh-CN"/>
        </w:rPr>
        <w:t>会跳转到</w:t>
      </w:r>
      <w:r w:rsidR="003A78B2">
        <w:rPr>
          <w:rFonts w:hint="eastAsia"/>
          <w:lang w:eastAsia="zh-CN"/>
        </w:rPr>
        <w:t>在线</w:t>
      </w:r>
      <w:r w:rsidR="003A78B2">
        <w:rPr>
          <w:lang w:eastAsia="zh-CN"/>
        </w:rPr>
        <w:t>设计流程</w:t>
      </w:r>
      <w:r w:rsidR="000D1CD9">
        <w:rPr>
          <w:rFonts w:hint="eastAsia"/>
          <w:lang w:eastAsia="zh-CN"/>
        </w:rPr>
        <w:t>定义页面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设计</w:t>
      </w:r>
      <w:r w:rsidR="003A78B2">
        <w:rPr>
          <w:lang w:eastAsia="zh-CN"/>
        </w:rPr>
        <w:t>完毕后，点击「保存」图标进行保存。到模型管理</w:t>
      </w:r>
      <w:r w:rsidR="003A78B2">
        <w:rPr>
          <w:rFonts w:hint="eastAsia"/>
          <w:lang w:eastAsia="zh-CN"/>
        </w:rPr>
        <w:t>列表</w:t>
      </w:r>
      <w:r w:rsidR="003A78B2">
        <w:rPr>
          <w:lang w:eastAsia="zh-CN"/>
        </w:rPr>
        <w:t>，</w:t>
      </w:r>
      <w:r w:rsidR="003A78B2">
        <w:rPr>
          <w:rFonts w:hint="eastAsia"/>
          <w:lang w:eastAsia="zh-CN"/>
        </w:rPr>
        <w:t>点击</w:t>
      </w:r>
      <w:r w:rsidR="003A78B2">
        <w:rPr>
          <w:lang w:eastAsia="zh-CN"/>
        </w:rPr>
        <w:t>「</w:t>
      </w:r>
      <w:r w:rsidR="003A78B2">
        <w:rPr>
          <w:rFonts w:hint="eastAsia"/>
          <w:lang w:eastAsia="zh-CN"/>
        </w:rPr>
        <w:t>部署</w:t>
      </w:r>
      <w:r w:rsidR="003A78B2">
        <w:rPr>
          <w:lang w:eastAsia="zh-CN"/>
        </w:rPr>
        <w:t>」，</w:t>
      </w:r>
      <w:r w:rsidR="003A78B2">
        <w:rPr>
          <w:rFonts w:hint="eastAsia"/>
          <w:lang w:eastAsia="zh-CN"/>
        </w:rPr>
        <w:t>对</w:t>
      </w:r>
      <w:r w:rsidR="003A78B2">
        <w:rPr>
          <w:lang w:eastAsia="zh-CN"/>
        </w:rPr>
        <w:t>其进行</w:t>
      </w:r>
      <w:r w:rsidR="003A78B2">
        <w:rPr>
          <w:rFonts w:hint="eastAsia"/>
          <w:lang w:eastAsia="zh-CN"/>
        </w:rPr>
        <w:t>部署</w:t>
      </w:r>
      <w:r w:rsidR="002258D3">
        <w:rPr>
          <w:lang w:eastAsia="zh-CN"/>
        </w:rPr>
        <w:t>。</w:t>
      </w:r>
    </w:p>
    <w:p w14:paraId="042CC16A" w14:textId="77777777" w:rsidR="00F6586D" w:rsidRDefault="00F6586D" w:rsidP="00F6586D">
      <w:pPr>
        <w:pStyle w:val="a8"/>
        <w:ind w:left="960" w:firstLineChars="0" w:firstLine="0"/>
        <w:rPr>
          <w:lang w:eastAsia="zh-CN"/>
        </w:rPr>
      </w:pPr>
    </w:p>
    <w:p w14:paraId="308DE74C" w14:textId="77777777" w:rsidR="00F4741A" w:rsidRDefault="00F6586D" w:rsidP="00F4741A">
      <w:pPr>
        <w:pStyle w:val="a8"/>
        <w:keepNext/>
        <w:spacing w:line="240" w:lineRule="auto"/>
        <w:ind w:left="958" w:firstLineChars="0" w:firstLine="0"/>
        <w:jc w:val="center"/>
      </w:pPr>
      <w:r w:rsidRPr="00F6586D">
        <w:rPr>
          <w:noProof/>
          <w:lang w:eastAsia="zh-CN"/>
        </w:rPr>
        <w:drawing>
          <wp:inline distT="0" distB="0" distL="0" distR="0" wp14:anchorId="27840F9B" wp14:editId="75F01647">
            <wp:extent cx="2610799" cy="2094377"/>
            <wp:effectExtent l="0" t="0" r="571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24777" cy="210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D05A" w14:textId="44B63BB4" w:rsidR="00F6586D" w:rsidRDefault="00F4741A" w:rsidP="006D3737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771327">
        <w:rPr>
          <w:lang w:eastAsia="zh-CN"/>
        </w:rPr>
        <w:t>6-11</w:t>
      </w:r>
      <w:r>
        <w:rPr>
          <w:lang w:eastAsia="zh-CN"/>
        </w:rPr>
        <w:t xml:space="preserve"> </w:t>
      </w:r>
      <w:r>
        <w:rPr>
          <w:lang w:eastAsia="zh-CN"/>
        </w:rPr>
        <w:t>添加模型</w:t>
      </w:r>
    </w:p>
    <w:p w14:paraId="794873AC" w14:textId="77777777" w:rsidR="006D3737" w:rsidRDefault="006D3737" w:rsidP="006D3737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6FC59D3A" w14:textId="77777777" w:rsidR="004C78EE" w:rsidRDefault="00976F9B" w:rsidP="004C78EE">
      <w:pPr>
        <w:keepNext/>
        <w:spacing w:line="240" w:lineRule="auto"/>
        <w:ind w:left="480" w:firstLineChars="0" w:firstLine="0"/>
        <w:jc w:val="center"/>
      </w:pPr>
      <w:r w:rsidRPr="00976F9B">
        <w:rPr>
          <w:noProof/>
          <w:lang w:eastAsia="zh-CN"/>
        </w:rPr>
        <w:drawing>
          <wp:inline distT="0" distB="0" distL="0" distR="0" wp14:anchorId="46C0CCAD" wp14:editId="62C9C9DF">
            <wp:extent cx="5136183" cy="2601669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3871" cy="2610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BBF0" w14:textId="5AEDFA12" w:rsidR="00976F9B" w:rsidRDefault="004C78EE" w:rsidP="004C78EE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DA7896">
        <w:rPr>
          <w:lang w:eastAsia="zh-CN"/>
        </w:rPr>
        <w:t>6-12</w:t>
      </w:r>
      <w:r>
        <w:rPr>
          <w:lang w:eastAsia="zh-CN"/>
        </w:rPr>
        <w:t xml:space="preserve"> </w:t>
      </w:r>
      <w:r>
        <w:rPr>
          <w:lang w:eastAsia="zh-CN"/>
        </w:rPr>
        <w:t>在线工作流设计器</w:t>
      </w:r>
    </w:p>
    <w:p w14:paraId="422235AF" w14:textId="77777777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357247D4" w14:textId="538B3430" w:rsid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146B736" w14:textId="505E58E0" w:rsidR="00F6586D" w:rsidRDefault="00F6586D" w:rsidP="00976F9B">
      <w:pPr>
        <w:spacing w:line="240" w:lineRule="auto"/>
        <w:ind w:firstLineChars="0" w:firstLine="480"/>
        <w:rPr>
          <w:lang w:eastAsia="zh-CN"/>
        </w:rPr>
      </w:pPr>
    </w:p>
    <w:p w14:paraId="20EF84A9" w14:textId="77777777" w:rsidR="00F6586D" w:rsidRPr="00F6586D" w:rsidRDefault="00F6586D" w:rsidP="00F6586D">
      <w:pPr>
        <w:pStyle w:val="a8"/>
        <w:spacing w:line="240" w:lineRule="auto"/>
        <w:ind w:left="960" w:firstLineChars="0" w:firstLine="0"/>
        <w:rPr>
          <w:lang w:eastAsia="zh-CN"/>
        </w:rPr>
      </w:pPr>
    </w:p>
    <w:p w14:paraId="55981C5A" w14:textId="359BDF3A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流程管理</w:t>
      </w:r>
    </w:p>
    <w:p w14:paraId="27945DBB" w14:textId="4571D898" w:rsidR="00001A14" w:rsidRDefault="00EC4596" w:rsidP="003273BB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部署</w:t>
      </w:r>
      <w:r>
        <w:rPr>
          <w:lang w:eastAsia="zh-CN"/>
        </w:rPr>
        <w:t>流程</w:t>
      </w:r>
    </w:p>
    <w:p w14:paraId="6C22720A" w14:textId="77777777" w:rsidR="00737F0A" w:rsidRDefault="00737F0A" w:rsidP="00737F0A">
      <w:pPr>
        <w:pStyle w:val="a8"/>
        <w:ind w:left="960" w:firstLineChars="0" w:firstLine="0"/>
        <w:rPr>
          <w:lang w:eastAsia="zh-CN"/>
        </w:rPr>
      </w:pPr>
    </w:p>
    <w:p w14:paraId="7723F139" w14:textId="77777777" w:rsidR="00EC4596" w:rsidRDefault="00EC4596" w:rsidP="00EC4596">
      <w:pPr>
        <w:keepNext/>
        <w:spacing w:line="240" w:lineRule="auto"/>
        <w:ind w:firstLineChars="0" w:firstLine="0"/>
        <w:jc w:val="center"/>
      </w:pPr>
      <w:r w:rsidRPr="00EC4596">
        <w:rPr>
          <w:noProof/>
          <w:lang w:eastAsia="zh-CN"/>
        </w:rPr>
        <w:drawing>
          <wp:inline distT="0" distB="0" distL="0" distR="0" wp14:anchorId="1B54C660" wp14:editId="50D54C92">
            <wp:extent cx="4166235" cy="2207483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8594" cy="2214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E8A1" w14:textId="425E2362" w:rsidR="00EC4596" w:rsidRPr="004C7ED6" w:rsidRDefault="00EC4596" w:rsidP="00EC4596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501B1A">
        <w:rPr>
          <w:lang w:eastAsia="zh-CN"/>
        </w:rPr>
        <w:t>6-13</w:t>
      </w:r>
      <w:r>
        <w:rPr>
          <w:lang w:eastAsia="zh-CN"/>
        </w:rPr>
        <w:t>上传文件部署流程</w:t>
      </w:r>
    </w:p>
    <w:p w14:paraId="095772EB" w14:textId="25FE7757" w:rsidR="004D0330" w:rsidRDefault="004D0330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通讯</w:t>
      </w:r>
      <w:r>
        <w:t>模块</w:t>
      </w:r>
    </w:p>
    <w:p w14:paraId="18AE8106" w14:textId="77777777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rPr>
          <w:rFonts w:hint="eastAsia"/>
        </w:rPr>
        <w:t>站内通知</w:t>
      </w:r>
      <w:r>
        <w:rPr>
          <w:rFonts w:hint="eastAsia"/>
        </w:rPr>
        <w:t xml:space="preserve"> </w:t>
      </w:r>
    </w:p>
    <w:p w14:paraId="7A2E2D3C" w14:textId="769047DD" w:rsidR="00B24255" w:rsidRDefault="00777300" w:rsidP="00B24255">
      <w:pPr>
        <w:ind w:firstLine="480"/>
        <w:rPr>
          <w:lang w:eastAsia="zh-CN"/>
        </w:rPr>
      </w:pPr>
      <w:r>
        <w:rPr>
          <w:lang w:eastAsia="zh-CN"/>
        </w:rPr>
        <w:t>向指定人员发送通知</w:t>
      </w:r>
    </w:p>
    <w:p w14:paraId="54019F37" w14:textId="77777777" w:rsidR="00D266F0" w:rsidRPr="00B24255" w:rsidRDefault="00D266F0" w:rsidP="00B24255">
      <w:pPr>
        <w:ind w:firstLine="480"/>
        <w:rPr>
          <w:lang w:eastAsia="zh-CN"/>
        </w:rPr>
      </w:pPr>
    </w:p>
    <w:p w14:paraId="57A96EEB" w14:textId="77777777" w:rsidR="004B0562" w:rsidRDefault="008C4F50" w:rsidP="004B0562">
      <w:pPr>
        <w:keepNext/>
        <w:spacing w:line="240" w:lineRule="auto"/>
        <w:ind w:firstLineChars="83" w:firstLine="199"/>
        <w:jc w:val="center"/>
      </w:pPr>
      <w:r w:rsidRPr="008C4F50">
        <w:rPr>
          <w:noProof/>
          <w:lang w:eastAsia="zh-CN"/>
        </w:rPr>
        <w:drawing>
          <wp:inline distT="0" distB="0" distL="0" distR="0" wp14:anchorId="374880F8" wp14:editId="37FFAF39">
            <wp:extent cx="4159875" cy="2607514"/>
            <wp:effectExtent l="0" t="0" r="635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8516" cy="261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53643" w14:textId="6F8D999E" w:rsid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 w:rsidR="00501B1A">
        <w:rPr>
          <w:lang w:eastAsia="zh-CN"/>
        </w:rPr>
        <w:t>6 -14</w:t>
      </w:r>
      <w:r>
        <w:rPr>
          <w:lang w:eastAsia="zh-CN"/>
        </w:rPr>
        <w:t>发送通知</w:t>
      </w:r>
    </w:p>
    <w:p w14:paraId="24DBA5BD" w14:textId="77777777" w:rsidR="00B24255" w:rsidRDefault="00B24255" w:rsidP="00B24255">
      <w:pPr>
        <w:spacing w:line="240" w:lineRule="auto"/>
        <w:ind w:firstLineChars="83" w:firstLine="199"/>
        <w:rPr>
          <w:lang w:eastAsia="zh-CN"/>
        </w:rPr>
      </w:pPr>
    </w:p>
    <w:p w14:paraId="6C6CBDC7" w14:textId="084B16F6" w:rsidR="00B24255" w:rsidRDefault="00B24255" w:rsidP="005E1E93">
      <w:pPr>
        <w:spacing w:line="240" w:lineRule="auto"/>
        <w:ind w:firstLineChars="166" w:firstLine="398"/>
        <w:rPr>
          <w:lang w:eastAsia="zh-CN"/>
        </w:rPr>
      </w:pPr>
      <w:r>
        <w:rPr>
          <w:lang w:eastAsia="zh-CN"/>
        </w:rPr>
        <w:t>接受人登录后可以</w:t>
      </w:r>
      <w:r>
        <w:rPr>
          <w:rFonts w:hint="eastAsia"/>
          <w:lang w:eastAsia="zh-CN"/>
        </w:rPr>
        <w:t>看到</w:t>
      </w:r>
      <w:r>
        <w:rPr>
          <w:lang w:eastAsia="zh-CN"/>
        </w:rPr>
        <w:t>，</w:t>
      </w:r>
      <w:r>
        <w:rPr>
          <w:rFonts w:hint="eastAsia"/>
          <w:lang w:eastAsia="zh-CN"/>
        </w:rPr>
        <w:t>任务</w:t>
      </w:r>
      <w:r>
        <w:rPr>
          <w:lang w:eastAsia="zh-CN"/>
        </w:rPr>
        <w:t>提醒</w:t>
      </w:r>
      <w:r w:rsidR="00C709B2">
        <w:rPr>
          <w:lang w:eastAsia="zh-CN"/>
        </w:rPr>
        <w:t>，</w:t>
      </w:r>
      <w:r w:rsidR="00C709B2">
        <w:rPr>
          <w:rFonts w:hint="eastAsia"/>
          <w:lang w:eastAsia="zh-CN"/>
        </w:rPr>
        <w:t>点击</w:t>
      </w:r>
      <w:r w:rsidR="00DB372F">
        <w:rPr>
          <w:lang w:eastAsia="zh-CN"/>
        </w:rPr>
        <w:t>相关通知记录，</w:t>
      </w:r>
      <w:r w:rsidR="00C709B2">
        <w:rPr>
          <w:rFonts w:hint="eastAsia"/>
          <w:lang w:eastAsia="zh-CN"/>
        </w:rPr>
        <w:t>可查阅</w:t>
      </w:r>
      <w:r w:rsidR="00C709B2">
        <w:rPr>
          <w:lang w:eastAsia="zh-CN"/>
        </w:rPr>
        <w:t>通知</w:t>
      </w:r>
      <w:r w:rsidR="00DB372F">
        <w:rPr>
          <w:rFonts w:hint="eastAsia"/>
          <w:lang w:eastAsia="zh-CN"/>
        </w:rPr>
        <w:t>内容</w:t>
      </w:r>
      <w:r w:rsidR="00DB372F">
        <w:rPr>
          <w:lang w:eastAsia="zh-CN"/>
        </w:rPr>
        <w:t>，并下载相关</w:t>
      </w:r>
      <w:r w:rsidR="00DB372F">
        <w:rPr>
          <w:rFonts w:hint="eastAsia"/>
          <w:lang w:eastAsia="zh-CN"/>
        </w:rPr>
        <w:t>附件</w:t>
      </w:r>
      <w:r w:rsidR="00DB372F">
        <w:rPr>
          <w:lang w:eastAsia="zh-CN"/>
        </w:rPr>
        <w:t>。</w:t>
      </w:r>
    </w:p>
    <w:p w14:paraId="03DC62C9" w14:textId="77777777" w:rsidR="004B0562" w:rsidRDefault="00B24255" w:rsidP="004B0562">
      <w:pPr>
        <w:keepNext/>
        <w:spacing w:line="240" w:lineRule="auto"/>
        <w:ind w:firstLineChars="83" w:firstLine="199"/>
        <w:jc w:val="center"/>
      </w:pPr>
      <w:r w:rsidRPr="00B24255">
        <w:rPr>
          <w:noProof/>
          <w:lang w:eastAsia="zh-CN"/>
        </w:rPr>
        <w:drawing>
          <wp:inline distT="0" distB="0" distL="0" distR="0" wp14:anchorId="3052E158" wp14:editId="253CB43F">
            <wp:extent cx="2888556" cy="1504264"/>
            <wp:effectExtent l="0" t="0" r="762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18829" cy="15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6EE9" w14:textId="39792168" w:rsidR="00B24255" w:rsidRPr="001B016B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>
        <w:rPr>
          <w:lang w:eastAsia="zh-CN"/>
        </w:rPr>
        <w:t>6-1</w:t>
      </w:r>
      <w:r w:rsidR="00BC57DB">
        <w:rPr>
          <w:lang w:eastAsia="zh-CN"/>
        </w:rPr>
        <w:t>5</w:t>
      </w:r>
      <w:r>
        <w:rPr>
          <w:lang w:eastAsia="zh-CN"/>
        </w:rPr>
        <w:t xml:space="preserve"> </w:t>
      </w:r>
      <w:r>
        <w:rPr>
          <w:lang w:eastAsia="zh-CN"/>
        </w:rPr>
        <w:t>接收到通知</w:t>
      </w:r>
    </w:p>
    <w:p w14:paraId="39DB4110" w14:textId="1514B7ED" w:rsidR="008158ED" w:rsidRDefault="008158ED" w:rsidP="00EF1675">
      <w:pPr>
        <w:pStyle w:val="3"/>
        <w:numPr>
          <w:ilvl w:val="2"/>
          <w:numId w:val="2"/>
        </w:numPr>
        <w:ind w:firstLineChars="0"/>
      </w:pPr>
      <w:r>
        <w:t>简单聊天</w:t>
      </w:r>
    </w:p>
    <w:p w14:paraId="32FF9D9B" w14:textId="7FB898D8" w:rsidR="00371005" w:rsidRDefault="000162F8" w:rsidP="00371005">
      <w:pPr>
        <w:ind w:firstLine="480"/>
        <w:rPr>
          <w:lang w:eastAsia="zh-CN"/>
        </w:rPr>
      </w:pPr>
      <w:r>
        <w:rPr>
          <w:rFonts w:hint="eastAsia"/>
          <w:lang w:eastAsia="zh-CN"/>
        </w:rPr>
        <w:t>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的</w:t>
      </w:r>
      <w:r>
        <w:rPr>
          <w:lang w:eastAsia="zh-CN"/>
        </w:rPr>
        <w:t>解决过程中，</w:t>
      </w:r>
      <w:r>
        <w:rPr>
          <w:rFonts w:hint="eastAsia"/>
          <w:lang w:eastAsia="zh-CN"/>
        </w:rPr>
        <w:t>可能</w:t>
      </w:r>
      <w:r>
        <w:rPr>
          <w:lang w:eastAsia="zh-CN"/>
        </w:rPr>
        <w:t>会出现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一些</w:t>
      </w:r>
      <w:r>
        <w:rPr>
          <w:lang w:eastAsia="zh-CN"/>
        </w:rPr>
        <w:t xml:space="preserve"> </w:t>
      </w:r>
      <w:r w:rsidR="00207654">
        <w:rPr>
          <w:rFonts w:hint="eastAsia"/>
          <w:lang w:eastAsia="zh-CN"/>
        </w:rPr>
        <w:t>无法</w:t>
      </w:r>
      <w:r w:rsidR="00207654">
        <w:rPr>
          <w:lang w:eastAsia="zh-CN"/>
        </w:rPr>
        <w:t>解释清楚的</w:t>
      </w:r>
      <w:r w:rsidR="00207654">
        <w:rPr>
          <w:lang w:eastAsia="zh-CN"/>
        </w:rPr>
        <w:t>bug</w:t>
      </w:r>
      <w:r w:rsidR="00207654">
        <w:rPr>
          <w:lang w:eastAsia="zh-CN"/>
        </w:rPr>
        <w:t>，</w:t>
      </w:r>
      <w:r w:rsidR="00207654">
        <w:rPr>
          <w:rFonts w:hint="eastAsia"/>
          <w:lang w:eastAsia="zh-CN"/>
        </w:rPr>
        <w:t>为了</w:t>
      </w:r>
      <w:r w:rsidR="00207654">
        <w:rPr>
          <w:lang w:eastAsia="zh-CN"/>
        </w:rPr>
        <w:t>能够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清楚，</w:t>
      </w:r>
      <w:r>
        <w:rPr>
          <w:rFonts w:hint="eastAsia"/>
          <w:lang w:eastAsia="zh-CN"/>
        </w:rPr>
        <w:t>这样</w:t>
      </w:r>
      <w:r>
        <w:rPr>
          <w:lang w:eastAsia="zh-CN"/>
        </w:rPr>
        <w:t>就</w:t>
      </w:r>
      <w:r w:rsidR="00207654">
        <w:rPr>
          <w:rFonts w:hint="eastAsia"/>
          <w:lang w:eastAsia="zh-CN"/>
        </w:rPr>
        <w:t>可以</w:t>
      </w:r>
      <w:r>
        <w:rPr>
          <w:lang w:eastAsia="zh-CN"/>
        </w:rPr>
        <w:t>通过这个简单的</w:t>
      </w:r>
      <w:r>
        <w:rPr>
          <w:rFonts w:hint="eastAsia"/>
          <w:lang w:eastAsia="zh-CN"/>
        </w:rPr>
        <w:t>即时聊天</w:t>
      </w:r>
      <w:r>
        <w:rPr>
          <w:lang w:eastAsia="zh-CN"/>
        </w:rPr>
        <w:t>功能进行</w:t>
      </w:r>
      <w:r>
        <w:rPr>
          <w:rFonts w:hint="eastAsia"/>
          <w:lang w:eastAsia="zh-CN"/>
        </w:rPr>
        <w:t>沟通</w:t>
      </w:r>
      <w:r>
        <w:rPr>
          <w:lang w:eastAsia="zh-CN"/>
        </w:rPr>
        <w:t>。</w:t>
      </w:r>
    </w:p>
    <w:p w14:paraId="1E361D56" w14:textId="77777777" w:rsidR="004B0562" w:rsidRDefault="00207654" w:rsidP="004B0562">
      <w:pPr>
        <w:keepNext/>
        <w:spacing w:line="240" w:lineRule="auto"/>
        <w:ind w:firstLine="480"/>
        <w:jc w:val="center"/>
      </w:pPr>
      <w:r w:rsidRPr="00207654">
        <w:rPr>
          <w:noProof/>
          <w:lang w:eastAsia="zh-CN"/>
        </w:rPr>
        <w:drawing>
          <wp:inline distT="0" distB="0" distL="0" distR="0" wp14:anchorId="3D6118F1" wp14:editId="12CC57F9">
            <wp:extent cx="4279622" cy="356293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01025" cy="3580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CA534" w14:textId="0A0CB283" w:rsidR="00207654" w:rsidRDefault="004B0562" w:rsidP="004B0562">
      <w:pPr>
        <w:pStyle w:val="ab"/>
        <w:ind w:firstLine="400"/>
        <w:jc w:val="center"/>
        <w:rPr>
          <w:lang w:eastAsia="zh-CN"/>
        </w:rPr>
      </w:pPr>
      <w:r>
        <w:rPr>
          <w:rFonts w:hint="eastAsia"/>
        </w:rPr>
        <w:t>图</w:t>
      </w:r>
      <w:r w:rsidR="00DD3767">
        <w:rPr>
          <w:lang w:eastAsia="zh-CN"/>
        </w:rPr>
        <w:t>6-16</w:t>
      </w:r>
      <w:r w:rsidR="00DD5A54">
        <w:rPr>
          <w:lang w:eastAsia="zh-CN"/>
        </w:rPr>
        <w:t xml:space="preserve"> </w:t>
      </w:r>
      <w:r w:rsidR="00DD5A54">
        <w:rPr>
          <w:rFonts w:hint="eastAsia"/>
          <w:lang w:eastAsia="zh-CN"/>
        </w:rPr>
        <w:t>简单</w:t>
      </w:r>
      <w:r w:rsidR="00DD5A54">
        <w:rPr>
          <w:lang w:eastAsia="zh-CN"/>
        </w:rPr>
        <w:t>聊天</w:t>
      </w:r>
    </w:p>
    <w:p w14:paraId="5117F32B" w14:textId="77777777" w:rsidR="004B0562" w:rsidRPr="004B0562" w:rsidRDefault="004B0562" w:rsidP="004B0562">
      <w:pPr>
        <w:ind w:firstLine="480"/>
        <w:rPr>
          <w:lang w:eastAsia="zh-CN"/>
        </w:rPr>
      </w:pPr>
    </w:p>
    <w:p w14:paraId="5F70380F" w14:textId="785CD39A" w:rsidR="00207654" w:rsidRPr="00371005" w:rsidRDefault="00207654" w:rsidP="004B0562">
      <w:pPr>
        <w:spacing w:line="240" w:lineRule="auto"/>
        <w:ind w:firstLine="480"/>
        <w:jc w:val="center"/>
        <w:rPr>
          <w:lang w:eastAsia="zh-CN"/>
        </w:rPr>
      </w:pPr>
    </w:p>
    <w:p w14:paraId="200E8774" w14:textId="76D693DE" w:rsidR="009636F1" w:rsidRDefault="00243ACF" w:rsidP="00EF167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总结</w:t>
      </w:r>
      <w:r>
        <w:t>与展望</w:t>
      </w:r>
    </w:p>
    <w:p w14:paraId="16573D27" w14:textId="1409FF2B" w:rsidR="00D13731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>
        <w:t>介绍</w:t>
      </w:r>
      <w:r>
        <w:t xml:space="preserve"> </w:t>
      </w:r>
    </w:p>
    <w:p w14:paraId="5E8ED9A1" w14:textId="0D9F0B49" w:rsidR="00D13731" w:rsidRDefault="00D13731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管理系统</w:t>
      </w:r>
      <w:r w:rsidR="00E706E9">
        <w:rPr>
          <w:lang w:eastAsia="zh-CN"/>
        </w:rPr>
        <w:t>基于了多个优秀的开源项目和开源框架，吸取</w:t>
      </w:r>
      <w:r w:rsidR="00E706E9">
        <w:rPr>
          <w:rFonts w:hint="eastAsia"/>
          <w:lang w:eastAsia="zh-CN"/>
        </w:rPr>
        <w:t>它们</w:t>
      </w:r>
      <w:r w:rsidR="00E706E9">
        <w:rPr>
          <w:lang w:eastAsia="zh-CN"/>
        </w:rPr>
        <w:t>的经验，</w:t>
      </w:r>
      <w:r w:rsidR="00E706E9">
        <w:rPr>
          <w:rFonts w:hint="eastAsia"/>
          <w:lang w:eastAsia="zh-CN"/>
        </w:rPr>
        <w:t>对他们</w:t>
      </w:r>
      <w:r w:rsidR="00E706E9">
        <w:rPr>
          <w:lang w:eastAsia="zh-CN"/>
        </w:rPr>
        <w:t>进行</w:t>
      </w:r>
      <w:r w:rsidR="00E706E9">
        <w:rPr>
          <w:rFonts w:hint="eastAsia"/>
          <w:lang w:eastAsia="zh-CN"/>
        </w:rPr>
        <w:t>整合</w:t>
      </w:r>
      <w:r w:rsidR="00E706E9">
        <w:rPr>
          <w:lang w:eastAsia="zh-CN"/>
        </w:rPr>
        <w:t>封装</w:t>
      </w:r>
      <w:r w:rsidR="00E706E9">
        <w:rPr>
          <w:rFonts w:hint="eastAsia"/>
          <w:lang w:eastAsia="zh-CN"/>
        </w:rPr>
        <w:t>而</w:t>
      </w:r>
      <w:r w:rsidR="00E706E9">
        <w:rPr>
          <w:lang w:eastAsia="zh-CN"/>
        </w:rPr>
        <w:t>成的</w:t>
      </w:r>
      <w:r w:rsidR="00E706E9">
        <w:rPr>
          <w:rFonts w:hint="eastAsia"/>
          <w:lang w:eastAsia="zh-CN"/>
        </w:rPr>
        <w:t>简单实用</w:t>
      </w:r>
      <w:r w:rsidR="00E706E9">
        <w:rPr>
          <w:lang w:eastAsia="zh-CN"/>
        </w:rPr>
        <w:t>的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Bug</w:t>
      </w:r>
      <w:r w:rsidR="00E706E9">
        <w:rPr>
          <w:lang w:eastAsia="zh-CN"/>
        </w:rPr>
        <w:t xml:space="preserve"> </w:t>
      </w:r>
      <w:r w:rsidR="00E706E9">
        <w:rPr>
          <w:rFonts w:hint="eastAsia"/>
          <w:lang w:eastAsia="zh-CN"/>
        </w:rPr>
        <w:t>管理系统</w:t>
      </w:r>
      <w:r w:rsidR="002C4876">
        <w:rPr>
          <w:lang w:eastAsia="zh-CN"/>
        </w:rPr>
        <w:t>。</w:t>
      </w:r>
    </w:p>
    <w:p w14:paraId="2AFBED02" w14:textId="18C88B0E" w:rsidR="00F6009D" w:rsidRDefault="00E706E9" w:rsidP="00941BA2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lang w:eastAsia="zh-CN"/>
        </w:rPr>
        <w:t>系统</w:t>
      </w:r>
      <w:r>
        <w:rPr>
          <w:rFonts w:hint="eastAsia"/>
          <w:lang w:eastAsia="zh-CN"/>
        </w:rPr>
        <w:t>是</w:t>
      </w:r>
      <w:r>
        <w:rPr>
          <w:lang w:eastAsia="zh-CN"/>
        </w:rPr>
        <w:t>以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Framework </w:t>
      </w:r>
      <w:r>
        <w:rPr>
          <w:rFonts w:hint="eastAsia"/>
          <w:lang w:eastAsia="zh-CN"/>
        </w:rPr>
        <w:t>为</w:t>
      </w:r>
      <w:r>
        <w:rPr>
          <w:lang w:eastAsia="zh-CN"/>
        </w:rPr>
        <w:t>核心容器，</w:t>
      </w:r>
      <w:r>
        <w:rPr>
          <w:rFonts w:hint="eastAsia"/>
          <w:lang w:eastAsia="zh-CN"/>
        </w:rPr>
        <w:t>S</w:t>
      </w:r>
      <w:r>
        <w:rPr>
          <w:lang w:eastAsia="zh-CN"/>
        </w:rPr>
        <w:t xml:space="preserve">pring MVC </w:t>
      </w:r>
      <w:r>
        <w:rPr>
          <w:rFonts w:hint="eastAsia"/>
          <w:lang w:eastAsia="zh-CN"/>
        </w:rPr>
        <w:t>为展示层</w:t>
      </w:r>
      <w:r>
        <w:rPr>
          <w:lang w:eastAsia="zh-CN"/>
        </w:rPr>
        <w:t>模型</w:t>
      </w:r>
      <w:r>
        <w:rPr>
          <w:rFonts w:hint="eastAsia"/>
          <w:lang w:eastAsia="zh-CN"/>
        </w:rPr>
        <w:t>视图</w:t>
      </w:r>
      <w:r>
        <w:rPr>
          <w:lang w:eastAsia="zh-CN"/>
        </w:rPr>
        <w:t>控制</w:t>
      </w:r>
      <w:r>
        <w:rPr>
          <w:rFonts w:hint="eastAsia"/>
          <w:lang w:eastAsia="zh-CN"/>
        </w:rPr>
        <w:t>器</w:t>
      </w:r>
      <w:r>
        <w:rPr>
          <w:lang w:eastAsia="zh-CN"/>
        </w:rPr>
        <w:t>，</w:t>
      </w:r>
      <w:r>
        <w:rPr>
          <w:rFonts w:hint="eastAsia"/>
          <w:lang w:eastAsia="zh-CN"/>
        </w:rPr>
        <w:t>Hi</w:t>
      </w:r>
      <w:r>
        <w:rPr>
          <w:lang w:eastAsia="zh-CN"/>
        </w:rPr>
        <w:t xml:space="preserve">bernate </w:t>
      </w:r>
      <w:r w:rsidR="005F4498">
        <w:rPr>
          <w:lang w:eastAsia="zh-CN"/>
        </w:rPr>
        <w:t>及</w:t>
      </w:r>
      <w:r w:rsidR="005F4498">
        <w:rPr>
          <w:lang w:eastAsia="zh-CN"/>
        </w:rPr>
        <w:t xml:space="preserve"> My</w:t>
      </w:r>
      <w:r w:rsidR="005F4498">
        <w:rPr>
          <w:rFonts w:hint="eastAsia"/>
          <w:lang w:eastAsia="zh-CN"/>
        </w:rPr>
        <w:t>batis</w:t>
      </w:r>
      <w:r>
        <w:rPr>
          <w:rFonts w:hint="eastAsia"/>
          <w:lang w:eastAsia="zh-CN"/>
        </w:rPr>
        <w:t>为</w:t>
      </w:r>
      <w:r w:rsidR="005F4498">
        <w:rPr>
          <w:rFonts w:hint="eastAsia"/>
          <w:lang w:eastAsia="zh-CN"/>
        </w:rPr>
        <w:t>数据</w:t>
      </w:r>
      <w:r w:rsidR="005F4498">
        <w:rPr>
          <w:lang w:eastAsia="zh-CN"/>
        </w:rPr>
        <w:t>校验和</w:t>
      </w:r>
      <w:r>
        <w:rPr>
          <w:lang w:eastAsia="zh-CN"/>
        </w:rPr>
        <w:t>数据访问层，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pache Shiro </w:t>
      </w:r>
      <w:r>
        <w:rPr>
          <w:rFonts w:hint="eastAsia"/>
          <w:lang w:eastAsia="zh-CN"/>
        </w:rPr>
        <w:t>为</w:t>
      </w:r>
      <w:r>
        <w:rPr>
          <w:lang w:eastAsia="zh-CN"/>
        </w:rPr>
        <w:t>权限授权层，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为</w:t>
      </w:r>
      <w:r>
        <w:rPr>
          <w:lang w:eastAsia="zh-CN"/>
        </w:rPr>
        <w:t>工作流</w:t>
      </w:r>
      <w:r w:rsidR="00F6009D">
        <w:rPr>
          <w:rFonts w:hint="eastAsia"/>
          <w:lang w:eastAsia="zh-CN"/>
        </w:rPr>
        <w:t>引擎</w:t>
      </w:r>
      <w:r w:rsidR="00F6009D">
        <w:rPr>
          <w:lang w:eastAsia="zh-CN"/>
        </w:rPr>
        <w:t>。</w:t>
      </w:r>
      <w:r w:rsidR="002E5061">
        <w:rPr>
          <w:lang w:eastAsia="zh-CN"/>
        </w:rPr>
        <w:t>系统主要</w:t>
      </w:r>
      <w:r w:rsidR="002E5061">
        <w:rPr>
          <w:rFonts w:hint="eastAsia"/>
          <w:lang w:eastAsia="zh-CN"/>
        </w:rPr>
        <w:t>包括基本</w:t>
      </w:r>
      <w:r w:rsidR="002E5061">
        <w:rPr>
          <w:lang w:eastAsia="zh-CN"/>
        </w:rPr>
        <w:t>系统模块、</w:t>
      </w:r>
      <w:r w:rsidR="002E5061">
        <w:rPr>
          <w:rFonts w:hint="eastAsia"/>
          <w:lang w:eastAsia="zh-CN"/>
        </w:rPr>
        <w:t>bug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模块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工作流</w:t>
      </w:r>
      <w:r w:rsidR="002E5061">
        <w:rPr>
          <w:lang w:eastAsia="zh-CN"/>
        </w:rPr>
        <w:t>模块和</w:t>
      </w:r>
      <w:r w:rsidR="002E5061">
        <w:rPr>
          <w:rFonts w:hint="eastAsia"/>
          <w:lang w:eastAsia="zh-CN"/>
        </w:rPr>
        <w:t>简单</w:t>
      </w:r>
      <w:r w:rsidR="002E5061">
        <w:rPr>
          <w:lang w:eastAsia="zh-CN"/>
        </w:rPr>
        <w:t>通信模块。</w:t>
      </w:r>
      <w:r w:rsidR="002E5061">
        <w:rPr>
          <w:rFonts w:hint="eastAsia"/>
          <w:lang w:eastAsia="zh-CN"/>
        </w:rPr>
        <w:t>前端界面</w:t>
      </w:r>
      <w:r w:rsidR="002E5061">
        <w:rPr>
          <w:lang w:eastAsia="zh-CN"/>
        </w:rPr>
        <w:t>采用</w:t>
      </w:r>
      <w:r w:rsidR="002E5061">
        <w:rPr>
          <w:rFonts w:hint="eastAsia"/>
          <w:lang w:eastAsia="zh-CN"/>
        </w:rPr>
        <w:t>简洁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大气</w:t>
      </w:r>
      <w:r w:rsidR="002E5061">
        <w:rPr>
          <w:lang w:eastAsia="zh-CN"/>
        </w:rPr>
        <w:t>、</w:t>
      </w:r>
      <w:r w:rsidR="002E5061">
        <w:rPr>
          <w:rFonts w:hint="eastAsia"/>
          <w:lang w:eastAsia="zh-CN"/>
        </w:rPr>
        <w:t>美观</w:t>
      </w:r>
      <w:r w:rsidR="002E5061">
        <w:rPr>
          <w:lang w:eastAsia="zh-CN"/>
        </w:rPr>
        <w:t>的</w:t>
      </w:r>
      <w:r w:rsidR="002E5061">
        <w:rPr>
          <w:rFonts w:hint="eastAsia"/>
          <w:lang w:eastAsia="zh-CN"/>
        </w:rPr>
        <w:t>响应式</w:t>
      </w:r>
      <w:r w:rsidR="002E5061">
        <w:rPr>
          <w:lang w:eastAsia="zh-CN"/>
        </w:rPr>
        <w:t>框架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B</w:t>
      </w:r>
      <w:r w:rsidR="002E5061">
        <w:rPr>
          <w:lang w:eastAsia="zh-CN"/>
        </w:rPr>
        <w:t xml:space="preserve">ootstrap </w:t>
      </w:r>
      <w:r w:rsidR="002E5061">
        <w:rPr>
          <w:rFonts w:hint="eastAsia"/>
          <w:lang w:eastAsia="zh-CN"/>
        </w:rPr>
        <w:t>中主题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IN</w:t>
      </w:r>
      <w:r w:rsidR="002E5061">
        <w:rPr>
          <w:lang w:eastAsia="zh-CN"/>
        </w:rPr>
        <w:t xml:space="preserve">SPINIA(Responsive Admin Theme) </w:t>
      </w:r>
      <w:r w:rsidR="002E5061">
        <w:rPr>
          <w:lang w:eastAsia="zh-CN"/>
        </w:rPr>
        <w:t>。</w:t>
      </w:r>
      <w:r w:rsidR="002E5061">
        <w:rPr>
          <w:rFonts w:hint="eastAsia"/>
          <w:lang w:eastAsia="zh-CN"/>
        </w:rPr>
        <w:t>采用</w:t>
      </w:r>
      <w:r w:rsidR="002E5061">
        <w:rPr>
          <w:lang w:eastAsia="zh-CN"/>
        </w:rPr>
        <w:t>分层设计，双重校验、</w:t>
      </w:r>
      <w:r w:rsidR="002E5061">
        <w:rPr>
          <w:rFonts w:hint="eastAsia"/>
          <w:lang w:eastAsia="zh-CN"/>
        </w:rPr>
        <w:t>密码</w:t>
      </w:r>
      <w:r w:rsidR="002E5061">
        <w:rPr>
          <w:lang w:eastAsia="zh-CN"/>
        </w:rPr>
        <w:t>加密、</w:t>
      </w:r>
      <w:r w:rsidR="002E5061">
        <w:rPr>
          <w:rFonts w:hint="eastAsia"/>
          <w:lang w:eastAsia="zh-CN"/>
        </w:rPr>
        <w:t>访问验证</w:t>
      </w:r>
      <w:r w:rsidR="002E5061">
        <w:rPr>
          <w:lang w:eastAsia="zh-CN"/>
        </w:rPr>
        <w:t>，</w:t>
      </w:r>
      <w:r w:rsidR="002E5061">
        <w:rPr>
          <w:rFonts w:hint="eastAsia"/>
          <w:lang w:eastAsia="zh-CN"/>
        </w:rPr>
        <w:t>使用</w:t>
      </w:r>
      <w:r w:rsidR="002E5061">
        <w:rPr>
          <w:lang w:eastAsia="zh-CN"/>
        </w:rPr>
        <w:t xml:space="preserve"> </w:t>
      </w:r>
      <w:r w:rsidR="002E5061">
        <w:rPr>
          <w:rFonts w:hint="eastAsia"/>
          <w:lang w:eastAsia="zh-CN"/>
        </w:rPr>
        <w:t>M</w:t>
      </w:r>
      <w:r w:rsidR="002E5061">
        <w:rPr>
          <w:lang w:eastAsia="zh-CN"/>
        </w:rPr>
        <w:t xml:space="preserve">aven </w:t>
      </w:r>
      <w:r w:rsidR="002E5061">
        <w:rPr>
          <w:rFonts w:hint="eastAsia"/>
          <w:lang w:eastAsia="zh-CN"/>
        </w:rPr>
        <w:t>做</w:t>
      </w:r>
      <w:r w:rsidR="002E5061">
        <w:rPr>
          <w:lang w:eastAsia="zh-CN"/>
        </w:rPr>
        <w:t>项目管理，</w:t>
      </w:r>
      <w:r w:rsidR="002E5061">
        <w:rPr>
          <w:rFonts w:hint="eastAsia"/>
          <w:lang w:eastAsia="zh-CN"/>
        </w:rPr>
        <w:t xml:space="preserve">Git </w:t>
      </w:r>
      <w:r w:rsidR="002E5061">
        <w:rPr>
          <w:rFonts w:hint="eastAsia"/>
          <w:lang w:eastAsia="zh-CN"/>
        </w:rPr>
        <w:t>作为</w:t>
      </w:r>
      <w:r w:rsidR="002E5061">
        <w:rPr>
          <w:lang w:eastAsia="zh-CN"/>
        </w:rPr>
        <w:t>代码管理工具。</w:t>
      </w:r>
    </w:p>
    <w:p w14:paraId="02903C3F" w14:textId="067633C3" w:rsidR="003225B6" w:rsidRDefault="00941BA2" w:rsidP="00D13731">
      <w:pPr>
        <w:ind w:firstLine="480"/>
        <w:rPr>
          <w:lang w:eastAsia="zh-CN"/>
        </w:rPr>
      </w:pPr>
      <w:r>
        <w:rPr>
          <w:rFonts w:hint="eastAsia"/>
          <w:lang w:eastAsia="zh-CN"/>
        </w:rPr>
        <w:t>本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管理</w:t>
      </w:r>
      <w:r>
        <w:rPr>
          <w:lang w:eastAsia="zh-CN"/>
        </w:rPr>
        <w:t>系统主要</w:t>
      </w:r>
      <w:r>
        <w:rPr>
          <w:rFonts w:hint="eastAsia"/>
          <w:lang w:eastAsia="zh-CN"/>
        </w:rPr>
        <w:t>用于在</w:t>
      </w:r>
      <w:r>
        <w:rPr>
          <w:lang w:eastAsia="zh-CN"/>
        </w:rPr>
        <w:t>互联网公司</w:t>
      </w:r>
      <w:r>
        <w:rPr>
          <w:rFonts w:hint="eastAsia"/>
          <w:lang w:eastAsia="zh-CN"/>
        </w:rPr>
        <w:t>中</w:t>
      </w:r>
      <w:r>
        <w:rPr>
          <w:lang w:eastAsia="zh-CN"/>
        </w:rPr>
        <w:t>确保</w:t>
      </w:r>
      <w:r>
        <w:rPr>
          <w:rFonts w:hint="eastAsia"/>
          <w:lang w:eastAsia="zh-CN"/>
        </w:rPr>
        <w:t>项目</w:t>
      </w:r>
      <w:r>
        <w:rPr>
          <w:lang w:eastAsia="zh-CN"/>
        </w:rPr>
        <w:t>开发中软件的</w:t>
      </w:r>
      <w:r>
        <w:rPr>
          <w:rFonts w:hint="eastAsia"/>
          <w:lang w:eastAsia="zh-CN"/>
        </w:rPr>
        <w:t>质量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及时的</w:t>
      </w:r>
      <w:r>
        <w:rPr>
          <w:rFonts w:hint="eastAsia"/>
          <w:lang w:eastAsia="zh-CN"/>
        </w:rPr>
        <w:t>反馈</w:t>
      </w:r>
      <w:r>
        <w:rPr>
          <w:lang w:eastAsia="zh-CN"/>
        </w:rPr>
        <w:t>和统计项目中遇到的</w:t>
      </w:r>
      <w:r>
        <w:rPr>
          <w:lang w:eastAsia="zh-CN"/>
        </w:rPr>
        <w:t xml:space="preserve"> bug</w:t>
      </w:r>
      <w:r w:rsidR="000D6846">
        <w:rPr>
          <w:lang w:eastAsia="zh-CN"/>
        </w:rPr>
        <w:t>。采用</w:t>
      </w:r>
      <w:r w:rsidR="000D6846">
        <w:rPr>
          <w:rFonts w:hint="eastAsia"/>
          <w:lang w:eastAsia="zh-CN"/>
        </w:rPr>
        <w:t>A</w:t>
      </w:r>
      <w:r w:rsidR="000D6846">
        <w:rPr>
          <w:lang w:eastAsia="zh-CN"/>
        </w:rPr>
        <w:t>ctiviti</w:t>
      </w:r>
      <w:r w:rsidR="00F12E7A">
        <w:rPr>
          <w:rFonts w:hint="eastAsia"/>
          <w:lang w:eastAsia="zh-CN"/>
        </w:rPr>
        <w:t>这个</w:t>
      </w:r>
      <w:r w:rsidR="00F12E7A">
        <w:rPr>
          <w:lang w:eastAsia="zh-CN"/>
        </w:rPr>
        <w:t>当下十分流行的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</w:t>
      </w:r>
      <w:r>
        <w:rPr>
          <w:rFonts w:hint="eastAsia"/>
          <w:lang w:eastAsia="zh-CN"/>
        </w:rPr>
        <w:t>引擎</w:t>
      </w:r>
      <w:r>
        <w:rPr>
          <w:lang w:eastAsia="zh-CN"/>
        </w:rPr>
        <w:t>框架技术，并</w:t>
      </w:r>
      <w:r w:rsidR="00F12E7A">
        <w:rPr>
          <w:rFonts w:hint="eastAsia"/>
          <w:lang w:eastAsia="zh-CN"/>
        </w:rPr>
        <w:t>在</w:t>
      </w:r>
      <w:r w:rsidR="00F12E7A">
        <w:rPr>
          <w:lang w:eastAsia="zh-CN"/>
        </w:rPr>
        <w:t>系统中</w:t>
      </w:r>
      <w:r>
        <w:rPr>
          <w:rFonts w:hint="eastAsia"/>
          <w:lang w:eastAsia="zh-CN"/>
        </w:rPr>
        <w:t>集成</w:t>
      </w:r>
      <w:r w:rsidR="007C7F39">
        <w:rPr>
          <w:rFonts w:hint="eastAsia"/>
          <w:lang w:eastAsia="zh-CN"/>
        </w:rPr>
        <w:t>A</w:t>
      </w:r>
      <w:r w:rsidR="007C7F39">
        <w:rPr>
          <w:lang w:eastAsia="zh-CN"/>
        </w:rPr>
        <w:t xml:space="preserve">ctiviti </w:t>
      </w:r>
      <w:r w:rsidR="007C7F39">
        <w:rPr>
          <w:rFonts w:hint="eastAsia"/>
          <w:lang w:eastAsia="zh-CN"/>
        </w:rPr>
        <w:t>在线</w:t>
      </w:r>
      <w:r>
        <w:rPr>
          <w:lang w:eastAsia="zh-CN"/>
        </w:rPr>
        <w:t>流程设计器。</w:t>
      </w:r>
      <w:r>
        <w:rPr>
          <w:rFonts w:hint="eastAsia"/>
          <w:lang w:eastAsia="zh-CN"/>
        </w:rPr>
        <w:t>实现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</w:t>
      </w:r>
      <w:r>
        <w:rPr>
          <w:lang w:eastAsia="zh-CN"/>
        </w:rPr>
        <w:t>g</w:t>
      </w:r>
      <w:r>
        <w:rPr>
          <w:rFonts w:hint="eastAsia"/>
          <w:lang w:eastAsia="zh-CN"/>
        </w:rPr>
        <w:t>的</w:t>
      </w:r>
      <w:r>
        <w:rPr>
          <w:lang w:eastAsia="zh-CN"/>
        </w:rPr>
        <w:t>流转流程，和在线部署和优化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</w:t>
      </w:r>
      <w:r>
        <w:rPr>
          <w:lang w:eastAsia="zh-CN"/>
        </w:rPr>
        <w:t>转流程。</w:t>
      </w:r>
    </w:p>
    <w:p w14:paraId="1A3A5163" w14:textId="1C46F2C6" w:rsidR="002E4857" w:rsidRDefault="002E4857" w:rsidP="002E4857">
      <w:pPr>
        <w:ind w:firstLine="480"/>
        <w:rPr>
          <w:lang w:eastAsia="zh-CN"/>
        </w:rPr>
      </w:pPr>
      <w:r>
        <w:rPr>
          <w:rFonts w:hint="eastAsia"/>
          <w:lang w:eastAsia="zh-CN"/>
        </w:rPr>
        <w:t>该系统</w:t>
      </w:r>
      <w:r>
        <w:rPr>
          <w:lang w:eastAsia="zh-CN"/>
        </w:rPr>
        <w:t>相比较于其他</w:t>
      </w:r>
      <w:r>
        <w:rPr>
          <w:rFonts w:hint="eastAsia"/>
          <w:lang w:eastAsia="zh-CN"/>
        </w:rPr>
        <w:t>系统</w:t>
      </w:r>
      <w:r>
        <w:rPr>
          <w:lang w:eastAsia="zh-CN"/>
        </w:rPr>
        <w:t>的优势</w:t>
      </w:r>
    </w:p>
    <w:p w14:paraId="2CFDA4F5" w14:textId="0CA3804A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设计上采用模块设计，</w:t>
      </w:r>
      <w:r>
        <w:rPr>
          <w:rFonts w:hint="eastAsia"/>
          <w:lang w:eastAsia="zh-CN"/>
        </w:rPr>
        <w:t>分层</w:t>
      </w:r>
      <w:r>
        <w:rPr>
          <w:lang w:eastAsia="zh-CN"/>
        </w:rPr>
        <w:t>设计（展示</w:t>
      </w:r>
      <w:r>
        <w:rPr>
          <w:rFonts w:hint="eastAsia"/>
          <w:lang w:eastAsia="zh-CN"/>
        </w:rPr>
        <w:t>层</w:t>
      </w:r>
      <w:r>
        <w:rPr>
          <w:lang w:eastAsia="zh-CN"/>
        </w:rPr>
        <w:t>、</w:t>
      </w:r>
      <w:r>
        <w:rPr>
          <w:rFonts w:hint="eastAsia"/>
          <w:lang w:eastAsia="zh-CN"/>
        </w:rPr>
        <w:t>业务</w:t>
      </w:r>
      <w:r>
        <w:rPr>
          <w:lang w:eastAsia="zh-CN"/>
        </w:rPr>
        <w:t>逻辑层、</w:t>
      </w:r>
      <w:r>
        <w:rPr>
          <w:rFonts w:hint="eastAsia"/>
          <w:lang w:eastAsia="zh-CN"/>
        </w:rPr>
        <w:t>数据</w:t>
      </w:r>
      <w:r>
        <w:rPr>
          <w:lang w:eastAsia="zh-CN"/>
        </w:rPr>
        <w:t>访问层），</w:t>
      </w:r>
      <w:r>
        <w:rPr>
          <w:rFonts w:hint="eastAsia"/>
          <w:lang w:eastAsia="zh-CN"/>
        </w:rPr>
        <w:t>高内聚</w:t>
      </w:r>
      <w:r>
        <w:rPr>
          <w:lang w:eastAsia="zh-CN"/>
        </w:rPr>
        <w:t>低耦合，</w:t>
      </w:r>
      <w:r>
        <w:rPr>
          <w:rFonts w:hint="eastAsia"/>
          <w:lang w:eastAsia="zh-CN"/>
        </w:rPr>
        <w:t>结构清晰</w:t>
      </w:r>
      <w:r>
        <w:rPr>
          <w:lang w:eastAsia="zh-CN"/>
        </w:rPr>
        <w:t>明了。</w:t>
      </w:r>
    </w:p>
    <w:p w14:paraId="5D2B854B" w14:textId="2E46332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采用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A</w:t>
      </w:r>
      <w:r>
        <w:rPr>
          <w:lang w:eastAsia="zh-CN"/>
        </w:rPr>
        <w:t xml:space="preserve">ctiviti 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流技术，</w:t>
      </w:r>
      <w:r>
        <w:rPr>
          <w:rFonts w:hint="eastAsia"/>
          <w:lang w:eastAsia="zh-CN"/>
        </w:rPr>
        <w:t>实现复杂</w:t>
      </w:r>
      <w:r>
        <w:rPr>
          <w:lang w:eastAsia="zh-CN"/>
        </w:rPr>
        <w:t>的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流程，</w:t>
      </w:r>
      <w:r>
        <w:rPr>
          <w:rFonts w:hint="eastAsia"/>
          <w:lang w:eastAsia="zh-CN"/>
        </w:rPr>
        <w:t>并提供</w:t>
      </w:r>
      <w:r>
        <w:rPr>
          <w:lang w:eastAsia="zh-CN"/>
        </w:rPr>
        <w:t>在线修改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bug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流转</w:t>
      </w:r>
      <w:r>
        <w:rPr>
          <w:lang w:eastAsia="zh-CN"/>
        </w:rPr>
        <w:t>流程的功能。</w:t>
      </w:r>
    </w:p>
    <w:p w14:paraId="5753BBAF" w14:textId="77777777" w:rsidR="00AE6169" w:rsidRDefault="00AE6169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利用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C</w:t>
      </w:r>
      <w:r>
        <w:rPr>
          <w:lang w:eastAsia="zh-CN"/>
        </w:rPr>
        <w:t xml:space="preserve">hart.js </w:t>
      </w:r>
      <w:r>
        <w:rPr>
          <w:rFonts w:hint="eastAsia"/>
          <w:lang w:eastAsia="zh-CN"/>
        </w:rPr>
        <w:t>生成形象</w:t>
      </w:r>
      <w:r>
        <w:rPr>
          <w:lang w:eastAsia="zh-CN"/>
        </w:rPr>
        <w:t>丰富的</w:t>
      </w:r>
      <w:r>
        <w:rPr>
          <w:rFonts w:hint="eastAsia"/>
          <w:lang w:eastAsia="zh-CN"/>
        </w:rPr>
        <w:t>图表</w:t>
      </w:r>
      <w:r>
        <w:rPr>
          <w:lang w:eastAsia="zh-CN"/>
        </w:rPr>
        <w:t>记录，</w:t>
      </w:r>
      <w:r>
        <w:rPr>
          <w:rFonts w:hint="eastAsia"/>
          <w:lang w:eastAsia="zh-CN"/>
        </w:rPr>
        <w:t>直观</w:t>
      </w:r>
      <w:r>
        <w:rPr>
          <w:lang w:eastAsia="zh-CN"/>
        </w:rPr>
        <w:t>的展现项目的</w:t>
      </w:r>
      <w:r>
        <w:rPr>
          <w:lang w:eastAsia="zh-CN"/>
        </w:rPr>
        <w:t xml:space="preserve">bug </w:t>
      </w:r>
      <w:r>
        <w:rPr>
          <w:rFonts w:hint="eastAsia"/>
          <w:lang w:eastAsia="zh-CN"/>
        </w:rPr>
        <w:t>状态分布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和走势</w:t>
      </w:r>
      <w:r>
        <w:rPr>
          <w:lang w:eastAsia="zh-CN"/>
        </w:rPr>
        <w:t>。</w:t>
      </w:r>
    </w:p>
    <w:p w14:paraId="7FEBFFAF" w14:textId="7CC2D13D" w:rsidR="00243ACF" w:rsidRDefault="00243ACF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lang w:eastAsia="zh-CN"/>
        </w:rPr>
        <w:t>采用</w:t>
      </w:r>
      <w:r>
        <w:rPr>
          <w:rFonts w:hint="eastAsia"/>
          <w:lang w:eastAsia="zh-CN"/>
        </w:rPr>
        <w:t>简单</w:t>
      </w:r>
      <w:r>
        <w:rPr>
          <w:lang w:eastAsia="zh-CN"/>
        </w:rPr>
        <w:t>、</w:t>
      </w:r>
      <w:r>
        <w:rPr>
          <w:rFonts w:hint="eastAsia"/>
          <w:lang w:eastAsia="zh-CN"/>
        </w:rPr>
        <w:t>大气</w:t>
      </w:r>
      <w:r>
        <w:rPr>
          <w:lang w:eastAsia="zh-CN"/>
        </w:rPr>
        <w:t>、</w:t>
      </w:r>
      <w:r>
        <w:rPr>
          <w:rFonts w:hint="eastAsia"/>
          <w:lang w:eastAsia="zh-CN"/>
        </w:rPr>
        <w:t>美观</w:t>
      </w:r>
      <w:r>
        <w:rPr>
          <w:lang w:eastAsia="zh-CN"/>
        </w:rPr>
        <w:t>的</w:t>
      </w:r>
      <w:r>
        <w:rPr>
          <w:rFonts w:hint="eastAsia"/>
          <w:lang w:eastAsia="zh-CN"/>
        </w:rPr>
        <w:t>响应式</w:t>
      </w:r>
      <w:r>
        <w:rPr>
          <w:lang w:eastAsia="zh-CN"/>
        </w:rPr>
        <w:t>前</w:t>
      </w:r>
      <w:r>
        <w:rPr>
          <w:rFonts w:hint="eastAsia"/>
          <w:lang w:eastAsia="zh-CN"/>
        </w:rPr>
        <w:t>端</w:t>
      </w:r>
      <w:r>
        <w:rPr>
          <w:lang w:eastAsia="zh-CN"/>
        </w:rPr>
        <w:t>框架</w:t>
      </w:r>
      <w:r>
        <w:rPr>
          <w:lang w:eastAsia="zh-CN"/>
        </w:rPr>
        <w:t xml:space="preserve"> B</w:t>
      </w:r>
      <w:r>
        <w:rPr>
          <w:rFonts w:hint="eastAsia"/>
          <w:lang w:eastAsia="zh-CN"/>
        </w:rPr>
        <w:t>oot</w:t>
      </w:r>
      <w:r>
        <w:rPr>
          <w:lang w:eastAsia="zh-CN"/>
        </w:rPr>
        <w:t xml:space="preserve">strap </w:t>
      </w:r>
      <w:r>
        <w:rPr>
          <w:lang w:eastAsia="zh-CN"/>
        </w:rPr>
        <w:t>，</w:t>
      </w:r>
      <w:r>
        <w:rPr>
          <w:lang w:eastAsia="zh-CN"/>
        </w:rPr>
        <w:t>PC</w:t>
      </w:r>
      <w:r>
        <w:rPr>
          <w:rFonts w:hint="eastAsia"/>
          <w:lang w:eastAsia="zh-CN"/>
        </w:rPr>
        <w:t>、手机</w:t>
      </w:r>
      <w:r>
        <w:rPr>
          <w:lang w:eastAsia="zh-CN"/>
        </w:rPr>
        <w:t>、</w:t>
      </w:r>
      <w:r>
        <w:rPr>
          <w:rFonts w:hint="eastAsia"/>
          <w:lang w:eastAsia="zh-CN"/>
        </w:rPr>
        <w:t>平板</w:t>
      </w:r>
      <w:r>
        <w:rPr>
          <w:lang w:eastAsia="zh-CN"/>
        </w:rPr>
        <w:t>都可进行</w:t>
      </w:r>
      <w:r>
        <w:rPr>
          <w:rFonts w:hint="eastAsia"/>
          <w:lang w:eastAsia="zh-CN"/>
        </w:rPr>
        <w:t>适配</w:t>
      </w:r>
      <w:r>
        <w:rPr>
          <w:lang w:eastAsia="zh-CN"/>
        </w:rPr>
        <w:t>。</w:t>
      </w:r>
    </w:p>
    <w:p w14:paraId="53F9BBB2" w14:textId="3CB74E47" w:rsidR="00207654" w:rsidRDefault="00207654" w:rsidP="00EF1675">
      <w:pPr>
        <w:pStyle w:val="a8"/>
        <w:numPr>
          <w:ilvl w:val="0"/>
          <w:numId w:val="17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利用了</w:t>
      </w:r>
      <w:r w:rsidR="001A3B6E">
        <w:rPr>
          <w:lang w:eastAsia="zh-CN"/>
        </w:rPr>
        <w:t xml:space="preserve"> </w:t>
      </w:r>
      <w:r w:rsidR="001A3B6E" w:rsidRPr="001A3B6E">
        <w:rPr>
          <w:lang w:eastAsia="zh-CN"/>
        </w:rPr>
        <w:t>layim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插件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一款</w:t>
      </w:r>
      <w:r w:rsidR="001A3B6E">
        <w:rPr>
          <w:lang w:eastAsia="zh-CN"/>
        </w:rPr>
        <w:t xml:space="preserve"> </w:t>
      </w:r>
      <w:r w:rsidR="001A3B6E">
        <w:rPr>
          <w:rFonts w:hint="eastAsia"/>
          <w:lang w:eastAsia="zh-CN"/>
        </w:rPr>
        <w:t>we</w:t>
      </w:r>
      <w:r w:rsidR="001A3B6E">
        <w:rPr>
          <w:lang w:eastAsia="zh-CN"/>
        </w:rPr>
        <w:t xml:space="preserve">bim </w:t>
      </w:r>
      <w:r w:rsidR="001A3B6E">
        <w:rPr>
          <w:rFonts w:hint="eastAsia"/>
          <w:lang w:eastAsia="zh-CN"/>
        </w:rPr>
        <w:t>聊天</w:t>
      </w:r>
      <w:r w:rsidR="001A3B6E">
        <w:rPr>
          <w:lang w:eastAsia="zh-CN"/>
        </w:rPr>
        <w:t>插件</w:t>
      </w:r>
      <w:r w:rsidR="001A3B6E">
        <w:rPr>
          <w:lang w:eastAsia="zh-CN"/>
        </w:rPr>
        <w:t xml:space="preserve"> </w:t>
      </w:r>
      <w:r w:rsidR="001A3B6E">
        <w:rPr>
          <w:lang w:eastAsia="zh-CN"/>
        </w:rPr>
        <w:t>，</w:t>
      </w:r>
      <w:r w:rsidR="001A3B6E">
        <w:rPr>
          <w:rFonts w:hint="eastAsia"/>
          <w:lang w:eastAsia="zh-CN"/>
        </w:rPr>
        <w:t>实现</w:t>
      </w:r>
      <w:r w:rsidR="001A3B6E">
        <w:rPr>
          <w:lang w:eastAsia="zh-CN"/>
        </w:rPr>
        <w:t>简单的实时通讯，</w:t>
      </w:r>
      <w:r w:rsidR="001A3B6E">
        <w:rPr>
          <w:rFonts w:hint="eastAsia"/>
          <w:lang w:eastAsia="zh-CN"/>
        </w:rPr>
        <w:t>可以</w:t>
      </w:r>
      <w:r w:rsidR="001A3B6E">
        <w:rPr>
          <w:lang w:eastAsia="zh-CN"/>
        </w:rPr>
        <w:t>实时</w:t>
      </w:r>
      <w:r w:rsidR="001A3B6E">
        <w:rPr>
          <w:rFonts w:hint="eastAsia"/>
          <w:lang w:eastAsia="zh-CN"/>
        </w:rPr>
        <w:t>和成员</w:t>
      </w:r>
      <w:r w:rsidR="001A3B6E">
        <w:rPr>
          <w:lang w:eastAsia="zh-CN"/>
        </w:rPr>
        <w:t>进行沟通。</w:t>
      </w:r>
    </w:p>
    <w:p w14:paraId="15BEE494" w14:textId="77777777" w:rsidR="00AE6169" w:rsidRPr="00D13731" w:rsidRDefault="00AE6169" w:rsidP="00AE6169">
      <w:pPr>
        <w:pStyle w:val="a8"/>
        <w:ind w:left="960" w:firstLineChars="0" w:firstLine="0"/>
        <w:rPr>
          <w:lang w:eastAsia="zh-CN"/>
        </w:rPr>
      </w:pPr>
    </w:p>
    <w:p w14:paraId="10330178" w14:textId="3641E7A7" w:rsidR="008158ED" w:rsidRDefault="008158ED" w:rsidP="00EF1675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系统</w:t>
      </w:r>
      <w:r w:rsidR="00EA19AF">
        <w:t>存在不足</w:t>
      </w:r>
    </w:p>
    <w:p w14:paraId="5162915C" w14:textId="138C6596" w:rsidR="0010620F" w:rsidRDefault="00A4398B" w:rsidP="00583D34">
      <w:pPr>
        <w:ind w:firstLine="480"/>
        <w:rPr>
          <w:lang w:eastAsia="zh-CN"/>
        </w:rPr>
      </w:pPr>
      <w:r>
        <w:rPr>
          <w:rFonts w:hint="eastAsia"/>
          <w:lang w:eastAsia="zh-CN"/>
        </w:rPr>
        <w:t>由于自己的</w:t>
      </w:r>
      <w:r>
        <w:rPr>
          <w:lang w:eastAsia="zh-CN"/>
        </w:rPr>
        <w:t>开发经验，</w:t>
      </w:r>
      <w:r>
        <w:rPr>
          <w:rFonts w:hint="eastAsia"/>
          <w:lang w:eastAsia="zh-CN"/>
        </w:rPr>
        <w:t>开发水平有限</w:t>
      </w:r>
      <w:r w:rsidR="00EC7D86">
        <w:rPr>
          <w:lang w:eastAsia="zh-CN"/>
        </w:rPr>
        <w:t>，</w:t>
      </w:r>
      <w:r w:rsidR="00EC7D86">
        <w:rPr>
          <w:rFonts w:hint="eastAsia"/>
          <w:lang w:eastAsia="zh-CN"/>
        </w:rPr>
        <w:t>又</w:t>
      </w:r>
      <w:r>
        <w:rPr>
          <w:rFonts w:hint="eastAsia"/>
          <w:lang w:eastAsia="zh-CN"/>
        </w:rPr>
        <w:t>有加之</w:t>
      </w:r>
      <w:r>
        <w:rPr>
          <w:lang w:eastAsia="zh-CN"/>
        </w:rPr>
        <w:t>设计与实现该系统的</w:t>
      </w:r>
      <w:r>
        <w:rPr>
          <w:rFonts w:hint="eastAsia"/>
          <w:lang w:eastAsia="zh-CN"/>
        </w:rPr>
        <w:t>时间</w:t>
      </w:r>
      <w:r>
        <w:rPr>
          <w:lang w:eastAsia="zh-CN"/>
        </w:rPr>
        <w:t>有限，</w:t>
      </w:r>
      <w:r>
        <w:rPr>
          <w:rFonts w:hint="eastAsia"/>
          <w:lang w:eastAsia="zh-CN"/>
        </w:rPr>
        <w:t>Activiti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这个</w:t>
      </w:r>
      <w:r>
        <w:rPr>
          <w:lang w:eastAsia="zh-CN"/>
        </w:rPr>
        <w:t>强大</w:t>
      </w:r>
      <w:r>
        <w:rPr>
          <w:rFonts w:hint="eastAsia"/>
          <w:lang w:eastAsia="zh-CN"/>
        </w:rPr>
        <w:t>工作</w:t>
      </w:r>
      <w:r>
        <w:rPr>
          <w:lang w:eastAsia="zh-CN"/>
        </w:rPr>
        <w:t>流框架</w:t>
      </w:r>
      <w:r>
        <w:rPr>
          <w:rFonts w:hint="eastAsia"/>
          <w:lang w:eastAsia="zh-CN"/>
        </w:rPr>
        <w:t>的功能</w:t>
      </w:r>
      <w:r>
        <w:rPr>
          <w:lang w:eastAsia="zh-CN"/>
        </w:rPr>
        <w:t>并</w:t>
      </w:r>
      <w:r>
        <w:rPr>
          <w:rFonts w:hint="eastAsia"/>
          <w:lang w:eastAsia="zh-CN"/>
        </w:rPr>
        <w:t>没有完全而又</w:t>
      </w:r>
      <w:r>
        <w:rPr>
          <w:lang w:eastAsia="zh-CN"/>
        </w:rPr>
        <w:t>灵活的</w:t>
      </w:r>
      <w:r>
        <w:rPr>
          <w:rFonts w:hint="eastAsia"/>
          <w:lang w:eastAsia="zh-CN"/>
        </w:rPr>
        <w:t>应用</w:t>
      </w:r>
      <w:r>
        <w:rPr>
          <w:lang w:eastAsia="zh-CN"/>
        </w:rPr>
        <w:t>到系统中来。</w:t>
      </w:r>
      <w:r w:rsidR="00AA3075">
        <w:rPr>
          <w:rFonts w:hint="eastAsia"/>
          <w:lang w:eastAsia="zh-CN"/>
        </w:rPr>
        <w:t>在用户</w:t>
      </w:r>
      <w:r w:rsidR="00AA3075">
        <w:rPr>
          <w:lang w:eastAsia="zh-CN"/>
        </w:rPr>
        <w:t>提交缺陷的这个页面上，</w:t>
      </w:r>
      <w:r w:rsidR="00AA3075">
        <w:rPr>
          <w:rFonts w:hint="eastAsia"/>
          <w:lang w:eastAsia="zh-CN"/>
        </w:rPr>
        <w:t>bug</w:t>
      </w:r>
      <w:r w:rsidR="00AA3075">
        <w:rPr>
          <w:lang w:eastAsia="zh-CN"/>
        </w:rPr>
        <w:t xml:space="preserve"> </w:t>
      </w:r>
      <w:r w:rsidR="00AA3075">
        <w:rPr>
          <w:rFonts w:hint="eastAsia"/>
          <w:lang w:eastAsia="zh-CN"/>
        </w:rPr>
        <w:t>图片</w:t>
      </w:r>
      <w:r w:rsidR="00AA3075">
        <w:rPr>
          <w:lang w:eastAsia="zh-CN"/>
        </w:rPr>
        <w:t>的上传</w:t>
      </w:r>
      <w:r w:rsidR="00AA3075">
        <w:rPr>
          <w:rFonts w:hint="eastAsia"/>
          <w:lang w:eastAsia="zh-CN"/>
        </w:rPr>
        <w:t>，标记</w:t>
      </w:r>
      <w:r w:rsidR="00AA3075">
        <w:rPr>
          <w:lang w:eastAsia="zh-CN"/>
        </w:rPr>
        <w:t>需要用户自行标记</w:t>
      </w:r>
      <w:r w:rsidR="00B276ED">
        <w:rPr>
          <w:lang w:eastAsia="zh-CN"/>
        </w:rPr>
        <w:t>，</w:t>
      </w:r>
      <w:r w:rsidR="00B276ED">
        <w:rPr>
          <w:rFonts w:hint="eastAsia"/>
          <w:lang w:eastAsia="zh-CN"/>
        </w:rPr>
        <w:t>带来</w:t>
      </w:r>
      <w:r w:rsidR="00B276ED">
        <w:rPr>
          <w:lang w:eastAsia="zh-CN"/>
        </w:rPr>
        <w:t>诸多不便。</w:t>
      </w:r>
    </w:p>
    <w:p w14:paraId="175B3F93" w14:textId="77777777" w:rsidR="00EA19AF" w:rsidRDefault="00EA19AF" w:rsidP="00583D34">
      <w:pPr>
        <w:ind w:firstLine="480"/>
        <w:rPr>
          <w:lang w:eastAsia="zh-CN"/>
        </w:rPr>
      </w:pPr>
    </w:p>
    <w:p w14:paraId="22A2B508" w14:textId="5707CA73" w:rsidR="00EA19AF" w:rsidRDefault="00EA19AF" w:rsidP="00EA19AF">
      <w:pPr>
        <w:pStyle w:val="2"/>
        <w:numPr>
          <w:ilvl w:val="1"/>
          <w:numId w:val="2"/>
        </w:numPr>
        <w:ind w:firstLineChars="0"/>
      </w:pPr>
      <w:r>
        <w:rPr>
          <w:rFonts w:hint="eastAsia"/>
        </w:rPr>
        <w:t>改进方案</w:t>
      </w:r>
    </w:p>
    <w:p w14:paraId="752191C8" w14:textId="4774D142" w:rsidR="00EC736A" w:rsidRDefault="00EC736A" w:rsidP="00EC736A">
      <w:pPr>
        <w:ind w:firstLine="480"/>
        <w:rPr>
          <w:lang w:eastAsia="zh-CN"/>
        </w:rPr>
      </w:pPr>
      <w:r>
        <w:rPr>
          <w:rFonts w:hint="eastAsia"/>
        </w:rPr>
        <w:t>针对</w:t>
      </w:r>
      <w:r>
        <w:t>不足</w:t>
      </w:r>
      <w:r>
        <w:rPr>
          <w:lang w:eastAsia="zh-CN"/>
        </w:rPr>
        <w:t>，</w:t>
      </w:r>
      <w:r>
        <w:rPr>
          <w:rFonts w:hint="eastAsia"/>
          <w:lang w:eastAsia="zh-CN"/>
        </w:rPr>
        <w:t>有两种</w:t>
      </w:r>
      <w:r>
        <w:rPr>
          <w:lang w:eastAsia="zh-CN"/>
        </w:rPr>
        <w:t>方案</w:t>
      </w:r>
      <w:r w:rsidR="005F3EF3">
        <w:rPr>
          <w:lang w:eastAsia="zh-CN"/>
        </w:rPr>
        <w:t>，可以</w:t>
      </w:r>
      <w:r w:rsidR="005F3EF3">
        <w:rPr>
          <w:rFonts w:hint="eastAsia"/>
          <w:lang w:eastAsia="zh-CN"/>
        </w:rPr>
        <w:t>减少</w:t>
      </w:r>
      <w:r w:rsidR="005F3EF3">
        <w:rPr>
          <w:lang w:eastAsia="zh-CN"/>
        </w:rPr>
        <w:t>用户不必要的操作。</w:t>
      </w:r>
    </w:p>
    <w:p w14:paraId="6AC0C337" w14:textId="77777777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1</w:t>
      </w:r>
    </w:p>
    <w:p w14:paraId="1CDA1342" w14:textId="2F4B6B8B" w:rsidR="00EC736A" w:rsidRDefault="00EC736A" w:rsidP="00EC736A">
      <w:pPr>
        <w:ind w:firstLine="480"/>
        <w:rPr>
          <w:lang w:eastAsia="zh-CN"/>
        </w:rPr>
      </w:pPr>
      <w:r>
        <w:rPr>
          <w:lang w:eastAsia="zh-CN"/>
        </w:rPr>
        <w:t>可以开发一个</w:t>
      </w:r>
      <w:r>
        <w:rPr>
          <w:rFonts w:hint="eastAsia"/>
          <w:lang w:eastAsia="zh-CN"/>
        </w:rPr>
        <w:t>浏览器</w:t>
      </w:r>
      <w:r>
        <w:rPr>
          <w:lang w:eastAsia="zh-CN"/>
        </w:rPr>
        <w:t>插件</w:t>
      </w:r>
      <w:r>
        <w:rPr>
          <w:rFonts w:hint="eastAsia"/>
          <w:lang w:eastAsia="zh-CN"/>
        </w:rPr>
        <w:t>集成</w:t>
      </w:r>
      <w:r>
        <w:rPr>
          <w:lang w:eastAsia="zh-CN"/>
        </w:rPr>
        <w:t>于本系统中，</w:t>
      </w:r>
      <w:r w:rsidR="00450152">
        <w:rPr>
          <w:lang w:eastAsia="zh-CN"/>
        </w:rPr>
        <w:t>登录后，</w:t>
      </w:r>
      <w:r>
        <w:rPr>
          <w:rFonts w:hint="eastAsia"/>
          <w:lang w:eastAsia="zh-CN"/>
        </w:rPr>
        <w:t>可以进行</w:t>
      </w:r>
      <w:r>
        <w:rPr>
          <w:lang w:eastAsia="zh-CN"/>
        </w:rPr>
        <w:t>截图，</w:t>
      </w:r>
      <w:r>
        <w:rPr>
          <w:rFonts w:hint="eastAsia"/>
          <w:lang w:eastAsia="zh-CN"/>
        </w:rPr>
        <w:t>标注</w:t>
      </w:r>
      <w:r>
        <w:rPr>
          <w:lang w:eastAsia="zh-CN"/>
        </w:rPr>
        <w:t>，</w:t>
      </w:r>
      <w:r>
        <w:rPr>
          <w:rFonts w:hint="eastAsia"/>
          <w:lang w:eastAsia="zh-CN"/>
        </w:rPr>
        <w:t>并</w:t>
      </w:r>
      <w:r>
        <w:rPr>
          <w:lang w:eastAsia="zh-CN"/>
        </w:rPr>
        <w:t>直接上传至</w:t>
      </w:r>
      <w:r w:rsidR="00691206">
        <w:rPr>
          <w:lang w:eastAsia="zh-CN"/>
        </w:rPr>
        <w:t>个人用户</w:t>
      </w:r>
      <w:r>
        <w:rPr>
          <w:rFonts w:hint="eastAsia"/>
          <w:lang w:eastAsia="zh-CN"/>
        </w:rPr>
        <w:t>文件夹</w:t>
      </w:r>
      <w:r>
        <w:rPr>
          <w:lang w:eastAsia="zh-CN"/>
        </w:rPr>
        <w:t>中</w:t>
      </w:r>
      <w:r w:rsidR="00E15B9C">
        <w:rPr>
          <w:lang w:eastAsia="zh-CN"/>
        </w:rPr>
        <w:t>。</w:t>
      </w:r>
    </w:p>
    <w:p w14:paraId="6AE897A3" w14:textId="52963550" w:rsidR="00EC736A" w:rsidRDefault="00EC736A" w:rsidP="00EC736A">
      <w:pPr>
        <w:pStyle w:val="a8"/>
        <w:numPr>
          <w:ilvl w:val="0"/>
          <w:numId w:val="41"/>
        </w:numPr>
        <w:ind w:firstLineChars="0"/>
        <w:rPr>
          <w:lang w:eastAsia="zh-CN"/>
        </w:rPr>
      </w:pPr>
      <w:r>
        <w:rPr>
          <w:rFonts w:hint="eastAsia"/>
          <w:lang w:eastAsia="zh-CN"/>
        </w:rPr>
        <w:t>方案</w:t>
      </w:r>
      <w:r>
        <w:rPr>
          <w:lang w:eastAsia="zh-CN"/>
        </w:rPr>
        <w:t>2</w:t>
      </w:r>
    </w:p>
    <w:p w14:paraId="034848EB" w14:textId="519373D3" w:rsidR="00FD0857" w:rsidRDefault="00EC736A" w:rsidP="000D1AE9">
      <w:pPr>
        <w:ind w:left="480" w:firstLineChars="0" w:firstLine="0"/>
        <w:rPr>
          <w:lang w:eastAsia="zh-CN"/>
        </w:rPr>
      </w:pPr>
      <w:r>
        <w:rPr>
          <w:rFonts w:hint="eastAsia"/>
          <w:lang w:eastAsia="zh-CN"/>
        </w:rPr>
        <w:t>现在</w:t>
      </w:r>
      <w:r>
        <w:rPr>
          <w:lang w:eastAsia="zh-CN"/>
        </w:rPr>
        <w:t>移动设备非常流行</w:t>
      </w:r>
      <w:r w:rsidR="00622DBB">
        <w:rPr>
          <w:lang w:eastAsia="zh-CN"/>
        </w:rPr>
        <w:t>，</w:t>
      </w:r>
      <w:r>
        <w:rPr>
          <w:lang w:eastAsia="zh-CN"/>
        </w:rPr>
        <w:t>几乎</w:t>
      </w:r>
      <w:r>
        <w:rPr>
          <w:rFonts w:hint="eastAsia"/>
          <w:lang w:eastAsia="zh-CN"/>
        </w:rPr>
        <w:t>人手</w:t>
      </w:r>
      <w:r>
        <w:rPr>
          <w:lang w:eastAsia="zh-CN"/>
        </w:rPr>
        <w:t>一台，</w:t>
      </w:r>
      <w:r>
        <w:rPr>
          <w:rFonts w:hint="eastAsia"/>
          <w:lang w:eastAsia="zh-CN"/>
        </w:rPr>
        <w:t>可以</w:t>
      </w:r>
      <w:r w:rsidR="007D354A">
        <w:rPr>
          <w:rFonts w:hint="eastAsia"/>
          <w:lang w:eastAsia="zh-CN"/>
        </w:rPr>
        <w:t>在</w:t>
      </w:r>
      <w:r w:rsidR="007D354A">
        <w:rPr>
          <w:lang w:eastAsia="zh-CN"/>
        </w:rPr>
        <w:t xml:space="preserve"> bug </w:t>
      </w:r>
      <w:r w:rsidR="007D354A">
        <w:rPr>
          <w:rFonts w:hint="eastAsia"/>
          <w:lang w:eastAsia="zh-CN"/>
        </w:rPr>
        <w:t>提交</w:t>
      </w:r>
      <w:r w:rsidR="007D354A">
        <w:rPr>
          <w:lang w:eastAsia="zh-CN"/>
        </w:rPr>
        <w:t>页面上附上</w:t>
      </w:r>
      <w:r w:rsidR="00AC21A5">
        <w:rPr>
          <w:lang w:eastAsia="zh-CN"/>
        </w:rPr>
        <w:t>该</w:t>
      </w:r>
      <w:r w:rsidR="007D354A">
        <w:rPr>
          <w:rFonts w:hint="eastAsia"/>
          <w:lang w:eastAsia="zh-CN"/>
        </w:rPr>
        <w:t>bug</w:t>
      </w:r>
      <w:r w:rsidR="007D354A">
        <w:rPr>
          <w:lang w:eastAsia="zh-CN"/>
        </w:rPr>
        <w:t xml:space="preserve"> </w:t>
      </w:r>
      <w:r w:rsidR="007D354A">
        <w:rPr>
          <w:lang w:eastAsia="zh-CN"/>
        </w:rPr>
        <w:t>二维码</w:t>
      </w:r>
      <w:r w:rsidR="007A1A85">
        <w:rPr>
          <w:lang w:eastAsia="zh-CN"/>
        </w:rPr>
        <w:t>。</w:t>
      </w:r>
    </w:p>
    <w:p w14:paraId="0CB8D8DB" w14:textId="2D9E1C84" w:rsidR="00EC736A" w:rsidRDefault="007D354A" w:rsidP="00FD0857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>手机</w:t>
      </w:r>
      <w:r w:rsidR="005B2732">
        <w:rPr>
          <w:rFonts w:hint="eastAsia"/>
          <w:lang w:eastAsia="zh-CN"/>
        </w:rPr>
        <w:t>通过</w:t>
      </w:r>
      <w:r>
        <w:rPr>
          <w:lang w:eastAsia="zh-CN"/>
        </w:rPr>
        <w:t>扫描</w:t>
      </w:r>
      <w:r w:rsidR="005B2732">
        <w:rPr>
          <w:lang w:eastAsia="zh-CN"/>
        </w:rPr>
        <w:t>该</w:t>
      </w:r>
      <w:r>
        <w:rPr>
          <w:lang w:eastAsia="zh-CN"/>
        </w:rPr>
        <w:t>二维码，</w:t>
      </w:r>
      <w:r>
        <w:rPr>
          <w:rFonts w:hint="eastAsia"/>
          <w:lang w:eastAsia="zh-CN"/>
        </w:rPr>
        <w:t>进入</w:t>
      </w:r>
      <w:r>
        <w:rPr>
          <w:lang w:eastAsia="zh-CN"/>
        </w:rPr>
        <w:t>系统的接口，</w:t>
      </w:r>
      <w:r>
        <w:rPr>
          <w:rFonts w:hint="eastAsia"/>
          <w:lang w:eastAsia="zh-CN"/>
        </w:rPr>
        <w:t>登录后</w:t>
      </w:r>
      <w:r>
        <w:rPr>
          <w:lang w:eastAsia="zh-CN"/>
        </w:rPr>
        <w:t>，</w:t>
      </w:r>
      <w:r>
        <w:rPr>
          <w:rFonts w:hint="eastAsia"/>
          <w:lang w:eastAsia="zh-CN"/>
        </w:rPr>
        <w:t>可以</w:t>
      </w:r>
      <w:r w:rsidR="005B2732">
        <w:rPr>
          <w:rFonts w:hint="eastAsia"/>
          <w:lang w:eastAsia="zh-CN"/>
        </w:rPr>
        <w:t>对</w:t>
      </w:r>
      <w:r w:rsidR="005B2732">
        <w:rPr>
          <w:lang w:eastAsia="zh-CN"/>
        </w:rPr>
        <w:t>发现的</w:t>
      </w:r>
      <w:r w:rsidR="005B2732">
        <w:rPr>
          <w:lang w:eastAsia="zh-CN"/>
        </w:rPr>
        <w:t>bug</w:t>
      </w:r>
      <w:r w:rsidR="005B2732">
        <w:rPr>
          <w:lang w:eastAsia="zh-CN"/>
        </w:rPr>
        <w:t>进行拍照</w:t>
      </w:r>
      <w:r w:rsidR="005B2732">
        <w:rPr>
          <w:rFonts w:hint="eastAsia"/>
          <w:lang w:eastAsia="zh-CN"/>
        </w:rPr>
        <w:t>直</w:t>
      </w:r>
      <w:r>
        <w:rPr>
          <w:lang w:eastAsia="zh-CN"/>
        </w:rPr>
        <w:t>传，</w:t>
      </w:r>
      <w:r w:rsidR="005B2732">
        <w:rPr>
          <w:lang w:eastAsia="zh-CN"/>
        </w:rPr>
        <w:t>或者</w:t>
      </w:r>
      <w:r>
        <w:rPr>
          <w:lang w:eastAsia="zh-CN"/>
        </w:rPr>
        <w:t>从本地相册中上传图片</w:t>
      </w:r>
      <w:r w:rsidR="00502185">
        <w:rPr>
          <w:lang w:eastAsia="zh-CN"/>
        </w:rPr>
        <w:t>到</w:t>
      </w:r>
      <w:r w:rsidR="00502185">
        <w:rPr>
          <w:rFonts w:hint="eastAsia"/>
          <w:lang w:eastAsia="zh-CN"/>
        </w:rPr>
        <w:t>该</w:t>
      </w:r>
      <w:r w:rsidR="00502185">
        <w:rPr>
          <w:lang w:eastAsia="zh-CN"/>
        </w:rPr>
        <w:t xml:space="preserve">bug </w:t>
      </w:r>
      <w:r w:rsidR="00502185">
        <w:rPr>
          <w:rFonts w:hint="eastAsia"/>
          <w:lang w:eastAsia="zh-CN"/>
        </w:rPr>
        <w:t>页面</w:t>
      </w:r>
      <w:r w:rsidR="00EA4E36">
        <w:rPr>
          <w:lang w:eastAsia="zh-CN"/>
        </w:rPr>
        <w:t>。</w:t>
      </w:r>
    </w:p>
    <w:p w14:paraId="0281A3E3" w14:textId="6CF6B11C" w:rsidR="00FF2116" w:rsidRDefault="00FF2116" w:rsidP="007D354A">
      <w:pPr>
        <w:ind w:firstLineChars="0" w:firstLine="0"/>
        <w:rPr>
          <w:lang w:eastAsia="zh-CN"/>
        </w:rPr>
      </w:pPr>
      <w:r>
        <w:rPr>
          <w:rFonts w:hint="eastAsia"/>
          <w:lang w:eastAsia="zh-CN"/>
        </w:rPr>
        <w:tab/>
      </w:r>
      <w:r w:rsidR="00176D8D">
        <w:rPr>
          <w:rFonts w:hint="eastAsia"/>
          <w:lang w:eastAsia="zh-CN"/>
        </w:rPr>
        <w:t>经过资料</w:t>
      </w:r>
      <w:r w:rsidR="00176D8D">
        <w:rPr>
          <w:lang w:eastAsia="zh-CN"/>
        </w:rPr>
        <w:t>调查，</w:t>
      </w:r>
      <w:r>
        <w:rPr>
          <w:rFonts w:hint="eastAsia"/>
          <w:lang w:eastAsia="zh-CN"/>
        </w:rPr>
        <w:t>这两</w:t>
      </w:r>
      <w:r>
        <w:rPr>
          <w:lang w:eastAsia="zh-CN"/>
        </w:rPr>
        <w:t>中</w:t>
      </w:r>
      <w:r>
        <w:rPr>
          <w:rFonts w:hint="eastAsia"/>
          <w:lang w:eastAsia="zh-CN"/>
        </w:rPr>
        <w:t>方案</w:t>
      </w:r>
      <w:r>
        <w:rPr>
          <w:lang w:eastAsia="zh-CN"/>
        </w:rPr>
        <w:t>技术技术上都可行。</w:t>
      </w:r>
    </w:p>
    <w:p w14:paraId="2EDB8587" w14:textId="77777777" w:rsidR="00583D34" w:rsidRDefault="00583D34" w:rsidP="00BD57E6">
      <w:pPr>
        <w:ind w:firstLineChars="0" w:firstLine="0"/>
        <w:rPr>
          <w:lang w:eastAsia="zh-CN"/>
        </w:rPr>
      </w:pPr>
    </w:p>
    <w:p w14:paraId="56E0BE90" w14:textId="3D45106B" w:rsidR="008158ED" w:rsidRDefault="00363693" w:rsidP="00363693">
      <w:pPr>
        <w:pStyle w:val="10"/>
        <w:ind w:firstLineChars="0" w:firstLine="0"/>
      </w:pPr>
      <w:r>
        <w:rPr>
          <w:rFonts w:hint="eastAsia"/>
        </w:rPr>
        <w:t>致谢</w:t>
      </w:r>
    </w:p>
    <w:p w14:paraId="1D939EA2" w14:textId="33F959D6" w:rsidR="00363693" w:rsidRDefault="00363693" w:rsidP="00363693">
      <w:pPr>
        <w:ind w:firstLine="480"/>
        <w:rPr>
          <w:lang w:eastAsia="zh-CN"/>
        </w:rPr>
      </w:pPr>
      <w:r>
        <w:rPr>
          <w:rFonts w:hint="eastAsia"/>
          <w:lang w:eastAsia="zh-CN"/>
        </w:rPr>
        <w:t>经过</w:t>
      </w:r>
      <w:r>
        <w:rPr>
          <w:lang w:eastAsia="zh-CN"/>
        </w:rPr>
        <w:t xml:space="preserve">3 </w:t>
      </w:r>
      <w:r>
        <w:rPr>
          <w:rFonts w:hint="eastAsia"/>
          <w:lang w:eastAsia="zh-CN"/>
        </w:rPr>
        <w:t>个</w:t>
      </w:r>
      <w:r>
        <w:rPr>
          <w:lang w:eastAsia="zh-CN"/>
        </w:rPr>
        <w:t>多月的毕业设计</w:t>
      </w:r>
      <w:r>
        <w:rPr>
          <w:rFonts w:hint="eastAsia"/>
          <w:lang w:eastAsia="zh-CN"/>
        </w:rPr>
        <w:t>终于就要结束</w:t>
      </w:r>
      <w:r>
        <w:rPr>
          <w:lang w:eastAsia="zh-CN"/>
        </w:rPr>
        <w:t>了，</w:t>
      </w:r>
      <w:r>
        <w:rPr>
          <w:rFonts w:hint="eastAsia"/>
          <w:lang w:eastAsia="zh-CN"/>
        </w:rPr>
        <w:t>经过</w:t>
      </w:r>
      <w:r w:rsidR="007D1C4F">
        <w:rPr>
          <w:rFonts w:hint="eastAsia"/>
          <w:lang w:eastAsia="zh-CN"/>
        </w:rPr>
        <w:t>这段时间</w:t>
      </w:r>
      <w:r w:rsidR="007D1C4F">
        <w:rPr>
          <w:lang w:eastAsia="zh-CN"/>
        </w:rPr>
        <w:t>学习，</w:t>
      </w:r>
      <w:r w:rsidR="007D1C4F">
        <w:rPr>
          <w:rFonts w:hint="eastAsia"/>
          <w:lang w:eastAsia="zh-CN"/>
        </w:rPr>
        <w:t>分析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设计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实现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最终基本</w:t>
      </w:r>
      <w:r w:rsidR="007D1C4F">
        <w:rPr>
          <w:lang w:eastAsia="zh-CN"/>
        </w:rPr>
        <w:t>实现了</w:t>
      </w:r>
      <w:r w:rsidR="007D1C4F">
        <w:rPr>
          <w:rFonts w:hint="eastAsia"/>
          <w:lang w:eastAsia="zh-CN"/>
        </w:rPr>
        <w:t>预期</w:t>
      </w:r>
      <w:r w:rsidR="007D1C4F">
        <w:rPr>
          <w:lang w:eastAsia="zh-CN"/>
        </w:rPr>
        <w:t>的</w:t>
      </w:r>
      <w:r w:rsidR="007D1C4F">
        <w:rPr>
          <w:rFonts w:hint="eastAsia"/>
          <w:lang w:eastAsia="zh-CN"/>
        </w:rPr>
        <w:t>功能</w:t>
      </w:r>
      <w:r w:rsidR="007D1C4F">
        <w:rPr>
          <w:lang w:eastAsia="zh-CN"/>
        </w:rPr>
        <w:t>。</w:t>
      </w:r>
      <w:r w:rsidR="007D1C4F">
        <w:rPr>
          <w:rFonts w:hint="eastAsia"/>
          <w:lang w:eastAsia="zh-CN"/>
        </w:rPr>
        <w:t>在这里</w:t>
      </w:r>
      <w:r w:rsidR="007D1C4F">
        <w:rPr>
          <w:lang w:eastAsia="zh-CN"/>
        </w:rPr>
        <w:t>，</w:t>
      </w:r>
      <w:r w:rsidR="007D1C4F">
        <w:rPr>
          <w:rFonts w:hint="eastAsia"/>
          <w:lang w:eastAsia="zh-CN"/>
        </w:rPr>
        <w:t>要</w:t>
      </w:r>
      <w:r w:rsidR="007D1C4F">
        <w:rPr>
          <w:lang w:eastAsia="zh-CN"/>
        </w:rPr>
        <w:t>感谢</w:t>
      </w:r>
      <w:r w:rsidR="007D1C4F">
        <w:rPr>
          <w:rFonts w:hint="eastAsia"/>
          <w:lang w:eastAsia="zh-CN"/>
        </w:rPr>
        <w:t>陈义</w:t>
      </w:r>
      <w:r w:rsidR="007D1C4F">
        <w:rPr>
          <w:lang w:eastAsia="zh-CN"/>
        </w:rPr>
        <w:t>老师对我提供的</w:t>
      </w:r>
      <w:r w:rsidR="007D1C4F">
        <w:rPr>
          <w:rFonts w:hint="eastAsia"/>
          <w:lang w:eastAsia="zh-CN"/>
        </w:rPr>
        <w:t>耐心指导</w:t>
      </w:r>
      <w:r w:rsidR="007D1C4F">
        <w:rPr>
          <w:lang w:eastAsia="zh-CN"/>
        </w:rPr>
        <w:t>、及时的帮助，</w:t>
      </w:r>
      <w:r w:rsidR="007D1C4F">
        <w:rPr>
          <w:rFonts w:hint="eastAsia"/>
          <w:lang w:eastAsia="zh-CN"/>
        </w:rPr>
        <w:t>让我</w:t>
      </w:r>
      <w:r w:rsidR="007D1C4F">
        <w:rPr>
          <w:lang w:eastAsia="zh-CN"/>
        </w:rPr>
        <w:t>能够顺利完成毕业设计。</w:t>
      </w:r>
    </w:p>
    <w:p w14:paraId="531DA1F4" w14:textId="4C91F3C4" w:rsidR="00F02EE6" w:rsidRDefault="00F02EE6" w:rsidP="00363693">
      <w:pPr>
        <w:ind w:firstLine="480"/>
        <w:rPr>
          <w:lang w:eastAsia="zh-CN"/>
        </w:rPr>
      </w:pPr>
      <w:r>
        <w:rPr>
          <w:lang w:eastAsia="zh-CN"/>
        </w:rPr>
        <w:t>大</w:t>
      </w:r>
      <w:r>
        <w:rPr>
          <w:rFonts w:hint="eastAsia"/>
          <w:lang w:eastAsia="zh-CN"/>
        </w:rPr>
        <w:t>学四年</w:t>
      </w:r>
      <w:r>
        <w:rPr>
          <w:lang w:eastAsia="zh-CN"/>
        </w:rPr>
        <w:t>的生活就要结束了，</w:t>
      </w:r>
      <w:r>
        <w:rPr>
          <w:rFonts w:hint="eastAsia"/>
          <w:lang w:eastAsia="zh-CN"/>
        </w:rPr>
        <w:t>在这个</w:t>
      </w:r>
      <w:r>
        <w:rPr>
          <w:lang w:eastAsia="zh-CN"/>
        </w:rPr>
        <w:t>自由的地方，</w:t>
      </w:r>
      <w:r>
        <w:rPr>
          <w:rFonts w:hint="eastAsia"/>
          <w:lang w:eastAsia="zh-CN"/>
        </w:rPr>
        <w:t>不仅学到</w:t>
      </w:r>
      <w:r>
        <w:rPr>
          <w:lang w:eastAsia="zh-CN"/>
        </w:rPr>
        <w:t>了</w:t>
      </w:r>
      <w:r>
        <w:rPr>
          <w:rFonts w:hint="eastAsia"/>
          <w:lang w:eastAsia="zh-CN"/>
        </w:rPr>
        <w:t>很多</w:t>
      </w:r>
      <w:r>
        <w:rPr>
          <w:lang w:eastAsia="zh-CN"/>
        </w:rPr>
        <w:t>专业</w:t>
      </w:r>
      <w:r>
        <w:rPr>
          <w:rFonts w:hint="eastAsia"/>
          <w:lang w:eastAsia="zh-CN"/>
        </w:rPr>
        <w:t>知识</w:t>
      </w:r>
      <w:r>
        <w:rPr>
          <w:lang w:eastAsia="zh-CN"/>
        </w:rPr>
        <w:t>，锻炼了独立思考，</w:t>
      </w:r>
      <w:r>
        <w:rPr>
          <w:rFonts w:hint="eastAsia"/>
          <w:lang w:eastAsia="zh-CN"/>
        </w:rPr>
        <w:t>解决</w:t>
      </w:r>
      <w:r>
        <w:rPr>
          <w:lang w:eastAsia="zh-CN"/>
        </w:rPr>
        <w:t>问题的能力，</w:t>
      </w:r>
      <w:r w:rsidR="00D17B3A">
        <w:rPr>
          <w:rFonts w:hint="eastAsia"/>
          <w:lang w:eastAsia="zh-CN"/>
        </w:rPr>
        <w:t>也明白</w:t>
      </w:r>
      <w:r w:rsidR="00D17B3A">
        <w:rPr>
          <w:lang w:eastAsia="zh-CN"/>
        </w:rPr>
        <w:t>了团队</w:t>
      </w:r>
      <w:r w:rsidR="00D17B3A">
        <w:rPr>
          <w:rFonts w:hint="eastAsia"/>
          <w:lang w:eastAsia="zh-CN"/>
        </w:rPr>
        <w:t>合作</w:t>
      </w:r>
      <w:r w:rsidR="00D17B3A">
        <w:rPr>
          <w:lang w:eastAsia="zh-CN"/>
        </w:rPr>
        <w:t>的重要性，</w:t>
      </w:r>
      <w:r w:rsidR="00D17B3A">
        <w:rPr>
          <w:rFonts w:hint="eastAsia"/>
          <w:lang w:eastAsia="zh-CN"/>
        </w:rPr>
        <w:t>更重要的</w:t>
      </w:r>
      <w:r w:rsidR="00D17B3A">
        <w:rPr>
          <w:lang w:eastAsia="zh-CN"/>
        </w:rPr>
        <w:t>是，</w:t>
      </w:r>
      <w:r w:rsidR="00D17B3A">
        <w:rPr>
          <w:rFonts w:hint="eastAsia"/>
          <w:lang w:eastAsia="zh-CN"/>
        </w:rPr>
        <w:t>我在</w:t>
      </w:r>
      <w:r w:rsidR="00D17B3A">
        <w:rPr>
          <w:lang w:eastAsia="zh-CN"/>
        </w:rPr>
        <w:t>大学里面找到了自己</w:t>
      </w:r>
      <w:r w:rsidR="00D17B3A">
        <w:rPr>
          <w:rFonts w:hint="eastAsia"/>
          <w:lang w:eastAsia="zh-CN"/>
        </w:rPr>
        <w:t>喜欢</w:t>
      </w:r>
      <w:r w:rsidR="00D17B3A">
        <w:rPr>
          <w:lang w:eastAsia="zh-CN"/>
        </w:rPr>
        <w:t>做的事情。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大学</w:t>
      </w:r>
      <w:r w:rsidR="00D17B3A">
        <w:rPr>
          <w:rFonts w:hint="eastAsia"/>
          <w:lang w:eastAsia="zh-CN"/>
        </w:rPr>
        <w:t>的</w:t>
      </w:r>
      <w:r w:rsidR="00D17B3A">
        <w:rPr>
          <w:lang w:eastAsia="zh-CN"/>
        </w:rPr>
        <w:t>这段</w:t>
      </w:r>
      <w:r w:rsidR="00D17B3A">
        <w:rPr>
          <w:rFonts w:hint="eastAsia"/>
          <w:lang w:eastAsia="zh-CN"/>
        </w:rPr>
        <w:t>时光</w:t>
      </w:r>
      <w:r w:rsidR="00D17B3A">
        <w:rPr>
          <w:lang w:eastAsia="zh-CN"/>
        </w:rPr>
        <w:t>，感谢学校为</w:t>
      </w:r>
      <w:r w:rsidR="00D17B3A">
        <w:rPr>
          <w:rFonts w:hint="eastAsia"/>
          <w:lang w:eastAsia="zh-CN"/>
        </w:rPr>
        <w:t>我们</w:t>
      </w:r>
      <w:r w:rsidR="00D17B3A">
        <w:rPr>
          <w:lang w:eastAsia="zh-CN"/>
        </w:rPr>
        <w:t>提供的学习环境和学习</w:t>
      </w:r>
      <w:r w:rsidR="00D17B3A">
        <w:rPr>
          <w:rFonts w:hint="eastAsia"/>
          <w:lang w:eastAsia="zh-CN"/>
        </w:rPr>
        <w:t>资源</w:t>
      </w:r>
      <w:r w:rsidR="00D17B3A">
        <w:rPr>
          <w:lang w:eastAsia="zh-CN"/>
        </w:rPr>
        <w:t>，</w:t>
      </w:r>
      <w:r w:rsidR="00D17B3A">
        <w:rPr>
          <w:rFonts w:hint="eastAsia"/>
          <w:lang w:eastAsia="zh-CN"/>
        </w:rPr>
        <w:t>感谢</w:t>
      </w:r>
      <w:r w:rsidR="00D17B3A">
        <w:rPr>
          <w:lang w:eastAsia="zh-CN"/>
        </w:rPr>
        <w:t>每一位</w:t>
      </w:r>
      <w:r w:rsidR="00D17B3A">
        <w:rPr>
          <w:rFonts w:hint="eastAsia"/>
          <w:lang w:eastAsia="zh-CN"/>
        </w:rPr>
        <w:t>老师</w:t>
      </w:r>
      <w:r w:rsidR="00D17B3A">
        <w:rPr>
          <w:lang w:eastAsia="zh-CN"/>
        </w:rPr>
        <w:t>的耐心</w:t>
      </w:r>
      <w:r w:rsidR="00D17B3A">
        <w:rPr>
          <w:rFonts w:hint="eastAsia"/>
          <w:lang w:eastAsia="zh-CN"/>
        </w:rPr>
        <w:t>教导</w:t>
      </w:r>
      <w:r w:rsidR="00D17B3A">
        <w:rPr>
          <w:lang w:eastAsia="zh-CN"/>
        </w:rPr>
        <w:t>，让我</w:t>
      </w:r>
      <w:r w:rsidR="00D17B3A">
        <w:rPr>
          <w:rFonts w:hint="eastAsia"/>
          <w:lang w:eastAsia="zh-CN"/>
        </w:rPr>
        <w:t>成</w:t>
      </w:r>
      <w:r w:rsidR="00D17B3A">
        <w:rPr>
          <w:lang w:eastAsia="zh-CN"/>
        </w:rPr>
        <w:t>为一</w:t>
      </w:r>
      <w:r w:rsidR="00D17B3A">
        <w:rPr>
          <w:rFonts w:hint="eastAsia"/>
          <w:lang w:eastAsia="zh-CN"/>
        </w:rPr>
        <w:t>名合格</w:t>
      </w:r>
      <w:r w:rsidR="00D17B3A">
        <w:rPr>
          <w:lang w:eastAsia="zh-CN"/>
        </w:rPr>
        <w:t>的学生。</w:t>
      </w:r>
    </w:p>
    <w:sectPr w:rsidR="00F02EE6" w:rsidSect="001564D1">
      <w:pgSz w:w="11900" w:h="16840"/>
      <w:pgMar w:top="1418" w:right="1134" w:bottom="1418" w:left="158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4118BA" w14:textId="77777777" w:rsidR="004B3C85" w:rsidRDefault="004B3C85">
      <w:pPr>
        <w:spacing w:line="240" w:lineRule="auto"/>
        <w:ind w:firstLine="480"/>
      </w:pPr>
      <w:r>
        <w:separator/>
      </w:r>
    </w:p>
  </w:endnote>
  <w:endnote w:type="continuationSeparator" w:id="0">
    <w:p w14:paraId="233909EF" w14:textId="77777777" w:rsidR="004B3C85" w:rsidRDefault="004B3C85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SimHei">
    <w:panose1 w:val="02010609060101010101"/>
    <w:charset w:val="88"/>
    <w:family w:val="auto"/>
    <w:pitch w:val="variable"/>
    <w:sig w:usb0="800002BF" w:usb1="38CF7CFA" w:usb2="00000016" w:usb3="00000000" w:csb0="001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66EA373" w14:textId="77777777" w:rsidR="004B3C85" w:rsidRDefault="004B3C85">
      <w:pPr>
        <w:spacing w:line="240" w:lineRule="auto"/>
        <w:ind w:firstLine="480"/>
      </w:pPr>
      <w:r>
        <w:separator/>
      </w:r>
    </w:p>
  </w:footnote>
  <w:footnote w:type="continuationSeparator" w:id="0">
    <w:p w14:paraId="3E15A3C0" w14:textId="77777777" w:rsidR="004B3C85" w:rsidRDefault="004B3C85">
      <w:pPr>
        <w:spacing w:line="24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11B5B"/>
    <w:multiLevelType w:val="hybridMultilevel"/>
    <w:tmpl w:val="A79ECCD8"/>
    <w:lvl w:ilvl="0" w:tplc="8FB476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3D66587"/>
    <w:multiLevelType w:val="hybridMultilevel"/>
    <w:tmpl w:val="6E6461E0"/>
    <w:lvl w:ilvl="0" w:tplc="8E62DFC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04864914"/>
    <w:multiLevelType w:val="multilevel"/>
    <w:tmpl w:val="82A0C6DC"/>
    <w:lvl w:ilvl="0">
      <w:start w:val="1"/>
      <w:numFmt w:val="decimal"/>
      <w:lvlText w:val="%1."/>
      <w:lvlJc w:val="left"/>
      <w:pPr>
        <w:ind w:left="960" w:hanging="480"/>
      </w:pPr>
      <w:rPr>
        <w:rFonts w:hint="eastAsia"/>
      </w:rPr>
    </w:lvl>
    <w:lvl w:ilvl="1">
      <w:start w:val="2"/>
      <w:numFmt w:val="decimal"/>
      <w:isLgl/>
      <w:lvlText w:val="%1.%2."/>
      <w:lvlJc w:val="left"/>
      <w:pPr>
        <w:ind w:left="1020" w:hanging="540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3">
    <w:nsid w:val="0A685CF4"/>
    <w:multiLevelType w:val="hybridMultilevel"/>
    <w:tmpl w:val="792C11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0C665925"/>
    <w:multiLevelType w:val="hybridMultilevel"/>
    <w:tmpl w:val="704C6DC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0CE26280"/>
    <w:multiLevelType w:val="hybridMultilevel"/>
    <w:tmpl w:val="D00AB0F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0CFA07BB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10F65111"/>
    <w:multiLevelType w:val="hybridMultilevel"/>
    <w:tmpl w:val="B6B6EB1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11290CAA"/>
    <w:multiLevelType w:val="hybridMultilevel"/>
    <w:tmpl w:val="56E87756"/>
    <w:lvl w:ilvl="0" w:tplc="221834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9">
    <w:nsid w:val="15326256"/>
    <w:multiLevelType w:val="hybridMultilevel"/>
    <w:tmpl w:val="F2345DD4"/>
    <w:lvl w:ilvl="0" w:tplc="BDF27CF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1DD502A"/>
    <w:multiLevelType w:val="hybridMultilevel"/>
    <w:tmpl w:val="3926D5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1">
    <w:nsid w:val="26A410D8"/>
    <w:multiLevelType w:val="hybridMultilevel"/>
    <w:tmpl w:val="9EE2DF8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2">
    <w:nsid w:val="286906AC"/>
    <w:multiLevelType w:val="hybridMultilevel"/>
    <w:tmpl w:val="B15A49C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3">
    <w:nsid w:val="2F54688A"/>
    <w:multiLevelType w:val="hybridMultilevel"/>
    <w:tmpl w:val="95FEAFF0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4">
    <w:nsid w:val="2F702819"/>
    <w:multiLevelType w:val="hybridMultilevel"/>
    <w:tmpl w:val="EF9CED0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>
    <w:nsid w:val="2F7F49F8"/>
    <w:multiLevelType w:val="hybridMultilevel"/>
    <w:tmpl w:val="0016CE9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6">
    <w:nsid w:val="3012566A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>
    <w:nsid w:val="33E81138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8">
    <w:nsid w:val="35693226"/>
    <w:multiLevelType w:val="hybridMultilevel"/>
    <w:tmpl w:val="2138DFA6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9">
    <w:nsid w:val="36AD53D8"/>
    <w:multiLevelType w:val="hybridMultilevel"/>
    <w:tmpl w:val="A002F04E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0">
    <w:nsid w:val="39BE670A"/>
    <w:multiLevelType w:val="hybridMultilevel"/>
    <w:tmpl w:val="81285312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1">
    <w:nsid w:val="3D99575F"/>
    <w:multiLevelType w:val="hybridMultilevel"/>
    <w:tmpl w:val="A6EC3FF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2">
    <w:nsid w:val="3EA3455F"/>
    <w:multiLevelType w:val="hybridMultilevel"/>
    <w:tmpl w:val="CF0ED94C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3">
    <w:nsid w:val="3ECC629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4">
    <w:nsid w:val="40D61577"/>
    <w:multiLevelType w:val="hybridMultilevel"/>
    <w:tmpl w:val="337A286E"/>
    <w:lvl w:ilvl="0" w:tplc="4E5EECBC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45371CA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6">
    <w:nsid w:val="46F32A55"/>
    <w:multiLevelType w:val="hybridMultilevel"/>
    <w:tmpl w:val="7402DDA2"/>
    <w:lvl w:ilvl="0" w:tplc="8AA66E9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>
    <w:nsid w:val="49CA1754"/>
    <w:multiLevelType w:val="hybridMultilevel"/>
    <w:tmpl w:val="A52AC8FC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8">
    <w:nsid w:val="4C44009C"/>
    <w:multiLevelType w:val="hybridMultilevel"/>
    <w:tmpl w:val="4DCE2584"/>
    <w:lvl w:ilvl="0" w:tplc="A63E0B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9">
    <w:nsid w:val="4F460167"/>
    <w:multiLevelType w:val="hybridMultilevel"/>
    <w:tmpl w:val="E0F83878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>
    <w:nsid w:val="537628C2"/>
    <w:multiLevelType w:val="hybridMultilevel"/>
    <w:tmpl w:val="B49A0504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>
    <w:nsid w:val="58383331"/>
    <w:multiLevelType w:val="hybridMultilevel"/>
    <w:tmpl w:val="882A52F4"/>
    <w:lvl w:ilvl="0" w:tplc="886AE12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>
    <w:nsid w:val="5AB928A4"/>
    <w:multiLevelType w:val="hybridMultilevel"/>
    <w:tmpl w:val="F118E07A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3">
    <w:nsid w:val="5C434E6A"/>
    <w:multiLevelType w:val="hybridMultilevel"/>
    <w:tmpl w:val="EACA0AC4"/>
    <w:lvl w:ilvl="0" w:tplc="0409000B">
      <w:start w:val="1"/>
      <w:numFmt w:val="bullet"/>
      <w:lvlText w:val=""/>
      <w:lvlJc w:val="left"/>
      <w:pPr>
        <w:ind w:left="951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1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1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1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1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1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1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1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1" w:hanging="480"/>
      </w:pPr>
      <w:rPr>
        <w:rFonts w:ascii="Wingdings" w:hAnsi="Wingdings" w:hint="default"/>
      </w:rPr>
    </w:lvl>
  </w:abstractNum>
  <w:abstractNum w:abstractNumId="34">
    <w:nsid w:val="61956D20"/>
    <w:multiLevelType w:val="hybridMultilevel"/>
    <w:tmpl w:val="85B288F2"/>
    <w:lvl w:ilvl="0" w:tplc="4A8C4A7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5">
    <w:nsid w:val="67A3339E"/>
    <w:multiLevelType w:val="hybridMultilevel"/>
    <w:tmpl w:val="3496BD5C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6">
    <w:nsid w:val="6A191179"/>
    <w:multiLevelType w:val="hybridMultilevel"/>
    <w:tmpl w:val="2706665E"/>
    <w:lvl w:ilvl="0" w:tplc="FB92DC8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7">
    <w:nsid w:val="79405A4A"/>
    <w:multiLevelType w:val="hybridMultilevel"/>
    <w:tmpl w:val="263074CA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8">
    <w:nsid w:val="7C9709C7"/>
    <w:multiLevelType w:val="hybridMultilevel"/>
    <w:tmpl w:val="506E13A8"/>
    <w:lvl w:ilvl="0" w:tplc="7BA4C36A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9">
    <w:nsid w:val="7CAF23C9"/>
    <w:multiLevelType w:val="hybridMultilevel"/>
    <w:tmpl w:val="10142BCE"/>
    <w:lvl w:ilvl="0" w:tplc="BBD6AA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0">
    <w:nsid w:val="7E526F81"/>
    <w:multiLevelType w:val="hybridMultilevel"/>
    <w:tmpl w:val="9C141898"/>
    <w:lvl w:ilvl="0" w:tplc="24FAEF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24"/>
  </w:num>
  <w:num w:numId="2">
    <w:abstractNumId w:val="25"/>
  </w:num>
  <w:num w:numId="3">
    <w:abstractNumId w:val="2"/>
  </w:num>
  <w:num w:numId="4">
    <w:abstractNumId w:val="18"/>
  </w:num>
  <w:num w:numId="5">
    <w:abstractNumId w:val="5"/>
  </w:num>
  <w:num w:numId="6">
    <w:abstractNumId w:val="3"/>
  </w:num>
  <w:num w:numId="7">
    <w:abstractNumId w:val="11"/>
  </w:num>
  <w:num w:numId="8">
    <w:abstractNumId w:val="33"/>
  </w:num>
  <w:num w:numId="9">
    <w:abstractNumId w:val="37"/>
  </w:num>
  <w:num w:numId="10">
    <w:abstractNumId w:val="19"/>
  </w:num>
  <w:num w:numId="11">
    <w:abstractNumId w:val="10"/>
  </w:num>
  <w:num w:numId="12">
    <w:abstractNumId w:val="29"/>
  </w:num>
  <w:num w:numId="13">
    <w:abstractNumId w:val="12"/>
  </w:num>
  <w:num w:numId="14">
    <w:abstractNumId w:val="4"/>
  </w:num>
  <w:num w:numId="15">
    <w:abstractNumId w:val="20"/>
  </w:num>
  <w:num w:numId="16">
    <w:abstractNumId w:val="15"/>
  </w:num>
  <w:num w:numId="17">
    <w:abstractNumId w:val="7"/>
  </w:num>
  <w:num w:numId="18">
    <w:abstractNumId w:val="13"/>
  </w:num>
  <w:num w:numId="19">
    <w:abstractNumId w:val="14"/>
  </w:num>
  <w:num w:numId="20">
    <w:abstractNumId w:val="21"/>
  </w:num>
  <w:num w:numId="21">
    <w:abstractNumId w:val="39"/>
  </w:num>
  <w:num w:numId="22">
    <w:abstractNumId w:val="34"/>
  </w:num>
  <w:num w:numId="23">
    <w:abstractNumId w:val="1"/>
  </w:num>
  <w:num w:numId="24">
    <w:abstractNumId w:val="8"/>
  </w:num>
  <w:num w:numId="25">
    <w:abstractNumId w:val="9"/>
  </w:num>
  <w:num w:numId="26">
    <w:abstractNumId w:val="40"/>
  </w:num>
  <w:num w:numId="27">
    <w:abstractNumId w:val="26"/>
  </w:num>
  <w:num w:numId="28">
    <w:abstractNumId w:val="6"/>
  </w:num>
  <w:num w:numId="29">
    <w:abstractNumId w:val="0"/>
  </w:num>
  <w:num w:numId="30">
    <w:abstractNumId w:val="38"/>
  </w:num>
  <w:num w:numId="31">
    <w:abstractNumId w:val="35"/>
  </w:num>
  <w:num w:numId="32">
    <w:abstractNumId w:val="17"/>
  </w:num>
  <w:num w:numId="33">
    <w:abstractNumId w:val="28"/>
  </w:num>
  <w:num w:numId="34">
    <w:abstractNumId w:val="16"/>
  </w:num>
  <w:num w:numId="35">
    <w:abstractNumId w:val="31"/>
  </w:num>
  <w:num w:numId="36">
    <w:abstractNumId w:val="23"/>
  </w:num>
  <w:num w:numId="37">
    <w:abstractNumId w:val="27"/>
  </w:num>
  <w:num w:numId="38">
    <w:abstractNumId w:val="32"/>
  </w:num>
  <w:num w:numId="39">
    <w:abstractNumId w:val="36"/>
  </w:num>
  <w:num w:numId="40">
    <w:abstractNumId w:val="30"/>
  </w:num>
  <w:num w:numId="41">
    <w:abstractNumId w:val="22"/>
  </w:num>
  <w:numIdMacAtCleanup w:val="26"/>
</w:numbering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trackRevision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516"/>
    <w:rsid w:val="00000287"/>
    <w:rsid w:val="00001A14"/>
    <w:rsid w:val="000035DF"/>
    <w:rsid w:val="00007127"/>
    <w:rsid w:val="000108E7"/>
    <w:rsid w:val="0001447D"/>
    <w:rsid w:val="000162F8"/>
    <w:rsid w:val="000176A2"/>
    <w:rsid w:val="00020834"/>
    <w:rsid w:val="000221EB"/>
    <w:rsid w:val="000224AD"/>
    <w:rsid w:val="00024964"/>
    <w:rsid w:val="000256CB"/>
    <w:rsid w:val="00027F47"/>
    <w:rsid w:val="00027FB0"/>
    <w:rsid w:val="00031F7F"/>
    <w:rsid w:val="0003326F"/>
    <w:rsid w:val="00033C11"/>
    <w:rsid w:val="000359EB"/>
    <w:rsid w:val="00036E71"/>
    <w:rsid w:val="00040BD5"/>
    <w:rsid w:val="00041241"/>
    <w:rsid w:val="00047115"/>
    <w:rsid w:val="00051061"/>
    <w:rsid w:val="000546BB"/>
    <w:rsid w:val="00056ED1"/>
    <w:rsid w:val="00060608"/>
    <w:rsid w:val="000645D9"/>
    <w:rsid w:val="000674C2"/>
    <w:rsid w:val="00070101"/>
    <w:rsid w:val="00070230"/>
    <w:rsid w:val="000711C0"/>
    <w:rsid w:val="000730D1"/>
    <w:rsid w:val="000746A8"/>
    <w:rsid w:val="00074D0E"/>
    <w:rsid w:val="00075255"/>
    <w:rsid w:val="000846B2"/>
    <w:rsid w:val="000847D1"/>
    <w:rsid w:val="00090579"/>
    <w:rsid w:val="000911C3"/>
    <w:rsid w:val="000A0696"/>
    <w:rsid w:val="000A371A"/>
    <w:rsid w:val="000A48FD"/>
    <w:rsid w:val="000A60E0"/>
    <w:rsid w:val="000A6EB6"/>
    <w:rsid w:val="000A76FC"/>
    <w:rsid w:val="000B03D2"/>
    <w:rsid w:val="000B0B4F"/>
    <w:rsid w:val="000B2B4C"/>
    <w:rsid w:val="000B2E08"/>
    <w:rsid w:val="000B33E0"/>
    <w:rsid w:val="000B4FD9"/>
    <w:rsid w:val="000B5E94"/>
    <w:rsid w:val="000C1438"/>
    <w:rsid w:val="000C19F7"/>
    <w:rsid w:val="000C631C"/>
    <w:rsid w:val="000C7037"/>
    <w:rsid w:val="000D1AE9"/>
    <w:rsid w:val="000D1CD9"/>
    <w:rsid w:val="000D225F"/>
    <w:rsid w:val="000D36A6"/>
    <w:rsid w:val="000D42A6"/>
    <w:rsid w:val="000D4666"/>
    <w:rsid w:val="000D6846"/>
    <w:rsid w:val="000D68A9"/>
    <w:rsid w:val="000E02D5"/>
    <w:rsid w:val="000E2F83"/>
    <w:rsid w:val="000E3BD1"/>
    <w:rsid w:val="000E3D07"/>
    <w:rsid w:val="000E51C9"/>
    <w:rsid w:val="000F2FEF"/>
    <w:rsid w:val="000F5AEB"/>
    <w:rsid w:val="000F740F"/>
    <w:rsid w:val="00101495"/>
    <w:rsid w:val="00102736"/>
    <w:rsid w:val="001055CD"/>
    <w:rsid w:val="0010620F"/>
    <w:rsid w:val="001072A3"/>
    <w:rsid w:val="001074E9"/>
    <w:rsid w:val="00111182"/>
    <w:rsid w:val="001126CB"/>
    <w:rsid w:val="001131C7"/>
    <w:rsid w:val="00114028"/>
    <w:rsid w:val="001243E7"/>
    <w:rsid w:val="00130734"/>
    <w:rsid w:val="001316E2"/>
    <w:rsid w:val="0013237D"/>
    <w:rsid w:val="001332EA"/>
    <w:rsid w:val="00133519"/>
    <w:rsid w:val="00133B5D"/>
    <w:rsid w:val="00135A0F"/>
    <w:rsid w:val="001400E0"/>
    <w:rsid w:val="00140D8C"/>
    <w:rsid w:val="001421E9"/>
    <w:rsid w:val="00142780"/>
    <w:rsid w:val="00143F77"/>
    <w:rsid w:val="00145B3D"/>
    <w:rsid w:val="00151A18"/>
    <w:rsid w:val="00151A45"/>
    <w:rsid w:val="00151FE4"/>
    <w:rsid w:val="0015316D"/>
    <w:rsid w:val="00153C95"/>
    <w:rsid w:val="00154151"/>
    <w:rsid w:val="00155399"/>
    <w:rsid w:val="001564D1"/>
    <w:rsid w:val="0016000C"/>
    <w:rsid w:val="00160F58"/>
    <w:rsid w:val="00161C09"/>
    <w:rsid w:val="001622DB"/>
    <w:rsid w:val="00163B4A"/>
    <w:rsid w:val="00163BE1"/>
    <w:rsid w:val="00164458"/>
    <w:rsid w:val="00164915"/>
    <w:rsid w:val="00164BD7"/>
    <w:rsid w:val="00165299"/>
    <w:rsid w:val="001657BD"/>
    <w:rsid w:val="00174900"/>
    <w:rsid w:val="00174A8D"/>
    <w:rsid w:val="00176D8D"/>
    <w:rsid w:val="001811B9"/>
    <w:rsid w:val="00181EFF"/>
    <w:rsid w:val="001914C9"/>
    <w:rsid w:val="0019516C"/>
    <w:rsid w:val="001958B6"/>
    <w:rsid w:val="001A0392"/>
    <w:rsid w:val="001A3B6E"/>
    <w:rsid w:val="001A60CD"/>
    <w:rsid w:val="001B016B"/>
    <w:rsid w:val="001B1898"/>
    <w:rsid w:val="001B3470"/>
    <w:rsid w:val="001B3D80"/>
    <w:rsid w:val="001B5328"/>
    <w:rsid w:val="001B5E4B"/>
    <w:rsid w:val="001B78C4"/>
    <w:rsid w:val="001C13E3"/>
    <w:rsid w:val="001C1DA6"/>
    <w:rsid w:val="001C3FA2"/>
    <w:rsid w:val="001C44D6"/>
    <w:rsid w:val="001C471D"/>
    <w:rsid w:val="001C72D2"/>
    <w:rsid w:val="001C7FDD"/>
    <w:rsid w:val="001D1584"/>
    <w:rsid w:val="001D170C"/>
    <w:rsid w:val="001D1E4F"/>
    <w:rsid w:val="001D2908"/>
    <w:rsid w:val="001D30E3"/>
    <w:rsid w:val="001D3443"/>
    <w:rsid w:val="001D5670"/>
    <w:rsid w:val="001D56FD"/>
    <w:rsid w:val="001D74D9"/>
    <w:rsid w:val="001E0C78"/>
    <w:rsid w:val="001E1EC1"/>
    <w:rsid w:val="001E6F4B"/>
    <w:rsid w:val="001E6FE7"/>
    <w:rsid w:val="001E78D4"/>
    <w:rsid w:val="001F1CFC"/>
    <w:rsid w:val="001F3DDC"/>
    <w:rsid w:val="001F42E1"/>
    <w:rsid w:val="001F4DE7"/>
    <w:rsid w:val="001F5497"/>
    <w:rsid w:val="001F5614"/>
    <w:rsid w:val="002021CD"/>
    <w:rsid w:val="00203E46"/>
    <w:rsid w:val="00203EB8"/>
    <w:rsid w:val="00207654"/>
    <w:rsid w:val="00211D38"/>
    <w:rsid w:val="00212EAA"/>
    <w:rsid w:val="002138D9"/>
    <w:rsid w:val="00214D96"/>
    <w:rsid w:val="00217964"/>
    <w:rsid w:val="002226E3"/>
    <w:rsid w:val="002258D3"/>
    <w:rsid w:val="002266C2"/>
    <w:rsid w:val="00227819"/>
    <w:rsid w:val="002279B0"/>
    <w:rsid w:val="00232027"/>
    <w:rsid w:val="0023250B"/>
    <w:rsid w:val="00234163"/>
    <w:rsid w:val="00235EDF"/>
    <w:rsid w:val="00236EAA"/>
    <w:rsid w:val="00243ACF"/>
    <w:rsid w:val="00246C5F"/>
    <w:rsid w:val="002478F5"/>
    <w:rsid w:val="00250370"/>
    <w:rsid w:val="002508AC"/>
    <w:rsid w:val="002512F5"/>
    <w:rsid w:val="002520F0"/>
    <w:rsid w:val="002524D7"/>
    <w:rsid w:val="00252CA5"/>
    <w:rsid w:val="002539F3"/>
    <w:rsid w:val="00254264"/>
    <w:rsid w:val="00257F4B"/>
    <w:rsid w:val="002647F9"/>
    <w:rsid w:val="00264D2B"/>
    <w:rsid w:val="0026754A"/>
    <w:rsid w:val="002720AE"/>
    <w:rsid w:val="002721DA"/>
    <w:rsid w:val="0027297D"/>
    <w:rsid w:val="00272F2A"/>
    <w:rsid w:val="00273A20"/>
    <w:rsid w:val="00274936"/>
    <w:rsid w:val="002749A4"/>
    <w:rsid w:val="002752EA"/>
    <w:rsid w:val="00282AA0"/>
    <w:rsid w:val="002838EB"/>
    <w:rsid w:val="00284273"/>
    <w:rsid w:val="00284F71"/>
    <w:rsid w:val="00286A52"/>
    <w:rsid w:val="002876DD"/>
    <w:rsid w:val="00291BFB"/>
    <w:rsid w:val="00291DA8"/>
    <w:rsid w:val="00292B4D"/>
    <w:rsid w:val="00295918"/>
    <w:rsid w:val="002A0B5E"/>
    <w:rsid w:val="002A20A8"/>
    <w:rsid w:val="002A26E5"/>
    <w:rsid w:val="002A29F4"/>
    <w:rsid w:val="002A35BE"/>
    <w:rsid w:val="002A36CF"/>
    <w:rsid w:val="002A4670"/>
    <w:rsid w:val="002A4D45"/>
    <w:rsid w:val="002B0858"/>
    <w:rsid w:val="002B0C79"/>
    <w:rsid w:val="002C1A3D"/>
    <w:rsid w:val="002C34B7"/>
    <w:rsid w:val="002C4876"/>
    <w:rsid w:val="002C71C0"/>
    <w:rsid w:val="002D5CB8"/>
    <w:rsid w:val="002E05FC"/>
    <w:rsid w:val="002E4857"/>
    <w:rsid w:val="002E4A0F"/>
    <w:rsid w:val="002E5061"/>
    <w:rsid w:val="002E769D"/>
    <w:rsid w:val="002F019F"/>
    <w:rsid w:val="002F5A60"/>
    <w:rsid w:val="002F6693"/>
    <w:rsid w:val="002F7DDB"/>
    <w:rsid w:val="00303656"/>
    <w:rsid w:val="00303879"/>
    <w:rsid w:val="00303C80"/>
    <w:rsid w:val="003050B8"/>
    <w:rsid w:val="00305F52"/>
    <w:rsid w:val="003131A0"/>
    <w:rsid w:val="00314E59"/>
    <w:rsid w:val="00315197"/>
    <w:rsid w:val="00315A2B"/>
    <w:rsid w:val="00320BBD"/>
    <w:rsid w:val="00320BD0"/>
    <w:rsid w:val="00321057"/>
    <w:rsid w:val="003225B6"/>
    <w:rsid w:val="003229C4"/>
    <w:rsid w:val="00326FA5"/>
    <w:rsid w:val="003273BB"/>
    <w:rsid w:val="003275EB"/>
    <w:rsid w:val="0033059F"/>
    <w:rsid w:val="0033787D"/>
    <w:rsid w:val="00340B58"/>
    <w:rsid w:val="00341518"/>
    <w:rsid w:val="003417DB"/>
    <w:rsid w:val="00346015"/>
    <w:rsid w:val="00347518"/>
    <w:rsid w:val="00351C6A"/>
    <w:rsid w:val="00355229"/>
    <w:rsid w:val="003552EE"/>
    <w:rsid w:val="00356DE7"/>
    <w:rsid w:val="003609D1"/>
    <w:rsid w:val="003611D3"/>
    <w:rsid w:val="00363693"/>
    <w:rsid w:val="00365EA3"/>
    <w:rsid w:val="00366A48"/>
    <w:rsid w:val="00367B5B"/>
    <w:rsid w:val="00371005"/>
    <w:rsid w:val="00373F87"/>
    <w:rsid w:val="00375CF1"/>
    <w:rsid w:val="00380DDE"/>
    <w:rsid w:val="00383B21"/>
    <w:rsid w:val="00384642"/>
    <w:rsid w:val="00391554"/>
    <w:rsid w:val="003931F1"/>
    <w:rsid w:val="003A3CE8"/>
    <w:rsid w:val="003A6842"/>
    <w:rsid w:val="003A78B2"/>
    <w:rsid w:val="003A7C24"/>
    <w:rsid w:val="003B1155"/>
    <w:rsid w:val="003B1222"/>
    <w:rsid w:val="003C03CA"/>
    <w:rsid w:val="003C11AE"/>
    <w:rsid w:val="003C34B9"/>
    <w:rsid w:val="003C6F17"/>
    <w:rsid w:val="003D01FF"/>
    <w:rsid w:val="003D0C1C"/>
    <w:rsid w:val="003D2EB4"/>
    <w:rsid w:val="003D4567"/>
    <w:rsid w:val="003D5F0F"/>
    <w:rsid w:val="003D6BE1"/>
    <w:rsid w:val="003D7B19"/>
    <w:rsid w:val="003E06BF"/>
    <w:rsid w:val="003E1242"/>
    <w:rsid w:val="003E1E89"/>
    <w:rsid w:val="003E2CF3"/>
    <w:rsid w:val="003E3198"/>
    <w:rsid w:val="003E3F6A"/>
    <w:rsid w:val="003F2861"/>
    <w:rsid w:val="003F3138"/>
    <w:rsid w:val="003F33A8"/>
    <w:rsid w:val="00400630"/>
    <w:rsid w:val="00400C57"/>
    <w:rsid w:val="00403AC4"/>
    <w:rsid w:val="004045BE"/>
    <w:rsid w:val="004073AB"/>
    <w:rsid w:val="0041073D"/>
    <w:rsid w:val="0041081C"/>
    <w:rsid w:val="00412A79"/>
    <w:rsid w:val="0041424B"/>
    <w:rsid w:val="004177BE"/>
    <w:rsid w:val="00417BC5"/>
    <w:rsid w:val="00422D30"/>
    <w:rsid w:val="00431F55"/>
    <w:rsid w:val="00435581"/>
    <w:rsid w:val="00435989"/>
    <w:rsid w:val="004369FD"/>
    <w:rsid w:val="0044060F"/>
    <w:rsid w:val="00440CAC"/>
    <w:rsid w:val="00441FEF"/>
    <w:rsid w:val="00443A5E"/>
    <w:rsid w:val="004468DE"/>
    <w:rsid w:val="00446D04"/>
    <w:rsid w:val="00447B1C"/>
    <w:rsid w:val="00450152"/>
    <w:rsid w:val="00450C61"/>
    <w:rsid w:val="00451660"/>
    <w:rsid w:val="00455A35"/>
    <w:rsid w:val="0046221E"/>
    <w:rsid w:val="004656CF"/>
    <w:rsid w:val="0047005E"/>
    <w:rsid w:val="0047007F"/>
    <w:rsid w:val="00472DF4"/>
    <w:rsid w:val="00475400"/>
    <w:rsid w:val="00477338"/>
    <w:rsid w:val="004774E7"/>
    <w:rsid w:val="004801AD"/>
    <w:rsid w:val="00481FD3"/>
    <w:rsid w:val="00482F72"/>
    <w:rsid w:val="0048385E"/>
    <w:rsid w:val="00484209"/>
    <w:rsid w:val="00484284"/>
    <w:rsid w:val="004978EA"/>
    <w:rsid w:val="004A335E"/>
    <w:rsid w:val="004A39E2"/>
    <w:rsid w:val="004A7F87"/>
    <w:rsid w:val="004B0562"/>
    <w:rsid w:val="004B0582"/>
    <w:rsid w:val="004B2DDA"/>
    <w:rsid w:val="004B3C85"/>
    <w:rsid w:val="004B4E59"/>
    <w:rsid w:val="004B5990"/>
    <w:rsid w:val="004B7AB1"/>
    <w:rsid w:val="004C78EE"/>
    <w:rsid w:val="004C7ED6"/>
    <w:rsid w:val="004D0330"/>
    <w:rsid w:val="004D0767"/>
    <w:rsid w:val="004D3089"/>
    <w:rsid w:val="004D3EC3"/>
    <w:rsid w:val="004D3F1D"/>
    <w:rsid w:val="004D57A9"/>
    <w:rsid w:val="004E3CE8"/>
    <w:rsid w:val="004E44CB"/>
    <w:rsid w:val="004E5AE2"/>
    <w:rsid w:val="004E604E"/>
    <w:rsid w:val="004E7038"/>
    <w:rsid w:val="004E79C7"/>
    <w:rsid w:val="004F328D"/>
    <w:rsid w:val="004F4DD7"/>
    <w:rsid w:val="004F4EF2"/>
    <w:rsid w:val="00501B1A"/>
    <w:rsid w:val="00502185"/>
    <w:rsid w:val="005032BA"/>
    <w:rsid w:val="00504E2D"/>
    <w:rsid w:val="005058B0"/>
    <w:rsid w:val="00506C58"/>
    <w:rsid w:val="00513884"/>
    <w:rsid w:val="00520852"/>
    <w:rsid w:val="005218EB"/>
    <w:rsid w:val="00527309"/>
    <w:rsid w:val="00527D8A"/>
    <w:rsid w:val="00533449"/>
    <w:rsid w:val="00533733"/>
    <w:rsid w:val="0054309B"/>
    <w:rsid w:val="00543B0B"/>
    <w:rsid w:val="00545090"/>
    <w:rsid w:val="00546F57"/>
    <w:rsid w:val="00560FA3"/>
    <w:rsid w:val="005617F5"/>
    <w:rsid w:val="00563211"/>
    <w:rsid w:val="0056415C"/>
    <w:rsid w:val="00564890"/>
    <w:rsid w:val="005700C7"/>
    <w:rsid w:val="00570E02"/>
    <w:rsid w:val="00571997"/>
    <w:rsid w:val="00573A92"/>
    <w:rsid w:val="00576A6A"/>
    <w:rsid w:val="0057705C"/>
    <w:rsid w:val="00580E3F"/>
    <w:rsid w:val="005820A2"/>
    <w:rsid w:val="00583BA3"/>
    <w:rsid w:val="00583D34"/>
    <w:rsid w:val="00583F8D"/>
    <w:rsid w:val="00584327"/>
    <w:rsid w:val="00585076"/>
    <w:rsid w:val="005868A8"/>
    <w:rsid w:val="00587250"/>
    <w:rsid w:val="0059189B"/>
    <w:rsid w:val="005922D6"/>
    <w:rsid w:val="00596C56"/>
    <w:rsid w:val="0059773C"/>
    <w:rsid w:val="005A0736"/>
    <w:rsid w:val="005A0A66"/>
    <w:rsid w:val="005A448B"/>
    <w:rsid w:val="005A735C"/>
    <w:rsid w:val="005B07B4"/>
    <w:rsid w:val="005B0C31"/>
    <w:rsid w:val="005B12C8"/>
    <w:rsid w:val="005B2732"/>
    <w:rsid w:val="005B2C53"/>
    <w:rsid w:val="005B3F42"/>
    <w:rsid w:val="005B5CD7"/>
    <w:rsid w:val="005B6321"/>
    <w:rsid w:val="005C0858"/>
    <w:rsid w:val="005C2CF7"/>
    <w:rsid w:val="005C43D7"/>
    <w:rsid w:val="005C4B08"/>
    <w:rsid w:val="005C5398"/>
    <w:rsid w:val="005D1950"/>
    <w:rsid w:val="005D33E8"/>
    <w:rsid w:val="005D49E4"/>
    <w:rsid w:val="005D5A5F"/>
    <w:rsid w:val="005D659E"/>
    <w:rsid w:val="005E1E93"/>
    <w:rsid w:val="005E600B"/>
    <w:rsid w:val="005E7730"/>
    <w:rsid w:val="005F03D7"/>
    <w:rsid w:val="005F043F"/>
    <w:rsid w:val="005F3EF3"/>
    <w:rsid w:val="005F4498"/>
    <w:rsid w:val="005F4C62"/>
    <w:rsid w:val="005F7C4B"/>
    <w:rsid w:val="0060118A"/>
    <w:rsid w:val="00602940"/>
    <w:rsid w:val="00603B5A"/>
    <w:rsid w:val="006043BA"/>
    <w:rsid w:val="006047D4"/>
    <w:rsid w:val="00604A1A"/>
    <w:rsid w:val="00605A17"/>
    <w:rsid w:val="006075C5"/>
    <w:rsid w:val="00614D22"/>
    <w:rsid w:val="0061530C"/>
    <w:rsid w:val="006160D4"/>
    <w:rsid w:val="006171D5"/>
    <w:rsid w:val="006172F0"/>
    <w:rsid w:val="00622DBB"/>
    <w:rsid w:val="006240B8"/>
    <w:rsid w:val="00625CA4"/>
    <w:rsid w:val="006260CC"/>
    <w:rsid w:val="006319DB"/>
    <w:rsid w:val="00632C43"/>
    <w:rsid w:val="006331D1"/>
    <w:rsid w:val="006461DE"/>
    <w:rsid w:val="0064676E"/>
    <w:rsid w:val="006525B2"/>
    <w:rsid w:val="00652759"/>
    <w:rsid w:val="00653CD6"/>
    <w:rsid w:val="00656C48"/>
    <w:rsid w:val="00656F4F"/>
    <w:rsid w:val="00662F2E"/>
    <w:rsid w:val="00666F46"/>
    <w:rsid w:val="006702F5"/>
    <w:rsid w:val="00672FB1"/>
    <w:rsid w:val="0067324E"/>
    <w:rsid w:val="00680FCB"/>
    <w:rsid w:val="006825EF"/>
    <w:rsid w:val="00682971"/>
    <w:rsid w:val="00683511"/>
    <w:rsid w:val="00684071"/>
    <w:rsid w:val="00684F98"/>
    <w:rsid w:val="0068523A"/>
    <w:rsid w:val="0068523F"/>
    <w:rsid w:val="0068665A"/>
    <w:rsid w:val="00691206"/>
    <w:rsid w:val="0069171F"/>
    <w:rsid w:val="006928DD"/>
    <w:rsid w:val="00695627"/>
    <w:rsid w:val="0069714C"/>
    <w:rsid w:val="00697632"/>
    <w:rsid w:val="006979D3"/>
    <w:rsid w:val="006A3FA9"/>
    <w:rsid w:val="006A4D65"/>
    <w:rsid w:val="006A6F77"/>
    <w:rsid w:val="006B0740"/>
    <w:rsid w:val="006B375C"/>
    <w:rsid w:val="006B3966"/>
    <w:rsid w:val="006B6213"/>
    <w:rsid w:val="006C3A2C"/>
    <w:rsid w:val="006C457D"/>
    <w:rsid w:val="006C72C1"/>
    <w:rsid w:val="006D250F"/>
    <w:rsid w:val="006D2854"/>
    <w:rsid w:val="006D29E5"/>
    <w:rsid w:val="006D3737"/>
    <w:rsid w:val="006E065F"/>
    <w:rsid w:val="006E09FD"/>
    <w:rsid w:val="006E21C1"/>
    <w:rsid w:val="006E275E"/>
    <w:rsid w:val="006E33E5"/>
    <w:rsid w:val="006F0C77"/>
    <w:rsid w:val="006F5ED9"/>
    <w:rsid w:val="006F5FA5"/>
    <w:rsid w:val="006F7A7A"/>
    <w:rsid w:val="00702AD0"/>
    <w:rsid w:val="00706DD4"/>
    <w:rsid w:val="00712718"/>
    <w:rsid w:val="00713D70"/>
    <w:rsid w:val="007153D2"/>
    <w:rsid w:val="007178E1"/>
    <w:rsid w:val="007219AE"/>
    <w:rsid w:val="00725034"/>
    <w:rsid w:val="007250EA"/>
    <w:rsid w:val="00725936"/>
    <w:rsid w:val="007268AA"/>
    <w:rsid w:val="00726C4B"/>
    <w:rsid w:val="00727CFF"/>
    <w:rsid w:val="007315F5"/>
    <w:rsid w:val="00731824"/>
    <w:rsid w:val="00737F0A"/>
    <w:rsid w:val="00743962"/>
    <w:rsid w:val="007457C0"/>
    <w:rsid w:val="007469E2"/>
    <w:rsid w:val="00746FF8"/>
    <w:rsid w:val="00747147"/>
    <w:rsid w:val="00750280"/>
    <w:rsid w:val="0075133B"/>
    <w:rsid w:val="00752AE9"/>
    <w:rsid w:val="0075315D"/>
    <w:rsid w:val="007532A4"/>
    <w:rsid w:val="007546DE"/>
    <w:rsid w:val="0075591B"/>
    <w:rsid w:val="00756E9C"/>
    <w:rsid w:val="0075758B"/>
    <w:rsid w:val="00762404"/>
    <w:rsid w:val="007636E4"/>
    <w:rsid w:val="0076406D"/>
    <w:rsid w:val="0076455D"/>
    <w:rsid w:val="00764611"/>
    <w:rsid w:val="007648A4"/>
    <w:rsid w:val="00764C43"/>
    <w:rsid w:val="00766154"/>
    <w:rsid w:val="00771327"/>
    <w:rsid w:val="007717D5"/>
    <w:rsid w:val="00777300"/>
    <w:rsid w:val="007814EB"/>
    <w:rsid w:val="0078166D"/>
    <w:rsid w:val="00782C02"/>
    <w:rsid w:val="007834E1"/>
    <w:rsid w:val="00785482"/>
    <w:rsid w:val="007911C9"/>
    <w:rsid w:val="007912DA"/>
    <w:rsid w:val="00791B49"/>
    <w:rsid w:val="00793156"/>
    <w:rsid w:val="0079529C"/>
    <w:rsid w:val="007A16EE"/>
    <w:rsid w:val="007A1A85"/>
    <w:rsid w:val="007A319D"/>
    <w:rsid w:val="007A7347"/>
    <w:rsid w:val="007B052D"/>
    <w:rsid w:val="007B549C"/>
    <w:rsid w:val="007B661C"/>
    <w:rsid w:val="007C0C9A"/>
    <w:rsid w:val="007C45E0"/>
    <w:rsid w:val="007C572C"/>
    <w:rsid w:val="007C6B90"/>
    <w:rsid w:val="007C7F39"/>
    <w:rsid w:val="007D105C"/>
    <w:rsid w:val="007D105D"/>
    <w:rsid w:val="007D1C4F"/>
    <w:rsid w:val="007D1D5C"/>
    <w:rsid w:val="007D2B78"/>
    <w:rsid w:val="007D354A"/>
    <w:rsid w:val="007D4099"/>
    <w:rsid w:val="007D5B12"/>
    <w:rsid w:val="007D7434"/>
    <w:rsid w:val="007D763D"/>
    <w:rsid w:val="007E13FD"/>
    <w:rsid w:val="007E22B6"/>
    <w:rsid w:val="007E253F"/>
    <w:rsid w:val="007E6250"/>
    <w:rsid w:val="007E6434"/>
    <w:rsid w:val="007E7C1B"/>
    <w:rsid w:val="007E7EA9"/>
    <w:rsid w:val="007F2E87"/>
    <w:rsid w:val="007F7F3E"/>
    <w:rsid w:val="0080035A"/>
    <w:rsid w:val="00802AB2"/>
    <w:rsid w:val="00803ED0"/>
    <w:rsid w:val="00806DD5"/>
    <w:rsid w:val="00811F7C"/>
    <w:rsid w:val="00812621"/>
    <w:rsid w:val="008154FB"/>
    <w:rsid w:val="008158ED"/>
    <w:rsid w:val="00820127"/>
    <w:rsid w:val="008206F3"/>
    <w:rsid w:val="00821C9A"/>
    <w:rsid w:val="008238BB"/>
    <w:rsid w:val="008258ED"/>
    <w:rsid w:val="008304F1"/>
    <w:rsid w:val="00832BE9"/>
    <w:rsid w:val="00832EBB"/>
    <w:rsid w:val="00834A69"/>
    <w:rsid w:val="008364F1"/>
    <w:rsid w:val="00837580"/>
    <w:rsid w:val="00837FEC"/>
    <w:rsid w:val="00846757"/>
    <w:rsid w:val="00847A31"/>
    <w:rsid w:val="0085089D"/>
    <w:rsid w:val="00852F10"/>
    <w:rsid w:val="00854E1D"/>
    <w:rsid w:val="008557C9"/>
    <w:rsid w:val="008568E0"/>
    <w:rsid w:val="00857AD0"/>
    <w:rsid w:val="008614E8"/>
    <w:rsid w:val="0086192F"/>
    <w:rsid w:val="00862A4D"/>
    <w:rsid w:val="008634FC"/>
    <w:rsid w:val="008647E5"/>
    <w:rsid w:val="008666A7"/>
    <w:rsid w:val="0087056D"/>
    <w:rsid w:val="00872D4C"/>
    <w:rsid w:val="00873731"/>
    <w:rsid w:val="008759A4"/>
    <w:rsid w:val="00875AA6"/>
    <w:rsid w:val="00875B44"/>
    <w:rsid w:val="00881571"/>
    <w:rsid w:val="00885B03"/>
    <w:rsid w:val="00885CB0"/>
    <w:rsid w:val="00886725"/>
    <w:rsid w:val="00886AF7"/>
    <w:rsid w:val="0088752B"/>
    <w:rsid w:val="00894FC0"/>
    <w:rsid w:val="00896AA4"/>
    <w:rsid w:val="0089702C"/>
    <w:rsid w:val="008A17B5"/>
    <w:rsid w:val="008A2087"/>
    <w:rsid w:val="008A4A8C"/>
    <w:rsid w:val="008B43E1"/>
    <w:rsid w:val="008C453E"/>
    <w:rsid w:val="008C4F50"/>
    <w:rsid w:val="008C5073"/>
    <w:rsid w:val="008C584C"/>
    <w:rsid w:val="008C5CD8"/>
    <w:rsid w:val="008C689E"/>
    <w:rsid w:val="008C6BFE"/>
    <w:rsid w:val="008D12A3"/>
    <w:rsid w:val="008D3DB5"/>
    <w:rsid w:val="008D5221"/>
    <w:rsid w:val="008E5258"/>
    <w:rsid w:val="008E6053"/>
    <w:rsid w:val="008E7B64"/>
    <w:rsid w:val="008E7FC3"/>
    <w:rsid w:val="008F16BA"/>
    <w:rsid w:val="008F4873"/>
    <w:rsid w:val="008F4B12"/>
    <w:rsid w:val="008F6580"/>
    <w:rsid w:val="009011F8"/>
    <w:rsid w:val="00901995"/>
    <w:rsid w:val="00903D90"/>
    <w:rsid w:val="00904B83"/>
    <w:rsid w:val="00905222"/>
    <w:rsid w:val="00906AE1"/>
    <w:rsid w:val="0090745B"/>
    <w:rsid w:val="009110F7"/>
    <w:rsid w:val="00911450"/>
    <w:rsid w:val="00913B2C"/>
    <w:rsid w:val="00915B14"/>
    <w:rsid w:val="00917979"/>
    <w:rsid w:val="009221C0"/>
    <w:rsid w:val="009262BD"/>
    <w:rsid w:val="00926529"/>
    <w:rsid w:val="009307B6"/>
    <w:rsid w:val="00931B32"/>
    <w:rsid w:val="009368C6"/>
    <w:rsid w:val="00936F63"/>
    <w:rsid w:val="00937438"/>
    <w:rsid w:val="00940252"/>
    <w:rsid w:val="00941271"/>
    <w:rsid w:val="00941BA2"/>
    <w:rsid w:val="00941DC6"/>
    <w:rsid w:val="009448AC"/>
    <w:rsid w:val="00946520"/>
    <w:rsid w:val="00950514"/>
    <w:rsid w:val="00951003"/>
    <w:rsid w:val="0095276E"/>
    <w:rsid w:val="00952C6E"/>
    <w:rsid w:val="0095357F"/>
    <w:rsid w:val="00953E70"/>
    <w:rsid w:val="00954837"/>
    <w:rsid w:val="0095564A"/>
    <w:rsid w:val="00957045"/>
    <w:rsid w:val="00960023"/>
    <w:rsid w:val="00960F93"/>
    <w:rsid w:val="0096266C"/>
    <w:rsid w:val="00963151"/>
    <w:rsid w:val="009636F1"/>
    <w:rsid w:val="0096448A"/>
    <w:rsid w:val="00964EFA"/>
    <w:rsid w:val="00967F90"/>
    <w:rsid w:val="00971D0C"/>
    <w:rsid w:val="009734DD"/>
    <w:rsid w:val="009737C6"/>
    <w:rsid w:val="009764AA"/>
    <w:rsid w:val="00976BCC"/>
    <w:rsid w:val="00976F9B"/>
    <w:rsid w:val="00977567"/>
    <w:rsid w:val="00977A86"/>
    <w:rsid w:val="00980DC4"/>
    <w:rsid w:val="0098222C"/>
    <w:rsid w:val="00987E22"/>
    <w:rsid w:val="00990844"/>
    <w:rsid w:val="00992477"/>
    <w:rsid w:val="00992E4D"/>
    <w:rsid w:val="009943A2"/>
    <w:rsid w:val="00994BD1"/>
    <w:rsid w:val="009956C5"/>
    <w:rsid w:val="009A08C4"/>
    <w:rsid w:val="009A1386"/>
    <w:rsid w:val="009A24D1"/>
    <w:rsid w:val="009A2BE6"/>
    <w:rsid w:val="009A4D17"/>
    <w:rsid w:val="009A683B"/>
    <w:rsid w:val="009B0D2E"/>
    <w:rsid w:val="009B2375"/>
    <w:rsid w:val="009B3284"/>
    <w:rsid w:val="009B404A"/>
    <w:rsid w:val="009B4502"/>
    <w:rsid w:val="009B4BCA"/>
    <w:rsid w:val="009C18DB"/>
    <w:rsid w:val="009C25E4"/>
    <w:rsid w:val="009C4542"/>
    <w:rsid w:val="009C5A06"/>
    <w:rsid w:val="009C615A"/>
    <w:rsid w:val="009C7FC0"/>
    <w:rsid w:val="009D00B9"/>
    <w:rsid w:val="009D0DA5"/>
    <w:rsid w:val="009D1376"/>
    <w:rsid w:val="009D19C0"/>
    <w:rsid w:val="009D325E"/>
    <w:rsid w:val="009D377A"/>
    <w:rsid w:val="009E03F7"/>
    <w:rsid w:val="009E0706"/>
    <w:rsid w:val="009E0A0A"/>
    <w:rsid w:val="009E3200"/>
    <w:rsid w:val="009E60C1"/>
    <w:rsid w:val="009F0592"/>
    <w:rsid w:val="009F0DED"/>
    <w:rsid w:val="009F11B1"/>
    <w:rsid w:val="009F159E"/>
    <w:rsid w:val="00A0042E"/>
    <w:rsid w:val="00A01439"/>
    <w:rsid w:val="00A06B1D"/>
    <w:rsid w:val="00A105B9"/>
    <w:rsid w:val="00A11E0A"/>
    <w:rsid w:val="00A13327"/>
    <w:rsid w:val="00A13D79"/>
    <w:rsid w:val="00A14009"/>
    <w:rsid w:val="00A172F3"/>
    <w:rsid w:val="00A212FB"/>
    <w:rsid w:val="00A214F4"/>
    <w:rsid w:val="00A21772"/>
    <w:rsid w:val="00A21EE7"/>
    <w:rsid w:val="00A244DD"/>
    <w:rsid w:val="00A24993"/>
    <w:rsid w:val="00A319DA"/>
    <w:rsid w:val="00A3231D"/>
    <w:rsid w:val="00A34A19"/>
    <w:rsid w:val="00A36EA3"/>
    <w:rsid w:val="00A43571"/>
    <w:rsid w:val="00A437FB"/>
    <w:rsid w:val="00A4398B"/>
    <w:rsid w:val="00A454FA"/>
    <w:rsid w:val="00A502B3"/>
    <w:rsid w:val="00A523A6"/>
    <w:rsid w:val="00A53E29"/>
    <w:rsid w:val="00A549B5"/>
    <w:rsid w:val="00A550B6"/>
    <w:rsid w:val="00A56F6B"/>
    <w:rsid w:val="00A607EC"/>
    <w:rsid w:val="00A63D60"/>
    <w:rsid w:val="00A63F55"/>
    <w:rsid w:val="00A642E6"/>
    <w:rsid w:val="00A64D81"/>
    <w:rsid w:val="00A64F77"/>
    <w:rsid w:val="00A65361"/>
    <w:rsid w:val="00A67DB3"/>
    <w:rsid w:val="00A70AF5"/>
    <w:rsid w:val="00A71799"/>
    <w:rsid w:val="00A72095"/>
    <w:rsid w:val="00A73209"/>
    <w:rsid w:val="00A74D8E"/>
    <w:rsid w:val="00A7518B"/>
    <w:rsid w:val="00A76C59"/>
    <w:rsid w:val="00A8325C"/>
    <w:rsid w:val="00A92068"/>
    <w:rsid w:val="00A931C9"/>
    <w:rsid w:val="00A938A8"/>
    <w:rsid w:val="00A94754"/>
    <w:rsid w:val="00A96968"/>
    <w:rsid w:val="00A97872"/>
    <w:rsid w:val="00AA04F8"/>
    <w:rsid w:val="00AA06DE"/>
    <w:rsid w:val="00AA3075"/>
    <w:rsid w:val="00AA3497"/>
    <w:rsid w:val="00AA59E3"/>
    <w:rsid w:val="00AA5DB6"/>
    <w:rsid w:val="00AA735F"/>
    <w:rsid w:val="00AB2336"/>
    <w:rsid w:val="00AB2C50"/>
    <w:rsid w:val="00AB3690"/>
    <w:rsid w:val="00AB4503"/>
    <w:rsid w:val="00AB6E9C"/>
    <w:rsid w:val="00AB7D72"/>
    <w:rsid w:val="00AC0759"/>
    <w:rsid w:val="00AC21A5"/>
    <w:rsid w:val="00AC2338"/>
    <w:rsid w:val="00AC4F08"/>
    <w:rsid w:val="00AC5267"/>
    <w:rsid w:val="00AD0980"/>
    <w:rsid w:val="00AD10E1"/>
    <w:rsid w:val="00AD155F"/>
    <w:rsid w:val="00AD26F0"/>
    <w:rsid w:val="00AE0718"/>
    <w:rsid w:val="00AE588A"/>
    <w:rsid w:val="00AE5C9D"/>
    <w:rsid w:val="00AE6169"/>
    <w:rsid w:val="00B00552"/>
    <w:rsid w:val="00B02308"/>
    <w:rsid w:val="00B121A9"/>
    <w:rsid w:val="00B12239"/>
    <w:rsid w:val="00B133BF"/>
    <w:rsid w:val="00B166D1"/>
    <w:rsid w:val="00B17D8B"/>
    <w:rsid w:val="00B24255"/>
    <w:rsid w:val="00B245FD"/>
    <w:rsid w:val="00B2509D"/>
    <w:rsid w:val="00B276ED"/>
    <w:rsid w:val="00B32F26"/>
    <w:rsid w:val="00B37D02"/>
    <w:rsid w:val="00B4233D"/>
    <w:rsid w:val="00B44FB5"/>
    <w:rsid w:val="00B45AD2"/>
    <w:rsid w:val="00B45CBB"/>
    <w:rsid w:val="00B47077"/>
    <w:rsid w:val="00B531AF"/>
    <w:rsid w:val="00B535B6"/>
    <w:rsid w:val="00B55154"/>
    <w:rsid w:val="00B62127"/>
    <w:rsid w:val="00B664DC"/>
    <w:rsid w:val="00B670B0"/>
    <w:rsid w:val="00B70226"/>
    <w:rsid w:val="00B71082"/>
    <w:rsid w:val="00B80AA0"/>
    <w:rsid w:val="00B90632"/>
    <w:rsid w:val="00B9394B"/>
    <w:rsid w:val="00B95396"/>
    <w:rsid w:val="00B96B46"/>
    <w:rsid w:val="00BA2E18"/>
    <w:rsid w:val="00BA2F35"/>
    <w:rsid w:val="00BA61AE"/>
    <w:rsid w:val="00BB1BDE"/>
    <w:rsid w:val="00BB4A5C"/>
    <w:rsid w:val="00BB643F"/>
    <w:rsid w:val="00BC2A40"/>
    <w:rsid w:val="00BC32A9"/>
    <w:rsid w:val="00BC57DB"/>
    <w:rsid w:val="00BD19D7"/>
    <w:rsid w:val="00BD2693"/>
    <w:rsid w:val="00BD3A25"/>
    <w:rsid w:val="00BD3DFD"/>
    <w:rsid w:val="00BD57E6"/>
    <w:rsid w:val="00BD6B68"/>
    <w:rsid w:val="00BE0AD6"/>
    <w:rsid w:val="00BE39E6"/>
    <w:rsid w:val="00BE4539"/>
    <w:rsid w:val="00BF02D3"/>
    <w:rsid w:val="00BF0DA2"/>
    <w:rsid w:val="00BF3D6B"/>
    <w:rsid w:val="00C03033"/>
    <w:rsid w:val="00C0519C"/>
    <w:rsid w:val="00C05A01"/>
    <w:rsid w:val="00C0774E"/>
    <w:rsid w:val="00C10820"/>
    <w:rsid w:val="00C11600"/>
    <w:rsid w:val="00C14AA7"/>
    <w:rsid w:val="00C15877"/>
    <w:rsid w:val="00C16336"/>
    <w:rsid w:val="00C16B75"/>
    <w:rsid w:val="00C16E0C"/>
    <w:rsid w:val="00C17FE5"/>
    <w:rsid w:val="00C23B1C"/>
    <w:rsid w:val="00C27519"/>
    <w:rsid w:val="00C31329"/>
    <w:rsid w:val="00C34789"/>
    <w:rsid w:val="00C34B85"/>
    <w:rsid w:val="00C373EA"/>
    <w:rsid w:val="00C37A89"/>
    <w:rsid w:val="00C41246"/>
    <w:rsid w:val="00C41C2E"/>
    <w:rsid w:val="00C42B24"/>
    <w:rsid w:val="00C47A63"/>
    <w:rsid w:val="00C50D86"/>
    <w:rsid w:val="00C51465"/>
    <w:rsid w:val="00C51D67"/>
    <w:rsid w:val="00C52E66"/>
    <w:rsid w:val="00C5491B"/>
    <w:rsid w:val="00C5724D"/>
    <w:rsid w:val="00C57528"/>
    <w:rsid w:val="00C6272E"/>
    <w:rsid w:val="00C630C0"/>
    <w:rsid w:val="00C63444"/>
    <w:rsid w:val="00C65791"/>
    <w:rsid w:val="00C67053"/>
    <w:rsid w:val="00C709B2"/>
    <w:rsid w:val="00C77AD5"/>
    <w:rsid w:val="00C820A3"/>
    <w:rsid w:val="00C91675"/>
    <w:rsid w:val="00C924EE"/>
    <w:rsid w:val="00C96B19"/>
    <w:rsid w:val="00CA1AFF"/>
    <w:rsid w:val="00CA5879"/>
    <w:rsid w:val="00CA659A"/>
    <w:rsid w:val="00CB085A"/>
    <w:rsid w:val="00CC00FD"/>
    <w:rsid w:val="00CC2479"/>
    <w:rsid w:val="00CC39B1"/>
    <w:rsid w:val="00CC53DF"/>
    <w:rsid w:val="00CC5D28"/>
    <w:rsid w:val="00CC6687"/>
    <w:rsid w:val="00CC6AD9"/>
    <w:rsid w:val="00CC7669"/>
    <w:rsid w:val="00CD05D4"/>
    <w:rsid w:val="00CD0AB3"/>
    <w:rsid w:val="00CD3443"/>
    <w:rsid w:val="00CE0328"/>
    <w:rsid w:val="00CE0739"/>
    <w:rsid w:val="00CE1961"/>
    <w:rsid w:val="00CE40E1"/>
    <w:rsid w:val="00CE4B64"/>
    <w:rsid w:val="00CF2220"/>
    <w:rsid w:val="00CF4420"/>
    <w:rsid w:val="00CF4B92"/>
    <w:rsid w:val="00CF61B9"/>
    <w:rsid w:val="00CF7BC3"/>
    <w:rsid w:val="00D04FE2"/>
    <w:rsid w:val="00D05A37"/>
    <w:rsid w:val="00D11263"/>
    <w:rsid w:val="00D12B5E"/>
    <w:rsid w:val="00D12D3F"/>
    <w:rsid w:val="00D13731"/>
    <w:rsid w:val="00D13A3A"/>
    <w:rsid w:val="00D14C7B"/>
    <w:rsid w:val="00D15F0F"/>
    <w:rsid w:val="00D17B3A"/>
    <w:rsid w:val="00D21161"/>
    <w:rsid w:val="00D21FA1"/>
    <w:rsid w:val="00D22FB4"/>
    <w:rsid w:val="00D24F17"/>
    <w:rsid w:val="00D254E2"/>
    <w:rsid w:val="00D266F0"/>
    <w:rsid w:val="00D301B0"/>
    <w:rsid w:val="00D302B9"/>
    <w:rsid w:val="00D35966"/>
    <w:rsid w:val="00D40B06"/>
    <w:rsid w:val="00D433A0"/>
    <w:rsid w:val="00D43F49"/>
    <w:rsid w:val="00D444D7"/>
    <w:rsid w:val="00D51668"/>
    <w:rsid w:val="00D55B17"/>
    <w:rsid w:val="00D56593"/>
    <w:rsid w:val="00D57DE0"/>
    <w:rsid w:val="00D63A2B"/>
    <w:rsid w:val="00D64E93"/>
    <w:rsid w:val="00D66C4B"/>
    <w:rsid w:val="00D67F37"/>
    <w:rsid w:val="00D7043E"/>
    <w:rsid w:val="00D708AA"/>
    <w:rsid w:val="00D71FA2"/>
    <w:rsid w:val="00D73A6E"/>
    <w:rsid w:val="00D77237"/>
    <w:rsid w:val="00D84A20"/>
    <w:rsid w:val="00D84B55"/>
    <w:rsid w:val="00D84EBB"/>
    <w:rsid w:val="00D92780"/>
    <w:rsid w:val="00D94544"/>
    <w:rsid w:val="00DA10D2"/>
    <w:rsid w:val="00DA127B"/>
    <w:rsid w:val="00DA1DB9"/>
    <w:rsid w:val="00DA27F1"/>
    <w:rsid w:val="00DA5462"/>
    <w:rsid w:val="00DA6358"/>
    <w:rsid w:val="00DA7896"/>
    <w:rsid w:val="00DA7ABD"/>
    <w:rsid w:val="00DB372F"/>
    <w:rsid w:val="00DB5814"/>
    <w:rsid w:val="00DC24B6"/>
    <w:rsid w:val="00DC32F5"/>
    <w:rsid w:val="00DD09FA"/>
    <w:rsid w:val="00DD1EE0"/>
    <w:rsid w:val="00DD2174"/>
    <w:rsid w:val="00DD3767"/>
    <w:rsid w:val="00DD5A54"/>
    <w:rsid w:val="00DE0922"/>
    <w:rsid w:val="00DE2486"/>
    <w:rsid w:val="00DE3727"/>
    <w:rsid w:val="00DE3769"/>
    <w:rsid w:val="00DE5088"/>
    <w:rsid w:val="00DF3090"/>
    <w:rsid w:val="00DF48A3"/>
    <w:rsid w:val="00DF5577"/>
    <w:rsid w:val="00E02069"/>
    <w:rsid w:val="00E034C4"/>
    <w:rsid w:val="00E11C84"/>
    <w:rsid w:val="00E13663"/>
    <w:rsid w:val="00E15B9C"/>
    <w:rsid w:val="00E167E2"/>
    <w:rsid w:val="00E2015A"/>
    <w:rsid w:val="00E204A4"/>
    <w:rsid w:val="00E22376"/>
    <w:rsid w:val="00E22C10"/>
    <w:rsid w:val="00E26281"/>
    <w:rsid w:val="00E271B4"/>
    <w:rsid w:val="00E27D1D"/>
    <w:rsid w:val="00E30B51"/>
    <w:rsid w:val="00E32172"/>
    <w:rsid w:val="00E34DC0"/>
    <w:rsid w:val="00E3598D"/>
    <w:rsid w:val="00E37BF6"/>
    <w:rsid w:val="00E4403D"/>
    <w:rsid w:val="00E44BFD"/>
    <w:rsid w:val="00E45B17"/>
    <w:rsid w:val="00E465C9"/>
    <w:rsid w:val="00E5076F"/>
    <w:rsid w:val="00E52057"/>
    <w:rsid w:val="00E52A6F"/>
    <w:rsid w:val="00E563A9"/>
    <w:rsid w:val="00E56AAC"/>
    <w:rsid w:val="00E606B6"/>
    <w:rsid w:val="00E60763"/>
    <w:rsid w:val="00E63516"/>
    <w:rsid w:val="00E67E18"/>
    <w:rsid w:val="00E706E9"/>
    <w:rsid w:val="00E7130B"/>
    <w:rsid w:val="00E745F9"/>
    <w:rsid w:val="00E75D8E"/>
    <w:rsid w:val="00E77237"/>
    <w:rsid w:val="00E82B2C"/>
    <w:rsid w:val="00E84F34"/>
    <w:rsid w:val="00E85D24"/>
    <w:rsid w:val="00E85D5B"/>
    <w:rsid w:val="00E86F18"/>
    <w:rsid w:val="00E91C02"/>
    <w:rsid w:val="00E955EA"/>
    <w:rsid w:val="00E97F6D"/>
    <w:rsid w:val="00EA19AF"/>
    <w:rsid w:val="00EA4A28"/>
    <w:rsid w:val="00EA4E36"/>
    <w:rsid w:val="00EA4F15"/>
    <w:rsid w:val="00EA70CE"/>
    <w:rsid w:val="00EB1586"/>
    <w:rsid w:val="00EB1F45"/>
    <w:rsid w:val="00EB362D"/>
    <w:rsid w:val="00EB590E"/>
    <w:rsid w:val="00EC0692"/>
    <w:rsid w:val="00EC069D"/>
    <w:rsid w:val="00EC104E"/>
    <w:rsid w:val="00EC3101"/>
    <w:rsid w:val="00EC4596"/>
    <w:rsid w:val="00EC69E3"/>
    <w:rsid w:val="00EC707F"/>
    <w:rsid w:val="00EC736A"/>
    <w:rsid w:val="00EC7D86"/>
    <w:rsid w:val="00ED20CE"/>
    <w:rsid w:val="00ED7195"/>
    <w:rsid w:val="00EE2E7E"/>
    <w:rsid w:val="00EE2EC5"/>
    <w:rsid w:val="00EE4470"/>
    <w:rsid w:val="00EE561E"/>
    <w:rsid w:val="00EE5830"/>
    <w:rsid w:val="00EE5DFF"/>
    <w:rsid w:val="00EE67E1"/>
    <w:rsid w:val="00EE6E3E"/>
    <w:rsid w:val="00EF071F"/>
    <w:rsid w:val="00EF1675"/>
    <w:rsid w:val="00EF585E"/>
    <w:rsid w:val="00F00D0B"/>
    <w:rsid w:val="00F01EBE"/>
    <w:rsid w:val="00F02EE6"/>
    <w:rsid w:val="00F0523A"/>
    <w:rsid w:val="00F066EC"/>
    <w:rsid w:val="00F076F1"/>
    <w:rsid w:val="00F12002"/>
    <w:rsid w:val="00F12E7A"/>
    <w:rsid w:val="00F1307F"/>
    <w:rsid w:val="00F17DA1"/>
    <w:rsid w:val="00F2018C"/>
    <w:rsid w:val="00F2077D"/>
    <w:rsid w:val="00F22564"/>
    <w:rsid w:val="00F30903"/>
    <w:rsid w:val="00F32C27"/>
    <w:rsid w:val="00F36C03"/>
    <w:rsid w:val="00F40A0F"/>
    <w:rsid w:val="00F431CB"/>
    <w:rsid w:val="00F43766"/>
    <w:rsid w:val="00F43B0F"/>
    <w:rsid w:val="00F442FD"/>
    <w:rsid w:val="00F4741A"/>
    <w:rsid w:val="00F4754E"/>
    <w:rsid w:val="00F476C8"/>
    <w:rsid w:val="00F51425"/>
    <w:rsid w:val="00F544F4"/>
    <w:rsid w:val="00F57B06"/>
    <w:rsid w:val="00F6009D"/>
    <w:rsid w:val="00F6122F"/>
    <w:rsid w:val="00F6167D"/>
    <w:rsid w:val="00F61AC2"/>
    <w:rsid w:val="00F62235"/>
    <w:rsid w:val="00F62F50"/>
    <w:rsid w:val="00F6412A"/>
    <w:rsid w:val="00F6586D"/>
    <w:rsid w:val="00F66760"/>
    <w:rsid w:val="00F70C0A"/>
    <w:rsid w:val="00F71352"/>
    <w:rsid w:val="00F7385B"/>
    <w:rsid w:val="00F753F9"/>
    <w:rsid w:val="00F76CDC"/>
    <w:rsid w:val="00F85E6C"/>
    <w:rsid w:val="00F87636"/>
    <w:rsid w:val="00F91293"/>
    <w:rsid w:val="00F957BB"/>
    <w:rsid w:val="00F958AC"/>
    <w:rsid w:val="00F96B6C"/>
    <w:rsid w:val="00FA04CB"/>
    <w:rsid w:val="00FA05A8"/>
    <w:rsid w:val="00FA0D80"/>
    <w:rsid w:val="00FA301E"/>
    <w:rsid w:val="00FA4D52"/>
    <w:rsid w:val="00FA6823"/>
    <w:rsid w:val="00FB1CE5"/>
    <w:rsid w:val="00FB1CFD"/>
    <w:rsid w:val="00FC05A8"/>
    <w:rsid w:val="00FC25F1"/>
    <w:rsid w:val="00FC2621"/>
    <w:rsid w:val="00FC35E0"/>
    <w:rsid w:val="00FC4512"/>
    <w:rsid w:val="00FC672F"/>
    <w:rsid w:val="00FC7DCD"/>
    <w:rsid w:val="00FD0857"/>
    <w:rsid w:val="00FD092C"/>
    <w:rsid w:val="00FD1AEF"/>
    <w:rsid w:val="00FD1C96"/>
    <w:rsid w:val="00FE0169"/>
    <w:rsid w:val="00FE3C4D"/>
    <w:rsid w:val="00FE60D0"/>
    <w:rsid w:val="00FE6C5A"/>
    <w:rsid w:val="00FF050C"/>
    <w:rsid w:val="00FF0B43"/>
    <w:rsid w:val="00FF2116"/>
    <w:rsid w:val="00FF3A7A"/>
    <w:rsid w:val="00FF49F3"/>
    <w:rsid w:val="00FF5D3A"/>
    <w:rsid w:val="00FF62BA"/>
    <w:rsid w:val="00FF7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6D3DD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6DE7"/>
    <w:pPr>
      <w:spacing w:line="460" w:lineRule="exact"/>
      <w:ind w:firstLineChars="200" w:firstLine="200"/>
      <w:jc w:val="both"/>
    </w:pPr>
  </w:style>
  <w:style w:type="paragraph" w:styleId="10">
    <w:name w:val="heading 1"/>
    <w:basedOn w:val="a"/>
    <w:next w:val="2"/>
    <w:link w:val="11"/>
    <w:uiPriority w:val="9"/>
    <w:qFormat/>
    <w:rsid w:val="0089702C"/>
    <w:pPr>
      <w:keepNext/>
      <w:keepLines/>
      <w:spacing w:before="340" w:after="330" w:line="578" w:lineRule="auto"/>
      <w:outlineLvl w:val="0"/>
    </w:pPr>
    <w:rPr>
      <w:rFonts w:eastAsia="SimHei"/>
      <w:bCs/>
      <w:kern w:val="44"/>
      <w:sz w:val="30"/>
      <w:szCs w:val="44"/>
      <w:lang w:eastAsia="zh-CN"/>
    </w:rPr>
  </w:style>
  <w:style w:type="paragraph" w:styleId="2">
    <w:name w:val="heading 2"/>
    <w:basedOn w:val="10"/>
    <w:next w:val="a"/>
    <w:link w:val="20"/>
    <w:uiPriority w:val="9"/>
    <w:unhideWhenUsed/>
    <w:qFormat/>
    <w:rsid w:val="006A3FA9"/>
    <w:pPr>
      <w:spacing w:before="260" w:after="260" w:line="416" w:lineRule="auto"/>
      <w:outlineLvl w:val="1"/>
    </w:pPr>
    <w:rPr>
      <w:rFonts w:asciiTheme="majorHAnsi" w:hAnsiTheme="majorHAnsi" w:cstheme="majorBidi"/>
      <w:bCs w:val="0"/>
      <w:sz w:val="28"/>
      <w:szCs w:val="32"/>
    </w:rPr>
  </w:style>
  <w:style w:type="paragraph" w:styleId="3">
    <w:name w:val="heading 3"/>
    <w:basedOn w:val="2"/>
    <w:next w:val="a"/>
    <w:link w:val="30"/>
    <w:uiPriority w:val="9"/>
    <w:unhideWhenUsed/>
    <w:qFormat/>
    <w:rsid w:val="00E63516"/>
    <w:pPr>
      <w:outlineLvl w:val="2"/>
    </w:pPr>
    <w:rPr>
      <w:bCs/>
      <w:sz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E6351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标题 1字符"/>
    <w:basedOn w:val="a0"/>
    <w:link w:val="10"/>
    <w:uiPriority w:val="9"/>
    <w:rsid w:val="0089702C"/>
    <w:rPr>
      <w:rFonts w:eastAsia="SimHei"/>
      <w:bCs/>
      <w:kern w:val="44"/>
      <w:sz w:val="30"/>
      <w:szCs w:val="44"/>
      <w:lang w:eastAsia="zh-CN"/>
    </w:rPr>
  </w:style>
  <w:style w:type="paragraph" w:styleId="a3">
    <w:name w:val="Document Map"/>
    <w:basedOn w:val="a"/>
    <w:link w:val="a4"/>
    <w:uiPriority w:val="99"/>
    <w:semiHidden/>
    <w:unhideWhenUsed/>
    <w:rsid w:val="00E63516"/>
    <w:rPr>
      <w:rFonts w:ascii="Helvetica" w:hAnsi="Helvetica"/>
    </w:rPr>
  </w:style>
  <w:style w:type="character" w:customStyle="1" w:styleId="a4">
    <w:name w:val="文档结构图字符"/>
    <w:basedOn w:val="a0"/>
    <w:link w:val="a3"/>
    <w:uiPriority w:val="99"/>
    <w:semiHidden/>
    <w:rsid w:val="00E63516"/>
    <w:rPr>
      <w:rFonts w:ascii="Helvetica" w:hAnsi="Helvetica"/>
    </w:rPr>
  </w:style>
  <w:style w:type="paragraph" w:customStyle="1" w:styleId="a5">
    <w:name w:val="摘要字样"/>
    <w:basedOn w:val="a"/>
    <w:qFormat/>
    <w:rsid w:val="00E63516"/>
    <w:rPr>
      <w:rFonts w:eastAsia="SimHei"/>
    </w:rPr>
  </w:style>
  <w:style w:type="paragraph" w:customStyle="1" w:styleId="a6">
    <w:name w:val="摘要，参考文献正文"/>
    <w:basedOn w:val="a"/>
    <w:qFormat/>
    <w:rsid w:val="00E63516"/>
    <w:rPr>
      <w:sz w:val="21"/>
    </w:rPr>
  </w:style>
  <w:style w:type="character" w:customStyle="1" w:styleId="20">
    <w:name w:val="标题 2字符"/>
    <w:basedOn w:val="a0"/>
    <w:link w:val="2"/>
    <w:uiPriority w:val="9"/>
    <w:rsid w:val="006A3FA9"/>
    <w:rPr>
      <w:rFonts w:asciiTheme="majorHAnsi" w:eastAsia="SimHei" w:hAnsiTheme="majorHAnsi" w:cstheme="majorBidi"/>
      <w:kern w:val="44"/>
      <w:sz w:val="28"/>
      <w:szCs w:val="32"/>
      <w:lang w:eastAsia="zh-CN"/>
    </w:rPr>
  </w:style>
  <w:style w:type="character" w:customStyle="1" w:styleId="30">
    <w:name w:val="标题 3字符"/>
    <w:basedOn w:val="a0"/>
    <w:link w:val="3"/>
    <w:uiPriority w:val="9"/>
    <w:rsid w:val="00E63516"/>
    <w:rPr>
      <w:rFonts w:asciiTheme="majorHAnsi" w:eastAsia="SimHei" w:hAnsiTheme="majorHAnsi" w:cstheme="majorBidi"/>
      <w:bCs/>
      <w:kern w:val="44"/>
      <w:szCs w:val="32"/>
    </w:rPr>
  </w:style>
  <w:style w:type="character" w:customStyle="1" w:styleId="40">
    <w:name w:val="标题 4字符"/>
    <w:basedOn w:val="a0"/>
    <w:link w:val="4"/>
    <w:uiPriority w:val="9"/>
    <w:rsid w:val="00E63516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7">
    <w:name w:val="英文"/>
    <w:autoRedefine/>
    <w:qFormat/>
    <w:rsid w:val="00CC7669"/>
    <w:pPr>
      <w:ind w:left="964" w:hanging="482"/>
    </w:pPr>
    <w:rPr>
      <w:rFonts w:eastAsia="Times New Roman"/>
    </w:rPr>
  </w:style>
  <w:style w:type="paragraph" w:styleId="a8">
    <w:name w:val="List Paragraph"/>
    <w:basedOn w:val="a"/>
    <w:uiPriority w:val="34"/>
    <w:qFormat/>
    <w:rsid w:val="0089702C"/>
    <w:pPr>
      <w:ind w:firstLine="420"/>
    </w:pPr>
  </w:style>
  <w:style w:type="paragraph" w:customStyle="1" w:styleId="1">
    <w:name w:val="样式1"/>
    <w:basedOn w:val="10"/>
    <w:qFormat/>
    <w:rsid w:val="0089702C"/>
    <w:pPr>
      <w:numPr>
        <w:numId w:val="1"/>
      </w:numPr>
    </w:pPr>
    <w:rPr>
      <w:sz w:val="32"/>
    </w:rPr>
  </w:style>
  <w:style w:type="paragraph" w:customStyle="1" w:styleId="a9">
    <w:name w:val="题目"/>
    <w:basedOn w:val="10"/>
    <w:next w:val="a"/>
    <w:qFormat/>
    <w:rsid w:val="00712718"/>
    <w:pPr>
      <w:jc w:val="center"/>
    </w:pPr>
    <w:rPr>
      <w:sz w:val="36"/>
    </w:rPr>
  </w:style>
  <w:style w:type="paragraph" w:styleId="aa">
    <w:name w:val="Revision"/>
    <w:hidden/>
    <w:uiPriority w:val="99"/>
    <w:semiHidden/>
    <w:rsid w:val="00F958AC"/>
  </w:style>
  <w:style w:type="paragraph" w:styleId="ab">
    <w:name w:val="caption"/>
    <w:basedOn w:val="a"/>
    <w:next w:val="a"/>
    <w:uiPriority w:val="35"/>
    <w:unhideWhenUsed/>
    <w:qFormat/>
    <w:rsid w:val="001D30E3"/>
    <w:rPr>
      <w:rFonts w:asciiTheme="majorHAnsi" w:eastAsia="宋体" w:hAnsiTheme="majorHAnsi" w:cstheme="majorBidi"/>
      <w:sz w:val="20"/>
      <w:szCs w:val="20"/>
    </w:rPr>
  </w:style>
  <w:style w:type="paragraph" w:customStyle="1" w:styleId="ac">
    <w:name w:val="图片"/>
    <w:basedOn w:val="a7"/>
    <w:qFormat/>
    <w:rsid w:val="006C3A2C"/>
    <w:rPr>
      <w:lang w:eastAsia="zh-CN"/>
    </w:rPr>
  </w:style>
  <w:style w:type="table" w:styleId="ad">
    <w:name w:val="Table Grid"/>
    <w:basedOn w:val="a1"/>
    <w:uiPriority w:val="39"/>
    <w:rsid w:val="0078166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annotation reference"/>
    <w:basedOn w:val="a0"/>
    <w:uiPriority w:val="99"/>
    <w:semiHidden/>
    <w:unhideWhenUsed/>
    <w:rsid w:val="003609D1"/>
    <w:rPr>
      <w:sz w:val="21"/>
      <w:szCs w:val="21"/>
    </w:rPr>
  </w:style>
  <w:style w:type="paragraph" w:styleId="af">
    <w:name w:val="annotation text"/>
    <w:basedOn w:val="a"/>
    <w:link w:val="af0"/>
    <w:uiPriority w:val="99"/>
    <w:semiHidden/>
    <w:unhideWhenUsed/>
    <w:rsid w:val="003609D1"/>
    <w:pPr>
      <w:jc w:val="left"/>
    </w:pPr>
  </w:style>
  <w:style w:type="character" w:customStyle="1" w:styleId="af0">
    <w:name w:val="批注文字字符"/>
    <w:basedOn w:val="a0"/>
    <w:link w:val="af"/>
    <w:uiPriority w:val="99"/>
    <w:semiHidden/>
    <w:rsid w:val="003609D1"/>
  </w:style>
  <w:style w:type="paragraph" w:styleId="af1">
    <w:name w:val="annotation subject"/>
    <w:basedOn w:val="af"/>
    <w:next w:val="af"/>
    <w:link w:val="af2"/>
    <w:uiPriority w:val="99"/>
    <w:semiHidden/>
    <w:unhideWhenUsed/>
    <w:rsid w:val="003609D1"/>
    <w:rPr>
      <w:b/>
      <w:bCs/>
    </w:rPr>
  </w:style>
  <w:style w:type="character" w:customStyle="1" w:styleId="af2">
    <w:name w:val="批注主题字符"/>
    <w:basedOn w:val="af0"/>
    <w:link w:val="af1"/>
    <w:uiPriority w:val="99"/>
    <w:semiHidden/>
    <w:rsid w:val="003609D1"/>
    <w:rPr>
      <w:b/>
      <w:bCs/>
    </w:rPr>
  </w:style>
  <w:style w:type="paragraph" w:styleId="af3">
    <w:name w:val="Balloon Text"/>
    <w:basedOn w:val="a"/>
    <w:link w:val="af4"/>
    <w:uiPriority w:val="99"/>
    <w:semiHidden/>
    <w:unhideWhenUsed/>
    <w:rsid w:val="003609D1"/>
    <w:pPr>
      <w:spacing w:line="240" w:lineRule="auto"/>
    </w:pPr>
    <w:rPr>
      <w:rFonts w:ascii="Helvetica" w:hAnsi="Helvetica"/>
      <w:sz w:val="18"/>
      <w:szCs w:val="18"/>
    </w:rPr>
  </w:style>
  <w:style w:type="character" w:customStyle="1" w:styleId="af4">
    <w:name w:val="批注框文本字符"/>
    <w:basedOn w:val="a0"/>
    <w:link w:val="af3"/>
    <w:uiPriority w:val="99"/>
    <w:semiHidden/>
    <w:rsid w:val="003609D1"/>
    <w:rPr>
      <w:rFonts w:ascii="Helvetica" w:hAnsi="Helvetic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761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3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8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1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jp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37" Type="http://schemas.openxmlformats.org/officeDocument/2006/relationships/fontTable" Target="fontTable.xml"/><Relationship Id="rId38" Type="http://schemas.microsoft.com/office/2011/relationships/people" Target="peop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77149F2-605D-EB4C-BEB2-EF55DD9223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54</Pages>
  <Words>4038</Words>
  <Characters>23022</Characters>
  <Application>Microsoft Macintosh Word</Application>
  <DocSecurity>0</DocSecurity>
  <Lines>191</Lines>
  <Paragraphs>54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27006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2016-05-15T15:51:00Z</dcterms:created>
  <dcterms:modified xsi:type="dcterms:W3CDTF">2016-05-18T16:56:00Z</dcterms:modified>
</cp:coreProperties>
</file>